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A924B9" w:rsidR="00874415" w:rsidP="00984273" w:rsidRDefault="00874415" w14:paraId="0D21283F" w14:textId="3B9435F4">
      <w:pPr>
        <w:spacing w:line="276" w:lineRule="auto"/>
        <w:contextualSpacing/>
      </w:pPr>
      <w:r w:rsidRPr="00A924B9">
        <w:rPr>
          <w:noProof/>
          <w:lang w:val="en-US"/>
        </w:rPr>
        <w:drawing>
          <wp:anchor distT="0" distB="0" distL="114300" distR="114300" simplePos="0" relativeHeight="251658240" behindDoc="0" locked="0" layoutInCell="1" allowOverlap="1" wp14:anchorId="538CD4EB" wp14:editId="5BB1CF8F">
            <wp:simplePos x="0" y="0"/>
            <wp:positionH relativeFrom="column">
              <wp:posOffset>-85725</wp:posOffset>
            </wp:positionH>
            <wp:positionV relativeFrom="paragraph">
              <wp:posOffset>0</wp:posOffset>
            </wp:positionV>
            <wp:extent cx="5731510" cy="189039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CEPTION-logo-with-tex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90395"/>
                    </a:xfrm>
                    <a:prstGeom prst="rect">
                      <a:avLst/>
                    </a:prstGeom>
                  </pic:spPr>
                </pic:pic>
              </a:graphicData>
            </a:graphic>
            <wp14:sizeRelH relativeFrom="page">
              <wp14:pctWidth>0</wp14:pctWidth>
            </wp14:sizeRelH>
            <wp14:sizeRelV relativeFrom="page">
              <wp14:pctHeight>0</wp14:pctHeight>
            </wp14:sizeRelV>
          </wp:anchor>
        </w:drawing>
      </w:r>
    </w:p>
    <w:p w:rsidRPr="00A924B9" w:rsidR="00874415" w:rsidP="00984273" w:rsidRDefault="00874415" w14:paraId="4C11BF65" w14:textId="546B35EC">
      <w:pPr>
        <w:spacing w:line="276" w:lineRule="auto"/>
        <w:ind w:left="0" w:firstLine="0"/>
        <w:contextualSpacing/>
        <w:rPr>
          <w:b/>
          <w:sz w:val="32"/>
        </w:rPr>
      </w:pPr>
      <w:r w:rsidRPr="00A924B9">
        <w:rPr>
          <w:b/>
          <w:sz w:val="32"/>
        </w:rPr>
        <w:t>Statistical Analysis Plan</w:t>
      </w:r>
    </w:p>
    <w:p w:rsidRPr="00A924B9" w:rsidR="00874415" w:rsidP="00984273" w:rsidRDefault="00874415" w14:paraId="5FE85C9B" w14:textId="77777777">
      <w:pPr>
        <w:spacing w:line="276" w:lineRule="auto"/>
        <w:contextualSpacing/>
        <w:rPr>
          <w:b/>
          <w:sz w:val="32"/>
        </w:rPr>
      </w:pPr>
    </w:p>
    <w:p w:rsidRPr="00A924B9" w:rsidR="00DD6BA5" w:rsidP="00984273" w:rsidRDefault="00DD6BA5" w14:paraId="66A921D2" w14:textId="3669456F">
      <w:pPr>
        <w:tabs>
          <w:tab w:val="left" w:pos="709"/>
        </w:tabs>
        <w:spacing w:line="276" w:lineRule="auto"/>
        <w:ind w:left="0" w:firstLine="0"/>
        <w:rPr>
          <w:rFonts w:asciiTheme="majorHAnsi" w:hAnsiTheme="majorHAnsi"/>
          <w:b/>
          <w:sz w:val="32"/>
          <w:szCs w:val="32"/>
        </w:rPr>
      </w:pPr>
      <w:r w:rsidRPr="00A924B9">
        <w:rPr>
          <w:sz w:val="32"/>
          <w:szCs w:val="32"/>
        </w:rPr>
        <w:t>DP</w:t>
      </w:r>
      <w:r w:rsidRPr="00A924B9" w:rsidR="00D260A3">
        <w:rPr>
          <w:sz w:val="32"/>
          <w:szCs w:val="32"/>
        </w:rPr>
        <w:t>4 (WP1)</w:t>
      </w:r>
      <w:r w:rsidRPr="00A924B9" w:rsidR="006B7489">
        <w:rPr>
          <w:sz w:val="32"/>
          <w:szCs w:val="32"/>
        </w:rPr>
        <w:t xml:space="preserve">: </w:t>
      </w:r>
      <w:r w:rsidRPr="00A924B9">
        <w:rPr>
          <w:rFonts w:asciiTheme="majorHAnsi" w:hAnsiTheme="majorHAnsi"/>
          <w:b/>
          <w:sz w:val="32"/>
          <w:szCs w:val="32"/>
        </w:rPr>
        <w:t xml:space="preserve">Demonstrating solutions for studying intermittent medication exposures in diseases with </w:t>
      </w:r>
      <w:bookmarkStart w:name="OLE_LINK1" w:id="0"/>
      <w:r w:rsidRPr="00A924B9">
        <w:rPr>
          <w:rFonts w:asciiTheme="majorHAnsi" w:hAnsiTheme="majorHAnsi"/>
          <w:b/>
          <w:sz w:val="32"/>
          <w:szCs w:val="32"/>
        </w:rPr>
        <w:t xml:space="preserve">episodic </w:t>
      </w:r>
      <w:bookmarkEnd w:id="0"/>
      <w:r w:rsidRPr="00A924B9">
        <w:rPr>
          <w:rFonts w:asciiTheme="majorHAnsi" w:hAnsiTheme="majorHAnsi"/>
          <w:b/>
          <w:sz w:val="32"/>
          <w:szCs w:val="32"/>
        </w:rPr>
        <w:t>manifestations during pregnancy: application to medication for migraine in pregnancy</w:t>
      </w:r>
    </w:p>
    <w:p w:rsidRPr="00A924B9" w:rsidR="00DD6BA5" w:rsidP="00984273" w:rsidRDefault="00DD6BA5" w14:paraId="1EE6835C" w14:textId="24143BF7">
      <w:pPr>
        <w:pStyle w:val="ListParagraph"/>
        <w:numPr>
          <w:ilvl w:val="0"/>
          <w:numId w:val="18"/>
        </w:numPr>
        <w:tabs>
          <w:tab w:val="left" w:pos="709"/>
        </w:tabs>
        <w:spacing w:line="276" w:lineRule="auto"/>
        <w:jc w:val="left"/>
        <w:rPr>
          <w:rFonts w:asciiTheme="majorHAnsi" w:hAnsiTheme="majorHAnsi"/>
          <w:b/>
          <w:i/>
          <w:sz w:val="40"/>
          <w:szCs w:val="32"/>
        </w:rPr>
      </w:pPr>
      <w:r w:rsidRPr="00A924B9">
        <w:rPr>
          <w:rFonts w:asciiTheme="majorHAnsi" w:hAnsiTheme="majorHAnsi"/>
          <w:b/>
          <w:bCs/>
          <w:i/>
          <w:sz w:val="28"/>
        </w:rPr>
        <w:t xml:space="preserve">Medication </w:t>
      </w:r>
      <w:r w:rsidR="007646E5">
        <w:rPr>
          <w:rFonts w:asciiTheme="majorHAnsi" w:hAnsiTheme="majorHAnsi"/>
          <w:b/>
          <w:bCs/>
          <w:i/>
          <w:sz w:val="28"/>
        </w:rPr>
        <w:t xml:space="preserve">safety </w:t>
      </w:r>
      <w:r w:rsidRPr="00A924B9">
        <w:rPr>
          <w:rFonts w:asciiTheme="majorHAnsi" w:hAnsiTheme="majorHAnsi"/>
          <w:b/>
          <w:bCs/>
          <w:i/>
          <w:sz w:val="28"/>
        </w:rPr>
        <w:t>study</w:t>
      </w:r>
    </w:p>
    <w:p w:rsidRPr="00A924B9" w:rsidR="00F837CB" w:rsidP="00984273" w:rsidRDefault="00F837CB" w14:paraId="6EF42485" w14:textId="30008935">
      <w:pPr>
        <w:spacing w:line="276" w:lineRule="auto"/>
      </w:pPr>
    </w:p>
    <w:p w:rsidRPr="00A924B9" w:rsidR="006B7489" w:rsidP="00984273" w:rsidRDefault="006B7489" w14:paraId="35959AF0" w14:textId="77777777">
      <w:pPr>
        <w:tabs>
          <w:tab w:val="left" w:pos="709"/>
        </w:tabs>
        <w:spacing w:line="276" w:lineRule="auto"/>
        <w:ind w:left="0"/>
        <w:rPr>
          <w:rFonts w:asciiTheme="majorHAnsi" w:hAnsiTheme="majorHAnsi"/>
        </w:rPr>
      </w:pPr>
    </w:p>
    <w:p w:rsidRPr="00A924B9" w:rsidR="006B7489" w:rsidP="00984273" w:rsidRDefault="006B7489" w14:paraId="4765C2CD" w14:textId="77777777">
      <w:pPr>
        <w:tabs>
          <w:tab w:val="left" w:pos="709"/>
        </w:tabs>
        <w:spacing w:line="276" w:lineRule="auto"/>
        <w:ind w:left="0" w:firstLine="0"/>
        <w:rPr>
          <w:rFonts w:asciiTheme="majorHAnsi" w:hAnsiTheme="majorHAnsi"/>
        </w:rPr>
      </w:pPr>
      <w:r w:rsidRPr="00A924B9">
        <w:rPr>
          <w:rFonts w:asciiTheme="majorHAnsi" w:hAnsiTheme="majorHAnsi"/>
        </w:rPr>
        <w:t xml:space="preserve">This study will be conducted within the </w:t>
      </w:r>
      <w:proofErr w:type="spellStart"/>
      <w:r w:rsidRPr="00A924B9">
        <w:rPr>
          <w:rFonts w:asciiTheme="majorHAnsi" w:hAnsiTheme="majorHAnsi"/>
        </w:rPr>
        <w:t>ConcePTION</w:t>
      </w:r>
      <w:proofErr w:type="spellEnd"/>
      <w:r w:rsidRPr="00A924B9">
        <w:rPr>
          <w:rFonts w:asciiTheme="majorHAnsi" w:hAnsiTheme="majorHAnsi"/>
        </w:rPr>
        <w:t xml:space="preserve"> project of the Innovative Medicines Initiative under grant agreement No 821520</w:t>
      </w:r>
    </w:p>
    <w:p w:rsidRPr="00A924B9" w:rsidR="006B7489" w:rsidP="00984273" w:rsidRDefault="006B7489" w14:paraId="25EF159B" w14:textId="77777777">
      <w:pPr>
        <w:pStyle w:val="BodyText"/>
        <w:spacing w:line="276" w:lineRule="auto"/>
        <w:ind w:firstLine="0"/>
        <w:rPr>
          <w:rFonts w:asciiTheme="majorHAnsi" w:hAnsiTheme="majorHAnsi"/>
        </w:rPr>
      </w:pPr>
    </w:p>
    <w:tbl>
      <w:tblPr>
        <w:tblW w:w="9445" w:type="dxa"/>
        <w:tblLayout w:type="fixed"/>
        <w:tblCellMar>
          <w:left w:w="0" w:type="dxa"/>
          <w:right w:w="0" w:type="dxa"/>
        </w:tblCellMar>
        <w:tblLook w:val="01E0" w:firstRow="1" w:lastRow="1" w:firstColumn="1" w:lastColumn="1" w:noHBand="0" w:noVBand="0"/>
      </w:tblPr>
      <w:tblGrid>
        <w:gridCol w:w="2604"/>
        <w:gridCol w:w="6835"/>
        <w:gridCol w:w="6"/>
      </w:tblGrid>
      <w:tr w:rsidRPr="00A924B9" w:rsidR="006B7489" w:rsidTr="2804FA4B" w14:paraId="545DD24E" w14:textId="77777777">
        <w:trPr>
          <w:trHeight w:val="1020" w:hRule="exact"/>
        </w:trPr>
        <w:tc>
          <w:tcPr>
            <w:tcW w:w="2604" w:type="dxa"/>
            <w:tcBorders>
              <w:top w:val="single" w:color="000000" w:themeColor="text1" w:sz="5"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601C9AB2"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Title</w:t>
            </w:r>
          </w:p>
        </w:tc>
        <w:tc>
          <w:tcPr>
            <w:tcW w:w="6841" w:type="dxa"/>
            <w:gridSpan w:val="2"/>
            <w:tcBorders>
              <w:top w:val="single" w:color="000000" w:themeColor="text1" w:sz="5" w:space="0"/>
              <w:left w:val="single" w:color="000000" w:themeColor="text1" w:sz="7" w:space="0"/>
              <w:bottom w:val="single" w:color="000000" w:themeColor="text1" w:sz="7" w:space="0"/>
              <w:right w:val="single" w:color="000000" w:themeColor="text1" w:sz="5" w:space="0"/>
            </w:tcBorders>
            <w:tcMar/>
          </w:tcPr>
          <w:p w:rsidRPr="00A924B9" w:rsidR="006B7489" w:rsidP="00984273" w:rsidRDefault="006B7489" w14:paraId="44679221"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Demonstrating solutions for studying intermittent medication exposures in diseases with episodic manifestations during pregnancy: application to medication for migraine in pregnancy</w:t>
            </w:r>
          </w:p>
        </w:tc>
      </w:tr>
      <w:tr w:rsidRPr="00A924B9" w:rsidR="006B7489" w:rsidTr="2804FA4B" w14:paraId="5DC94F36" w14:textId="77777777">
        <w:trPr>
          <w:trHeight w:val="438"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2E59DDC4"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Protocol version identifier</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422DF9" w:rsidR="006B7489" w:rsidP="00984273" w:rsidRDefault="006B7489" w14:paraId="489D8377" w14:textId="0F842866">
            <w:pPr>
              <w:tabs>
                <w:tab w:val="left" w:pos="709"/>
              </w:tabs>
              <w:spacing w:after="0" w:line="276" w:lineRule="auto"/>
              <w:ind w:left="144" w:firstLine="0"/>
              <w:jc w:val="left"/>
              <w:rPr>
                <w:rFonts w:asciiTheme="majorHAnsi" w:hAnsiTheme="majorHAnsi"/>
              </w:rPr>
            </w:pPr>
            <w:r w:rsidRPr="00422DF9">
              <w:rPr>
                <w:rFonts w:asciiTheme="majorHAnsi" w:hAnsiTheme="majorHAnsi"/>
              </w:rPr>
              <w:t>1.</w:t>
            </w:r>
            <w:r w:rsidR="00E84AAA">
              <w:rPr>
                <w:rFonts w:asciiTheme="majorHAnsi" w:hAnsiTheme="majorHAnsi"/>
              </w:rPr>
              <w:t>0</w:t>
            </w:r>
          </w:p>
        </w:tc>
      </w:tr>
      <w:tr w:rsidRPr="00A924B9" w:rsidR="006B7489" w:rsidTr="2804FA4B" w14:paraId="150DE2B1" w14:textId="77777777">
        <w:trPr>
          <w:trHeight w:val="675"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0EF0A270"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Date of last version of protocol</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422DF9" w:rsidR="006B7489" w:rsidP="00984273" w:rsidRDefault="00F34F29" w14:paraId="409451AB" w14:textId="3775D26E">
            <w:pPr>
              <w:tabs>
                <w:tab w:val="left" w:pos="709"/>
              </w:tabs>
              <w:spacing w:after="0" w:line="276" w:lineRule="auto"/>
              <w:ind w:left="144" w:firstLine="0"/>
              <w:jc w:val="left"/>
              <w:rPr>
                <w:rFonts w:asciiTheme="majorHAnsi" w:hAnsiTheme="majorHAnsi"/>
              </w:rPr>
            </w:pPr>
            <w:r>
              <w:rPr>
                <w:rFonts w:asciiTheme="majorHAnsi" w:hAnsiTheme="majorHAnsi"/>
              </w:rPr>
              <w:t>3</w:t>
            </w:r>
            <w:r w:rsidR="00154DDA">
              <w:rPr>
                <w:rFonts w:asciiTheme="majorHAnsi" w:hAnsiTheme="majorHAnsi"/>
              </w:rPr>
              <w:t>0</w:t>
            </w:r>
            <w:r w:rsidRPr="00422DF9" w:rsidR="006B7489">
              <w:rPr>
                <w:rFonts w:asciiTheme="majorHAnsi" w:hAnsiTheme="majorHAnsi"/>
              </w:rPr>
              <w:t>/0</w:t>
            </w:r>
            <w:r w:rsidR="00154DDA">
              <w:rPr>
                <w:rFonts w:asciiTheme="majorHAnsi" w:hAnsiTheme="majorHAnsi"/>
              </w:rPr>
              <w:t>9</w:t>
            </w:r>
            <w:r w:rsidRPr="00422DF9" w:rsidR="006B7489">
              <w:rPr>
                <w:rFonts w:asciiTheme="majorHAnsi" w:hAnsiTheme="majorHAnsi"/>
              </w:rPr>
              <w:t>/202</w:t>
            </w:r>
            <w:r w:rsidR="00154DDA">
              <w:rPr>
                <w:rFonts w:asciiTheme="majorHAnsi" w:hAnsiTheme="majorHAnsi"/>
              </w:rPr>
              <w:t>1</w:t>
            </w:r>
          </w:p>
        </w:tc>
      </w:tr>
      <w:tr w:rsidRPr="00A924B9" w:rsidR="006B7489" w:rsidTr="2804FA4B" w14:paraId="44A712D9" w14:textId="77777777">
        <w:trPr>
          <w:trHeight w:val="404"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50BE6469"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EU PAS register number</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A924B9" w:rsidR="006B7489" w:rsidP="00984273" w:rsidRDefault="007646E5" w14:paraId="331EEE41" w14:textId="06543022">
            <w:pPr>
              <w:tabs>
                <w:tab w:val="left" w:pos="709"/>
              </w:tabs>
              <w:spacing w:after="0" w:line="276" w:lineRule="auto"/>
              <w:ind w:left="144" w:firstLine="0"/>
              <w:jc w:val="left"/>
              <w:rPr>
                <w:rFonts w:asciiTheme="majorHAnsi" w:hAnsiTheme="majorHAnsi"/>
              </w:rPr>
            </w:pPr>
            <w:r>
              <w:rPr>
                <w:rFonts w:asciiTheme="majorHAnsi" w:hAnsiTheme="majorHAnsi"/>
              </w:rPr>
              <w:t>EUPAS43409</w:t>
            </w:r>
          </w:p>
        </w:tc>
      </w:tr>
      <w:tr w:rsidRPr="00A924B9" w:rsidR="006B7489" w:rsidTr="2804FA4B" w14:paraId="08DC88F9" w14:textId="77777777">
        <w:trPr>
          <w:trHeight w:val="1250"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588AE380"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Active substance</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A924B9" w:rsidR="006B7489" w:rsidP="00984273" w:rsidRDefault="006B7489" w14:paraId="63468914"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Primary exposure: </w:t>
            </w:r>
            <w:bookmarkStart w:name="OLE_LINK2" w:id="1"/>
            <w:proofErr w:type="spellStart"/>
            <w:r w:rsidRPr="00A924B9">
              <w:rPr>
                <w:rFonts w:asciiTheme="majorHAnsi" w:hAnsiTheme="majorHAnsi"/>
              </w:rPr>
              <w:t>Triptans</w:t>
            </w:r>
            <w:proofErr w:type="spellEnd"/>
            <w:r w:rsidRPr="00A924B9">
              <w:rPr>
                <w:rFonts w:asciiTheme="majorHAnsi" w:hAnsiTheme="majorHAnsi"/>
              </w:rPr>
              <w:t xml:space="preserve"> </w:t>
            </w:r>
            <w:bookmarkEnd w:id="1"/>
            <w:r w:rsidRPr="00A924B9">
              <w:rPr>
                <w:rFonts w:asciiTheme="majorHAnsi" w:hAnsiTheme="majorHAnsi"/>
              </w:rPr>
              <w:t>(ATC: N02CC)</w:t>
            </w:r>
          </w:p>
          <w:p w:rsidRPr="00A924B9" w:rsidR="006B7489" w:rsidP="00984273" w:rsidRDefault="006B7489" w14:paraId="2405AD78"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Co-medications: analgesics; preventive anti-migraine therapy; </w:t>
            </w:r>
            <w:proofErr w:type="spellStart"/>
            <w:r w:rsidRPr="00A924B9">
              <w:rPr>
                <w:rFonts w:asciiTheme="majorHAnsi" w:hAnsiTheme="majorHAnsi"/>
              </w:rPr>
              <w:t>antiemetics</w:t>
            </w:r>
            <w:proofErr w:type="spellEnd"/>
          </w:p>
        </w:tc>
      </w:tr>
      <w:tr w:rsidRPr="00A924B9" w:rsidR="006B7489" w:rsidTr="2804FA4B" w14:paraId="7333B662" w14:textId="77777777">
        <w:trPr>
          <w:trHeight w:val="1268"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0F7F6AAA"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Medicinal product</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A924B9" w:rsidR="006B7489" w:rsidP="00984273" w:rsidRDefault="006B7489" w14:paraId="262BA3B2" w14:textId="77777777">
            <w:pPr>
              <w:tabs>
                <w:tab w:val="left" w:pos="709"/>
              </w:tabs>
              <w:spacing w:after="0" w:line="276" w:lineRule="auto"/>
              <w:ind w:left="144" w:firstLine="0"/>
              <w:jc w:val="left"/>
              <w:rPr>
                <w:rFonts w:asciiTheme="majorHAnsi" w:hAnsiTheme="majorHAnsi"/>
              </w:rPr>
            </w:pPr>
            <w:proofErr w:type="spellStart"/>
            <w:r w:rsidRPr="00A924B9">
              <w:rPr>
                <w:rFonts w:asciiTheme="majorHAnsi" w:hAnsiTheme="majorHAnsi"/>
              </w:rPr>
              <w:t>Sumatriptan</w:t>
            </w:r>
            <w:proofErr w:type="spellEnd"/>
            <w:r w:rsidRPr="00A924B9">
              <w:rPr>
                <w:rFonts w:asciiTheme="majorHAnsi" w:hAnsiTheme="majorHAnsi"/>
              </w:rPr>
              <w:t xml:space="preserve"> (ATC: N02CC01), </w:t>
            </w:r>
            <w:proofErr w:type="spellStart"/>
            <w:r w:rsidRPr="00A924B9">
              <w:rPr>
                <w:rFonts w:asciiTheme="majorHAnsi" w:hAnsiTheme="majorHAnsi"/>
              </w:rPr>
              <w:t>Naratriptan</w:t>
            </w:r>
            <w:proofErr w:type="spellEnd"/>
            <w:r w:rsidRPr="00A924B9">
              <w:rPr>
                <w:rFonts w:asciiTheme="majorHAnsi" w:hAnsiTheme="majorHAnsi"/>
              </w:rPr>
              <w:t xml:space="preserve"> (ATC: N02CC02), </w:t>
            </w:r>
            <w:proofErr w:type="spellStart"/>
            <w:r w:rsidRPr="00A924B9">
              <w:rPr>
                <w:rFonts w:asciiTheme="majorHAnsi" w:hAnsiTheme="majorHAnsi"/>
              </w:rPr>
              <w:t>Zolmitriptan</w:t>
            </w:r>
            <w:proofErr w:type="spellEnd"/>
            <w:r w:rsidRPr="00A924B9">
              <w:rPr>
                <w:rFonts w:asciiTheme="majorHAnsi" w:hAnsiTheme="majorHAnsi"/>
              </w:rPr>
              <w:t xml:space="preserve"> (ATC: N02CC03), </w:t>
            </w:r>
            <w:proofErr w:type="spellStart"/>
            <w:r w:rsidRPr="00A924B9">
              <w:rPr>
                <w:rFonts w:asciiTheme="majorHAnsi" w:hAnsiTheme="majorHAnsi"/>
              </w:rPr>
              <w:t>Rizatriptan</w:t>
            </w:r>
            <w:proofErr w:type="spellEnd"/>
            <w:r w:rsidRPr="00A924B9">
              <w:rPr>
                <w:rFonts w:asciiTheme="majorHAnsi" w:hAnsiTheme="majorHAnsi"/>
              </w:rPr>
              <w:t xml:space="preserve"> (ATC: N02CC04), </w:t>
            </w:r>
            <w:proofErr w:type="spellStart"/>
            <w:r w:rsidRPr="00A924B9">
              <w:rPr>
                <w:rFonts w:asciiTheme="majorHAnsi" w:hAnsiTheme="majorHAnsi"/>
              </w:rPr>
              <w:t>Almotriptan</w:t>
            </w:r>
            <w:proofErr w:type="spellEnd"/>
            <w:r w:rsidRPr="00A924B9">
              <w:rPr>
                <w:rFonts w:asciiTheme="majorHAnsi" w:hAnsiTheme="majorHAnsi"/>
              </w:rPr>
              <w:t xml:space="preserve"> (ATC: N02CC05), </w:t>
            </w:r>
            <w:proofErr w:type="spellStart"/>
            <w:r w:rsidRPr="00A924B9">
              <w:rPr>
                <w:rFonts w:asciiTheme="majorHAnsi" w:hAnsiTheme="majorHAnsi"/>
              </w:rPr>
              <w:t>Eletriptan</w:t>
            </w:r>
            <w:proofErr w:type="spellEnd"/>
            <w:r w:rsidRPr="00A924B9">
              <w:rPr>
                <w:rFonts w:asciiTheme="majorHAnsi" w:hAnsiTheme="majorHAnsi"/>
              </w:rPr>
              <w:t xml:space="preserve"> (ATC: N02CC06), </w:t>
            </w:r>
            <w:proofErr w:type="spellStart"/>
            <w:r w:rsidRPr="00A924B9">
              <w:rPr>
                <w:rFonts w:asciiTheme="majorHAnsi" w:hAnsiTheme="majorHAnsi"/>
              </w:rPr>
              <w:t>Frovatriptan</w:t>
            </w:r>
            <w:proofErr w:type="spellEnd"/>
            <w:r w:rsidRPr="00A924B9">
              <w:rPr>
                <w:rFonts w:asciiTheme="majorHAnsi" w:hAnsiTheme="majorHAnsi"/>
              </w:rPr>
              <w:t xml:space="preserve"> (ATC: N02CC07)</w:t>
            </w:r>
          </w:p>
        </w:tc>
      </w:tr>
      <w:tr w:rsidRPr="00A924B9" w:rsidR="006B7489" w:rsidTr="2804FA4B" w14:paraId="377A5D43" w14:textId="77777777">
        <w:trPr>
          <w:gridAfter w:val="1"/>
          <w:wAfter w:w="6" w:type="dxa"/>
          <w:trHeight w:val="2618"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21E8BBD3"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lastRenderedPageBreak/>
              <w:t>Research question and objectives</w:t>
            </w:r>
          </w:p>
        </w:tc>
        <w:tc>
          <w:tcPr>
            <w:tcW w:w="6835" w:type="dxa"/>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A924B9" w:rsidR="006B7489" w:rsidP="2804FA4B" w:rsidRDefault="006B7489" w14:paraId="787A489E" w14:textId="4749F832">
            <w:pPr>
              <w:tabs>
                <w:tab w:val="left" w:pos="709"/>
              </w:tabs>
              <w:spacing w:after="0" w:line="276" w:lineRule="auto"/>
              <w:ind w:left="144" w:firstLine="0"/>
              <w:jc w:val="left"/>
              <w:rPr>
                <w:rFonts w:ascii="Calibri Light" w:hAnsi="Calibri Light" w:asciiTheme="majorAscii" w:hAnsiTheme="majorAscii"/>
              </w:rPr>
            </w:pPr>
            <w:r w:rsidRPr="2804FA4B" w:rsidR="006B7489">
              <w:rPr>
                <w:rFonts w:ascii="Calibri Light" w:hAnsi="Calibri Light" w:asciiTheme="majorAscii" w:hAnsiTheme="majorAscii"/>
              </w:rPr>
              <w:t xml:space="preserve">This study is based on electronic health care registry data from </w:t>
            </w:r>
            <w:del w:author="Vera Ruth Mitter" w:date="2022-11-24T08:32:43.768Z" w:id="2016135136">
              <w:r w:rsidRPr="2804FA4B" w:rsidDel="006B7489">
                <w:rPr>
                  <w:rFonts w:ascii="Calibri Light" w:hAnsi="Calibri Light" w:asciiTheme="majorAscii" w:hAnsiTheme="majorAscii"/>
                </w:rPr>
                <w:delText>9</w:delText>
              </w:r>
            </w:del>
            <w:ins w:author="Vera Ruth Mitter" w:date="2022-11-24T08:32:43.814Z" w:id="1140776286">
              <w:r w:rsidRPr="2804FA4B" w:rsidR="2E88D2E8">
                <w:rPr>
                  <w:rFonts w:ascii="Calibri Light" w:hAnsi="Calibri Light" w:asciiTheme="majorAscii" w:hAnsiTheme="majorAscii"/>
                </w:rPr>
                <w:t>7</w:t>
              </w:r>
            </w:ins>
            <w:r w:rsidRPr="2804FA4B" w:rsidR="006B7489">
              <w:rPr>
                <w:rFonts w:ascii="Calibri Light" w:hAnsi="Calibri Light" w:asciiTheme="majorAscii" w:hAnsiTheme="majorAscii"/>
              </w:rPr>
              <w:t xml:space="preserve"> health care data bases in 7 European countries between 200</w:t>
            </w:r>
            <w:r w:rsidRPr="2804FA4B" w:rsidR="74A3920A">
              <w:rPr>
                <w:rFonts w:ascii="Calibri Light" w:hAnsi="Calibri Light" w:asciiTheme="majorAscii" w:hAnsiTheme="majorAscii"/>
              </w:rPr>
              <w:t>5</w:t>
            </w:r>
            <w:r w:rsidRPr="2804FA4B" w:rsidR="006B7489">
              <w:rPr>
                <w:rFonts w:ascii="Calibri Light" w:hAnsi="Calibri Light" w:asciiTheme="majorAscii" w:hAnsiTheme="majorAscii"/>
              </w:rPr>
              <w:t xml:space="preserve"> and 2019/most recent data available.  </w:t>
            </w:r>
          </w:p>
          <w:p w:rsidRPr="00A924B9" w:rsidR="006B7489" w:rsidP="00984273" w:rsidRDefault="006B7489" w14:paraId="0640D3BB" w14:textId="44AA31DC">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Medication </w:t>
            </w:r>
            <w:r w:rsidR="00154DDA">
              <w:rPr>
                <w:rFonts w:asciiTheme="majorHAnsi" w:hAnsiTheme="majorHAnsi"/>
              </w:rPr>
              <w:t xml:space="preserve">safety </w:t>
            </w:r>
            <w:r w:rsidRPr="00A924B9">
              <w:rPr>
                <w:rFonts w:asciiTheme="majorHAnsi" w:hAnsiTheme="majorHAnsi"/>
              </w:rPr>
              <w:t xml:space="preserve">study: </w:t>
            </w:r>
            <w:r w:rsidRPr="00154DDA" w:rsidR="00154DDA">
              <w:rPr>
                <w:rFonts w:asciiTheme="majorHAnsi" w:hAnsiTheme="majorHAnsi"/>
              </w:rPr>
              <w:t xml:space="preserve">To study the association between prenatal exposure to </w:t>
            </w:r>
            <w:proofErr w:type="spellStart"/>
            <w:r w:rsidRPr="00154DDA" w:rsidR="00154DDA">
              <w:rPr>
                <w:rFonts w:asciiTheme="majorHAnsi" w:hAnsiTheme="majorHAnsi"/>
              </w:rPr>
              <w:t>triptans</w:t>
            </w:r>
            <w:proofErr w:type="spellEnd"/>
            <w:r w:rsidRPr="00154DDA" w:rsidR="00154DDA">
              <w:rPr>
                <w:rFonts w:asciiTheme="majorHAnsi" w:hAnsiTheme="majorHAnsi"/>
              </w:rPr>
              <w:t xml:space="preserve"> and adverse maternal and pregnancy outcomes. The potential impact of exposure misclassification on exposure-outcome associations will be assessed under a range of scenarios. Results from across data sources will be combined using meta-analytic techniques.</w:t>
            </w:r>
          </w:p>
          <w:p w:rsidRPr="00A924B9" w:rsidR="006B7489" w:rsidP="00984273" w:rsidRDefault="006B7489" w14:paraId="00076A01" w14:textId="2C38B0E1">
            <w:pPr>
              <w:tabs>
                <w:tab w:val="left" w:pos="709"/>
              </w:tabs>
              <w:spacing w:after="0" w:line="276" w:lineRule="auto"/>
              <w:ind w:left="144" w:firstLine="0"/>
              <w:jc w:val="left"/>
              <w:rPr>
                <w:rFonts w:asciiTheme="majorHAnsi" w:hAnsiTheme="majorHAnsi"/>
              </w:rPr>
            </w:pPr>
          </w:p>
        </w:tc>
      </w:tr>
      <w:tr w:rsidRPr="00A924B9" w:rsidR="006B7489" w:rsidTr="2804FA4B" w14:paraId="1891CE15" w14:textId="77777777">
        <w:trPr>
          <w:trHeight w:val="1709"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6C58B652"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Country(-</w:t>
            </w:r>
            <w:proofErr w:type="spellStart"/>
            <w:r w:rsidRPr="00A924B9">
              <w:rPr>
                <w:rFonts w:asciiTheme="majorHAnsi" w:hAnsiTheme="majorHAnsi"/>
                <w:b/>
              </w:rPr>
              <w:t>ies</w:t>
            </w:r>
            <w:proofErr w:type="spellEnd"/>
            <w:r w:rsidRPr="00A924B9">
              <w:rPr>
                <w:rFonts w:asciiTheme="majorHAnsi" w:hAnsiTheme="majorHAnsi"/>
                <w:b/>
              </w:rPr>
              <w:t>) of study</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A924B9" w:rsidR="006B7489" w:rsidP="2804FA4B" w:rsidRDefault="006B7489" w14:paraId="0A3B1B45" w14:textId="788F3F0B">
            <w:pPr>
              <w:tabs>
                <w:tab w:val="left" w:pos="709"/>
              </w:tabs>
              <w:spacing w:after="0" w:line="276" w:lineRule="auto"/>
              <w:ind w:left="144" w:firstLine="0"/>
              <w:jc w:val="left"/>
              <w:rPr>
                <w:rFonts w:ascii="Calibri Light" w:hAnsi="Calibri Light" w:asciiTheme="majorAscii" w:hAnsiTheme="majorAscii"/>
              </w:rPr>
            </w:pPr>
            <w:r w:rsidRPr="2804FA4B" w:rsidR="006B7489">
              <w:rPr>
                <w:rFonts w:ascii="Calibri Light" w:hAnsi="Calibri Light" w:asciiTheme="majorAscii" w:hAnsiTheme="majorAscii"/>
              </w:rPr>
              <w:t>Norway (Nationwide), Finland (Nationwide), France (Haute-Garonne), Italy (Emilia Romagna, Tuscany), Spain (Valencian Region), UK (</w:t>
            </w:r>
            <w:del w:author="Vera Ruth Mitter" w:date="2022-11-24T08:33:46.47Z" w:id="1505085818">
              <w:r w:rsidRPr="2804FA4B" w:rsidDel="006B7489">
                <w:rPr>
                  <w:rFonts w:ascii="Calibri Light" w:hAnsi="Calibri Light" w:asciiTheme="majorAscii" w:hAnsiTheme="majorAscii"/>
                </w:rPr>
                <w:delText xml:space="preserve">Nationwide for CPRD and </w:delText>
              </w:r>
            </w:del>
            <w:r w:rsidRPr="2804FA4B" w:rsidR="006B7489">
              <w:rPr>
                <w:rFonts w:ascii="Calibri Light" w:hAnsi="Calibri Light" w:asciiTheme="majorAscii" w:hAnsiTheme="majorAscii"/>
              </w:rPr>
              <w:t xml:space="preserve">Wales for SAIL), </w:t>
            </w:r>
            <w:del w:author="Vera Ruth Mitter" w:date="2022-11-24T08:33:55.541Z" w:id="1344719758">
              <w:r w:rsidRPr="2804FA4B" w:rsidDel="006B7489">
                <w:rPr>
                  <w:rFonts w:ascii="Calibri Light" w:hAnsi="Calibri Light" w:asciiTheme="majorAscii" w:hAnsiTheme="majorAscii"/>
                </w:rPr>
                <w:delText>Germany (~ 17% population coverage</w:delText>
              </w:r>
              <w:r w:rsidRPr="2804FA4B" w:rsidDel="006B7489">
                <w:rPr>
                  <w:rFonts w:ascii="Calibri Light" w:hAnsi="Calibri Light" w:asciiTheme="majorAscii" w:hAnsiTheme="majorAscii"/>
                </w:rPr>
                <w:delText>)</w:delText>
              </w:r>
              <w:r w:rsidRPr="2804FA4B" w:rsidDel="7907EA15">
                <w:rPr>
                  <w:rFonts w:ascii="Calibri Light" w:hAnsi="Calibri Light" w:asciiTheme="majorAscii" w:hAnsiTheme="majorAscii"/>
                </w:rPr>
                <w:delText>,</w:delText>
              </w:r>
            </w:del>
            <w:r w:rsidRPr="2804FA4B" w:rsidR="7907EA15">
              <w:rPr>
                <w:rFonts w:ascii="Calibri Light" w:hAnsi="Calibri Light" w:asciiTheme="majorAscii" w:hAnsiTheme="majorAscii"/>
              </w:rPr>
              <w:t xml:space="preserve"> </w:t>
            </w:r>
            <w:r w:rsidRPr="2804FA4B" w:rsidR="02B4043B">
              <w:rPr>
                <w:rFonts w:ascii="Calibri Light" w:hAnsi="Calibri Light" w:asciiTheme="majorAscii" w:hAnsiTheme="majorAscii"/>
                <w:spacing w:val="-2"/>
              </w:rPr>
              <w:t xml:space="preserve">and </w:t>
            </w:r>
            <w:del w:author="Vera Ruth Mitter" w:date="2022-11-24T08:34:06.385Z" w:id="1068391033">
              <w:r w:rsidRPr="2804FA4B" w:rsidDel="02B4043B">
                <w:rPr>
                  <w:rFonts w:ascii="Calibri Light" w:hAnsi="Calibri Light" w:asciiTheme="majorAscii" w:hAnsiTheme="majorAscii"/>
                </w:rPr>
                <w:delText>possibly oth</w:delText>
              </w:r>
            </w:del>
            <w:ins w:author="Vera Ruth Mitter" w:date="2022-11-24T08:34:12.543Z" w:id="85881700">
              <w:r w:rsidRPr="2804FA4B" w:rsidR="4E4A95E1">
                <w:rPr>
                  <w:rFonts w:ascii="Calibri Light" w:hAnsi="Calibri Light" w:asciiTheme="majorAscii" w:hAnsiTheme="majorAscii"/>
                  <w:spacing w:val="-2"/>
                </w:rPr>
                <w:t xml:space="preserve">Sweden (Nationwide) </w:t>
              </w:r>
            </w:ins>
            <w:del w:author="Vera Ruth Mitter" w:date="2022-11-24T08:34:23.654Z" w:id="1618033670">
              <w:r w:rsidRPr="2804FA4B" w:rsidDel="02B4043B">
                <w:rPr>
                  <w:rFonts w:ascii="Calibri Light" w:hAnsi="Calibri Light" w:asciiTheme="majorAscii" w:hAnsiTheme="majorAscii"/>
                </w:rPr>
                <w:delText>er countries, all</w:delText>
              </w:r>
            </w:del>
            <w:r w:rsidRPr="2804FA4B" w:rsidR="02B4043B">
              <w:rPr>
                <w:rFonts w:ascii="Calibri Light" w:hAnsi="Calibri Light" w:asciiTheme="majorAscii" w:hAnsiTheme="majorAscii"/>
                <w:spacing w:val="-2"/>
              </w:rPr>
              <w:t xml:space="preserve"> pending on results from the Data characterization (WP7).</w:t>
            </w:r>
          </w:p>
        </w:tc>
      </w:tr>
      <w:tr w:rsidRPr="002F095E" w:rsidR="006B7489" w:rsidTr="2804FA4B" w14:paraId="14C223B8" w14:textId="77777777">
        <w:trPr>
          <w:trHeight w:val="2069" w:hRule="exact"/>
        </w:trPr>
        <w:tc>
          <w:tcPr>
            <w:tcW w:w="2604" w:type="dxa"/>
            <w:tcBorders>
              <w:top w:val="single" w:color="000000" w:themeColor="text1" w:sz="7" w:space="0"/>
              <w:left w:val="single" w:color="000000" w:themeColor="text1" w:sz="5" w:space="0"/>
              <w:bottom w:val="single" w:color="000000" w:themeColor="text1" w:sz="7" w:space="0"/>
              <w:right w:val="single" w:color="000000" w:themeColor="text1" w:sz="7" w:space="0"/>
            </w:tcBorders>
            <w:tcMar/>
          </w:tcPr>
          <w:p w:rsidRPr="00A924B9" w:rsidR="006B7489" w:rsidP="00984273" w:rsidRDefault="006B7489" w14:paraId="4CE2EC06"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Author(s)</w:t>
            </w:r>
          </w:p>
          <w:p w:rsidRPr="00A924B9" w:rsidR="00867081" w:rsidP="00984273" w:rsidRDefault="00867081" w14:paraId="55D0E116" w14:textId="77777777">
            <w:pPr>
              <w:tabs>
                <w:tab w:val="left" w:pos="709"/>
              </w:tabs>
              <w:spacing w:after="0" w:line="276" w:lineRule="auto"/>
              <w:ind w:left="144" w:firstLine="0"/>
              <w:jc w:val="left"/>
              <w:rPr>
                <w:rFonts w:asciiTheme="majorHAnsi" w:hAnsiTheme="majorHAnsi"/>
                <w:b/>
              </w:rPr>
            </w:pPr>
          </w:p>
          <w:p w:rsidRPr="00A924B9" w:rsidR="00867081" w:rsidP="00984273" w:rsidRDefault="00867081" w14:paraId="305889B1" w14:textId="77777777">
            <w:pPr>
              <w:tabs>
                <w:tab w:val="left" w:pos="709"/>
              </w:tabs>
              <w:spacing w:after="0" w:line="276" w:lineRule="auto"/>
              <w:ind w:left="144" w:firstLine="0"/>
              <w:jc w:val="left"/>
              <w:rPr>
                <w:rFonts w:asciiTheme="majorHAnsi" w:hAnsiTheme="majorHAnsi"/>
                <w:b/>
              </w:rPr>
            </w:pPr>
          </w:p>
          <w:p w:rsidRPr="00A924B9" w:rsidR="00867081" w:rsidP="00984273" w:rsidRDefault="00867081" w14:paraId="5239DA1E" w14:textId="77777777">
            <w:pPr>
              <w:tabs>
                <w:tab w:val="left" w:pos="709"/>
              </w:tabs>
              <w:spacing w:after="0" w:line="276" w:lineRule="auto"/>
              <w:ind w:left="144" w:firstLine="0"/>
              <w:jc w:val="left"/>
              <w:rPr>
                <w:rFonts w:asciiTheme="majorHAnsi" w:hAnsiTheme="majorHAnsi"/>
                <w:b/>
              </w:rPr>
            </w:pPr>
          </w:p>
          <w:p w:rsidRPr="00A924B9" w:rsidR="00867081" w:rsidP="00984273" w:rsidRDefault="00867081" w14:paraId="5A95E9F5" w14:textId="77777777">
            <w:pPr>
              <w:tabs>
                <w:tab w:val="left" w:pos="709"/>
              </w:tabs>
              <w:spacing w:after="0" w:line="276" w:lineRule="auto"/>
              <w:ind w:left="144" w:firstLine="0"/>
              <w:jc w:val="left"/>
              <w:rPr>
                <w:rFonts w:asciiTheme="majorHAnsi" w:hAnsiTheme="majorHAnsi"/>
                <w:b/>
              </w:rPr>
            </w:pPr>
          </w:p>
          <w:p w:rsidRPr="00A924B9" w:rsidR="00867081" w:rsidP="00984273" w:rsidRDefault="00867081" w14:paraId="35928C90" w14:textId="77777777">
            <w:pPr>
              <w:tabs>
                <w:tab w:val="left" w:pos="709"/>
              </w:tabs>
              <w:spacing w:after="0" w:line="276" w:lineRule="auto"/>
              <w:ind w:left="144" w:firstLine="0"/>
              <w:jc w:val="left"/>
              <w:rPr>
                <w:rFonts w:asciiTheme="majorHAnsi" w:hAnsiTheme="majorHAnsi"/>
                <w:b/>
              </w:rPr>
            </w:pPr>
          </w:p>
          <w:p w:rsidRPr="00A924B9" w:rsidR="00867081" w:rsidP="00984273" w:rsidRDefault="00867081" w14:paraId="23231923" w14:textId="77777777">
            <w:pPr>
              <w:tabs>
                <w:tab w:val="left" w:pos="709"/>
              </w:tabs>
              <w:spacing w:after="0" w:line="276" w:lineRule="auto"/>
              <w:ind w:left="144" w:firstLine="0"/>
              <w:jc w:val="left"/>
              <w:rPr>
                <w:rFonts w:asciiTheme="majorHAnsi" w:hAnsiTheme="majorHAnsi"/>
                <w:b/>
              </w:rPr>
            </w:pPr>
          </w:p>
          <w:p w:rsidRPr="00A924B9" w:rsidR="00867081" w:rsidP="00984273" w:rsidRDefault="00867081" w14:paraId="2C9BAEF5" w14:textId="125006D7">
            <w:pPr>
              <w:tabs>
                <w:tab w:val="left" w:pos="709"/>
              </w:tabs>
              <w:spacing w:after="0" w:line="276" w:lineRule="auto"/>
              <w:ind w:left="144" w:firstLine="0"/>
              <w:jc w:val="left"/>
              <w:rPr>
                <w:rFonts w:asciiTheme="majorHAnsi" w:hAnsiTheme="majorHAnsi"/>
                <w:b/>
              </w:rPr>
            </w:pP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Mar/>
          </w:tcPr>
          <w:p w:rsidRPr="0077616E" w:rsidR="006B7489" w:rsidP="00984273" w:rsidRDefault="00154DDA" w14:paraId="6B93B0BD" w14:textId="635697AD">
            <w:pPr>
              <w:tabs>
                <w:tab w:val="left" w:pos="709"/>
              </w:tabs>
              <w:spacing w:after="0" w:line="276" w:lineRule="auto"/>
              <w:ind w:left="144" w:firstLine="0"/>
              <w:jc w:val="left"/>
              <w:rPr>
                <w:rFonts w:asciiTheme="majorHAnsi" w:hAnsiTheme="majorHAnsi"/>
                <w:lang w:val="en-US"/>
              </w:rPr>
            </w:pPr>
            <w:r w:rsidRPr="0077616E">
              <w:rPr>
                <w:rFonts w:asciiTheme="majorHAnsi" w:hAnsiTheme="majorHAnsi"/>
                <w:lang w:val="en-US"/>
              </w:rPr>
              <w:t>Dr.</w:t>
            </w:r>
            <w:r w:rsidRPr="0077616E" w:rsidR="006B7489">
              <w:rPr>
                <w:rFonts w:asciiTheme="majorHAnsi" w:hAnsiTheme="majorHAnsi"/>
                <w:lang w:val="en-US"/>
              </w:rPr>
              <w:t xml:space="preserve"> </w:t>
            </w:r>
            <w:r w:rsidRPr="0077616E" w:rsidR="00DD6BA5">
              <w:rPr>
                <w:rFonts w:asciiTheme="majorHAnsi" w:hAnsiTheme="majorHAnsi"/>
                <w:lang w:val="en-US"/>
              </w:rPr>
              <w:t>Angela Lupattelli</w:t>
            </w:r>
            <w:r w:rsidRPr="0077616E">
              <w:rPr>
                <w:rFonts w:asciiTheme="majorHAnsi" w:hAnsiTheme="majorHAnsi"/>
                <w:lang w:val="en-US"/>
              </w:rPr>
              <w:t xml:space="preserve"> and Prof. </w:t>
            </w:r>
            <w:proofErr w:type="spellStart"/>
            <w:r w:rsidRPr="0077616E">
              <w:rPr>
                <w:rFonts w:asciiTheme="majorHAnsi" w:hAnsiTheme="majorHAnsi"/>
                <w:lang w:val="en-US"/>
              </w:rPr>
              <w:t>Hedvig</w:t>
            </w:r>
            <w:proofErr w:type="spellEnd"/>
            <w:r w:rsidRPr="0077616E">
              <w:rPr>
                <w:rFonts w:asciiTheme="majorHAnsi" w:hAnsiTheme="majorHAnsi"/>
                <w:lang w:val="en-US"/>
              </w:rPr>
              <w:t xml:space="preserve"> </w:t>
            </w:r>
            <w:proofErr w:type="spellStart"/>
            <w:r w:rsidRPr="0077616E">
              <w:rPr>
                <w:rFonts w:asciiTheme="majorHAnsi" w:hAnsiTheme="majorHAnsi"/>
                <w:lang w:val="en-US"/>
              </w:rPr>
              <w:t>Nordeng</w:t>
            </w:r>
            <w:proofErr w:type="spellEnd"/>
            <w:r w:rsidRPr="0077616E">
              <w:rPr>
                <w:rFonts w:asciiTheme="majorHAnsi" w:hAnsiTheme="majorHAnsi"/>
                <w:lang w:val="en-US"/>
              </w:rPr>
              <w:t xml:space="preserve"> </w:t>
            </w:r>
          </w:p>
          <w:p w:rsidRPr="00A924B9" w:rsidR="006B7489" w:rsidP="00984273" w:rsidRDefault="006B7489" w14:paraId="1BF0244B" w14:textId="77777777">
            <w:pPr>
              <w:tabs>
                <w:tab w:val="left" w:pos="709"/>
              </w:tabs>
              <w:spacing w:after="0" w:line="276" w:lineRule="auto"/>
              <w:ind w:left="144" w:firstLine="0"/>
              <w:jc w:val="left"/>
              <w:rPr>
                <w:rFonts w:asciiTheme="majorHAnsi" w:hAnsiTheme="majorHAnsi"/>
              </w:rPr>
            </w:pPr>
            <w:proofErr w:type="spellStart"/>
            <w:r w:rsidRPr="00A924B9">
              <w:rPr>
                <w:rFonts w:asciiTheme="majorHAnsi" w:hAnsiTheme="majorHAnsi"/>
              </w:rPr>
              <w:t>PharmacoEpidemiology</w:t>
            </w:r>
            <w:proofErr w:type="spellEnd"/>
            <w:r w:rsidRPr="00A924B9">
              <w:rPr>
                <w:rFonts w:asciiTheme="majorHAnsi" w:hAnsiTheme="majorHAnsi"/>
              </w:rPr>
              <w:t xml:space="preserve"> and Drug Safety Research Group, Faculty of Mathematics and Natural Sciences, University of Oslo, Norway.</w:t>
            </w:r>
          </w:p>
          <w:p w:rsidRPr="005E65D5" w:rsidR="006B7489" w:rsidP="00984273" w:rsidRDefault="006B7489" w14:paraId="1A8351E0" w14:textId="1B8AC897">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 xml:space="preserve">Post </w:t>
            </w:r>
            <w:proofErr w:type="spellStart"/>
            <w:r w:rsidRPr="005E65D5">
              <w:rPr>
                <w:rFonts w:asciiTheme="majorHAnsi" w:hAnsiTheme="majorHAnsi"/>
                <w:lang w:val="nn-NO"/>
              </w:rPr>
              <w:t>box</w:t>
            </w:r>
            <w:proofErr w:type="spellEnd"/>
            <w:r w:rsidRPr="005E65D5">
              <w:rPr>
                <w:rFonts w:asciiTheme="majorHAnsi" w:hAnsiTheme="majorHAnsi"/>
                <w:lang w:val="nn-NO"/>
              </w:rPr>
              <w:t xml:space="preserve"> 1068 Blindern</w:t>
            </w:r>
            <w:r w:rsidRPr="005E65D5" w:rsidR="00867081">
              <w:rPr>
                <w:rFonts w:asciiTheme="majorHAnsi" w:hAnsiTheme="majorHAnsi"/>
                <w:lang w:val="nn-NO"/>
              </w:rPr>
              <w:t xml:space="preserve">, </w:t>
            </w:r>
            <w:r w:rsidRPr="005E65D5">
              <w:rPr>
                <w:rFonts w:asciiTheme="majorHAnsi" w:hAnsiTheme="majorHAnsi"/>
                <w:lang w:val="nn-NO"/>
              </w:rPr>
              <w:t>0316 OSLO</w:t>
            </w:r>
          </w:p>
          <w:p w:rsidRPr="005E65D5" w:rsidR="006B7489" w:rsidP="00984273" w:rsidRDefault="006B7489" w14:paraId="3AE8C914" w14:textId="77777777">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Telephone : +47 450 33 984​</w:t>
            </w:r>
          </w:p>
          <w:p w:rsidRPr="005E65D5" w:rsidR="006B7489" w:rsidP="00984273" w:rsidRDefault="006B7489" w14:paraId="0F76E1C8" w14:textId="2CCA1F20">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E-</w:t>
            </w:r>
            <w:proofErr w:type="spellStart"/>
            <w:r w:rsidRPr="005E65D5">
              <w:rPr>
                <w:rFonts w:asciiTheme="majorHAnsi" w:hAnsiTheme="majorHAnsi"/>
                <w:lang w:val="nn-NO"/>
              </w:rPr>
              <w:t>mail</w:t>
            </w:r>
            <w:proofErr w:type="spellEnd"/>
            <w:r w:rsidRPr="005E65D5">
              <w:rPr>
                <w:rFonts w:asciiTheme="majorHAnsi" w:hAnsiTheme="majorHAnsi"/>
                <w:lang w:val="nn-NO"/>
              </w:rPr>
              <w:t>: </w:t>
            </w:r>
            <w:r w:rsidRPr="005E65D5" w:rsidR="00867081">
              <w:rPr>
                <w:rFonts w:asciiTheme="majorHAnsi" w:hAnsiTheme="majorHAnsi"/>
                <w:lang w:val="nn-NO"/>
              </w:rPr>
              <w:t xml:space="preserve"> </w:t>
            </w:r>
            <w:hyperlink w:history="1" r:id="rId12">
              <w:r w:rsidRPr="00C96182" w:rsidR="00154DDA">
                <w:rPr>
                  <w:rStyle w:val="Hyperlink"/>
                  <w:rFonts w:asciiTheme="majorHAnsi" w:hAnsiTheme="majorHAnsi"/>
                  <w:lang w:val="nn-NO"/>
                </w:rPr>
                <w:t>angela.lupattelli@farmasi.uio.no</w:t>
              </w:r>
            </w:hyperlink>
            <w:r w:rsidR="00154DDA">
              <w:rPr>
                <w:rFonts w:asciiTheme="majorHAnsi" w:hAnsiTheme="majorHAnsi"/>
                <w:lang w:val="nn-NO"/>
              </w:rPr>
              <w:t xml:space="preserve">; </w:t>
            </w:r>
            <w:hyperlink w:history="1" r:id="rId13">
              <w:r w:rsidRPr="00C96182" w:rsidR="00154DDA">
                <w:rPr>
                  <w:rStyle w:val="Hyperlink"/>
                  <w:rFonts w:asciiTheme="majorHAnsi" w:hAnsiTheme="majorHAnsi"/>
                  <w:lang w:val="nn-NO"/>
                </w:rPr>
                <w:t>h.m.e.nordeng@farmasi.uio.no</w:t>
              </w:r>
            </w:hyperlink>
            <w:r w:rsidRPr="005E65D5" w:rsidR="00154DDA">
              <w:rPr>
                <w:rFonts w:asciiTheme="majorHAnsi" w:hAnsiTheme="majorHAnsi"/>
                <w:lang w:val="nn-NO"/>
              </w:rPr>
              <w:t>;</w:t>
            </w:r>
          </w:p>
          <w:p w:rsidRPr="005E65D5" w:rsidR="00867081" w:rsidP="00984273" w:rsidRDefault="00867081" w14:paraId="63304514" w14:textId="77777777">
            <w:pPr>
              <w:tabs>
                <w:tab w:val="left" w:pos="709"/>
              </w:tabs>
              <w:spacing w:after="0" w:line="276" w:lineRule="auto"/>
              <w:ind w:left="144" w:firstLine="0"/>
              <w:jc w:val="left"/>
              <w:rPr>
                <w:rFonts w:asciiTheme="majorHAnsi" w:hAnsiTheme="majorHAnsi"/>
                <w:lang w:val="nn-NO"/>
              </w:rPr>
            </w:pPr>
          </w:p>
          <w:p w:rsidRPr="005E65D5" w:rsidR="006B7489" w:rsidP="00984273" w:rsidRDefault="006B7489" w14:paraId="5EC05D24" w14:textId="77777777">
            <w:pPr>
              <w:tabs>
                <w:tab w:val="left" w:pos="709"/>
              </w:tabs>
              <w:spacing w:after="0" w:line="276" w:lineRule="auto"/>
              <w:ind w:left="144" w:firstLine="0"/>
              <w:jc w:val="left"/>
              <w:rPr>
                <w:rFonts w:asciiTheme="majorHAnsi" w:hAnsiTheme="majorHAnsi"/>
                <w:lang w:val="nn-NO"/>
              </w:rPr>
            </w:pPr>
          </w:p>
        </w:tc>
      </w:tr>
    </w:tbl>
    <w:p w:rsidRPr="00154DDA" w:rsidR="00874415" w:rsidP="00984273" w:rsidRDefault="00874415" w14:paraId="614FFE07" w14:textId="54D149E7">
      <w:pPr>
        <w:tabs>
          <w:tab w:val="left" w:pos="709"/>
        </w:tabs>
        <w:spacing w:line="276" w:lineRule="auto"/>
        <w:ind w:left="0" w:firstLine="0"/>
        <w:rPr>
          <w:rFonts w:asciiTheme="majorHAnsi" w:hAnsiTheme="majorHAnsi"/>
          <w:b/>
          <w:lang w:val="it-IT"/>
        </w:rPr>
      </w:pPr>
    </w:p>
    <w:p w:rsidRPr="006334E4" w:rsidR="002262F8" w:rsidP="00984273" w:rsidRDefault="002262F8" w14:paraId="125F3AB5" w14:textId="77777777">
      <w:pPr>
        <w:spacing w:line="276" w:lineRule="auto"/>
        <w:rPr>
          <w:rFonts w:cs="Times New Roman" w:asciiTheme="majorHAnsi" w:hAnsiTheme="majorHAnsi" w:eastAsiaTheme="majorEastAsia"/>
          <w:color w:val="2F5496" w:themeColor="accent1" w:themeShade="BF"/>
          <w:lang w:val="fr-FR"/>
        </w:rPr>
      </w:pPr>
      <w:bookmarkStart w:name="_Toc48316138" w:id="2"/>
      <w:r w:rsidRPr="006334E4">
        <w:rPr>
          <w:rFonts w:cs="Times New Roman"/>
          <w:lang w:val="fr-FR"/>
        </w:rPr>
        <w:br w:type="page"/>
      </w:r>
    </w:p>
    <w:p w:rsidRPr="00403058" w:rsidR="002262F8" w:rsidP="00FD47EB" w:rsidRDefault="002262F8" w14:paraId="0011166B" w14:textId="0BA15AF9">
      <w:pPr>
        <w:pStyle w:val="Heading2"/>
        <w:spacing w:line="240" w:lineRule="auto"/>
        <w:ind w:left="576" w:hanging="576"/>
        <w:rPr>
          <w:rFonts w:cs="Times New Roman"/>
          <w:b/>
          <w:color w:val="auto"/>
          <w:sz w:val="22"/>
          <w:szCs w:val="22"/>
        </w:rPr>
      </w:pPr>
      <w:r w:rsidRPr="00403058">
        <w:rPr>
          <w:rFonts w:cs="Times New Roman"/>
          <w:b/>
          <w:color w:val="auto"/>
          <w:sz w:val="22"/>
          <w:szCs w:val="22"/>
        </w:rPr>
        <w:lastRenderedPageBreak/>
        <w:t>Reviewers of the document</w:t>
      </w:r>
      <w:bookmarkEnd w:id="2"/>
      <w:r w:rsidRPr="00403058">
        <w:rPr>
          <w:rFonts w:cs="Times New Roman"/>
          <w:b/>
          <w:color w:val="auto"/>
          <w:sz w:val="22"/>
          <w:szCs w:val="22"/>
        </w:rPr>
        <w:t xml:space="preserve"> </w:t>
      </w:r>
    </w:p>
    <w:tbl>
      <w:tblPr>
        <w:tblStyle w:val="TableGrid"/>
        <w:tblW w:w="5000" w:type="pct"/>
        <w:tblLook w:val="04A0" w:firstRow="1" w:lastRow="0" w:firstColumn="1" w:lastColumn="0" w:noHBand="0" w:noVBand="1"/>
      </w:tblPr>
      <w:tblGrid>
        <w:gridCol w:w="3392"/>
        <w:gridCol w:w="4276"/>
        <w:gridCol w:w="1348"/>
      </w:tblGrid>
      <w:tr w:rsidRPr="0077616E" w:rsidR="00CB4F28" w:rsidTr="2804FA4B" w14:paraId="4014055B" w14:textId="0DE9D47B">
        <w:trPr>
          <w:trHeight w:val="368"/>
        </w:trPr>
        <w:tc>
          <w:tcPr>
            <w:tcW w:w="1900" w:type="pct"/>
            <w:tcMar/>
          </w:tcPr>
          <w:p w:rsidRPr="0077616E" w:rsidR="00CB4F28" w:rsidP="00FD47EB" w:rsidRDefault="00CB4F28" w14:paraId="2A95A5D1" w14:textId="77777777">
            <w:pPr>
              <w:ind w:left="0" w:firstLine="0"/>
              <w:jc w:val="left"/>
              <w:rPr>
                <w:b/>
                <w:color w:val="000000" w:themeColor="text1"/>
              </w:rPr>
            </w:pPr>
            <w:r w:rsidRPr="0077616E">
              <w:rPr>
                <w:b/>
                <w:color w:val="000000" w:themeColor="text1"/>
              </w:rPr>
              <w:t>Name</w:t>
            </w:r>
          </w:p>
        </w:tc>
        <w:tc>
          <w:tcPr>
            <w:tcW w:w="2390" w:type="pct"/>
            <w:tcMar/>
          </w:tcPr>
          <w:p w:rsidRPr="0077616E" w:rsidR="00CB4F28" w:rsidP="00FD47EB" w:rsidRDefault="00CB4F28" w14:paraId="4A071D71" w14:textId="02B16A28">
            <w:pPr>
              <w:ind w:left="0" w:firstLine="0"/>
              <w:jc w:val="left"/>
              <w:rPr>
                <w:b/>
                <w:color w:val="000000" w:themeColor="text1"/>
              </w:rPr>
            </w:pPr>
            <w:r w:rsidRPr="0077616E">
              <w:rPr>
                <w:b/>
                <w:color w:val="000000" w:themeColor="text1"/>
              </w:rPr>
              <w:t xml:space="preserve">Institution </w:t>
            </w:r>
          </w:p>
        </w:tc>
        <w:tc>
          <w:tcPr>
            <w:tcW w:w="710" w:type="pct"/>
            <w:tcMar/>
          </w:tcPr>
          <w:p w:rsidRPr="0077616E" w:rsidR="00CB4F28" w:rsidP="00FD47EB" w:rsidRDefault="00CB4F28" w14:paraId="5E893824" w14:textId="659023BC">
            <w:pPr>
              <w:ind w:left="0" w:firstLine="0"/>
              <w:jc w:val="left"/>
              <w:rPr>
                <w:b/>
                <w:color w:val="000000" w:themeColor="text1"/>
              </w:rPr>
            </w:pPr>
            <w:r w:rsidRPr="0077616E">
              <w:rPr>
                <w:b/>
                <w:color w:val="000000" w:themeColor="text1"/>
              </w:rPr>
              <w:t>Role</w:t>
            </w:r>
          </w:p>
        </w:tc>
      </w:tr>
      <w:tr w:rsidRPr="0077616E" w:rsidR="00FD47EB" w:rsidTr="2804FA4B" w14:paraId="71563FDF" w14:textId="513BA587">
        <w:trPr>
          <w:trHeight w:val="647"/>
        </w:trPr>
        <w:tc>
          <w:tcPr>
            <w:tcW w:w="1900" w:type="pct"/>
            <w:tcMar/>
          </w:tcPr>
          <w:p w:rsidRPr="0077616E" w:rsidR="00FD47EB" w:rsidP="00FD47EB" w:rsidRDefault="00FD47EB" w14:paraId="5B1E3DF0" w14:textId="47D8587C">
            <w:pPr>
              <w:ind w:left="0" w:firstLine="0"/>
              <w:jc w:val="left"/>
              <w:rPr>
                <w:color w:val="000000" w:themeColor="text1"/>
                <w:lang w:val="fr-FR"/>
              </w:rPr>
            </w:pPr>
            <w:r w:rsidRPr="0077616E">
              <w:rPr>
                <w:color w:val="000000" w:themeColor="text1"/>
              </w:rPr>
              <w:t>Joan Morris</w:t>
            </w:r>
          </w:p>
        </w:tc>
        <w:tc>
          <w:tcPr>
            <w:tcW w:w="2390" w:type="pct"/>
            <w:tcMar/>
          </w:tcPr>
          <w:p w:rsidRPr="0077616E" w:rsidR="00FD47EB" w:rsidP="00FD47EB" w:rsidRDefault="00FD47EB" w14:paraId="323AFDC6" w14:textId="51C75F78">
            <w:pPr>
              <w:ind w:left="0" w:firstLine="0"/>
              <w:jc w:val="left"/>
              <w:rPr>
                <w:color w:val="000000" w:themeColor="text1"/>
                <w:lang w:val="en-US"/>
              </w:rPr>
            </w:pPr>
            <w:r w:rsidRPr="0077616E">
              <w:rPr>
                <w:color w:val="000000" w:themeColor="text1"/>
              </w:rPr>
              <w:t>St George’s University of London, UK.  Statistician</w:t>
            </w:r>
          </w:p>
        </w:tc>
        <w:tc>
          <w:tcPr>
            <w:tcW w:w="710" w:type="pct"/>
            <w:tcMar/>
          </w:tcPr>
          <w:p w:rsidRPr="0077616E" w:rsidR="00FD47EB" w:rsidP="00FD47EB" w:rsidRDefault="00FD47EB" w14:paraId="784A0DD2" w14:textId="68A650F0">
            <w:pPr>
              <w:ind w:left="0" w:firstLine="0"/>
              <w:jc w:val="left"/>
              <w:rPr>
                <w:color w:val="000000" w:themeColor="text1"/>
                <w:lang w:val="fr-FR"/>
              </w:rPr>
            </w:pPr>
            <w:r w:rsidRPr="0077616E">
              <w:rPr>
                <w:color w:val="000000" w:themeColor="text1"/>
              </w:rPr>
              <w:t>Statistical expert</w:t>
            </w:r>
          </w:p>
        </w:tc>
      </w:tr>
      <w:tr w:rsidRPr="0077616E" w:rsidR="00FD47EB" w:rsidTr="2804FA4B" w14:paraId="52F81CEC" w14:textId="4C013310">
        <w:trPr>
          <w:trHeight w:val="422"/>
        </w:trPr>
        <w:tc>
          <w:tcPr>
            <w:tcW w:w="1900" w:type="pct"/>
            <w:tcMar/>
          </w:tcPr>
          <w:p w:rsidRPr="0077616E" w:rsidR="00FD47EB" w:rsidP="00FD47EB" w:rsidRDefault="00FD47EB" w14:paraId="14DD4FDE" w14:textId="0FF7C206">
            <w:pPr>
              <w:ind w:left="0" w:firstLine="0"/>
              <w:jc w:val="left"/>
              <w:rPr>
                <w:color w:val="000000" w:themeColor="text1"/>
                <w:lang w:val="it-IT"/>
              </w:rPr>
            </w:pPr>
            <w:r w:rsidRPr="0077616E">
              <w:rPr>
                <w:color w:val="000000" w:themeColor="text1"/>
              </w:rPr>
              <w:t xml:space="preserve">Marte-Helene </w:t>
            </w:r>
            <w:proofErr w:type="spellStart"/>
            <w:r w:rsidRPr="0077616E">
              <w:rPr>
                <w:color w:val="000000" w:themeColor="text1"/>
              </w:rPr>
              <w:t>Bjørk</w:t>
            </w:r>
            <w:proofErr w:type="spellEnd"/>
          </w:p>
        </w:tc>
        <w:tc>
          <w:tcPr>
            <w:tcW w:w="2390" w:type="pct"/>
            <w:tcMar/>
          </w:tcPr>
          <w:p w:rsidRPr="0077616E" w:rsidR="00FD47EB" w:rsidP="00FD47EB" w:rsidRDefault="00FD47EB" w14:paraId="094DA2E3" w14:textId="2EDB13A8">
            <w:pPr>
              <w:ind w:left="0" w:firstLine="0"/>
              <w:jc w:val="left"/>
              <w:rPr>
                <w:color w:val="000000" w:themeColor="text1"/>
              </w:rPr>
            </w:pPr>
            <w:proofErr w:type="spellStart"/>
            <w:r w:rsidRPr="0077616E">
              <w:rPr>
                <w:color w:val="000000" w:themeColor="text1"/>
              </w:rPr>
              <w:t>Haukeland</w:t>
            </w:r>
            <w:proofErr w:type="spellEnd"/>
            <w:r w:rsidRPr="0077616E">
              <w:rPr>
                <w:color w:val="000000" w:themeColor="text1"/>
              </w:rPr>
              <w:t xml:space="preserve"> University Hospital and Department of Clinical Medicine, University of Bergen, Norway, Medical expert</w:t>
            </w:r>
          </w:p>
        </w:tc>
        <w:tc>
          <w:tcPr>
            <w:tcW w:w="710" w:type="pct"/>
            <w:tcMar/>
          </w:tcPr>
          <w:p w:rsidRPr="0077616E" w:rsidR="00FD47EB" w:rsidP="00FD47EB" w:rsidRDefault="00FD47EB" w14:paraId="6510DDBA" w14:textId="258DE5B4">
            <w:pPr>
              <w:ind w:left="0" w:firstLine="0"/>
              <w:jc w:val="left"/>
              <w:rPr>
                <w:color w:val="000000" w:themeColor="text1"/>
              </w:rPr>
            </w:pPr>
            <w:r w:rsidRPr="0077616E">
              <w:rPr>
                <w:color w:val="000000" w:themeColor="text1"/>
              </w:rPr>
              <w:t>Clinical expert</w:t>
            </w:r>
          </w:p>
        </w:tc>
      </w:tr>
      <w:tr w:rsidRPr="0077616E" w:rsidR="00FD47EB" w:rsidTr="2804FA4B" w14:paraId="295DEC25" w14:textId="53171E82">
        <w:trPr>
          <w:trHeight w:val="710"/>
        </w:trPr>
        <w:tc>
          <w:tcPr>
            <w:tcW w:w="1900" w:type="pct"/>
            <w:tcMar/>
          </w:tcPr>
          <w:p w:rsidRPr="0077616E" w:rsidR="00FD47EB" w:rsidP="00FD47EB" w:rsidRDefault="00FD47EB" w14:paraId="137A703D" w14:textId="4BE5BF81">
            <w:pPr>
              <w:ind w:left="0" w:firstLine="0"/>
              <w:jc w:val="left"/>
              <w:rPr>
                <w:color w:val="000000" w:themeColor="text1"/>
                <w:lang w:val="it-IT"/>
              </w:rPr>
            </w:pPr>
            <w:proofErr w:type="spellStart"/>
            <w:r w:rsidRPr="0077616E">
              <w:rPr>
                <w:color w:val="000000" w:themeColor="text1"/>
              </w:rPr>
              <w:t>Ditte</w:t>
            </w:r>
            <w:proofErr w:type="spellEnd"/>
            <w:r w:rsidRPr="0077616E">
              <w:rPr>
                <w:color w:val="000000" w:themeColor="text1"/>
              </w:rPr>
              <w:t xml:space="preserve"> </w:t>
            </w:r>
            <w:proofErr w:type="spellStart"/>
            <w:r w:rsidRPr="0077616E">
              <w:rPr>
                <w:color w:val="000000" w:themeColor="text1"/>
              </w:rPr>
              <w:t>Mølgaard</w:t>
            </w:r>
            <w:proofErr w:type="spellEnd"/>
            <w:r w:rsidRPr="0077616E">
              <w:rPr>
                <w:color w:val="000000" w:themeColor="text1"/>
              </w:rPr>
              <w:t>-Nielsen</w:t>
            </w:r>
          </w:p>
        </w:tc>
        <w:tc>
          <w:tcPr>
            <w:tcW w:w="2390" w:type="pct"/>
            <w:tcMar/>
          </w:tcPr>
          <w:p w:rsidRPr="0077616E" w:rsidR="00FD47EB" w:rsidP="00FD47EB" w:rsidRDefault="00FD47EB" w14:paraId="5B309A37" w14:textId="47F0A183">
            <w:pPr>
              <w:ind w:left="0" w:firstLine="0"/>
              <w:jc w:val="left"/>
              <w:rPr>
                <w:color w:val="000000" w:themeColor="text1"/>
                <w:lang w:val="it-IT"/>
              </w:rPr>
            </w:pPr>
            <w:r w:rsidRPr="0077616E">
              <w:rPr>
                <w:color w:val="000000" w:themeColor="text1"/>
              </w:rPr>
              <w:t>Novo Nordisk A/S</w:t>
            </w:r>
          </w:p>
        </w:tc>
        <w:tc>
          <w:tcPr>
            <w:tcW w:w="710" w:type="pct"/>
            <w:tcMar/>
          </w:tcPr>
          <w:p w:rsidRPr="0077616E" w:rsidR="00FD47EB" w:rsidP="00FD47EB" w:rsidRDefault="00FD47EB" w14:paraId="38FA3752" w14:textId="7570FCC6">
            <w:pPr>
              <w:ind w:left="0" w:firstLine="0"/>
              <w:jc w:val="left"/>
              <w:rPr>
                <w:color w:val="000000" w:themeColor="text1"/>
                <w:lang w:val="it-IT"/>
              </w:rPr>
            </w:pPr>
            <w:r w:rsidRPr="0077616E">
              <w:rPr>
                <w:color w:val="000000" w:themeColor="text1"/>
              </w:rPr>
              <w:t>WP7</w:t>
            </w:r>
          </w:p>
        </w:tc>
      </w:tr>
      <w:tr w:rsidRPr="0077616E" w:rsidR="00FD47EB" w:rsidTr="2804FA4B" w14:paraId="02353D6F" w14:textId="72291350">
        <w:trPr>
          <w:trHeight w:val="700"/>
        </w:trPr>
        <w:tc>
          <w:tcPr>
            <w:tcW w:w="1900" w:type="pct"/>
            <w:shd w:val="clear" w:color="auto" w:fill="auto"/>
            <w:tcMar/>
          </w:tcPr>
          <w:p w:rsidRPr="0077616E" w:rsidR="00FD47EB" w:rsidP="00FD47EB" w:rsidRDefault="0077616E" w14:paraId="63DCD104" w14:textId="1C7C7B5A">
            <w:pPr>
              <w:ind w:left="0" w:firstLine="0"/>
              <w:jc w:val="left"/>
            </w:pPr>
            <w:r>
              <w:t xml:space="preserve">Ema </w:t>
            </w:r>
            <w:proofErr w:type="spellStart"/>
            <w:r w:rsidR="00E50A63">
              <w:t>Alsina</w:t>
            </w:r>
            <w:proofErr w:type="spellEnd"/>
          </w:p>
          <w:p w:rsidRPr="0077616E" w:rsidR="00240B87" w:rsidP="00FD47EB" w:rsidRDefault="00240B87" w14:paraId="517C2B3F" w14:textId="02241773">
            <w:pPr>
              <w:ind w:left="0" w:firstLine="0"/>
              <w:jc w:val="left"/>
              <w:rPr>
                <w:lang w:val="it-IT"/>
              </w:rPr>
            </w:pPr>
            <w:proofErr w:type="spellStart"/>
            <w:r w:rsidRPr="0077616E">
              <w:t>Vjola</w:t>
            </w:r>
            <w:proofErr w:type="spellEnd"/>
            <w:r w:rsidRPr="0077616E">
              <w:t xml:space="preserve"> </w:t>
            </w:r>
            <w:proofErr w:type="spellStart"/>
            <w:r w:rsidRPr="0077616E">
              <w:t>Hoxhaj</w:t>
            </w:r>
            <w:proofErr w:type="spellEnd"/>
          </w:p>
        </w:tc>
        <w:tc>
          <w:tcPr>
            <w:tcW w:w="2390" w:type="pct"/>
            <w:shd w:val="clear" w:color="auto" w:fill="auto"/>
            <w:tcMar/>
          </w:tcPr>
          <w:p w:rsidRPr="0077616E" w:rsidR="00240B87" w:rsidP="00FD47EB" w:rsidRDefault="00240B87" w14:paraId="2393E442" w14:textId="5D70494E">
            <w:pPr>
              <w:ind w:left="0" w:firstLine="0"/>
              <w:jc w:val="left"/>
              <w:rPr>
                <w:lang w:val="nl-NL"/>
              </w:rPr>
            </w:pPr>
            <w:r w:rsidRPr="0077616E">
              <w:rPr>
                <w:lang w:val="nl-NL"/>
              </w:rPr>
              <w:t xml:space="preserve">University </w:t>
            </w:r>
            <w:proofErr w:type="spellStart"/>
            <w:r w:rsidRPr="0077616E">
              <w:rPr>
                <w:lang w:val="nl-NL"/>
              </w:rPr>
              <w:t>Medical</w:t>
            </w:r>
            <w:proofErr w:type="spellEnd"/>
            <w:r w:rsidRPr="0077616E">
              <w:rPr>
                <w:lang w:val="nl-NL"/>
              </w:rPr>
              <w:t xml:space="preserve"> Center Utrecht, UMCU, Utrecht, The Netherlands</w:t>
            </w:r>
          </w:p>
        </w:tc>
        <w:tc>
          <w:tcPr>
            <w:tcW w:w="710" w:type="pct"/>
            <w:shd w:val="clear" w:color="auto" w:fill="auto"/>
            <w:tcMar/>
          </w:tcPr>
          <w:p w:rsidRPr="0077616E" w:rsidR="00FD47EB" w:rsidP="00FD47EB" w:rsidRDefault="00FD47EB" w14:paraId="2CD6CBB1" w14:textId="2A64A894">
            <w:pPr>
              <w:ind w:left="0" w:firstLine="0"/>
              <w:jc w:val="left"/>
            </w:pPr>
            <w:r w:rsidRPr="0077616E">
              <w:t xml:space="preserve">R programmer </w:t>
            </w:r>
          </w:p>
        </w:tc>
      </w:tr>
      <w:tr w:rsidRPr="0077616E" w:rsidR="00FD47EB" w:rsidTr="2804FA4B" w14:paraId="3AB1EB4E" w14:textId="475100DE">
        <w:trPr>
          <w:trHeight w:val="236"/>
        </w:trPr>
        <w:tc>
          <w:tcPr>
            <w:tcW w:w="1900" w:type="pct"/>
            <w:tcMar/>
          </w:tcPr>
          <w:p w:rsidRPr="0077616E" w:rsidR="00FD47EB" w:rsidP="00FD47EB" w:rsidRDefault="00FD47EB" w14:paraId="050F6B37" w14:textId="40A92808">
            <w:pPr>
              <w:ind w:left="0" w:firstLine="0"/>
              <w:jc w:val="left"/>
              <w:rPr>
                <w:color w:val="000000" w:themeColor="text1"/>
              </w:rPr>
            </w:pPr>
            <w:proofErr w:type="spellStart"/>
            <w:r w:rsidRPr="0077616E">
              <w:rPr>
                <w:color w:val="000000" w:themeColor="text1"/>
              </w:rPr>
              <w:t>Anja</w:t>
            </w:r>
            <w:proofErr w:type="spellEnd"/>
            <w:r w:rsidRPr="0077616E">
              <w:rPr>
                <w:color w:val="000000" w:themeColor="text1"/>
              </w:rPr>
              <w:t xml:space="preserve"> </w:t>
            </w:r>
            <w:proofErr w:type="spellStart"/>
            <w:r w:rsidRPr="0077616E">
              <w:rPr>
                <w:color w:val="000000" w:themeColor="text1"/>
              </w:rPr>
              <w:t>Geldhof</w:t>
            </w:r>
            <w:proofErr w:type="spellEnd"/>
          </w:p>
        </w:tc>
        <w:tc>
          <w:tcPr>
            <w:tcW w:w="2390" w:type="pct"/>
            <w:tcMar/>
          </w:tcPr>
          <w:p w:rsidRPr="0077616E" w:rsidR="00FD47EB" w:rsidP="00FD47EB" w:rsidRDefault="00FD47EB" w14:paraId="3B90C0B9" w14:textId="347193FF">
            <w:pPr>
              <w:ind w:left="0" w:firstLine="0"/>
              <w:jc w:val="left"/>
              <w:rPr>
                <w:color w:val="000000" w:themeColor="text1"/>
              </w:rPr>
            </w:pPr>
            <w:r w:rsidRPr="0077616E">
              <w:rPr>
                <w:color w:val="000000" w:themeColor="text1"/>
              </w:rPr>
              <w:t xml:space="preserve">Janssen </w:t>
            </w:r>
          </w:p>
        </w:tc>
        <w:tc>
          <w:tcPr>
            <w:tcW w:w="710" w:type="pct"/>
            <w:tcMar/>
          </w:tcPr>
          <w:p w:rsidRPr="0077616E" w:rsidR="00FD47EB" w:rsidP="00FD47EB" w:rsidRDefault="00FD47EB" w14:paraId="099B2E00" w14:textId="0447765B">
            <w:pPr>
              <w:ind w:left="0" w:firstLine="0"/>
              <w:jc w:val="left"/>
              <w:rPr>
                <w:color w:val="000000" w:themeColor="text1"/>
              </w:rPr>
            </w:pPr>
            <w:r w:rsidRPr="0077616E">
              <w:rPr>
                <w:color w:val="000000" w:themeColor="text1"/>
              </w:rPr>
              <w:t>WP1 lead</w:t>
            </w:r>
          </w:p>
        </w:tc>
      </w:tr>
      <w:tr w:rsidRPr="0077616E" w:rsidR="00FD47EB" w:rsidTr="2804FA4B" w14:paraId="5CBF772C" w14:textId="21407850">
        <w:trPr>
          <w:trHeight w:val="236"/>
        </w:trPr>
        <w:tc>
          <w:tcPr>
            <w:tcW w:w="1900" w:type="pct"/>
            <w:tcMar/>
          </w:tcPr>
          <w:p w:rsidRPr="0077616E" w:rsidR="00FD47EB" w:rsidP="00FD47EB" w:rsidRDefault="00FD47EB" w14:paraId="1A5216B9" w14:textId="4F501C94">
            <w:pPr>
              <w:ind w:left="0" w:firstLine="0"/>
              <w:jc w:val="left"/>
              <w:rPr>
                <w:color w:val="000000" w:themeColor="text1"/>
              </w:rPr>
            </w:pPr>
            <w:r w:rsidRPr="0077616E">
              <w:rPr>
                <w:color w:val="000000" w:themeColor="text1"/>
              </w:rPr>
              <w:t xml:space="preserve">Marianne </w:t>
            </w:r>
            <w:proofErr w:type="spellStart"/>
            <w:r w:rsidRPr="0077616E">
              <w:rPr>
                <w:color w:val="000000" w:themeColor="text1"/>
              </w:rPr>
              <w:t>Cunnington</w:t>
            </w:r>
            <w:proofErr w:type="spellEnd"/>
          </w:p>
        </w:tc>
        <w:tc>
          <w:tcPr>
            <w:tcW w:w="2390" w:type="pct"/>
            <w:tcMar/>
          </w:tcPr>
          <w:p w:rsidRPr="0077616E" w:rsidR="00FD47EB" w:rsidP="00FD47EB" w:rsidRDefault="00FD47EB" w14:paraId="5A3E6416" w14:textId="4F654570">
            <w:pPr>
              <w:ind w:left="0" w:firstLine="0"/>
              <w:jc w:val="left"/>
              <w:rPr>
                <w:color w:val="000000" w:themeColor="text1"/>
              </w:rPr>
            </w:pPr>
            <w:r w:rsidRPr="0077616E">
              <w:rPr>
                <w:color w:val="000000" w:themeColor="text1"/>
              </w:rPr>
              <w:t>GSK (CPRD)</w:t>
            </w:r>
          </w:p>
        </w:tc>
        <w:tc>
          <w:tcPr>
            <w:tcW w:w="710" w:type="pct"/>
            <w:tcMar/>
          </w:tcPr>
          <w:p w:rsidRPr="0077616E" w:rsidR="00FD47EB" w:rsidP="00FD47EB" w:rsidRDefault="00FD47EB" w14:paraId="41546563" w14:textId="23462FF6">
            <w:pPr>
              <w:ind w:left="0" w:firstLine="0"/>
              <w:jc w:val="left"/>
              <w:rPr>
                <w:color w:val="000000" w:themeColor="text1"/>
              </w:rPr>
            </w:pPr>
            <w:r w:rsidRPr="0077616E">
              <w:rPr>
                <w:color w:val="000000" w:themeColor="text1"/>
              </w:rPr>
              <w:t>WP7 lead</w:t>
            </w:r>
          </w:p>
        </w:tc>
      </w:tr>
      <w:tr w:rsidRPr="0077616E" w:rsidR="00FD47EB" w:rsidTr="2804FA4B" w14:paraId="29EBF587" w14:textId="5DC25603">
        <w:trPr>
          <w:trHeight w:val="472"/>
        </w:trPr>
        <w:tc>
          <w:tcPr>
            <w:tcW w:w="1900" w:type="pct"/>
            <w:tcMar/>
          </w:tcPr>
          <w:p w:rsidRPr="0077616E" w:rsidR="00FD47EB" w:rsidP="00FD47EB" w:rsidRDefault="00FD47EB" w14:paraId="3A9FF248" w14:textId="318A25D7">
            <w:pPr>
              <w:ind w:left="0" w:firstLine="0"/>
              <w:jc w:val="left"/>
              <w:rPr>
                <w:color w:val="000000" w:themeColor="text1"/>
                <w:lang w:val="fr-FR"/>
              </w:rPr>
            </w:pPr>
            <w:proofErr w:type="spellStart"/>
            <w:r w:rsidRPr="0077616E">
              <w:rPr>
                <w:color w:val="000000" w:themeColor="text1"/>
                <w:lang w:val="fr-FR"/>
              </w:rPr>
              <w:t>Anna-Belle</w:t>
            </w:r>
            <w:proofErr w:type="spellEnd"/>
            <w:r w:rsidRPr="0077616E">
              <w:rPr>
                <w:color w:val="000000" w:themeColor="text1"/>
                <w:lang w:val="fr-FR"/>
              </w:rPr>
              <w:t xml:space="preserve"> Beau, Marie </w:t>
            </w:r>
            <w:proofErr w:type="spellStart"/>
            <w:r w:rsidRPr="0077616E">
              <w:rPr>
                <w:color w:val="000000" w:themeColor="text1"/>
                <w:lang w:val="fr-FR"/>
              </w:rPr>
              <w:t>Beslay</w:t>
            </w:r>
            <w:proofErr w:type="spellEnd"/>
            <w:r w:rsidRPr="0077616E">
              <w:rPr>
                <w:color w:val="000000" w:themeColor="text1"/>
                <w:lang w:val="fr-FR"/>
              </w:rPr>
              <w:t>, Christine Damase-Michel</w:t>
            </w:r>
          </w:p>
        </w:tc>
        <w:tc>
          <w:tcPr>
            <w:tcW w:w="2390" w:type="pct"/>
            <w:tcMar/>
          </w:tcPr>
          <w:p w:rsidRPr="0077616E" w:rsidR="00FD47EB" w:rsidP="00FD47EB" w:rsidRDefault="00FD47EB" w14:paraId="251E8C80" w14:textId="1BDA86D8">
            <w:pPr>
              <w:ind w:left="0" w:firstLine="0"/>
              <w:jc w:val="left"/>
              <w:rPr>
                <w:color w:val="000000" w:themeColor="text1"/>
                <w:lang w:val="fr-FR"/>
              </w:rPr>
            </w:pPr>
            <w:r w:rsidRPr="0077616E">
              <w:rPr>
                <w:color w:val="000000" w:themeColor="text1"/>
                <w:lang w:val="fr-FR"/>
              </w:rPr>
              <w:t>Centre Hospitalier Universitaire, Toulouse, FRANCE</w:t>
            </w:r>
          </w:p>
        </w:tc>
        <w:tc>
          <w:tcPr>
            <w:tcW w:w="710" w:type="pct"/>
            <w:tcMar/>
          </w:tcPr>
          <w:p w:rsidRPr="0077616E" w:rsidR="00FD47EB" w:rsidP="00FD47EB" w:rsidRDefault="00FD47EB" w14:paraId="036AA322" w14:textId="2973C8DD">
            <w:pPr>
              <w:ind w:left="0" w:firstLine="0"/>
              <w:jc w:val="left"/>
              <w:rPr>
                <w:color w:val="000000" w:themeColor="text1"/>
              </w:rPr>
            </w:pPr>
            <w:r w:rsidRPr="0077616E">
              <w:rPr>
                <w:color w:val="000000" w:themeColor="text1"/>
                <w:lang w:val="fr-FR"/>
              </w:rPr>
              <w:t>DAP</w:t>
            </w:r>
          </w:p>
        </w:tc>
      </w:tr>
      <w:tr w:rsidRPr="0077616E" w:rsidR="00FD47EB" w:rsidTr="2804FA4B" w14:paraId="532DD8F6" w14:textId="2D01145D">
        <w:trPr>
          <w:trHeight w:val="296"/>
        </w:trPr>
        <w:tc>
          <w:tcPr>
            <w:tcW w:w="1900" w:type="pct"/>
            <w:tcMar/>
          </w:tcPr>
          <w:p w:rsidRPr="0077616E" w:rsidR="00FD47EB" w:rsidP="00FD47EB" w:rsidRDefault="00FD47EB" w14:paraId="18C39B66" w14:textId="59ED8932">
            <w:pPr>
              <w:ind w:left="0" w:firstLine="0"/>
              <w:jc w:val="left"/>
              <w:rPr>
                <w:color w:val="000000" w:themeColor="text1"/>
                <w:lang w:val="fr-FR"/>
              </w:rPr>
            </w:pPr>
            <w:r w:rsidRPr="0077616E">
              <w:rPr>
                <w:color w:val="000000" w:themeColor="text1"/>
                <w:lang w:val="it-IT"/>
              </w:rPr>
              <w:t>Amanda Julie Neville, Elisa Ballardini</w:t>
            </w:r>
          </w:p>
        </w:tc>
        <w:tc>
          <w:tcPr>
            <w:tcW w:w="2390" w:type="pct"/>
            <w:tcMar/>
          </w:tcPr>
          <w:p w:rsidRPr="0077616E" w:rsidR="00FD47EB" w:rsidP="00FD47EB" w:rsidRDefault="00FD47EB" w14:paraId="232D5EA4" w14:textId="08B524E0">
            <w:pPr>
              <w:tabs>
                <w:tab w:val="left" w:pos="709"/>
              </w:tabs>
              <w:ind w:left="0" w:right="186" w:firstLine="0"/>
              <w:jc w:val="left"/>
              <w:rPr>
                <w:color w:val="000000" w:themeColor="text1"/>
              </w:rPr>
            </w:pPr>
            <w:r w:rsidRPr="0077616E">
              <w:rPr>
                <w:color w:val="000000" w:themeColor="text1"/>
              </w:rPr>
              <w:t xml:space="preserve">Epidemiology and Clinical Research </w:t>
            </w:r>
            <w:proofErr w:type="spellStart"/>
            <w:r w:rsidRPr="0077616E">
              <w:rPr>
                <w:color w:val="000000" w:themeColor="text1"/>
              </w:rPr>
              <w:t>Center</w:t>
            </w:r>
            <w:proofErr w:type="spellEnd"/>
            <w:r w:rsidRPr="0077616E">
              <w:rPr>
                <w:color w:val="000000" w:themeColor="text1"/>
              </w:rPr>
              <w:t>, University of Ferrara, and Emilia Romagna Region, ITALY</w:t>
            </w:r>
          </w:p>
        </w:tc>
        <w:tc>
          <w:tcPr>
            <w:tcW w:w="710" w:type="pct"/>
            <w:tcMar/>
          </w:tcPr>
          <w:p w:rsidRPr="0077616E" w:rsidR="00FD47EB" w:rsidP="00FD47EB" w:rsidRDefault="00FD47EB" w14:paraId="1D76F26D" w14:textId="28545375">
            <w:pPr>
              <w:tabs>
                <w:tab w:val="left" w:pos="709"/>
              </w:tabs>
              <w:ind w:left="0" w:right="186" w:firstLine="0"/>
              <w:jc w:val="left"/>
              <w:rPr>
                <w:color w:val="000000" w:themeColor="text1"/>
              </w:rPr>
            </w:pPr>
            <w:r w:rsidRPr="0077616E">
              <w:rPr>
                <w:color w:val="000000" w:themeColor="text1"/>
              </w:rPr>
              <w:t>DAP</w:t>
            </w:r>
          </w:p>
        </w:tc>
      </w:tr>
      <w:tr w:rsidRPr="0077616E" w:rsidR="00FD47EB" w:rsidTr="2804FA4B" w14:paraId="782355F0" w14:textId="773F13BD">
        <w:trPr>
          <w:trHeight w:val="236"/>
        </w:trPr>
        <w:tc>
          <w:tcPr>
            <w:tcW w:w="1900" w:type="pct"/>
            <w:tcMar/>
          </w:tcPr>
          <w:p w:rsidRPr="0077616E" w:rsidR="00FD47EB" w:rsidP="00FD47EB" w:rsidRDefault="00FD47EB" w14:paraId="7AD49CC5" w14:textId="46127E2E">
            <w:pPr>
              <w:ind w:left="0" w:firstLine="0"/>
              <w:jc w:val="left"/>
              <w:rPr>
                <w:color w:val="000000" w:themeColor="text1"/>
                <w:lang w:val="it-IT"/>
              </w:rPr>
            </w:pPr>
            <w:r w:rsidRPr="0077616E">
              <w:rPr>
                <w:color w:val="000000" w:themeColor="text1"/>
                <w:lang w:val="it-IT"/>
              </w:rPr>
              <w:t xml:space="preserve">Rosa Gini, Giuseppe Roberto, Giulia </w:t>
            </w:r>
            <w:proofErr w:type="spellStart"/>
            <w:r w:rsidRPr="0077616E">
              <w:rPr>
                <w:color w:val="000000" w:themeColor="text1"/>
                <w:lang w:val="it-IT"/>
              </w:rPr>
              <w:t>Yeraci</w:t>
            </w:r>
            <w:proofErr w:type="spellEnd"/>
            <w:r w:rsidRPr="0077616E">
              <w:rPr>
                <w:color w:val="000000" w:themeColor="text1"/>
                <w:lang w:val="it-IT"/>
              </w:rPr>
              <w:t xml:space="preserve"> </w:t>
            </w:r>
          </w:p>
        </w:tc>
        <w:tc>
          <w:tcPr>
            <w:tcW w:w="2390" w:type="pct"/>
            <w:tcMar/>
          </w:tcPr>
          <w:p w:rsidRPr="0077616E" w:rsidR="00FD47EB" w:rsidP="00FD47EB" w:rsidRDefault="00FD47EB" w14:paraId="498F2974" w14:textId="4E7F79E9">
            <w:pPr>
              <w:ind w:left="0" w:firstLine="0"/>
              <w:jc w:val="left"/>
              <w:rPr>
                <w:color w:val="000000" w:themeColor="text1"/>
                <w:lang w:val="it-IT"/>
              </w:rPr>
            </w:pPr>
            <w:r w:rsidRPr="0077616E">
              <w:rPr>
                <w:color w:val="000000" w:themeColor="text1"/>
                <w:lang w:val="it-IT"/>
              </w:rPr>
              <w:t>Agenzia Regionale di Sanita, ARS, ITALY</w:t>
            </w:r>
          </w:p>
        </w:tc>
        <w:tc>
          <w:tcPr>
            <w:tcW w:w="710" w:type="pct"/>
            <w:tcMar/>
          </w:tcPr>
          <w:p w:rsidRPr="0077616E" w:rsidR="00FD47EB" w:rsidP="00FD47EB" w:rsidRDefault="00FD47EB" w14:paraId="49E53930" w14:textId="0B74B943">
            <w:pPr>
              <w:ind w:left="0" w:firstLine="0"/>
              <w:jc w:val="left"/>
              <w:rPr>
                <w:color w:val="000000" w:themeColor="text1"/>
              </w:rPr>
            </w:pPr>
            <w:r w:rsidRPr="0077616E">
              <w:rPr>
                <w:color w:val="000000" w:themeColor="text1"/>
                <w:lang w:val="it-IT"/>
              </w:rPr>
              <w:t>DAP</w:t>
            </w:r>
          </w:p>
        </w:tc>
      </w:tr>
      <w:tr w:rsidRPr="0077616E" w:rsidR="00FD47EB" w:rsidTr="2804FA4B" w14:paraId="5D331931" w14:textId="79CFC645">
        <w:trPr>
          <w:trHeight w:val="50"/>
        </w:trPr>
        <w:tc>
          <w:tcPr>
            <w:tcW w:w="1900" w:type="pct"/>
            <w:tcMar/>
          </w:tcPr>
          <w:p w:rsidRPr="0077616E" w:rsidR="00FD47EB" w:rsidP="00FD47EB" w:rsidRDefault="00FD47EB" w14:paraId="36AED2C3" w14:textId="17F3FC1C">
            <w:pPr>
              <w:ind w:left="0" w:firstLine="0"/>
              <w:jc w:val="left"/>
              <w:rPr>
                <w:color w:val="000000" w:themeColor="text1"/>
                <w:lang w:val="fr-FR"/>
              </w:rPr>
            </w:pPr>
            <w:r w:rsidRPr="0077616E">
              <w:rPr>
                <w:color w:val="000000" w:themeColor="text1"/>
                <w:lang w:val="it-IT"/>
              </w:rPr>
              <w:t xml:space="preserve">Clara </w:t>
            </w:r>
            <w:proofErr w:type="spellStart"/>
            <w:r w:rsidRPr="0077616E">
              <w:rPr>
                <w:color w:val="000000" w:themeColor="text1"/>
                <w:lang w:val="it-IT"/>
              </w:rPr>
              <w:t>Cavero-Carbonell</w:t>
            </w:r>
            <w:proofErr w:type="spellEnd"/>
            <w:r w:rsidRPr="0077616E">
              <w:rPr>
                <w:color w:val="000000" w:themeColor="text1"/>
                <w:lang w:val="it-IT"/>
              </w:rPr>
              <w:t xml:space="preserve">, </w:t>
            </w:r>
            <w:proofErr w:type="spellStart"/>
            <w:r w:rsidRPr="0077616E">
              <w:rPr>
                <w:color w:val="000000" w:themeColor="text1"/>
                <w:lang w:val="it-IT"/>
              </w:rPr>
              <w:t>Laia</w:t>
            </w:r>
            <w:proofErr w:type="spellEnd"/>
            <w:r w:rsidRPr="0077616E">
              <w:rPr>
                <w:color w:val="000000" w:themeColor="text1"/>
                <w:lang w:val="it-IT"/>
              </w:rPr>
              <w:t xml:space="preserve"> </w:t>
            </w:r>
            <w:proofErr w:type="spellStart"/>
            <w:r w:rsidRPr="0077616E">
              <w:rPr>
                <w:color w:val="000000" w:themeColor="text1"/>
                <w:lang w:val="it-IT"/>
              </w:rPr>
              <w:t>Barrachina-Bonet</w:t>
            </w:r>
            <w:proofErr w:type="spellEnd"/>
          </w:p>
        </w:tc>
        <w:tc>
          <w:tcPr>
            <w:tcW w:w="2390" w:type="pct"/>
            <w:tcMar/>
          </w:tcPr>
          <w:p w:rsidRPr="0077616E" w:rsidR="00FD47EB" w:rsidP="00FD47EB" w:rsidRDefault="00FD47EB" w14:paraId="6BD84A52" w14:textId="061B7D91">
            <w:pPr>
              <w:tabs>
                <w:tab w:val="left" w:pos="709"/>
              </w:tabs>
              <w:ind w:left="0" w:right="186" w:firstLine="0"/>
              <w:jc w:val="left"/>
              <w:rPr>
                <w:color w:val="000000" w:themeColor="text1"/>
              </w:rPr>
            </w:pPr>
            <w:r w:rsidRPr="0077616E">
              <w:rPr>
                <w:color w:val="000000" w:themeColor="text1"/>
              </w:rPr>
              <w:t>Rare Disease Research Unit, FISABIO: The Foundation for the Promotion of Health and Biomedical Research of Valencian Region, SPAIN</w:t>
            </w:r>
          </w:p>
        </w:tc>
        <w:tc>
          <w:tcPr>
            <w:tcW w:w="710" w:type="pct"/>
            <w:tcMar/>
          </w:tcPr>
          <w:p w:rsidRPr="0077616E" w:rsidR="00FD47EB" w:rsidP="00FD47EB" w:rsidRDefault="00FD47EB" w14:paraId="32F62B1F" w14:textId="67ACCA69">
            <w:pPr>
              <w:tabs>
                <w:tab w:val="left" w:pos="709"/>
              </w:tabs>
              <w:ind w:left="0" w:right="186" w:firstLine="0"/>
              <w:jc w:val="left"/>
              <w:rPr>
                <w:color w:val="000000" w:themeColor="text1"/>
              </w:rPr>
            </w:pPr>
            <w:r w:rsidRPr="0077616E">
              <w:rPr>
                <w:color w:val="000000" w:themeColor="text1"/>
              </w:rPr>
              <w:t>DAP</w:t>
            </w:r>
          </w:p>
        </w:tc>
      </w:tr>
      <w:tr w:rsidRPr="0077616E" w:rsidR="00FD47EB" w:rsidTr="2804FA4B" w14:paraId="4B460D88" w14:textId="28E10706">
        <w:trPr>
          <w:trHeight w:val="50"/>
        </w:trPr>
        <w:tc>
          <w:tcPr>
            <w:tcW w:w="1900" w:type="pct"/>
            <w:shd w:val="clear" w:color="auto" w:fill="FFFFFF" w:themeFill="background1"/>
            <w:tcMar/>
          </w:tcPr>
          <w:p w:rsidRPr="0077616E" w:rsidR="00FD47EB" w:rsidP="00FD47EB" w:rsidRDefault="00FD47EB" w14:paraId="42343606" w14:textId="6ADE1AD3">
            <w:pPr>
              <w:ind w:left="0" w:firstLine="0"/>
              <w:jc w:val="left"/>
              <w:rPr>
                <w:color w:val="FF0000"/>
              </w:rPr>
            </w:pPr>
            <w:proofErr w:type="spellStart"/>
            <w:r w:rsidRPr="0077616E">
              <w:rPr>
                <w:color w:val="000000" w:themeColor="text1"/>
              </w:rPr>
              <w:t>Maarit</w:t>
            </w:r>
            <w:proofErr w:type="spellEnd"/>
            <w:r w:rsidRPr="0077616E">
              <w:rPr>
                <w:color w:val="000000" w:themeColor="text1"/>
              </w:rPr>
              <w:t xml:space="preserve"> K Leinonen</w:t>
            </w:r>
          </w:p>
        </w:tc>
        <w:tc>
          <w:tcPr>
            <w:tcW w:w="2390" w:type="pct"/>
            <w:shd w:val="clear" w:color="auto" w:fill="FFFFFF" w:themeFill="background1"/>
            <w:tcMar/>
          </w:tcPr>
          <w:p w:rsidRPr="0077616E" w:rsidR="00FD47EB" w:rsidP="00FD47EB" w:rsidRDefault="00FD47EB" w14:paraId="680963C9" w14:textId="65B7F415">
            <w:pPr>
              <w:tabs>
                <w:tab w:val="left" w:pos="709"/>
              </w:tabs>
              <w:ind w:left="0" w:right="186" w:firstLine="0"/>
              <w:jc w:val="left"/>
              <w:rPr>
                <w:color w:val="FF0000"/>
              </w:rPr>
            </w:pPr>
            <w:r w:rsidRPr="0077616E">
              <w:rPr>
                <w:color w:val="000000" w:themeColor="text1"/>
              </w:rPr>
              <w:t>Finnish Institute for Health and Welfare, Information Services Department, Helsinki, FINLAND</w:t>
            </w:r>
          </w:p>
        </w:tc>
        <w:tc>
          <w:tcPr>
            <w:tcW w:w="710" w:type="pct"/>
            <w:shd w:val="clear" w:color="auto" w:fill="FFFFFF" w:themeFill="background1"/>
            <w:tcMar/>
          </w:tcPr>
          <w:p w:rsidRPr="0077616E" w:rsidR="00FD47EB" w:rsidP="00FD47EB" w:rsidRDefault="00FD47EB" w14:paraId="5BD744F3" w14:textId="5D1BA4F7">
            <w:pPr>
              <w:tabs>
                <w:tab w:val="left" w:pos="709"/>
              </w:tabs>
              <w:ind w:left="0" w:right="186" w:firstLine="0"/>
              <w:jc w:val="left"/>
              <w:rPr>
                <w:color w:val="FF0000"/>
              </w:rPr>
            </w:pPr>
            <w:r w:rsidRPr="0077616E">
              <w:rPr>
                <w:color w:val="000000" w:themeColor="text1"/>
              </w:rPr>
              <w:t>DAP</w:t>
            </w:r>
          </w:p>
        </w:tc>
      </w:tr>
      <w:tr w:rsidRPr="0077616E" w:rsidR="00FD47EB" w:rsidTr="2804FA4B" w14:paraId="5ADADA7A" w14:textId="77777777">
        <w:trPr>
          <w:trHeight w:val="50"/>
        </w:trPr>
        <w:tc>
          <w:tcPr>
            <w:tcW w:w="1900" w:type="pct"/>
            <w:shd w:val="clear" w:color="auto" w:fill="auto"/>
            <w:tcMar/>
          </w:tcPr>
          <w:p w:rsidRPr="0019644C" w:rsidR="00FD47EB" w:rsidP="00FD47EB" w:rsidRDefault="00FD47EB" w14:paraId="5731F88B" w14:textId="7226FD46">
            <w:pPr>
              <w:ind w:left="0" w:firstLine="0"/>
              <w:jc w:val="left"/>
              <w:rPr>
                <w:color w:val="FF0000"/>
                <w:lang w:val="fr-FR"/>
              </w:rPr>
            </w:pPr>
          </w:p>
        </w:tc>
        <w:tc>
          <w:tcPr>
            <w:tcW w:w="2390" w:type="pct"/>
            <w:shd w:val="clear" w:color="auto" w:fill="auto"/>
            <w:tcMar/>
          </w:tcPr>
          <w:p w:rsidRPr="0019644C" w:rsidR="00FD47EB" w:rsidP="00FD47EB" w:rsidRDefault="00FD47EB" w14:paraId="3318CE81" w14:textId="60CD155A">
            <w:pPr>
              <w:tabs>
                <w:tab w:val="left" w:pos="709"/>
              </w:tabs>
              <w:ind w:left="0" w:right="186" w:firstLine="0"/>
              <w:jc w:val="left"/>
              <w:rPr>
                <w:lang w:val="fr-FR"/>
              </w:rPr>
            </w:pPr>
            <w:del w:author="Vera Ruth Mitter" w:date="2022-11-24T08:34:56.179Z" w:id="1260147636">
              <w:r w:rsidRPr="2804FA4B" w:rsidDel="60FA26EB">
                <w:rPr>
                  <w:lang w:val="fr-FR"/>
                </w:rPr>
                <w:delText>Germany</w:delText>
              </w:r>
              <w:r w:rsidRPr="2804FA4B" w:rsidDel="57EAF70F">
                <w:rPr>
                  <w:lang w:val="fr-FR"/>
                </w:rPr>
                <w:delText xml:space="preserve"> (</w:delText>
              </w:r>
              <w:r w:rsidRPr="2804FA4B" w:rsidDel="57EAF70F">
                <w:rPr>
                  <w:lang w:val="fr-FR"/>
                </w:rPr>
                <w:delText>uncertain</w:delText>
              </w:r>
              <w:r w:rsidRPr="2804FA4B" w:rsidDel="57EAF70F">
                <w:rPr>
                  <w:lang w:val="fr-FR"/>
                </w:rPr>
                <w:delText>)</w:delText>
              </w:r>
            </w:del>
          </w:p>
        </w:tc>
        <w:tc>
          <w:tcPr>
            <w:tcW w:w="710" w:type="pct"/>
            <w:shd w:val="clear" w:color="auto" w:fill="auto"/>
            <w:tcMar/>
          </w:tcPr>
          <w:p w:rsidRPr="0019644C" w:rsidR="00FD47EB" w:rsidP="00FD47EB" w:rsidRDefault="00FD47EB" w14:paraId="59B6F4D1" w14:textId="6DDF3027">
            <w:pPr>
              <w:tabs>
                <w:tab w:val="left" w:pos="709"/>
              </w:tabs>
              <w:ind w:left="0" w:right="186" w:firstLine="0"/>
              <w:jc w:val="left"/>
              <w:rPr>
                <w:color w:val="000000" w:themeColor="text1"/>
              </w:rPr>
            </w:pPr>
            <w:del w:author="Vera Ruth Mitter" w:date="2022-11-24T08:34:56.178Z" w:id="359486980">
              <w:r w:rsidRPr="2804FA4B" w:rsidDel="60FA26EB">
                <w:rPr>
                  <w:color w:val="000000" w:themeColor="text1" w:themeTint="FF" w:themeShade="FF"/>
                </w:rPr>
                <w:delText>DAP</w:delText>
              </w:r>
            </w:del>
          </w:p>
        </w:tc>
      </w:tr>
      <w:tr w:rsidRPr="009B2A56" w:rsidR="00FD47EB" w:rsidTr="2804FA4B" w14:paraId="31971B60" w14:textId="77777777">
        <w:trPr>
          <w:trHeight w:val="50"/>
        </w:trPr>
        <w:tc>
          <w:tcPr>
            <w:tcW w:w="1900" w:type="pct"/>
            <w:shd w:val="clear" w:color="auto" w:fill="auto"/>
            <w:tcMar/>
          </w:tcPr>
          <w:p w:rsidRPr="0019644C" w:rsidR="00FD47EB" w:rsidP="00FD47EB" w:rsidRDefault="00FD47EB" w14:paraId="629F9524" w14:textId="422B2AB2">
            <w:pPr>
              <w:ind w:left="0" w:firstLine="0"/>
              <w:jc w:val="left"/>
              <w:rPr>
                <w:color w:val="FF0000"/>
                <w:lang w:val="fr-FR"/>
              </w:rPr>
            </w:pPr>
          </w:p>
        </w:tc>
        <w:tc>
          <w:tcPr>
            <w:tcW w:w="2390" w:type="pct"/>
            <w:shd w:val="clear" w:color="auto" w:fill="auto"/>
            <w:tcMar/>
          </w:tcPr>
          <w:p w:rsidRPr="0019644C" w:rsidR="00FD47EB" w:rsidP="00FD47EB" w:rsidRDefault="00FD47EB" w14:paraId="1F29640A" w14:textId="16C714D4">
            <w:pPr>
              <w:tabs>
                <w:tab w:val="left" w:pos="709"/>
              </w:tabs>
              <w:ind w:left="0" w:right="186" w:firstLine="0"/>
              <w:jc w:val="left"/>
            </w:pPr>
            <w:r w:rsidRPr="0019644C">
              <w:t>Sweden</w:t>
            </w:r>
            <w:r w:rsidR="0019644C">
              <w:t xml:space="preserve"> (uncertain)</w:t>
            </w:r>
          </w:p>
        </w:tc>
        <w:tc>
          <w:tcPr>
            <w:tcW w:w="710" w:type="pct"/>
            <w:shd w:val="clear" w:color="auto" w:fill="auto"/>
            <w:tcMar/>
          </w:tcPr>
          <w:p w:rsidRPr="0019644C" w:rsidR="00FD47EB" w:rsidP="00FD47EB" w:rsidRDefault="00FD47EB" w14:paraId="11EFA4EF" w14:textId="0A72C627">
            <w:pPr>
              <w:tabs>
                <w:tab w:val="left" w:pos="709"/>
              </w:tabs>
              <w:ind w:left="0" w:right="186" w:firstLine="0"/>
              <w:jc w:val="left"/>
              <w:rPr>
                <w:color w:val="000000" w:themeColor="text1"/>
              </w:rPr>
            </w:pPr>
            <w:r w:rsidRPr="0019644C">
              <w:rPr>
                <w:color w:val="000000" w:themeColor="text1"/>
              </w:rPr>
              <w:t>DAP</w:t>
            </w:r>
          </w:p>
        </w:tc>
      </w:tr>
    </w:tbl>
    <w:p w:rsidRPr="001751E5" w:rsidR="002262F8" w:rsidP="00FD47EB" w:rsidRDefault="002262F8" w14:paraId="5D84AF08" w14:textId="77777777">
      <w:pPr>
        <w:spacing w:line="240" w:lineRule="auto"/>
        <w:rPr>
          <w:lang w:val="en-US"/>
        </w:rPr>
      </w:pPr>
    </w:p>
    <w:p w:rsidRPr="00E84AAA" w:rsidR="00E84AAA" w:rsidP="00FD47EB" w:rsidRDefault="00E84AAA" w14:paraId="50053CDD" w14:textId="453E6D30">
      <w:pPr>
        <w:spacing w:line="240" w:lineRule="auto"/>
        <w:ind w:left="0" w:firstLine="0"/>
        <w:rPr>
          <w:b/>
        </w:rPr>
      </w:pPr>
      <w:r w:rsidRPr="00E84AAA">
        <w:rPr>
          <w:b/>
        </w:rPr>
        <w:t>Document history:</w:t>
      </w:r>
    </w:p>
    <w:p w:rsidRPr="00ED298A" w:rsidR="00E84AAA" w:rsidP="00FD47EB" w:rsidRDefault="00DB35EC" w14:paraId="06EF9239" w14:textId="1CA26B0B">
      <w:pPr>
        <w:spacing w:line="240" w:lineRule="auto"/>
        <w:ind w:left="0" w:firstLine="0"/>
        <w:rPr>
          <w:color w:val="000000" w:themeColor="text1"/>
        </w:rPr>
      </w:pPr>
      <w:r>
        <w:rPr>
          <w:color w:val="000000" w:themeColor="text1"/>
        </w:rPr>
        <w:t>Protocol a</w:t>
      </w:r>
      <w:r w:rsidRPr="00ED298A" w:rsidR="00E84AAA">
        <w:rPr>
          <w:color w:val="000000" w:themeColor="text1"/>
        </w:rPr>
        <w:t xml:space="preserve">pproved by the IMI </w:t>
      </w:r>
      <w:proofErr w:type="spellStart"/>
      <w:r w:rsidRPr="00ED298A" w:rsidR="00E84AAA">
        <w:rPr>
          <w:color w:val="000000" w:themeColor="text1"/>
        </w:rPr>
        <w:t>Conce</w:t>
      </w:r>
      <w:r>
        <w:rPr>
          <w:color w:val="000000" w:themeColor="text1"/>
        </w:rPr>
        <w:t>P</w:t>
      </w:r>
      <w:r w:rsidRPr="00ED298A" w:rsidR="00E84AAA">
        <w:rPr>
          <w:color w:val="000000" w:themeColor="text1"/>
        </w:rPr>
        <w:t>TION</w:t>
      </w:r>
      <w:proofErr w:type="spellEnd"/>
      <w:r w:rsidRPr="00ED298A" w:rsidR="00E84AAA">
        <w:rPr>
          <w:color w:val="000000" w:themeColor="text1"/>
        </w:rPr>
        <w:t xml:space="preserve"> management team: 27.09.2021.</w:t>
      </w:r>
    </w:p>
    <w:p w:rsidR="00E84AAA" w:rsidP="00FD47EB" w:rsidRDefault="00F34F29" w14:paraId="6DAC4955" w14:textId="202431CE">
      <w:pPr>
        <w:spacing w:line="240" w:lineRule="auto"/>
        <w:ind w:left="0" w:firstLine="0"/>
        <w:rPr>
          <w:color w:val="000000" w:themeColor="text1"/>
        </w:rPr>
      </w:pPr>
      <w:r>
        <w:rPr>
          <w:color w:val="000000" w:themeColor="text1"/>
        </w:rPr>
        <w:t>The related protocol has been u</w:t>
      </w:r>
      <w:r w:rsidRPr="00ED298A" w:rsidR="00E84AAA">
        <w:rPr>
          <w:color w:val="000000" w:themeColor="text1"/>
        </w:rPr>
        <w:t>ploaded to the EU PASS register: 01.10.2021.</w:t>
      </w:r>
    </w:p>
    <w:p w:rsidR="00DB35EC" w:rsidP="2804FA4B" w:rsidRDefault="00DB35EC" w14:paraId="22976F72" w14:textId="2124279D">
      <w:pPr>
        <w:pStyle w:val="Normal"/>
        <w:bidi w:val="0"/>
        <w:spacing w:before="0" w:beforeAutospacing="off" w:after="120" w:afterAutospacing="off" w:line="240" w:lineRule="auto"/>
        <w:ind w:left="0" w:right="0"/>
        <w:jc w:val="both"/>
        <w:rPr>
          <w:color w:val="000000" w:themeColor="text1" w:themeTint="FF" w:themeShade="FF"/>
          <w:highlight w:val="yellow"/>
        </w:rPr>
        <w:pPrChange w:author="Vera Ruth Mitter" w:date="2022-11-24T08:35:19.945Z">
          <w:pPr>
            <w:pStyle w:val="Normal"/>
            <w:spacing w:line="240" w:lineRule="auto"/>
            <w:ind w:left="0" w:firstLine="0"/>
          </w:pPr>
        </w:pPrChange>
      </w:pPr>
      <w:r w:rsidRPr="2804FA4B" w:rsidR="00DB35EC">
        <w:rPr>
          <w:color w:val="000000" w:themeColor="text1" w:themeTint="FF" w:themeShade="FF"/>
          <w:highlight w:val="yellow"/>
        </w:rPr>
        <w:t>SAP approved</w:t>
      </w:r>
      <w:ins w:author="Vera Ruth Mitter" w:date="2022-11-24T08:35:15.311Z" w:id="711733950">
        <w:r w:rsidRPr="2804FA4B" w:rsidR="05C61716">
          <w:rPr>
            <w:color w:val="000000" w:themeColor="text1" w:themeTint="FF" w:themeShade="FF"/>
            <w:highlight w:val="yellow"/>
          </w:rPr>
          <w:t xml:space="preserve"> by all DAPs</w:t>
        </w:r>
      </w:ins>
      <w:r w:rsidRPr="2804FA4B" w:rsidR="00DB35EC">
        <w:rPr>
          <w:color w:val="000000" w:themeColor="text1" w:themeTint="FF" w:themeShade="FF"/>
          <w:highlight w:val="yellow"/>
        </w:rPr>
        <w:t>:</w:t>
      </w:r>
      <w:r w:rsidRPr="2804FA4B" w:rsidR="007646E5">
        <w:rPr>
          <w:color w:val="000000" w:themeColor="text1" w:themeTint="FF" w:themeShade="FF"/>
          <w:highlight w:val="yellow"/>
        </w:rPr>
        <w:t xml:space="preserve"> </w:t>
      </w:r>
      <w:del w:author="Vera Ruth Mitter" w:date="2022-11-24T08:35:19.877Z" w:id="1426961911">
        <w:r w:rsidRPr="2804FA4B" w:rsidDel="007646E5">
          <w:rPr>
            <w:color w:val="000000" w:themeColor="text1" w:themeTint="FF" w:themeShade="FF"/>
            <w:highlight w:val="yellow"/>
          </w:rPr>
          <w:delText>xxxxxx</w:delText>
        </w:r>
        <w:r w:rsidRPr="2804FA4B" w:rsidDel="00DB35EC">
          <w:rPr>
            <w:color w:val="000000" w:themeColor="text1" w:themeTint="FF" w:themeShade="FF"/>
            <w:highlight w:val="yellow"/>
          </w:rPr>
          <w:delText>.</w:delText>
        </w:r>
      </w:del>
      <w:ins w:author="Vera Ruth Mitter" w:date="2022-11-24T08:35:21.762Z" w:id="1172677714">
        <w:r w:rsidRPr="2804FA4B" w:rsidR="25A50D42">
          <w:rPr>
            <w:color w:val="000000" w:themeColor="text1" w:themeTint="FF" w:themeShade="FF"/>
            <w:highlight w:val="yellow"/>
          </w:rPr>
          <w:t>Jan 2023</w:t>
        </w:r>
      </w:ins>
    </w:p>
    <w:p w:rsidRPr="00403058" w:rsidR="002262F8" w:rsidP="00FD47EB" w:rsidRDefault="002262F8" w14:paraId="7FDF34BB" w14:textId="492B5C4B">
      <w:pPr>
        <w:spacing w:line="240" w:lineRule="auto"/>
        <w:ind w:left="0" w:firstLine="0"/>
        <w:rPr>
          <w:b/>
        </w:rPr>
      </w:pPr>
      <w:bookmarkStart w:name="_Toc48316139" w:id="3"/>
      <w:r>
        <w:rPr>
          <w:b/>
        </w:rPr>
        <w:br/>
      </w:r>
      <w:r w:rsidRPr="00403058">
        <w:rPr>
          <w:b/>
        </w:rPr>
        <w:t>Amendments and Updates</w:t>
      </w:r>
      <w:bookmarkEnd w:id="3"/>
    </w:p>
    <w:p w:rsidRPr="00403058" w:rsidR="002262F8" w:rsidP="00FD47EB" w:rsidRDefault="002262F8" w14:paraId="0A72DE9F" w14:textId="46305876">
      <w:pPr>
        <w:pStyle w:val="BodyText12"/>
        <w:spacing w:after="0" w:line="240" w:lineRule="auto"/>
        <w:contextualSpacing/>
        <w:rPr>
          <w:rFonts w:eastAsia="SimSun" w:asciiTheme="minorHAnsi" w:hAnsiTheme="minorHAnsi" w:cstheme="minorHAnsi"/>
          <w:color w:val="000000" w:themeColor="text1"/>
          <w:szCs w:val="22"/>
          <w:lang w:val="en-GB"/>
        </w:rPr>
      </w:pPr>
      <w:r w:rsidRPr="00403058">
        <w:rPr>
          <w:rFonts w:eastAsia="SimSun" w:asciiTheme="minorHAnsi" w:hAnsiTheme="minorHAnsi" w:cstheme="minorHAnsi"/>
          <w:color w:val="000000" w:themeColor="text1"/>
          <w:szCs w:val="22"/>
          <w:lang w:val="en-GB"/>
        </w:rPr>
        <w:t>SAP amendments following first approval:</w:t>
      </w:r>
      <w:r w:rsidR="00021F4E">
        <w:rPr>
          <w:rFonts w:eastAsia="SimSun" w:asciiTheme="minorHAnsi" w:hAnsiTheme="minorHAnsi" w:cstheme="minorHAnsi"/>
          <w:color w:val="000000" w:themeColor="text1"/>
          <w:szCs w:val="22"/>
          <w:lang w:val="en-GB"/>
        </w:rPr>
        <w:t xml:space="preserve"> </w:t>
      </w:r>
      <w:r w:rsidRPr="00021F4E" w:rsidR="00021F4E">
        <w:rPr>
          <w:rFonts w:eastAsia="SimSun" w:asciiTheme="minorHAnsi" w:hAnsiTheme="minorHAnsi" w:cstheme="minorHAnsi"/>
          <w:color w:val="FF0000"/>
          <w:szCs w:val="22"/>
          <w:highlight w:val="yellow"/>
          <w:lang w:val="en-GB"/>
        </w:rPr>
        <w:t xml:space="preserve">xxx </w:t>
      </w:r>
    </w:p>
    <w:p w:rsidRPr="00827730" w:rsidR="002262F8" w:rsidP="00FD47EB" w:rsidRDefault="002262F8" w14:paraId="73D33780" w14:textId="77777777">
      <w:pPr>
        <w:pStyle w:val="BodyText12"/>
        <w:spacing w:after="0" w:line="240" w:lineRule="auto"/>
        <w:contextualSpacing/>
        <w:rPr>
          <w:rFonts w:ascii="Times New Roman" w:hAnsi="Times New Roman"/>
          <w:szCs w:val="22"/>
        </w:rPr>
      </w:pP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411"/>
        <w:gridCol w:w="1902"/>
        <w:gridCol w:w="1902"/>
        <w:gridCol w:w="1902"/>
        <w:gridCol w:w="1899"/>
      </w:tblGrid>
      <w:tr w:rsidRPr="00827730" w:rsidR="002262F8" w:rsidTr="00403058" w14:paraId="4AC8EDAC" w14:textId="77777777">
        <w:tc>
          <w:tcPr>
            <w:tcW w:w="782" w:type="pct"/>
            <w:tcBorders>
              <w:bottom w:val="single" w:color="000000" w:sz="4" w:space="0"/>
            </w:tcBorders>
            <w:shd w:val="clear" w:color="auto" w:fill="FFFFFF"/>
          </w:tcPr>
          <w:p w:rsidRPr="00403058" w:rsidR="002262F8" w:rsidP="00FD47EB" w:rsidRDefault="002262F8" w14:paraId="243AC5DE" w14:textId="77777777">
            <w:pPr>
              <w:pStyle w:val="Basic11"/>
              <w:contextualSpacing/>
              <w:rPr>
                <w:rFonts w:ascii="Times New Roman" w:hAnsi="Times New Roman"/>
                <w:b/>
                <w:i/>
              </w:rPr>
            </w:pPr>
            <w:r w:rsidRPr="00403058">
              <w:rPr>
                <w:rFonts w:ascii="Times New Roman" w:hAnsi="Times New Roman"/>
                <w:b/>
                <w:i/>
                <w:szCs w:val="22"/>
              </w:rPr>
              <w:t>Number</w:t>
            </w:r>
          </w:p>
        </w:tc>
        <w:tc>
          <w:tcPr>
            <w:tcW w:w="1055" w:type="pct"/>
            <w:tcBorders>
              <w:bottom w:val="single" w:color="000000" w:sz="4" w:space="0"/>
            </w:tcBorders>
            <w:shd w:val="clear" w:color="auto" w:fill="FFFFFF"/>
          </w:tcPr>
          <w:p w:rsidRPr="00403058" w:rsidR="002262F8" w:rsidP="00FD47EB" w:rsidRDefault="002262F8" w14:paraId="7DC59170" w14:textId="77777777">
            <w:pPr>
              <w:pStyle w:val="Basic11"/>
              <w:contextualSpacing/>
              <w:rPr>
                <w:rFonts w:ascii="Times New Roman" w:hAnsi="Times New Roman"/>
                <w:b/>
                <w:i/>
              </w:rPr>
            </w:pPr>
            <w:r w:rsidRPr="00403058">
              <w:rPr>
                <w:rFonts w:ascii="Times New Roman" w:hAnsi="Times New Roman"/>
                <w:b/>
                <w:i/>
                <w:szCs w:val="22"/>
              </w:rPr>
              <w:t>Date (DDMMMYY)</w:t>
            </w:r>
          </w:p>
        </w:tc>
        <w:tc>
          <w:tcPr>
            <w:tcW w:w="1055" w:type="pct"/>
            <w:tcBorders>
              <w:bottom w:val="single" w:color="000000" w:sz="4" w:space="0"/>
            </w:tcBorders>
            <w:shd w:val="clear" w:color="auto" w:fill="FFFFFF"/>
          </w:tcPr>
          <w:p w:rsidRPr="00403058" w:rsidR="002262F8" w:rsidP="00FD47EB" w:rsidRDefault="002262F8" w14:paraId="1F6973F2" w14:textId="77777777">
            <w:pPr>
              <w:pStyle w:val="Basic11"/>
              <w:contextualSpacing/>
              <w:rPr>
                <w:rFonts w:ascii="Times New Roman" w:hAnsi="Times New Roman"/>
                <w:b/>
                <w:i/>
              </w:rPr>
            </w:pPr>
            <w:r w:rsidRPr="00403058">
              <w:rPr>
                <w:rFonts w:ascii="Times New Roman" w:hAnsi="Times New Roman"/>
                <w:b/>
                <w:i/>
                <w:szCs w:val="22"/>
              </w:rPr>
              <w:t>Section of the SAP</w:t>
            </w:r>
          </w:p>
        </w:tc>
        <w:tc>
          <w:tcPr>
            <w:tcW w:w="1055" w:type="pct"/>
            <w:tcBorders>
              <w:bottom w:val="single" w:color="000000" w:sz="4" w:space="0"/>
            </w:tcBorders>
            <w:shd w:val="clear" w:color="auto" w:fill="FFFFFF"/>
          </w:tcPr>
          <w:p w:rsidRPr="00403058" w:rsidR="002262F8" w:rsidP="00FD47EB" w:rsidRDefault="002262F8" w14:paraId="2B91C0F0" w14:textId="77777777">
            <w:pPr>
              <w:pStyle w:val="Basic11"/>
              <w:contextualSpacing/>
              <w:rPr>
                <w:rFonts w:ascii="Times New Roman" w:hAnsi="Times New Roman"/>
                <w:b/>
                <w:i/>
              </w:rPr>
            </w:pPr>
            <w:r w:rsidRPr="00403058">
              <w:rPr>
                <w:rFonts w:ascii="Times New Roman" w:hAnsi="Times New Roman"/>
                <w:b/>
                <w:i/>
                <w:szCs w:val="22"/>
              </w:rPr>
              <w:t>Amendment or update</w:t>
            </w:r>
          </w:p>
        </w:tc>
        <w:tc>
          <w:tcPr>
            <w:tcW w:w="1053" w:type="pct"/>
            <w:tcBorders>
              <w:bottom w:val="single" w:color="000000" w:sz="4" w:space="0"/>
            </w:tcBorders>
            <w:shd w:val="clear" w:color="auto" w:fill="FFFFFF"/>
          </w:tcPr>
          <w:p w:rsidRPr="00827730" w:rsidR="002262F8" w:rsidP="00FD47EB" w:rsidRDefault="002262F8" w14:paraId="11A38F9B" w14:textId="77777777">
            <w:pPr>
              <w:pStyle w:val="Basic11"/>
              <w:contextualSpacing/>
            </w:pPr>
            <w:r w:rsidRPr="00403058">
              <w:rPr>
                <w:rFonts w:ascii="Times New Roman" w:hAnsi="Times New Roman"/>
                <w:b/>
                <w:i/>
                <w:szCs w:val="22"/>
              </w:rPr>
              <w:t>Reason</w:t>
            </w:r>
          </w:p>
        </w:tc>
      </w:tr>
      <w:tr w:rsidRPr="00827730" w:rsidR="002262F8" w:rsidTr="00403058" w14:paraId="56726671" w14:textId="77777777">
        <w:tc>
          <w:tcPr>
            <w:tcW w:w="782" w:type="pct"/>
            <w:tcBorders>
              <w:bottom w:val="single" w:color="000000" w:sz="4" w:space="0"/>
            </w:tcBorders>
            <w:shd w:val="clear" w:color="auto" w:fill="FFFFFF"/>
          </w:tcPr>
          <w:p w:rsidRPr="00827730" w:rsidR="002262F8" w:rsidP="00FD47EB" w:rsidRDefault="002262F8" w14:paraId="1952BA73" w14:textId="77777777">
            <w:pPr>
              <w:spacing w:line="240" w:lineRule="auto"/>
              <w:contextualSpacing/>
            </w:pPr>
            <w:r w:rsidRPr="00827730">
              <w:rPr>
                <w:rFonts w:eastAsia="Open Sans"/>
              </w:rPr>
              <w:t>1</w:t>
            </w:r>
          </w:p>
        </w:tc>
        <w:tc>
          <w:tcPr>
            <w:tcW w:w="1055" w:type="pct"/>
            <w:tcBorders>
              <w:bottom w:val="single" w:color="000000" w:sz="4" w:space="0"/>
            </w:tcBorders>
            <w:shd w:val="clear" w:color="auto" w:fill="FFFFFF"/>
          </w:tcPr>
          <w:p w:rsidRPr="00827730" w:rsidR="002262F8" w:rsidP="00FD47EB" w:rsidRDefault="002262F8" w14:paraId="15C794E3" w14:textId="77777777">
            <w:pPr>
              <w:spacing w:line="240" w:lineRule="auto"/>
              <w:contextualSpacing/>
            </w:pPr>
          </w:p>
        </w:tc>
        <w:tc>
          <w:tcPr>
            <w:tcW w:w="1055" w:type="pct"/>
            <w:tcBorders>
              <w:bottom w:val="single" w:color="000000" w:sz="4" w:space="0"/>
            </w:tcBorders>
            <w:shd w:val="clear" w:color="auto" w:fill="FFFFFF"/>
          </w:tcPr>
          <w:p w:rsidRPr="00827730" w:rsidR="002262F8" w:rsidP="00FD47EB" w:rsidRDefault="002262F8" w14:paraId="24A78A67" w14:textId="77777777">
            <w:pPr>
              <w:spacing w:line="240" w:lineRule="auto"/>
              <w:contextualSpacing/>
            </w:pPr>
          </w:p>
        </w:tc>
        <w:tc>
          <w:tcPr>
            <w:tcW w:w="1055" w:type="pct"/>
            <w:tcBorders>
              <w:bottom w:val="single" w:color="000000" w:sz="4" w:space="0"/>
            </w:tcBorders>
            <w:shd w:val="clear" w:color="auto" w:fill="FFFFFF"/>
          </w:tcPr>
          <w:p w:rsidRPr="00827730" w:rsidR="002262F8" w:rsidP="00FD47EB" w:rsidRDefault="002262F8" w14:paraId="4A756543" w14:textId="77777777">
            <w:pPr>
              <w:spacing w:line="240" w:lineRule="auto"/>
              <w:contextualSpacing/>
            </w:pPr>
          </w:p>
        </w:tc>
        <w:tc>
          <w:tcPr>
            <w:tcW w:w="1053" w:type="pct"/>
            <w:tcBorders>
              <w:bottom w:val="single" w:color="000000" w:sz="4" w:space="0"/>
            </w:tcBorders>
            <w:shd w:val="clear" w:color="auto" w:fill="FFFFFF"/>
          </w:tcPr>
          <w:p w:rsidRPr="00827730" w:rsidR="002262F8" w:rsidP="00FD47EB" w:rsidRDefault="002262F8" w14:paraId="14BA9EFF" w14:textId="77777777">
            <w:pPr>
              <w:spacing w:line="240" w:lineRule="auto"/>
              <w:contextualSpacing/>
            </w:pPr>
          </w:p>
        </w:tc>
      </w:tr>
      <w:tr w:rsidRPr="00827730" w:rsidR="002262F8" w:rsidTr="00403058" w14:paraId="02996950" w14:textId="77777777">
        <w:tc>
          <w:tcPr>
            <w:tcW w:w="782" w:type="pct"/>
            <w:tcBorders>
              <w:bottom w:val="single" w:color="000000" w:sz="4" w:space="0"/>
            </w:tcBorders>
            <w:shd w:val="clear" w:color="auto" w:fill="FFFFFF"/>
          </w:tcPr>
          <w:p w:rsidRPr="00827730" w:rsidR="002262F8" w:rsidP="00FD47EB" w:rsidRDefault="002262F8" w14:paraId="7DD0D3AA" w14:textId="77777777">
            <w:pPr>
              <w:spacing w:line="240" w:lineRule="auto"/>
              <w:contextualSpacing/>
            </w:pPr>
            <w:r w:rsidRPr="00827730">
              <w:rPr>
                <w:rFonts w:eastAsia="Open Sans"/>
              </w:rPr>
              <w:t>2</w:t>
            </w:r>
          </w:p>
        </w:tc>
        <w:tc>
          <w:tcPr>
            <w:tcW w:w="1055" w:type="pct"/>
            <w:tcBorders>
              <w:bottom w:val="single" w:color="000000" w:sz="4" w:space="0"/>
            </w:tcBorders>
            <w:shd w:val="clear" w:color="auto" w:fill="FFFFFF"/>
          </w:tcPr>
          <w:p w:rsidRPr="00827730" w:rsidR="002262F8" w:rsidP="00FD47EB" w:rsidRDefault="002262F8" w14:paraId="4F55200F" w14:textId="77777777">
            <w:pPr>
              <w:spacing w:line="240" w:lineRule="auto"/>
              <w:contextualSpacing/>
            </w:pPr>
          </w:p>
        </w:tc>
        <w:tc>
          <w:tcPr>
            <w:tcW w:w="1055" w:type="pct"/>
            <w:tcBorders>
              <w:bottom w:val="single" w:color="000000" w:sz="4" w:space="0"/>
            </w:tcBorders>
            <w:shd w:val="clear" w:color="auto" w:fill="FFFFFF"/>
          </w:tcPr>
          <w:p w:rsidRPr="00827730" w:rsidR="002262F8" w:rsidP="00FD47EB" w:rsidRDefault="002262F8" w14:paraId="0FBBD0AB" w14:textId="77777777">
            <w:pPr>
              <w:spacing w:line="240" w:lineRule="auto"/>
              <w:contextualSpacing/>
            </w:pPr>
          </w:p>
        </w:tc>
        <w:tc>
          <w:tcPr>
            <w:tcW w:w="1055" w:type="pct"/>
            <w:tcBorders>
              <w:bottom w:val="single" w:color="000000" w:sz="4" w:space="0"/>
            </w:tcBorders>
            <w:shd w:val="clear" w:color="auto" w:fill="FFFFFF"/>
          </w:tcPr>
          <w:p w:rsidRPr="00827730" w:rsidR="002262F8" w:rsidP="00FD47EB" w:rsidRDefault="002262F8" w14:paraId="3340F535" w14:textId="77777777">
            <w:pPr>
              <w:spacing w:line="240" w:lineRule="auto"/>
              <w:contextualSpacing/>
            </w:pPr>
          </w:p>
        </w:tc>
        <w:tc>
          <w:tcPr>
            <w:tcW w:w="1053" w:type="pct"/>
            <w:tcBorders>
              <w:bottom w:val="single" w:color="000000" w:sz="4" w:space="0"/>
            </w:tcBorders>
            <w:shd w:val="clear" w:color="auto" w:fill="FFFFFF"/>
          </w:tcPr>
          <w:p w:rsidRPr="00827730" w:rsidR="002262F8" w:rsidP="00FD47EB" w:rsidRDefault="002262F8" w14:paraId="5E0BB7DC" w14:textId="77777777">
            <w:pPr>
              <w:spacing w:line="240" w:lineRule="auto"/>
              <w:contextualSpacing/>
            </w:pPr>
          </w:p>
        </w:tc>
      </w:tr>
      <w:tr w:rsidRPr="00827730" w:rsidR="002262F8" w:rsidTr="00403058" w14:paraId="62E20041" w14:textId="77777777">
        <w:tc>
          <w:tcPr>
            <w:tcW w:w="782" w:type="pct"/>
            <w:shd w:val="clear" w:color="auto" w:fill="FFFFFF"/>
          </w:tcPr>
          <w:p w:rsidRPr="00827730" w:rsidR="002262F8" w:rsidP="00FD47EB" w:rsidRDefault="002262F8" w14:paraId="5269D53D" w14:textId="77777777">
            <w:pPr>
              <w:spacing w:line="240" w:lineRule="auto"/>
              <w:contextualSpacing/>
            </w:pPr>
            <w:r w:rsidRPr="00827730">
              <w:rPr>
                <w:rFonts w:eastAsia="Open Sans"/>
              </w:rPr>
              <w:t>….</w:t>
            </w:r>
          </w:p>
        </w:tc>
        <w:tc>
          <w:tcPr>
            <w:tcW w:w="1055" w:type="pct"/>
            <w:shd w:val="clear" w:color="auto" w:fill="FFFFFF"/>
          </w:tcPr>
          <w:p w:rsidRPr="00827730" w:rsidR="002262F8" w:rsidP="00FD47EB" w:rsidRDefault="002262F8" w14:paraId="41266153" w14:textId="77777777">
            <w:pPr>
              <w:spacing w:line="240" w:lineRule="auto"/>
              <w:contextualSpacing/>
            </w:pPr>
          </w:p>
        </w:tc>
        <w:tc>
          <w:tcPr>
            <w:tcW w:w="1055" w:type="pct"/>
            <w:shd w:val="clear" w:color="auto" w:fill="FFFFFF"/>
          </w:tcPr>
          <w:p w:rsidRPr="00827730" w:rsidR="002262F8" w:rsidP="00FD47EB" w:rsidRDefault="002262F8" w14:paraId="787087AA" w14:textId="77777777">
            <w:pPr>
              <w:spacing w:line="240" w:lineRule="auto"/>
              <w:contextualSpacing/>
            </w:pPr>
          </w:p>
        </w:tc>
        <w:tc>
          <w:tcPr>
            <w:tcW w:w="1055" w:type="pct"/>
            <w:shd w:val="clear" w:color="auto" w:fill="FFFFFF"/>
          </w:tcPr>
          <w:p w:rsidRPr="00827730" w:rsidR="002262F8" w:rsidP="00FD47EB" w:rsidRDefault="002262F8" w14:paraId="10116EC9" w14:textId="77777777">
            <w:pPr>
              <w:spacing w:line="240" w:lineRule="auto"/>
              <w:contextualSpacing/>
            </w:pPr>
          </w:p>
        </w:tc>
        <w:tc>
          <w:tcPr>
            <w:tcW w:w="1053" w:type="pct"/>
            <w:shd w:val="clear" w:color="auto" w:fill="FFFFFF"/>
          </w:tcPr>
          <w:p w:rsidRPr="00827730" w:rsidR="002262F8" w:rsidP="00FD47EB" w:rsidRDefault="002262F8" w14:paraId="07D3C966" w14:textId="77777777">
            <w:pPr>
              <w:spacing w:line="240" w:lineRule="auto"/>
              <w:contextualSpacing/>
            </w:pPr>
          </w:p>
        </w:tc>
      </w:tr>
    </w:tbl>
    <w:p w:rsidRPr="00A924B9" w:rsidR="00874415" w:rsidP="00984273" w:rsidRDefault="00874415" w14:paraId="0AD339AB" w14:textId="6457FB2F">
      <w:pPr>
        <w:spacing w:line="276" w:lineRule="auto"/>
        <w:ind w:left="0" w:firstLine="0"/>
      </w:pPr>
    </w:p>
    <w:p w:rsidRPr="00A924B9" w:rsidR="0057480E" w:rsidP="00984273" w:rsidRDefault="007F3DCB" w14:paraId="5BB10B84" w14:textId="77777777">
      <w:pPr>
        <w:pStyle w:val="Heading1"/>
        <w:numPr>
          <w:ilvl w:val="0"/>
          <w:numId w:val="11"/>
        </w:numPr>
        <w:spacing w:line="276" w:lineRule="auto"/>
        <w:ind w:left="360"/>
        <w:rPr>
          <w:b/>
        </w:rPr>
      </w:pPr>
      <w:r w:rsidRPr="00A924B9">
        <w:rPr>
          <w:b/>
        </w:rPr>
        <w:lastRenderedPageBreak/>
        <w:t>Introduction</w:t>
      </w:r>
      <w:r w:rsidRPr="00A924B9" w:rsidR="003A1B43">
        <w:rPr>
          <w:b/>
        </w:rPr>
        <w:t xml:space="preserve"> </w:t>
      </w:r>
    </w:p>
    <w:p w:rsidRPr="00A924B9" w:rsidR="00B01B41" w:rsidP="00984273" w:rsidRDefault="0057480E" w14:paraId="427AC318" w14:textId="578A8828">
      <w:pPr>
        <w:spacing w:line="276" w:lineRule="auto"/>
        <w:ind w:left="0" w:firstLine="0"/>
      </w:pPr>
      <w:r w:rsidRPr="00A924B9">
        <w:t xml:space="preserve">This is the statistical analytical plan (SAP) of </w:t>
      </w:r>
      <w:r w:rsidRPr="00A924B9" w:rsidR="00656217">
        <w:t>the</w:t>
      </w:r>
      <w:r w:rsidRPr="00A924B9" w:rsidR="00B01B41">
        <w:t xml:space="preserve"> </w:t>
      </w:r>
      <w:proofErr w:type="spellStart"/>
      <w:r w:rsidRPr="00A924B9" w:rsidR="00B01B41">
        <w:t>ConcePTION</w:t>
      </w:r>
      <w:proofErr w:type="spellEnd"/>
      <w:r w:rsidRPr="00A924B9" w:rsidR="00B01B41">
        <w:t xml:space="preserve"> demonstration project </w:t>
      </w:r>
      <w:r w:rsidRPr="00A924B9">
        <w:t>aiming at</w:t>
      </w:r>
      <w:r w:rsidRPr="00A924B9" w:rsidR="00B01B41">
        <w:t xml:space="preserve"> providing guidance on how to study intermittent medication exposures in diseases with episodic manifestation during pregnancy.</w:t>
      </w:r>
      <w:r w:rsidRPr="00A924B9">
        <w:t xml:space="preserve"> </w:t>
      </w:r>
      <w:r w:rsidRPr="00A924B9" w:rsidR="00B01B41">
        <w:t>Th</w:t>
      </w:r>
      <w:r w:rsidRPr="00A924B9" w:rsidR="00656217">
        <w:t>e</w:t>
      </w:r>
      <w:r w:rsidRPr="00A924B9" w:rsidR="00B01B41">
        <w:t xml:space="preserve"> project is organized in two parts:  </w:t>
      </w:r>
    </w:p>
    <w:p w:rsidRPr="00A924B9" w:rsidR="00B01B41" w:rsidP="00984273" w:rsidRDefault="00B01B41" w14:paraId="7A9B485B" w14:textId="77777777">
      <w:pPr>
        <w:pStyle w:val="ListParagraph"/>
        <w:numPr>
          <w:ilvl w:val="0"/>
          <w:numId w:val="12"/>
        </w:numPr>
        <w:tabs>
          <w:tab w:val="left" w:pos="709"/>
        </w:tabs>
        <w:spacing w:line="276" w:lineRule="auto"/>
        <w:ind w:left="0" w:firstLine="0"/>
        <w:contextualSpacing w:val="0"/>
      </w:pPr>
      <w:r w:rsidRPr="00A924B9">
        <w:t>Part 1. Medication Utilisation study and Event/Outcome Definition</w:t>
      </w:r>
    </w:p>
    <w:p w:rsidRPr="00A924B9" w:rsidR="00B01B41" w:rsidP="00984273" w:rsidRDefault="00B01B41" w14:paraId="3233C6B1" w14:textId="77777777">
      <w:pPr>
        <w:pStyle w:val="ListParagraph"/>
        <w:numPr>
          <w:ilvl w:val="0"/>
          <w:numId w:val="12"/>
        </w:numPr>
        <w:tabs>
          <w:tab w:val="left" w:pos="709"/>
        </w:tabs>
        <w:spacing w:line="276" w:lineRule="auto"/>
        <w:ind w:left="0" w:firstLine="0"/>
        <w:contextualSpacing w:val="0"/>
      </w:pPr>
      <w:r w:rsidRPr="00A924B9">
        <w:t>Part 2. Medication Safety study</w:t>
      </w:r>
    </w:p>
    <w:p w:rsidR="00656217" w:rsidP="00984273" w:rsidRDefault="002C1334" w14:paraId="5C3F7B71" w14:textId="70F2308C">
      <w:pPr>
        <w:tabs>
          <w:tab w:val="left" w:pos="709"/>
        </w:tabs>
        <w:spacing w:line="276" w:lineRule="auto"/>
        <w:ind w:left="0" w:firstLine="0"/>
      </w:pPr>
      <w:r w:rsidRPr="00A924B9">
        <w:t xml:space="preserve">This </w:t>
      </w:r>
      <w:r w:rsidRPr="00A924B9" w:rsidR="00150182">
        <w:t>SAP r</w:t>
      </w:r>
      <w:r w:rsidRPr="00A924B9">
        <w:t xml:space="preserve">elates to Part </w:t>
      </w:r>
      <w:r w:rsidR="007646E5">
        <w:t>2</w:t>
      </w:r>
      <w:r w:rsidRPr="00A924B9" w:rsidR="00150182">
        <w:t xml:space="preserve"> only</w:t>
      </w:r>
      <w:r w:rsidRPr="00A924B9">
        <w:t xml:space="preserve">. </w:t>
      </w:r>
    </w:p>
    <w:p w:rsidR="00551519" w:rsidP="00984273" w:rsidRDefault="00656217" w14:paraId="3E59856C" w14:textId="25DC3590">
      <w:pPr>
        <w:tabs>
          <w:tab w:val="left" w:pos="709"/>
        </w:tabs>
        <w:spacing w:line="276" w:lineRule="auto"/>
        <w:ind w:left="0" w:firstLine="0"/>
        <w:rPr>
          <w:color w:val="000000" w:themeColor="text1"/>
        </w:rPr>
      </w:pPr>
      <w:r w:rsidRPr="00A924B9">
        <w:t xml:space="preserve">The background and rationale for this SAP is outlined in more detail in the corresponding protocol. </w:t>
      </w:r>
      <w:r w:rsidRPr="00A924B9" w:rsidR="009A7CC9">
        <w:t xml:space="preserve">In brief, knowledge about benefits and harms related to pharmacological treatment of diseases with episodic manifestations has been inadequate for years </w:t>
      </w:r>
      <w:r w:rsidRPr="00A924B9" w:rsidR="009A7CC9">
        <w:rPr>
          <w:color w:val="000000" w:themeColor="text1"/>
        </w:rPr>
        <w:t xml:space="preserve">due to the difficulties and lack of harmonization in assessing </w:t>
      </w:r>
      <w:r w:rsidRPr="00A924B9" w:rsidR="00656C58">
        <w:rPr>
          <w:color w:val="000000" w:themeColor="text1"/>
        </w:rPr>
        <w:t>intermittent</w:t>
      </w:r>
      <w:r w:rsidRPr="00A924B9" w:rsidR="009A7CC9">
        <w:rPr>
          <w:color w:val="000000" w:themeColor="text1"/>
        </w:rPr>
        <w:t xml:space="preserve"> medication use in pregnancy using records of </w:t>
      </w:r>
      <w:r w:rsidRPr="00A924B9" w:rsidR="00ED682E">
        <w:rPr>
          <w:color w:val="000000"/>
        </w:rPr>
        <w:t>medicines</w:t>
      </w:r>
      <w:r w:rsidR="00ED682E">
        <w:rPr>
          <w:color w:val="000000"/>
        </w:rPr>
        <w:t>’</w:t>
      </w:r>
      <w:r w:rsidRPr="0083295C" w:rsidR="00ED682E">
        <w:rPr>
          <w:color w:val="000000"/>
        </w:rPr>
        <w:t xml:space="preserve"> </w:t>
      </w:r>
      <w:r w:rsidRPr="00A924B9" w:rsidR="00ED682E">
        <w:rPr>
          <w:color w:val="000000"/>
        </w:rPr>
        <w:t>prescription</w:t>
      </w:r>
      <w:r w:rsidR="00ED682E">
        <w:rPr>
          <w:color w:val="000000"/>
        </w:rPr>
        <w:t xml:space="preserve"> or dispensing</w:t>
      </w:r>
      <w:r w:rsidRPr="00A924B9" w:rsidR="009A7CC9">
        <w:rPr>
          <w:color w:val="000000" w:themeColor="text1"/>
        </w:rPr>
        <w:t>.</w:t>
      </w:r>
      <w:r w:rsidRPr="00A924B9" w:rsidR="000560BE">
        <w:rPr>
          <w:color w:val="000000" w:themeColor="text1"/>
        </w:rPr>
        <w:t xml:space="preserve"> M</w:t>
      </w:r>
      <w:r w:rsidRPr="00A924B9" w:rsidR="00656C58">
        <w:rPr>
          <w:color w:val="000000" w:themeColor="text1"/>
        </w:rPr>
        <w:t xml:space="preserve">edication exposure will often vary over the course of pregnancy, with exposure episodes depending on a range of factors including fluctuation in disease activity, co-medication use and the women’s perception of her needs, drug risks and benefits. </w:t>
      </w:r>
      <w:r w:rsidR="00551519">
        <w:rPr>
          <w:color w:val="000000" w:themeColor="text1"/>
        </w:rPr>
        <w:t xml:space="preserve">Failure to take into account the time-varying component of exposure and confounders may lead to biased estimates in drug in pregnancy safety studies. For instance, disease severity at start of pregnancy may </w:t>
      </w:r>
      <w:r w:rsidR="00EE0652">
        <w:rPr>
          <w:color w:val="000000" w:themeColor="text1"/>
        </w:rPr>
        <w:t>be associated with</w:t>
      </w:r>
      <w:r w:rsidR="00551519">
        <w:rPr>
          <w:color w:val="000000" w:themeColor="text1"/>
        </w:rPr>
        <w:t xml:space="preserve"> drug exposure in early pregnancy, but such exposure status may in turn affect disease severity in mid-pregnancy. This may in turn predict drug exposure in mid-late pregnancy. In this example, disease severity acts as mediator at the time point of mid-pregnancy, and adjustment for it may introduce biases. </w:t>
      </w:r>
    </w:p>
    <w:p w:rsidR="009D32B8" w:rsidP="00984273" w:rsidRDefault="00656C58" w14:paraId="0520FA2E" w14:textId="358EC671">
      <w:pPr>
        <w:tabs>
          <w:tab w:val="left" w:pos="709"/>
        </w:tabs>
        <w:spacing w:line="276" w:lineRule="auto"/>
        <w:ind w:left="0" w:firstLine="0"/>
        <w:rPr>
          <w:color w:val="000000" w:themeColor="text1"/>
        </w:rPr>
      </w:pPr>
      <w:r w:rsidRPr="00A924B9">
        <w:rPr>
          <w:b/>
        </w:rPr>
        <w:t>Medications to treat migraine</w:t>
      </w:r>
      <w:r w:rsidRPr="00A924B9" w:rsidR="00656217">
        <w:rPr>
          <w:b/>
        </w:rPr>
        <w:t>,</w:t>
      </w:r>
      <w:r w:rsidRPr="00A924B9">
        <w:rPr>
          <w:b/>
        </w:rPr>
        <w:t xml:space="preserve"> specifically </w:t>
      </w:r>
      <w:proofErr w:type="spellStart"/>
      <w:r w:rsidRPr="00A924B9">
        <w:rPr>
          <w:b/>
        </w:rPr>
        <w:t>triptans</w:t>
      </w:r>
      <w:proofErr w:type="spellEnd"/>
      <w:r w:rsidRPr="00A924B9" w:rsidR="00656217">
        <w:rPr>
          <w:b/>
        </w:rPr>
        <w:t>, are used as motivating example in this project</w:t>
      </w:r>
      <w:r w:rsidRPr="00A924B9" w:rsidR="00150182">
        <w:t xml:space="preserve">. The rationale </w:t>
      </w:r>
      <w:r w:rsidRPr="00A924B9" w:rsidR="00656217">
        <w:t xml:space="preserve">behind </w:t>
      </w:r>
      <w:r w:rsidRPr="00A924B9" w:rsidR="00150182">
        <w:t xml:space="preserve">this choice is </w:t>
      </w:r>
      <w:r w:rsidRPr="00A924B9" w:rsidR="00656217">
        <w:t>t</w:t>
      </w:r>
      <w:r w:rsidR="00EC324B">
        <w:t>hree</w:t>
      </w:r>
      <w:r w:rsidRPr="00A924B9" w:rsidR="00656217">
        <w:t xml:space="preserve">-fold: </w:t>
      </w:r>
      <w:r w:rsidRPr="00A924B9" w:rsidR="00150182">
        <w:t xml:space="preserve">(i) </w:t>
      </w:r>
      <w:proofErr w:type="spellStart"/>
      <w:r w:rsidRPr="00A924B9" w:rsidR="00150182">
        <w:t>triptans</w:t>
      </w:r>
      <w:proofErr w:type="spellEnd"/>
      <w:r w:rsidRPr="00A924B9">
        <w:t xml:space="preserve"> are </w:t>
      </w:r>
      <w:r w:rsidR="006B5029">
        <w:t xml:space="preserve">important </w:t>
      </w:r>
      <w:r w:rsidRPr="00A924B9">
        <w:t>rescue migraine medications in pregnancy</w:t>
      </w:r>
      <w:r w:rsidRPr="00A924B9" w:rsidR="00656217">
        <w:t>;</w:t>
      </w:r>
      <w:r w:rsidRPr="00A924B9">
        <w:t xml:space="preserve"> </w:t>
      </w:r>
      <w:r w:rsidRPr="00A924B9" w:rsidR="00150182">
        <w:t xml:space="preserve">(ii) </w:t>
      </w:r>
      <w:r w:rsidRPr="00A924B9">
        <w:t xml:space="preserve">migraine </w:t>
      </w:r>
      <w:r w:rsidRPr="00A924B9" w:rsidR="009A7CC9">
        <w:rPr>
          <w:color w:val="000000" w:themeColor="text1"/>
        </w:rPr>
        <w:t xml:space="preserve">is a </w:t>
      </w:r>
      <w:r w:rsidRPr="00A924B9" w:rsidR="009A7CC9">
        <w:t>relapsing-remitting pain condition</w:t>
      </w:r>
      <w:r w:rsidR="00EC324B">
        <w:t xml:space="preserve">; (iii) the available literature on the reproductive safety of </w:t>
      </w:r>
      <w:proofErr w:type="spellStart"/>
      <w:r w:rsidR="00EC324B">
        <w:t>triptans</w:t>
      </w:r>
      <w:proofErr w:type="spellEnd"/>
      <w:r w:rsidR="00EC324B">
        <w:t xml:space="preserve"> is not yet exhaustive to inform evidence-based clinical decisions</w:t>
      </w:r>
      <w:r w:rsidRPr="00EC324B" w:rsidR="009A7CC9">
        <w:t>.</w:t>
      </w:r>
      <w:r w:rsidRPr="00EC324B" w:rsidR="00686E0F">
        <w:t xml:space="preserve"> </w:t>
      </w:r>
      <w:r w:rsidRPr="00EC324B" w:rsidR="00EC324B">
        <w:t xml:space="preserve">We use </w:t>
      </w:r>
      <w:r w:rsidRPr="00EC324B" w:rsidR="00656217">
        <w:t>Part</w:t>
      </w:r>
      <w:r w:rsidRPr="00EC324B" w:rsidR="002C6983">
        <w:t xml:space="preserve"> 1</w:t>
      </w:r>
      <w:r w:rsidRPr="00EC324B" w:rsidR="00656217">
        <w:t xml:space="preserve"> </w:t>
      </w:r>
      <w:r w:rsidRPr="00EC324B" w:rsidR="00EC324B">
        <w:t>of this project to</w:t>
      </w:r>
      <w:r w:rsidRPr="00EC324B" w:rsidR="00656217">
        <w:t xml:space="preserve"> inform decisions in </w:t>
      </w:r>
      <w:r w:rsidRPr="00EC324B" w:rsidR="00EC324B">
        <w:t xml:space="preserve">the current </w:t>
      </w:r>
      <w:r w:rsidRPr="00EC324B" w:rsidR="00656217">
        <w:t>Part 2</w:t>
      </w:r>
      <w:r w:rsidRPr="00EC324B" w:rsidR="00EC324B">
        <w:t xml:space="preserve"> SAP</w:t>
      </w:r>
      <w:r w:rsidR="00ED682E">
        <w:t>; amendments to this Part 2 SAP may occur when results of Part 1 become available</w:t>
      </w:r>
      <w:r w:rsidRPr="00EC324B" w:rsidR="00EC324B">
        <w:t>.</w:t>
      </w:r>
      <w:r w:rsidR="00EC324B">
        <w:rPr>
          <w:color w:val="000000" w:themeColor="text1"/>
        </w:rPr>
        <w:t xml:space="preserve"> Part 1 focussed </w:t>
      </w:r>
      <w:r w:rsidRPr="00A924B9" w:rsidR="00656217">
        <w:rPr>
          <w:color w:val="000000" w:themeColor="text1"/>
        </w:rPr>
        <w:t>on correctly defining exposure (i.e. migraine medication), the underlying disease (i.e. migraine) and selected outcomes associated with the underlying disease (i.e. preeclampsia and gestational diabetes).</w:t>
      </w:r>
      <w:r w:rsidR="00B25628">
        <w:rPr>
          <w:color w:val="000000" w:themeColor="text1"/>
        </w:rPr>
        <w:t xml:space="preserve"> </w:t>
      </w:r>
    </w:p>
    <w:p w:rsidR="009D32B8" w:rsidP="00394936" w:rsidRDefault="009D32B8" w14:paraId="229083B0" w14:textId="777C1390">
      <w:pPr>
        <w:tabs>
          <w:tab w:val="left" w:pos="709"/>
        </w:tabs>
        <w:spacing w:line="276" w:lineRule="auto"/>
        <w:ind w:left="0" w:firstLine="0"/>
        <w:rPr>
          <w:color w:val="000000" w:themeColor="text1"/>
        </w:rPr>
      </w:pPr>
      <w:r>
        <w:rPr>
          <w:color w:val="000000" w:themeColor="text1"/>
        </w:rPr>
        <w:t xml:space="preserve">To emulate the design of a hypothetical randomized drug trial, the project includes pregnancies within women having an underlying indication for treatment with </w:t>
      </w:r>
      <w:proofErr w:type="spellStart"/>
      <w:r>
        <w:rPr>
          <w:color w:val="000000" w:themeColor="text1"/>
        </w:rPr>
        <w:t>triptans</w:t>
      </w:r>
      <w:proofErr w:type="spellEnd"/>
      <w:r>
        <w:rPr>
          <w:color w:val="000000" w:themeColor="text1"/>
        </w:rPr>
        <w:t xml:space="preserve"> prior to pregnancy start</w:t>
      </w:r>
      <w:r w:rsidR="00717CD6">
        <w:rPr>
          <w:color w:val="000000" w:themeColor="text1"/>
        </w:rPr>
        <w:t>.</w:t>
      </w:r>
      <w:r>
        <w:rPr>
          <w:color w:val="000000" w:themeColor="text1"/>
        </w:rPr>
        <w:fldChar w:fldCharType="begin">
          <w:fldData xml:space="preserve">PEVuZE5vdGU+PENpdGU+PEF1dGhvcj5IZXJuYW48L0F1dGhvcj48WWVhcj4yMDE2PC9ZZWFyPjxS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</w:fldData>
        </w:fldChar>
      </w:r>
      <w:r w:rsidR="002B0F6D">
        <w:rPr>
          <w:color w:val="000000" w:themeColor="text1"/>
        </w:rPr>
        <w:instrText xml:space="preserve"> ADDIN EN.CITE </w:instrText>
      </w:r>
      <w:r w:rsidR="002B0F6D">
        <w:rPr>
          <w:color w:val="000000" w:themeColor="text1"/>
        </w:rPr>
        <w:fldChar w:fldCharType="begin">
          <w:fldData xml:space="preserve">PEVuZE5vdGU+PENpdGU+PEF1dGhvcj5IZXJuYW48L0F1dGhvcj48WWVhcj4yMDE2PC9ZZWFyPjxS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</w:fldData>
        </w:fldChar>
      </w:r>
      <w:r w:rsidR="002B0F6D">
        <w:rPr>
          <w:color w:val="000000" w:themeColor="text1"/>
        </w:rPr>
        <w:instrText xml:space="preserve"> ADDIN EN.CITE.DATA </w:instrText>
      </w:r>
      <w:r w:rsidR="002B0F6D">
        <w:rPr>
          <w:color w:val="000000" w:themeColor="text1"/>
        </w:rPr>
      </w:r>
      <w:r w:rsidR="002B0F6D">
        <w:rPr>
          <w:color w:val="000000" w:themeColor="text1"/>
        </w:rPr>
        <w:fldChar w:fldCharType="end"/>
      </w:r>
      <w:r>
        <w:rPr>
          <w:color w:val="000000" w:themeColor="text1"/>
        </w:rPr>
      </w:r>
      <w:r>
        <w:rPr>
          <w:color w:val="000000" w:themeColor="text1"/>
        </w:rPr>
        <w:fldChar w:fldCharType="separate"/>
      </w:r>
      <w:r w:rsidRPr="009D32B8">
        <w:rPr>
          <w:noProof/>
          <w:color w:val="000000" w:themeColor="text1"/>
          <w:vertAlign w:val="superscript"/>
        </w:rPr>
        <w:t>1</w:t>
      </w:r>
      <w:r>
        <w:rPr>
          <w:color w:val="000000" w:themeColor="text1"/>
        </w:rPr>
        <w:fldChar w:fldCharType="end"/>
      </w:r>
      <w:r>
        <w:rPr>
          <w:color w:val="000000" w:themeColor="text1"/>
        </w:rPr>
        <w:t xml:space="preserve"> Health outcomes of interest will then be measured among </w:t>
      </w:r>
      <w:proofErr w:type="spellStart"/>
      <w:r>
        <w:rPr>
          <w:color w:val="000000" w:themeColor="text1"/>
        </w:rPr>
        <w:t>triptan</w:t>
      </w:r>
      <w:proofErr w:type="spellEnd"/>
      <w:r>
        <w:rPr>
          <w:color w:val="000000" w:themeColor="text1"/>
        </w:rPr>
        <w:t xml:space="preserve"> continuers in pregnancy, and compared to </w:t>
      </w:r>
      <w:proofErr w:type="spellStart"/>
      <w:r>
        <w:rPr>
          <w:color w:val="000000" w:themeColor="text1"/>
        </w:rPr>
        <w:t>triptan</w:t>
      </w:r>
      <w:proofErr w:type="spellEnd"/>
      <w:r>
        <w:rPr>
          <w:color w:val="000000" w:themeColor="text1"/>
        </w:rPr>
        <w:t xml:space="preserve"> discontinuers before pregnancy, and non-medicated with migraine. To generalize further the findings, an additional population comparison group (no </w:t>
      </w:r>
      <w:proofErr w:type="spellStart"/>
      <w:r>
        <w:rPr>
          <w:color w:val="000000" w:themeColor="text1"/>
        </w:rPr>
        <w:t>triptan</w:t>
      </w:r>
      <w:proofErr w:type="spellEnd"/>
      <w:r>
        <w:rPr>
          <w:color w:val="000000" w:themeColor="text1"/>
        </w:rPr>
        <w:t xml:space="preserve">, no migraine) is evaluated. The stricter target trial approach comparing pregnancies initiating </w:t>
      </w:r>
      <w:proofErr w:type="spellStart"/>
      <w:r>
        <w:rPr>
          <w:color w:val="000000" w:themeColor="text1"/>
        </w:rPr>
        <w:t>triptan</w:t>
      </w:r>
      <w:proofErr w:type="spellEnd"/>
      <w:r>
        <w:rPr>
          <w:color w:val="000000" w:themeColor="text1"/>
        </w:rPr>
        <w:t xml:space="preserve"> in pregnancy with pregnancies with new onset migraine is </w:t>
      </w:r>
      <w:r w:rsidR="006B5029">
        <w:rPr>
          <w:color w:val="000000" w:themeColor="text1"/>
        </w:rPr>
        <w:t xml:space="preserve">difficult to apply </w:t>
      </w:r>
      <w:r>
        <w:rPr>
          <w:color w:val="000000" w:themeColor="text1"/>
        </w:rPr>
        <w:t>due t</w:t>
      </w:r>
      <w:r w:rsidR="00717CD6">
        <w:rPr>
          <w:color w:val="000000" w:themeColor="text1"/>
        </w:rPr>
        <w:t xml:space="preserve">o </w:t>
      </w:r>
      <w:r w:rsidR="00656707">
        <w:rPr>
          <w:color w:val="000000" w:themeColor="text1"/>
        </w:rPr>
        <w:t>data type available in the project</w:t>
      </w:r>
      <w:r w:rsidR="006B5029">
        <w:rPr>
          <w:color w:val="000000" w:themeColor="text1"/>
        </w:rPr>
        <w:t xml:space="preserve">, and also because </w:t>
      </w:r>
      <w:r w:rsidR="006B5029">
        <w:t>migraine without aura seldom starts for the first time in pregnancy</w:t>
      </w:r>
      <w:r w:rsidR="004A4063">
        <w:t>, and will thus not be applied</w:t>
      </w:r>
      <w:r w:rsidR="00717CD6">
        <w:rPr>
          <w:color w:val="000000" w:themeColor="text1"/>
        </w:rPr>
        <w:t>.</w:t>
      </w:r>
      <w:r w:rsidR="00717CD6">
        <w:rPr>
          <w:color w:val="000000" w:themeColor="text1"/>
        </w:rPr>
        <w:fldChar w:fldCharType="begin">
          <w:fldData xml:space="preserve">PEVuZE5vdGU+PENpdGU+PEF1dGhvcj5TY2huaXR6ZXI8L0F1dGhvcj48WWVhcj4yMDIyPC9ZZWFy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</w:fldData>
        </w:fldChar>
      </w:r>
      <w:r w:rsidR="002B0F6D">
        <w:rPr>
          <w:color w:val="000000" w:themeColor="text1"/>
        </w:rPr>
        <w:instrText xml:space="preserve"> ADDIN EN.CITE </w:instrText>
      </w:r>
      <w:r w:rsidR="002B0F6D">
        <w:rPr>
          <w:color w:val="000000" w:themeColor="text1"/>
        </w:rPr>
        <w:fldChar w:fldCharType="begin">
          <w:fldData xml:space="preserve">PEVuZE5vdGU+PENpdGU+PEF1dGhvcj5TY2huaXR6ZXI8L0F1dGhvcj48WWVhcj4yMDIyPC9ZZWFy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</w:fldData>
        </w:fldChar>
      </w:r>
      <w:r w:rsidR="002B0F6D">
        <w:rPr>
          <w:color w:val="000000" w:themeColor="text1"/>
        </w:rPr>
        <w:instrText xml:space="preserve"> ADDIN EN.CITE.DATA </w:instrText>
      </w:r>
      <w:r w:rsidR="002B0F6D">
        <w:rPr>
          <w:color w:val="000000" w:themeColor="text1"/>
        </w:rPr>
      </w:r>
      <w:r w:rsidR="002B0F6D">
        <w:rPr>
          <w:color w:val="000000" w:themeColor="text1"/>
        </w:rPr>
        <w:fldChar w:fldCharType="end"/>
      </w:r>
      <w:r w:rsidR="00717CD6">
        <w:rPr>
          <w:color w:val="000000" w:themeColor="text1"/>
        </w:rPr>
      </w:r>
      <w:r w:rsidR="00717CD6">
        <w:rPr>
          <w:color w:val="000000" w:themeColor="text1"/>
        </w:rPr>
        <w:fldChar w:fldCharType="separate"/>
      </w:r>
      <w:r w:rsidRPr="00717CD6" w:rsidR="00717CD6">
        <w:rPr>
          <w:noProof/>
          <w:color w:val="000000" w:themeColor="text1"/>
          <w:vertAlign w:val="superscript"/>
        </w:rPr>
        <w:t>2</w:t>
      </w:r>
      <w:r w:rsidR="00717CD6">
        <w:rPr>
          <w:color w:val="000000" w:themeColor="text1"/>
        </w:rPr>
        <w:fldChar w:fldCharType="end"/>
      </w:r>
      <w:r w:rsidR="00717CD6">
        <w:rPr>
          <w:color w:val="000000" w:themeColor="text1"/>
        </w:rPr>
        <w:t xml:space="preserve"> </w:t>
      </w:r>
    </w:p>
    <w:p w:rsidR="004A4063" w:rsidRDefault="004A4063" w14:paraId="54DD8501" w14:textId="77777777">
      <w:pPr>
        <w:rPr>
          <w:b/>
        </w:rPr>
      </w:pPr>
      <w:r>
        <w:rPr>
          <w:b/>
        </w:rPr>
        <w:br w:type="page"/>
      </w:r>
    </w:p>
    <w:p w:rsidRPr="00A924B9" w:rsidR="005343EC" w:rsidP="00984273" w:rsidRDefault="007F3DCB" w14:paraId="57DC1ECE" w14:textId="578CEFEF">
      <w:pPr>
        <w:tabs>
          <w:tab w:val="left" w:pos="709"/>
        </w:tabs>
        <w:spacing w:line="276" w:lineRule="auto"/>
        <w:ind w:left="0" w:firstLine="0"/>
        <w:rPr>
          <w:b/>
        </w:rPr>
      </w:pPr>
      <w:r w:rsidRPr="00A924B9">
        <w:rPr>
          <w:b/>
        </w:rPr>
        <w:lastRenderedPageBreak/>
        <w:t>Objectives</w:t>
      </w:r>
    </w:p>
    <w:p w:rsidR="002A5157" w:rsidP="00984273" w:rsidRDefault="002A5157" w14:paraId="3CC3FC37" w14:textId="77777777">
      <w:pPr>
        <w:tabs>
          <w:tab w:val="left" w:pos="709"/>
        </w:tabs>
        <w:spacing w:line="276" w:lineRule="auto"/>
        <w:ind w:left="0" w:firstLine="0"/>
        <w:rPr>
          <w:b/>
        </w:rPr>
      </w:pPr>
      <w:bookmarkStart w:name="_Hlk68174451" w:id="4"/>
      <w:r>
        <w:rPr>
          <w:b/>
        </w:rPr>
        <w:t>P</w:t>
      </w:r>
      <w:r w:rsidRPr="002A5157">
        <w:rPr>
          <w:b/>
        </w:rPr>
        <w:t xml:space="preserve">rimary objectives of the Medication Safety Study </w:t>
      </w:r>
    </w:p>
    <w:p w:rsidRPr="002A5157" w:rsidR="00B25628" w:rsidP="00984273" w:rsidRDefault="002A5157" w14:paraId="6C61914C" w14:textId="439EE60D">
      <w:pPr>
        <w:tabs>
          <w:tab w:val="left" w:pos="709"/>
        </w:tabs>
        <w:spacing w:line="276" w:lineRule="auto"/>
        <w:ind w:left="0" w:firstLine="0"/>
      </w:pPr>
      <w:r w:rsidRPr="002A5157">
        <w:t xml:space="preserve">In a population of pregnancies with prescribed/filled prescriptions for </w:t>
      </w:r>
      <w:proofErr w:type="spellStart"/>
      <w:r w:rsidRPr="002A5157">
        <w:t>triptan</w:t>
      </w:r>
      <w:proofErr w:type="spellEnd"/>
      <w:r w:rsidRPr="002A5157">
        <w:t xml:space="preserve"> prescription in 12 </w:t>
      </w:r>
      <w:r>
        <w:t xml:space="preserve">months </w:t>
      </w:r>
      <w:r w:rsidRPr="002A5157">
        <w:t>(or at least 3/2.5 months</w:t>
      </w:r>
      <w:r>
        <w:t>)</w:t>
      </w:r>
      <w:r w:rsidRPr="002A5157">
        <w:t xml:space="preserve"> prior to pregnancy start</w:t>
      </w:r>
      <w:r>
        <w:t xml:space="preserve"> (depending on data source)</w:t>
      </w:r>
      <w:r w:rsidRPr="002A5157">
        <w:t>, t</w:t>
      </w:r>
      <w:r w:rsidRPr="002A5157" w:rsidR="00717CD6">
        <w:t xml:space="preserve">he </w:t>
      </w:r>
      <w:r>
        <w:t xml:space="preserve">primary objectives </w:t>
      </w:r>
      <w:r w:rsidRPr="002A5157" w:rsidR="00717CD6">
        <w:t>are:</w:t>
      </w:r>
    </w:p>
    <w:p w:rsidRPr="002F3951" w:rsidR="008116DE" w:rsidP="00984273" w:rsidRDefault="00150182" w14:paraId="3F5CB0D9" w14:textId="51BF7297">
      <w:pPr>
        <w:pStyle w:val="ListParagraph"/>
        <w:numPr>
          <w:ilvl w:val="0"/>
          <w:numId w:val="3"/>
        </w:numPr>
        <w:spacing w:line="276" w:lineRule="auto"/>
        <w:ind w:left="0" w:firstLine="0"/>
      </w:pPr>
      <w:r w:rsidRPr="002F3951">
        <w:t>T</w:t>
      </w:r>
      <w:r w:rsidRPr="002F3951" w:rsidR="009A7CC9">
        <w:t xml:space="preserve">o </w:t>
      </w:r>
      <w:r w:rsidRPr="002F3951" w:rsidR="008116DE">
        <w:t xml:space="preserve">investigate </w:t>
      </w:r>
      <w:r w:rsidRPr="002F3951" w:rsidR="00C97CFE">
        <w:t xml:space="preserve">whether </w:t>
      </w:r>
      <w:proofErr w:type="spellStart"/>
      <w:r w:rsidRPr="002F3951" w:rsidR="00C97CFE">
        <w:t>t</w:t>
      </w:r>
      <w:r w:rsidRPr="002F3951" w:rsidR="008116DE">
        <w:t>riptan</w:t>
      </w:r>
      <w:proofErr w:type="spellEnd"/>
      <w:r w:rsidRPr="002F3951" w:rsidR="008116DE">
        <w:t xml:space="preserve"> </w:t>
      </w:r>
      <w:r w:rsidRPr="002F3951" w:rsidR="00154DDA">
        <w:t>continuation</w:t>
      </w:r>
      <w:r w:rsidRPr="002F3951" w:rsidR="00D008A2">
        <w:t xml:space="preserve"> in</w:t>
      </w:r>
      <w:r w:rsidRPr="002F3951" w:rsidR="008116DE">
        <w:t xml:space="preserve"> </w:t>
      </w:r>
      <w:r w:rsidR="0077616E">
        <w:t xml:space="preserve">first trimester or within the first 20 weeks of gestation </w:t>
      </w:r>
      <w:r w:rsidRPr="002F3951" w:rsidR="00C97CFE">
        <w:t xml:space="preserve">is associated with an increased risk for maternal </w:t>
      </w:r>
      <w:r w:rsidRPr="002F3951" w:rsidR="008116DE">
        <w:t>gestational diabetes</w:t>
      </w:r>
      <w:r w:rsidRPr="002F3951" w:rsidR="00D630BC">
        <w:t xml:space="preserve"> mellitus</w:t>
      </w:r>
      <w:r w:rsidRPr="0077616E" w:rsidR="0077616E">
        <w:t xml:space="preserve"> </w:t>
      </w:r>
      <w:r w:rsidR="0077616E">
        <w:t xml:space="preserve">or </w:t>
      </w:r>
      <w:r w:rsidRPr="002F3951" w:rsidR="0077616E">
        <w:t>preeclampsia</w:t>
      </w:r>
      <w:r w:rsidR="0077616E">
        <w:t>, respectively</w:t>
      </w:r>
      <w:r w:rsidRPr="002F3951" w:rsidR="003E3133">
        <w:t xml:space="preserve">, relative to </w:t>
      </w:r>
      <w:proofErr w:type="spellStart"/>
      <w:r w:rsidRPr="002F3951" w:rsidR="004A4063">
        <w:t>triptan</w:t>
      </w:r>
      <w:proofErr w:type="spellEnd"/>
      <w:r w:rsidRPr="002F3951" w:rsidR="004A4063">
        <w:t xml:space="preserve"> </w:t>
      </w:r>
      <w:r w:rsidRPr="002F3951" w:rsidR="003E3133">
        <w:t>discontinuation before pregnancy</w:t>
      </w:r>
      <w:r w:rsidRPr="002F3951" w:rsidR="008116DE">
        <w:t>.</w:t>
      </w:r>
      <w:r w:rsidRPr="002F3951" w:rsidR="00640B08">
        <w:t xml:space="preserve"> </w:t>
      </w:r>
    </w:p>
    <w:p w:rsidRPr="002F3951" w:rsidR="00640B08" w:rsidP="00984273" w:rsidRDefault="00640B08" w14:paraId="2EE41A12" w14:textId="240090F7">
      <w:pPr>
        <w:pStyle w:val="ListParagraph"/>
        <w:numPr>
          <w:ilvl w:val="0"/>
          <w:numId w:val="3"/>
        </w:numPr>
        <w:spacing w:line="276" w:lineRule="auto"/>
        <w:ind w:left="0" w:firstLine="0"/>
      </w:pPr>
      <w:r w:rsidRPr="002F3951">
        <w:t xml:space="preserve">To determine the association </w:t>
      </w:r>
      <w:r w:rsidRPr="002F3951" w:rsidR="00C97CFE">
        <w:t>between</w:t>
      </w:r>
      <w:r w:rsidRPr="002F3951">
        <w:t xml:space="preserve"> </w:t>
      </w:r>
      <w:proofErr w:type="spellStart"/>
      <w:r w:rsidRPr="002F3951">
        <w:t>triptan</w:t>
      </w:r>
      <w:proofErr w:type="spellEnd"/>
      <w:r w:rsidRPr="002F3951">
        <w:t xml:space="preserve"> </w:t>
      </w:r>
      <w:r w:rsidRPr="002F3951" w:rsidR="00154DDA">
        <w:t>continuation</w:t>
      </w:r>
      <w:r w:rsidRPr="002F3951" w:rsidR="0037018D">
        <w:t xml:space="preserve"> in</w:t>
      </w:r>
      <w:r w:rsidRPr="002F3951" w:rsidR="00154DDA">
        <w:t>to</w:t>
      </w:r>
      <w:r w:rsidRPr="002F3951">
        <w:t xml:space="preserve"> the first trimester </w:t>
      </w:r>
      <w:r w:rsidRPr="002F3951" w:rsidR="00C97CFE">
        <w:t xml:space="preserve">of pregnancy and </w:t>
      </w:r>
      <w:r w:rsidRPr="002F3951">
        <w:t>congenital anomalies in the offspring</w:t>
      </w:r>
      <w:r w:rsidRPr="002F3951" w:rsidR="003E3133">
        <w:t xml:space="preserve">, relative to </w:t>
      </w:r>
      <w:proofErr w:type="spellStart"/>
      <w:r w:rsidRPr="002F3951" w:rsidR="004A4063">
        <w:t>triptan</w:t>
      </w:r>
      <w:proofErr w:type="spellEnd"/>
      <w:r w:rsidRPr="002F3951" w:rsidR="004A4063">
        <w:t xml:space="preserve"> </w:t>
      </w:r>
      <w:r w:rsidRPr="002F3951" w:rsidR="003E3133">
        <w:t>discontinuation before pregnancy</w:t>
      </w:r>
      <w:r w:rsidRPr="002F3951" w:rsidR="00D630BC">
        <w:t>.</w:t>
      </w:r>
    </w:p>
    <w:p w:rsidRPr="002F3951" w:rsidR="008116DE" w:rsidP="00984273" w:rsidRDefault="008116DE" w14:paraId="6AFDA6BF" w14:textId="571C129A">
      <w:pPr>
        <w:pStyle w:val="ListParagraph"/>
        <w:numPr>
          <w:ilvl w:val="0"/>
          <w:numId w:val="3"/>
        </w:numPr>
        <w:spacing w:line="276" w:lineRule="auto"/>
        <w:ind w:left="0" w:firstLine="0"/>
      </w:pPr>
      <w:r w:rsidRPr="002F3951">
        <w:t xml:space="preserve">To determine the association </w:t>
      </w:r>
      <w:r w:rsidRPr="002F3951" w:rsidR="00640B08">
        <w:t xml:space="preserve">of </w:t>
      </w:r>
      <w:proofErr w:type="spellStart"/>
      <w:r w:rsidRPr="002F3951" w:rsidR="00154DDA">
        <w:t>triptan</w:t>
      </w:r>
      <w:proofErr w:type="spellEnd"/>
      <w:r w:rsidRPr="002F3951" w:rsidR="00154DDA">
        <w:t xml:space="preserve"> continuation in</w:t>
      </w:r>
      <w:r w:rsidRPr="002F3951">
        <w:t xml:space="preserve"> pregnancy</w:t>
      </w:r>
      <w:r w:rsidRPr="002F3951" w:rsidR="00C97CFE">
        <w:t xml:space="preserve"> with </w:t>
      </w:r>
      <w:r w:rsidRPr="002F3951">
        <w:t>preterm birth, low birth weight</w:t>
      </w:r>
      <w:r w:rsidRPr="002F3951" w:rsidR="004B7052">
        <w:t xml:space="preserve">, </w:t>
      </w:r>
      <w:r w:rsidR="002F3951">
        <w:t>small for gestational age</w:t>
      </w:r>
      <w:r w:rsidRPr="002F3951" w:rsidR="004C430E">
        <w:t>, and non-live birth</w:t>
      </w:r>
      <w:r w:rsidRPr="002F3951" w:rsidR="003E3133">
        <w:t xml:space="preserve">, relative to </w:t>
      </w:r>
      <w:proofErr w:type="spellStart"/>
      <w:r w:rsidRPr="002F3951" w:rsidR="004A4063">
        <w:t>triptan</w:t>
      </w:r>
      <w:proofErr w:type="spellEnd"/>
      <w:r w:rsidRPr="002F3951" w:rsidR="004A4063">
        <w:t xml:space="preserve"> </w:t>
      </w:r>
      <w:r w:rsidRPr="002F3951" w:rsidR="003E3133">
        <w:t>discontinuation before pregnancy</w:t>
      </w:r>
      <w:r w:rsidR="002515E6">
        <w:t>.</w:t>
      </w:r>
    </w:p>
    <w:p w:rsidRPr="002F3951" w:rsidR="003E3133" w:rsidP="00984273" w:rsidRDefault="003E3133" w14:paraId="3E918732" w14:textId="0D3DBC65">
      <w:pPr>
        <w:pStyle w:val="ListParagraph"/>
        <w:numPr>
          <w:ilvl w:val="0"/>
          <w:numId w:val="3"/>
        </w:numPr>
        <w:spacing w:line="276" w:lineRule="auto"/>
        <w:ind w:left="0" w:firstLine="0"/>
      </w:pPr>
      <w:r w:rsidRPr="002F3951">
        <w:t xml:space="preserve">To determine the association of continued time-varying </w:t>
      </w:r>
      <w:proofErr w:type="spellStart"/>
      <w:r w:rsidRPr="002F3951">
        <w:t>triptan</w:t>
      </w:r>
      <w:proofErr w:type="spellEnd"/>
      <w:r w:rsidRPr="002F3951">
        <w:t xml:space="preserve"> exposure in pregnancy with preterm birth, low birth weight, or </w:t>
      </w:r>
      <w:r w:rsidRPr="002F3951" w:rsidR="00A85561">
        <w:t>small for gestational age</w:t>
      </w:r>
      <w:r w:rsidRPr="002F3951" w:rsidR="004A4063">
        <w:t xml:space="preserve">, relative </w:t>
      </w:r>
      <w:r w:rsidRPr="002F3951" w:rsidR="002A5157">
        <w:t xml:space="preserve">to non-exposure to </w:t>
      </w:r>
      <w:proofErr w:type="spellStart"/>
      <w:r w:rsidRPr="002F3951" w:rsidR="002A5157">
        <w:t>t</w:t>
      </w:r>
      <w:r w:rsidRPr="002F3951" w:rsidR="004A4063">
        <w:t>riptan</w:t>
      </w:r>
      <w:proofErr w:type="spellEnd"/>
      <w:r w:rsidRPr="002F3951" w:rsidR="004A4063">
        <w:t xml:space="preserve"> </w:t>
      </w:r>
      <w:r w:rsidRPr="002F3951" w:rsidR="002A5157">
        <w:t>in the time window</w:t>
      </w:r>
      <w:r w:rsidRPr="002F3951" w:rsidR="004A4063">
        <w:t xml:space="preserve"> </w:t>
      </w:r>
      <w:r w:rsidRPr="002F3951" w:rsidR="002A5157">
        <w:t xml:space="preserve">in </w:t>
      </w:r>
      <w:r w:rsidRPr="002F3951" w:rsidR="004A4063">
        <w:t>pregnancy</w:t>
      </w:r>
      <w:r w:rsidR="002515E6">
        <w:t>.</w:t>
      </w:r>
    </w:p>
    <w:p w:rsidRPr="002F3951" w:rsidR="003E3133" w:rsidP="00984273" w:rsidRDefault="003E3133" w14:paraId="226CCAAD" w14:textId="4836E072">
      <w:pPr>
        <w:pStyle w:val="ListParagraph"/>
        <w:numPr>
          <w:ilvl w:val="0"/>
          <w:numId w:val="3"/>
        </w:numPr>
        <w:spacing w:line="276" w:lineRule="auto"/>
        <w:ind w:left="0" w:firstLine="0"/>
        <w:rPr>
          <w:color w:val="000000" w:themeColor="text1"/>
        </w:rPr>
      </w:pPr>
      <w:r w:rsidRPr="002F3951">
        <w:rPr>
          <w:color w:val="000000" w:themeColor="text1"/>
        </w:rPr>
        <w:t xml:space="preserve">To quantify the influence of </w:t>
      </w:r>
      <w:proofErr w:type="spellStart"/>
      <w:r w:rsidRPr="002F3951" w:rsidR="004A4063">
        <w:rPr>
          <w:color w:val="000000" w:themeColor="text1"/>
        </w:rPr>
        <w:t>triptan</w:t>
      </w:r>
      <w:proofErr w:type="spellEnd"/>
      <w:r w:rsidRPr="002F3951" w:rsidR="004A4063">
        <w:rPr>
          <w:color w:val="000000" w:themeColor="text1"/>
        </w:rPr>
        <w:t xml:space="preserve"> </w:t>
      </w:r>
      <w:r w:rsidRPr="002F3951">
        <w:t>exposure misclassification on the investigated association measures using probabilistic bias analysis (PBA) as instructed by Lash (unadjusted PBA).</w:t>
      </w:r>
      <w:r w:rsidRPr="002F3951">
        <w:fldChar w:fldCharType="begin">
          <w:fldData xml:space="preserve">PEVuZE5vdGU+PENpdGU+PEF1dGhvcj5MYXNoPC9BdXRob3I+PFllYXI+MjAwOTwvWWVhcj48UmVj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</w:fldData>
        </w:fldChar>
      </w:r>
      <w:r w:rsidRPr="002F3951" w:rsidR="002B0F6D">
        <w:instrText xml:space="preserve"> ADDIN EN.CITE </w:instrText>
      </w:r>
      <w:r w:rsidRPr="002F3951" w:rsidR="002B0F6D">
        <w:fldChar w:fldCharType="begin">
          <w:fldData xml:space="preserve">PEVuZE5vdGU+PENpdGU+PEF1dGhvcj5MYXNoPC9BdXRob3I+PFllYXI+MjAwOTwvWWVhcj48UmVj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</w:fldData>
        </w:fldChar>
      </w:r>
      <w:r w:rsidRPr="002F3951" w:rsidR="002B0F6D">
        <w:instrText xml:space="preserve"> ADDIN EN.CITE.DATA </w:instrText>
      </w:r>
      <w:r w:rsidRPr="002F3951" w:rsidR="002B0F6D">
        <w:fldChar w:fldCharType="end"/>
      </w:r>
      <w:r w:rsidRPr="002F3951">
        <w:fldChar w:fldCharType="separate"/>
      </w:r>
      <w:r w:rsidRPr="002F3951">
        <w:rPr>
          <w:noProof/>
          <w:vertAlign w:val="superscript"/>
        </w:rPr>
        <w:t>3,4</w:t>
      </w:r>
      <w:r w:rsidRPr="002F3951">
        <w:fldChar w:fldCharType="end"/>
      </w:r>
    </w:p>
    <w:p w:rsidR="00021F4E" w:rsidP="00021F4E" w:rsidRDefault="00021F4E" w14:paraId="5C2B8F45" w14:textId="590FCBD5">
      <w:pPr>
        <w:spacing w:line="276" w:lineRule="auto"/>
        <w:ind w:left="0" w:firstLine="0"/>
      </w:pPr>
      <w:r w:rsidRPr="00E968CD">
        <w:t xml:space="preserve">Substance level analyses for the individual </w:t>
      </w:r>
      <w:proofErr w:type="spellStart"/>
      <w:r w:rsidRPr="00E968CD">
        <w:t>triptans</w:t>
      </w:r>
      <w:proofErr w:type="spellEnd"/>
      <w:r w:rsidRPr="00E968CD">
        <w:t xml:space="preserve"> will also be performed, when study power is sufficient.</w:t>
      </w:r>
    </w:p>
    <w:p w:rsidRPr="002F3951" w:rsidR="003E3133" w:rsidP="00984273" w:rsidRDefault="003E3133" w14:paraId="11C44CDA" w14:textId="77777777">
      <w:pPr>
        <w:tabs>
          <w:tab w:val="left" w:pos="709"/>
        </w:tabs>
        <w:spacing w:line="276" w:lineRule="auto"/>
        <w:ind w:left="0" w:firstLine="0"/>
        <w:rPr>
          <w:b/>
        </w:rPr>
      </w:pPr>
      <w:r w:rsidRPr="002F3951">
        <w:rPr>
          <w:b/>
        </w:rPr>
        <w:t>The secondary objectives of the Medication Safety Study are:</w:t>
      </w:r>
    </w:p>
    <w:p w:rsidRPr="002F3951" w:rsidR="003E3133" w:rsidP="00984273" w:rsidRDefault="003E3133" w14:paraId="51FF5507" w14:textId="74BD3FC5">
      <w:pPr>
        <w:pStyle w:val="ListParagraph"/>
        <w:numPr>
          <w:ilvl w:val="0"/>
          <w:numId w:val="3"/>
        </w:numPr>
        <w:spacing w:line="276" w:lineRule="auto"/>
        <w:ind w:left="0" w:firstLine="0"/>
      </w:pPr>
      <w:r w:rsidRPr="002F3951">
        <w:t xml:space="preserve">To investigate whether extended use of continued </w:t>
      </w:r>
      <w:proofErr w:type="spellStart"/>
      <w:r w:rsidRPr="002F3951">
        <w:t>triptan</w:t>
      </w:r>
      <w:proofErr w:type="spellEnd"/>
      <w:r w:rsidRPr="002F3951">
        <w:t xml:space="preserve"> in early/mid-pregnancy is associated with an increased risk for maternal preeclampsia and gestational diabetes mellitus, relative to </w:t>
      </w:r>
      <w:r w:rsidR="00B75CB9">
        <w:t xml:space="preserve">(i) </w:t>
      </w:r>
      <w:r w:rsidRPr="002F3951" w:rsidR="00516EE8">
        <w:t xml:space="preserve">no extended use </w:t>
      </w:r>
      <w:r w:rsidRPr="002F3951" w:rsidR="00B75CB9">
        <w:t>in early/mid-pregnancy</w:t>
      </w:r>
      <w:r w:rsidR="00B75CB9">
        <w:t>,</w:t>
      </w:r>
      <w:r w:rsidRPr="002F3951" w:rsidR="00B75CB9">
        <w:t xml:space="preserve"> </w:t>
      </w:r>
      <w:r w:rsidRPr="002F3951" w:rsidR="00516EE8">
        <w:t>a</w:t>
      </w:r>
      <w:r w:rsidR="00B75CB9">
        <w:t xml:space="preserve">s well as to (ii) </w:t>
      </w:r>
      <w:proofErr w:type="spellStart"/>
      <w:r w:rsidR="00A942D0">
        <w:t>triptan</w:t>
      </w:r>
      <w:proofErr w:type="spellEnd"/>
      <w:r w:rsidR="00A942D0">
        <w:t xml:space="preserve"> </w:t>
      </w:r>
      <w:r w:rsidRPr="002F3951" w:rsidR="00516EE8">
        <w:t>discontinuation</w:t>
      </w:r>
      <w:r w:rsidRPr="002F3951">
        <w:t xml:space="preserve"> before pregnancy. </w:t>
      </w:r>
    </w:p>
    <w:p w:rsidRPr="002F3951" w:rsidR="00516EE8" w:rsidP="00984273" w:rsidRDefault="003E3133" w14:paraId="264D33D8" w14:textId="24012E96">
      <w:pPr>
        <w:pStyle w:val="ListParagraph"/>
        <w:numPr>
          <w:ilvl w:val="0"/>
          <w:numId w:val="3"/>
        </w:numPr>
        <w:spacing w:line="276" w:lineRule="auto"/>
        <w:ind w:left="0" w:firstLine="0"/>
      </w:pPr>
      <w:r w:rsidRPr="002F3951">
        <w:t xml:space="preserve">To determine the association between extended use of continued </w:t>
      </w:r>
      <w:proofErr w:type="spellStart"/>
      <w:r w:rsidRPr="002F3951">
        <w:t>triptan</w:t>
      </w:r>
      <w:proofErr w:type="spellEnd"/>
      <w:r w:rsidRPr="002F3951">
        <w:t xml:space="preserve"> in the first trimester of pregnancy and congenital anomalies in the offspring, </w:t>
      </w:r>
      <w:r w:rsidRPr="002F3951" w:rsidR="00516EE8">
        <w:t xml:space="preserve">relative to </w:t>
      </w:r>
      <w:r w:rsidR="00B75CB9">
        <w:t xml:space="preserve">(i) </w:t>
      </w:r>
      <w:r w:rsidRPr="002F3951" w:rsidR="00516EE8">
        <w:t xml:space="preserve">no extended use </w:t>
      </w:r>
      <w:r w:rsidR="00B75CB9">
        <w:t>in the first trimester, as well as to</w:t>
      </w:r>
      <w:r w:rsidRPr="002F3951" w:rsidR="00516EE8">
        <w:t xml:space="preserve"> </w:t>
      </w:r>
      <w:r w:rsidR="00B75CB9">
        <w:t xml:space="preserve">(ii) </w:t>
      </w:r>
      <w:proofErr w:type="spellStart"/>
      <w:r w:rsidR="00A942D0">
        <w:t>triptan</w:t>
      </w:r>
      <w:proofErr w:type="spellEnd"/>
      <w:r w:rsidR="00A942D0">
        <w:t xml:space="preserve"> </w:t>
      </w:r>
      <w:r w:rsidRPr="002F3951" w:rsidR="00516EE8">
        <w:t xml:space="preserve">discontinuation before pregnancy. </w:t>
      </w:r>
    </w:p>
    <w:p w:rsidRPr="002F3951" w:rsidR="00516EE8" w:rsidP="00984273" w:rsidRDefault="003E3133" w14:paraId="1B360257" w14:textId="692BC8B5">
      <w:pPr>
        <w:pStyle w:val="ListParagraph"/>
        <w:numPr>
          <w:ilvl w:val="0"/>
          <w:numId w:val="3"/>
        </w:numPr>
        <w:spacing w:line="276" w:lineRule="auto"/>
        <w:ind w:left="0" w:firstLine="0"/>
      </w:pPr>
      <w:r w:rsidRPr="002F3951">
        <w:t xml:space="preserve">To determine the association of extended use of continued </w:t>
      </w:r>
      <w:proofErr w:type="spellStart"/>
      <w:r w:rsidRPr="002F3951">
        <w:t>triptan</w:t>
      </w:r>
      <w:proofErr w:type="spellEnd"/>
      <w:r w:rsidRPr="002F3951">
        <w:t xml:space="preserve"> in pregnancy with preterm birth, low birth weight, </w:t>
      </w:r>
      <w:r w:rsidR="007B07E6">
        <w:t>small for gestational age</w:t>
      </w:r>
      <w:r w:rsidRPr="002F3951">
        <w:t xml:space="preserve">, and non-live birth, </w:t>
      </w:r>
      <w:r w:rsidRPr="002F3951" w:rsidR="00516EE8">
        <w:t xml:space="preserve">relative to </w:t>
      </w:r>
      <w:r w:rsidR="00B75CB9">
        <w:t xml:space="preserve">(i) </w:t>
      </w:r>
      <w:r w:rsidRPr="002F3951" w:rsidR="00516EE8">
        <w:t xml:space="preserve">no extended use </w:t>
      </w:r>
      <w:r w:rsidR="00B75CB9">
        <w:t xml:space="preserve">during pregnancy, as well as to (ii) </w:t>
      </w:r>
      <w:proofErr w:type="spellStart"/>
      <w:r w:rsidR="00A942D0">
        <w:t>triptan</w:t>
      </w:r>
      <w:proofErr w:type="spellEnd"/>
      <w:r w:rsidR="00A942D0">
        <w:t xml:space="preserve"> </w:t>
      </w:r>
      <w:r w:rsidRPr="002F3951" w:rsidR="00516EE8">
        <w:t xml:space="preserve">discontinuation before pregnancy. </w:t>
      </w:r>
    </w:p>
    <w:p w:rsidRPr="00516EE8" w:rsidR="003E3133" w:rsidP="00984273" w:rsidRDefault="003E3133" w14:paraId="64C834AF" w14:textId="62D28733">
      <w:pPr>
        <w:pStyle w:val="ListParagraph"/>
        <w:numPr>
          <w:ilvl w:val="0"/>
          <w:numId w:val="3"/>
        </w:numPr>
        <w:spacing w:line="276" w:lineRule="auto"/>
        <w:ind w:left="0" w:firstLine="0"/>
        <w:rPr>
          <w:color w:val="000000" w:themeColor="text1"/>
        </w:rPr>
      </w:pPr>
      <w:r>
        <w:t xml:space="preserve">To address – by design - </w:t>
      </w:r>
      <w:r w:rsidRPr="00516EE8">
        <w:rPr>
          <w:color w:val="000000" w:themeColor="text1"/>
        </w:rPr>
        <w:t>the role of confounding by maternal migraine severity</w:t>
      </w:r>
      <w:r w:rsidR="004A4063">
        <w:rPr>
          <w:color w:val="000000" w:themeColor="text1"/>
        </w:rPr>
        <w:t xml:space="preserve"> in obj</w:t>
      </w:r>
      <w:r w:rsidR="007B07E6">
        <w:rPr>
          <w:color w:val="000000" w:themeColor="text1"/>
        </w:rPr>
        <w:t xml:space="preserve">ectives </w:t>
      </w:r>
      <w:r w:rsidR="004A4063">
        <w:rPr>
          <w:color w:val="000000" w:themeColor="text1"/>
        </w:rPr>
        <w:t>1-</w:t>
      </w:r>
      <w:r w:rsidR="002A5157">
        <w:rPr>
          <w:color w:val="000000" w:themeColor="text1"/>
        </w:rPr>
        <w:t>3</w:t>
      </w:r>
      <w:r w:rsidRPr="00516EE8">
        <w:rPr>
          <w:color w:val="000000" w:themeColor="text1"/>
        </w:rPr>
        <w:t xml:space="preserve">, by comparing continued </w:t>
      </w:r>
      <w:proofErr w:type="spellStart"/>
      <w:r w:rsidRPr="00516EE8">
        <w:rPr>
          <w:color w:val="000000" w:themeColor="text1"/>
        </w:rPr>
        <w:t>triptan</w:t>
      </w:r>
      <w:proofErr w:type="spellEnd"/>
      <w:r w:rsidRPr="00516EE8">
        <w:rPr>
          <w:color w:val="000000" w:themeColor="text1"/>
        </w:rPr>
        <w:t xml:space="preserve"> use in pregnancy </w:t>
      </w:r>
      <w:r w:rsidR="004A4063">
        <w:rPr>
          <w:color w:val="000000" w:themeColor="text1"/>
        </w:rPr>
        <w:t xml:space="preserve">to </w:t>
      </w:r>
      <w:r w:rsidRPr="00516EE8">
        <w:rPr>
          <w:color w:val="000000" w:themeColor="text1"/>
        </w:rPr>
        <w:t xml:space="preserve">two additional comparators: (1) non-exposure to </w:t>
      </w:r>
      <w:proofErr w:type="spellStart"/>
      <w:r w:rsidRPr="00516EE8">
        <w:rPr>
          <w:color w:val="000000" w:themeColor="text1"/>
        </w:rPr>
        <w:t>triptan</w:t>
      </w:r>
      <w:proofErr w:type="spellEnd"/>
      <w:r w:rsidRPr="00516EE8">
        <w:rPr>
          <w:color w:val="000000" w:themeColor="text1"/>
        </w:rPr>
        <w:t xml:space="preserve"> neither before nor during pregnancy in women with migraine (=non-medicated disease comparator); (2) non-exposure to </w:t>
      </w:r>
      <w:proofErr w:type="spellStart"/>
      <w:r w:rsidRPr="00516EE8">
        <w:rPr>
          <w:color w:val="000000" w:themeColor="text1"/>
        </w:rPr>
        <w:t>triptan</w:t>
      </w:r>
      <w:proofErr w:type="spellEnd"/>
      <w:r w:rsidRPr="00516EE8">
        <w:rPr>
          <w:color w:val="000000" w:themeColor="text1"/>
        </w:rPr>
        <w:t xml:space="preserve"> neither before nor during pregnancy in women with no migraine (=population comparison).</w:t>
      </w:r>
    </w:p>
    <w:p w:rsidRPr="00D630BC" w:rsidR="003E3133" w:rsidP="00984273" w:rsidRDefault="003E3133" w14:paraId="49A92BF7" w14:textId="77777777">
      <w:pPr>
        <w:pStyle w:val="ListParagraph"/>
        <w:tabs>
          <w:tab w:val="left" w:pos="709"/>
        </w:tabs>
        <w:spacing w:line="276" w:lineRule="auto"/>
        <w:ind w:left="4" w:firstLine="0"/>
        <w:rPr>
          <w:color w:val="000000" w:themeColor="text1"/>
        </w:rPr>
      </w:pPr>
    </w:p>
    <w:bookmarkEnd w:id="4"/>
    <w:p w:rsidRPr="00A924B9" w:rsidR="00874415" w:rsidP="00984273" w:rsidRDefault="00EA42C9" w14:paraId="1E276AF0" w14:textId="7A64D43F">
      <w:pPr>
        <w:pStyle w:val="Heading1"/>
        <w:numPr>
          <w:ilvl w:val="0"/>
          <w:numId w:val="11"/>
        </w:numPr>
        <w:spacing w:line="276" w:lineRule="auto"/>
        <w:ind w:left="0" w:firstLine="0"/>
        <w:rPr>
          <w:b/>
        </w:rPr>
      </w:pPr>
      <w:r w:rsidRPr="00A924B9">
        <w:rPr>
          <w:b/>
        </w:rPr>
        <w:lastRenderedPageBreak/>
        <w:t xml:space="preserve">Methods </w:t>
      </w:r>
    </w:p>
    <w:p w:rsidRPr="00193217" w:rsidR="00EA42C9" w:rsidP="00984273" w:rsidRDefault="00B21E11" w14:paraId="2C434F42" w14:textId="57B4BBDF">
      <w:pPr>
        <w:pStyle w:val="Heading2"/>
        <w:numPr>
          <w:ilvl w:val="1"/>
          <w:numId w:val="11"/>
        </w:numPr>
        <w:spacing w:line="276" w:lineRule="auto"/>
        <w:ind w:left="0" w:firstLine="0"/>
        <w:rPr>
          <w:b/>
        </w:rPr>
      </w:pPr>
      <w:r w:rsidRPr="00193217">
        <w:rPr>
          <w:b/>
        </w:rPr>
        <w:t>Data sources</w:t>
      </w:r>
      <w:r w:rsidRPr="00193217" w:rsidR="00974ECF">
        <w:rPr>
          <w:b/>
        </w:rPr>
        <w:t xml:space="preserve"> and</w:t>
      </w:r>
      <w:r w:rsidRPr="00193217" w:rsidR="00EA42C9">
        <w:rPr>
          <w:b/>
        </w:rPr>
        <w:t xml:space="preserve"> study period </w:t>
      </w:r>
    </w:p>
    <w:p w:rsidRPr="007B07E6" w:rsidR="002515E6" w:rsidP="002515E6" w:rsidRDefault="00D6425F" w14:paraId="30391AA6" w14:textId="1BDDA25D">
      <w:pPr>
        <w:spacing w:line="276" w:lineRule="auto"/>
        <w:ind w:left="0" w:firstLine="0"/>
      </w:pPr>
      <w:r w:rsidRPr="00D6425F">
        <w:rPr>
          <w:color w:val="000000" w:themeColor="text1"/>
        </w:rPr>
        <w:t xml:space="preserve">This is a cross-country </w:t>
      </w:r>
      <w:r>
        <w:rPr>
          <w:color w:val="000000" w:themeColor="text1"/>
        </w:rPr>
        <w:t xml:space="preserve">analytical study, using </w:t>
      </w:r>
      <w:r w:rsidRPr="009937EF" w:rsidR="009937EF">
        <w:rPr>
          <w:color w:val="000000" w:themeColor="text1"/>
        </w:rPr>
        <w:t>data from 9 or 11 data sources in 7 or 8 European countries (Germany, Finland, France, Italy, Norway, Spain, Sweden and UK) covering 5 million pregnancies across a 15</w:t>
      </w:r>
      <w:r w:rsidRPr="00A924B9" w:rsidR="009937EF">
        <w:t>-year time frame</w:t>
      </w:r>
      <w:r>
        <w:t xml:space="preserve"> (see </w:t>
      </w:r>
      <w:r w:rsidRPr="00A924B9" w:rsidR="009937EF">
        <w:t>Table 1</w:t>
      </w:r>
      <w:r w:rsidRPr="0056188E">
        <w:rPr>
          <w:color w:val="000000" w:themeColor="text1"/>
        </w:rPr>
        <w:t>)</w:t>
      </w:r>
      <w:r w:rsidRPr="0056188E" w:rsidR="00372E7A">
        <w:rPr>
          <w:color w:val="000000" w:themeColor="text1"/>
        </w:rPr>
        <w:t>, all pending on results from the Data characterization (WP7)</w:t>
      </w:r>
      <w:r w:rsidRPr="0056188E" w:rsidR="009937EF">
        <w:rPr>
          <w:color w:val="000000" w:themeColor="text1"/>
        </w:rPr>
        <w:t xml:space="preserve">. Some data sources will not provide data for the entire study period, but instead </w:t>
      </w:r>
      <w:r w:rsidR="00D00CBE">
        <w:rPr>
          <w:color w:val="000000" w:themeColor="text1"/>
        </w:rPr>
        <w:t xml:space="preserve">will </w:t>
      </w:r>
      <w:r w:rsidRPr="0056188E" w:rsidR="009937EF">
        <w:rPr>
          <w:color w:val="000000" w:themeColor="text1"/>
        </w:rPr>
        <w:t>provide data between the dates outlined in Table 1. The period in which pregnancies</w:t>
      </w:r>
      <w:r w:rsidRPr="00A924B9" w:rsidR="009937EF">
        <w:t xml:space="preserve"> may be picked may be shorter than the dates in Table 1 due to additional data requirements for each pregnancy. </w:t>
      </w:r>
      <w:r w:rsidRPr="007B07E6" w:rsidR="002515E6">
        <w:t>Appendix 1 show information about the data sources in this project.</w:t>
      </w:r>
    </w:p>
    <w:p w:rsidR="003C4530" w:rsidP="00984273" w:rsidRDefault="00057308" w14:paraId="313FA0AE" w14:textId="199DBFCE">
      <w:pPr>
        <w:spacing w:after="240" w:line="276" w:lineRule="auto"/>
        <w:ind w:left="0" w:firstLine="0"/>
      </w:pPr>
      <w:r w:rsidRPr="00A924B9">
        <w:t xml:space="preserve">The overall period </w:t>
      </w:r>
      <w:r w:rsidR="009809E1">
        <w:t xml:space="preserve">of data source coverage </w:t>
      </w:r>
      <w:r w:rsidRPr="00A924B9">
        <w:t>will run from 1 January 200</w:t>
      </w:r>
      <w:r w:rsidR="009C4E99">
        <w:t>4</w:t>
      </w:r>
      <w:r>
        <w:t xml:space="preserve"> </w:t>
      </w:r>
      <w:r w:rsidR="009C4E99">
        <w:t xml:space="preserve">(or later date, see Table 1) </w:t>
      </w:r>
      <w:r w:rsidRPr="00A924B9">
        <w:t>until 31 December 2019</w:t>
      </w:r>
      <w:r w:rsidR="009C4E99">
        <w:t xml:space="preserve"> or 30</w:t>
      </w:r>
      <w:r w:rsidRPr="009C4E99" w:rsidR="009C4E99">
        <w:rPr>
          <w:vertAlign w:val="superscript"/>
        </w:rPr>
        <w:t>th</w:t>
      </w:r>
      <w:r w:rsidR="009C4E99">
        <w:t xml:space="preserve"> September 2021, or at least 31 December</w:t>
      </w:r>
      <w:r>
        <w:t xml:space="preserve"> 2018</w:t>
      </w:r>
      <w:r w:rsidR="009C4E99">
        <w:t xml:space="preserve"> (depending on data source)</w:t>
      </w:r>
      <w:r w:rsidRPr="00A924B9">
        <w:t>.</w:t>
      </w:r>
      <w:r>
        <w:t xml:space="preserve"> </w:t>
      </w:r>
      <w:r w:rsidRPr="005742E4">
        <w:rPr>
          <w:highlight w:val="yellow"/>
        </w:rPr>
        <w:t xml:space="preserve">For simplicity, hereafter we will use </w:t>
      </w:r>
      <w:r w:rsidRPr="005742E4" w:rsidR="003C4530">
        <w:rPr>
          <w:highlight w:val="yellow"/>
        </w:rPr>
        <w:t xml:space="preserve">the term </w:t>
      </w:r>
      <w:r w:rsidRPr="005742E4" w:rsidR="009C4E99">
        <w:rPr>
          <w:highlight w:val="yellow"/>
        </w:rPr>
        <w:t>“</w:t>
      </w:r>
      <w:r w:rsidRPr="005742E4">
        <w:rPr>
          <w:b/>
          <w:i/>
          <w:highlight w:val="yellow"/>
        </w:rPr>
        <w:t>study period</w:t>
      </w:r>
      <w:r w:rsidRPr="005742E4" w:rsidR="009C4E99">
        <w:rPr>
          <w:i/>
          <w:highlight w:val="yellow"/>
        </w:rPr>
        <w:t>”</w:t>
      </w:r>
      <w:r w:rsidRPr="005742E4">
        <w:rPr>
          <w:highlight w:val="yellow"/>
        </w:rPr>
        <w:t xml:space="preserve"> </w:t>
      </w:r>
      <w:r w:rsidRPr="005742E4" w:rsidR="003C4530">
        <w:rPr>
          <w:highlight w:val="yellow"/>
        </w:rPr>
        <w:t xml:space="preserve">to indicate </w:t>
      </w:r>
      <w:r w:rsidRPr="005742E4">
        <w:rPr>
          <w:highlight w:val="yellow"/>
        </w:rPr>
        <w:t xml:space="preserve">the time from </w:t>
      </w:r>
      <w:r w:rsidRPr="005742E4" w:rsidR="003C4530">
        <w:rPr>
          <w:highlight w:val="yellow"/>
        </w:rPr>
        <w:t>the earliest start date of data coverage to the latest one</w:t>
      </w:r>
      <w:r w:rsidRPr="005742E4">
        <w:rPr>
          <w:highlight w:val="yellow"/>
        </w:rPr>
        <w:t xml:space="preserve">, </w:t>
      </w:r>
      <w:r w:rsidRPr="005742E4" w:rsidR="003C4530">
        <w:rPr>
          <w:highlight w:val="yellow"/>
        </w:rPr>
        <w:t xml:space="preserve">as shown in </w:t>
      </w:r>
      <w:r w:rsidRPr="005742E4">
        <w:rPr>
          <w:highlight w:val="yellow"/>
        </w:rPr>
        <w:t>Table 1.</w:t>
      </w:r>
      <w:r w:rsidRPr="0056188E">
        <w:t xml:space="preserve">  </w:t>
      </w:r>
    </w:p>
    <w:p w:rsidR="00057308" w:rsidP="00984273" w:rsidRDefault="00057308" w14:paraId="7D8AEA58" w14:textId="39F37DD6">
      <w:pPr>
        <w:spacing w:after="240" w:line="276" w:lineRule="auto"/>
        <w:ind w:left="0" w:firstLine="0"/>
      </w:pPr>
      <w:r w:rsidRPr="0056188E">
        <w:t xml:space="preserve">The </w:t>
      </w:r>
      <w:r w:rsidRPr="0056188E" w:rsidR="0034656E">
        <w:t xml:space="preserve">enrolment date into the cohort coincides with </w:t>
      </w:r>
      <w:r w:rsidRPr="0056188E">
        <w:t xml:space="preserve">the date of last menstrual period (LMP) for each pregnancy, </w:t>
      </w:r>
      <w:r w:rsidRPr="0056188E" w:rsidR="0034656E">
        <w:t xml:space="preserve">whenever that falls within the period from </w:t>
      </w:r>
      <w:r w:rsidRPr="0056188E">
        <w:t>1</w:t>
      </w:r>
      <w:r w:rsidRPr="0056188E">
        <w:rPr>
          <w:vertAlign w:val="superscript"/>
        </w:rPr>
        <w:t>st</w:t>
      </w:r>
      <w:r w:rsidRPr="0056188E">
        <w:t xml:space="preserve"> January 2005 </w:t>
      </w:r>
      <w:r w:rsidRPr="0056188E" w:rsidR="0034656E">
        <w:t xml:space="preserve">(or </w:t>
      </w:r>
      <w:r w:rsidR="009C4E99">
        <w:t xml:space="preserve">other dates as shown in Table 1, </w:t>
      </w:r>
      <w:r w:rsidRPr="0056188E" w:rsidR="0034656E">
        <w:t>depending on data source) until 1</w:t>
      </w:r>
      <w:r w:rsidRPr="0056188E" w:rsidR="0034656E">
        <w:rPr>
          <w:vertAlign w:val="superscript"/>
        </w:rPr>
        <w:t>st</w:t>
      </w:r>
      <w:r w:rsidRPr="0056188E" w:rsidR="0034656E">
        <w:t xml:space="preserve"> March 2019 </w:t>
      </w:r>
      <w:r w:rsidR="003C4530">
        <w:t>or 1</w:t>
      </w:r>
      <w:r w:rsidRPr="003C4530" w:rsidR="003C4530">
        <w:rPr>
          <w:vertAlign w:val="superscript"/>
        </w:rPr>
        <w:t>st</w:t>
      </w:r>
      <w:r w:rsidR="003C4530">
        <w:t xml:space="preserve"> December 2020 </w:t>
      </w:r>
      <w:r w:rsidRPr="0056188E" w:rsidR="0034656E">
        <w:t xml:space="preserve">(or </w:t>
      </w:r>
      <w:r w:rsidR="009C4E99">
        <w:t>other dates as shown in Table 1</w:t>
      </w:r>
      <w:r w:rsidRPr="0056188E" w:rsidR="0034656E">
        <w:t>, depending on data source)</w:t>
      </w:r>
      <w:r w:rsidRPr="0056188E">
        <w:t>. The rationale for this is t</w:t>
      </w:r>
      <w:r w:rsidRPr="0056188E" w:rsidR="0034656E">
        <w:t>wo-fold: (a) t</w:t>
      </w:r>
      <w:r w:rsidRPr="0056188E">
        <w:t>o ensure that all pregnanc</w:t>
      </w:r>
      <w:r w:rsidRPr="0056188E" w:rsidR="009809E1">
        <w:t>ies</w:t>
      </w:r>
      <w:r w:rsidRPr="0056188E">
        <w:t xml:space="preserve"> have at least one-year look-back time on prescription history</w:t>
      </w:r>
      <w:r w:rsidRPr="0056188E" w:rsidR="0034656E">
        <w:t xml:space="preserve"> (entire year 2004)</w:t>
      </w:r>
      <w:r w:rsidRPr="0056188E" w:rsidR="009809E1">
        <w:t>, or less depending on data source; and</w:t>
      </w:r>
      <w:r w:rsidRPr="0056188E" w:rsidR="0034656E">
        <w:t xml:space="preserve"> (b) to ensure that pregnancies with LMP date in the year 2019 will have the chance of being observed for the full pregnancy length.</w:t>
      </w:r>
      <w:r w:rsidR="0034656E">
        <w:t xml:space="preserve"> </w:t>
      </w:r>
      <w:r w:rsidRPr="005742E4" w:rsidR="003C4530">
        <w:rPr>
          <w:highlight w:val="yellow"/>
        </w:rPr>
        <w:t>For simplicity, hereafter we will use the term “</w:t>
      </w:r>
      <w:r w:rsidRPr="005742E4" w:rsidR="003C4530">
        <w:rPr>
          <w:b/>
          <w:i/>
          <w:highlight w:val="yellow"/>
        </w:rPr>
        <w:t>enrolment period</w:t>
      </w:r>
      <w:r w:rsidRPr="005742E4" w:rsidR="003C4530">
        <w:rPr>
          <w:i/>
          <w:highlight w:val="yellow"/>
        </w:rPr>
        <w:t>”</w:t>
      </w:r>
      <w:r w:rsidRPr="005742E4" w:rsidR="003C4530">
        <w:rPr>
          <w:highlight w:val="yellow"/>
        </w:rPr>
        <w:t xml:space="preserve"> to indicate the time from the first LMP date to last LMP date, as shown in Table 1.</w:t>
      </w:r>
      <w:r w:rsidRPr="0056188E" w:rsidR="003C4530">
        <w:t xml:space="preserve">  </w:t>
      </w:r>
    </w:p>
    <w:p w:rsidRPr="006C0A33" w:rsidR="008C6A4C" w:rsidP="00984273" w:rsidRDefault="008C6A4C" w14:paraId="341F618A" w14:textId="61FCC029">
      <w:pPr>
        <w:spacing w:after="0" w:line="276" w:lineRule="auto"/>
        <w:ind w:left="0" w:firstLine="0"/>
        <w:rPr>
          <w:b/>
          <w:bCs/>
          <w:szCs w:val="20"/>
        </w:rPr>
      </w:pPr>
      <w:bookmarkStart w:name="_Hlk68175161" w:id="5"/>
      <w:r w:rsidRPr="006C0A33">
        <w:rPr>
          <w:b/>
          <w:bCs/>
          <w:szCs w:val="20"/>
        </w:rPr>
        <w:t xml:space="preserve">Table </w:t>
      </w:r>
      <w:r w:rsidRPr="006C0A33" w:rsidR="00974ECF">
        <w:rPr>
          <w:b/>
          <w:bCs/>
          <w:szCs w:val="20"/>
        </w:rPr>
        <w:t>1</w:t>
      </w:r>
      <w:r w:rsidRPr="006C0A33">
        <w:rPr>
          <w:b/>
          <w:bCs/>
          <w:szCs w:val="20"/>
        </w:rPr>
        <w:t xml:space="preserve"> – </w:t>
      </w:r>
      <w:r w:rsidR="00FA509E">
        <w:rPr>
          <w:b/>
          <w:bCs/>
          <w:szCs w:val="20"/>
        </w:rPr>
        <w:t>S</w:t>
      </w:r>
      <w:r w:rsidRPr="00FA509E" w:rsidR="00FA509E">
        <w:rPr>
          <w:b/>
          <w:bCs/>
          <w:szCs w:val="20"/>
        </w:rPr>
        <w:t xml:space="preserve">tart </w:t>
      </w:r>
      <w:r w:rsidR="00B75510">
        <w:rPr>
          <w:b/>
          <w:bCs/>
          <w:szCs w:val="20"/>
        </w:rPr>
        <w:t>and end dates of the data source</w:t>
      </w:r>
      <w:r w:rsidR="009809E1">
        <w:rPr>
          <w:b/>
          <w:bCs/>
          <w:szCs w:val="20"/>
        </w:rPr>
        <w:t xml:space="preserve"> coverage</w:t>
      </w:r>
      <w:r w:rsidR="00B75510">
        <w:rPr>
          <w:b/>
          <w:bCs/>
          <w:szCs w:val="20"/>
        </w:rPr>
        <w:t>, and</w:t>
      </w:r>
      <w:r w:rsidRPr="00FA509E" w:rsidR="00FA509E">
        <w:rPr>
          <w:b/>
          <w:bCs/>
          <w:szCs w:val="20"/>
        </w:rPr>
        <w:t xml:space="preserve"> enrolment period</w:t>
      </w:r>
      <w:r w:rsidR="00FA509E">
        <w:rPr>
          <w:b/>
          <w:bCs/>
          <w:szCs w:val="20"/>
        </w:rPr>
        <w:t xml:space="preserve"> in </w:t>
      </w:r>
      <w:r w:rsidR="008C58FC">
        <w:rPr>
          <w:b/>
          <w:bCs/>
          <w:szCs w:val="20"/>
        </w:rPr>
        <w:t xml:space="preserve">each </w:t>
      </w:r>
      <w:r w:rsidR="00FA509E">
        <w:rPr>
          <w:b/>
          <w:bCs/>
          <w:szCs w:val="20"/>
        </w:rPr>
        <w:t>data source</w:t>
      </w:r>
    </w:p>
    <w:tbl>
      <w:tblPr>
        <w:tblStyle w:val="TableGridLight1"/>
        <w:tblpPr w:leftFromText="180" w:rightFromText="180" w:vertAnchor="text" w:horzAnchor="margin" w:tblpY="12"/>
        <w:tblW w:w="9265" w:type="dxa"/>
        <w:tblLook w:val="04A0" w:firstRow="1" w:lastRow="0" w:firstColumn="1" w:lastColumn="0" w:noHBand="0" w:noVBand="1"/>
      </w:tblPr>
      <w:tblGrid>
        <w:gridCol w:w="1364"/>
        <w:gridCol w:w="2136"/>
        <w:gridCol w:w="2525"/>
        <w:gridCol w:w="1530"/>
        <w:gridCol w:w="1710"/>
      </w:tblGrid>
      <w:tr w:rsidRPr="00A924B9" w:rsidR="009C4E99" w:rsidTr="2804FA4B" w14:paraId="1D86E4E7" w14:textId="562BAB1C">
        <w:trPr>
          <w:trHeight w:val="466"/>
          <w:tblHeader/>
        </w:trPr>
        <w:tc>
          <w:tcPr>
            <w:tcW w:w="1364" w:type="dxa"/>
            <w:shd w:val="clear" w:color="auto" w:fill="EDEDED" w:themeFill="accent3" w:themeFillTint="33"/>
            <w:tcMar/>
          </w:tcPr>
          <w:bookmarkEnd w:id="5"/>
          <w:p w:rsidRPr="00A924B9" w:rsidR="009C4E99" w:rsidP="00984273" w:rsidRDefault="009C4E99" w14:paraId="252B3790" w14:textId="090BB7F3">
            <w:pPr>
              <w:tabs>
                <w:tab w:val="left" w:pos="709"/>
              </w:tabs>
              <w:spacing w:line="276" w:lineRule="auto"/>
              <w:ind w:left="0" w:firstLine="0"/>
              <w:rPr>
                <w:rFonts w:eastAsia="Calibri"/>
                <w:b/>
                <w:sz w:val="20"/>
                <w:szCs w:val="16"/>
              </w:rPr>
            </w:pPr>
            <w:r>
              <w:rPr>
                <w:rFonts w:eastAsia="Calibri"/>
                <w:b/>
                <w:sz w:val="20"/>
                <w:szCs w:val="16"/>
              </w:rPr>
              <w:t>Data source</w:t>
            </w:r>
          </w:p>
        </w:tc>
        <w:tc>
          <w:tcPr>
            <w:tcW w:w="2136" w:type="dxa"/>
            <w:shd w:val="clear" w:color="auto" w:fill="EDEDED" w:themeFill="accent3" w:themeFillTint="33"/>
            <w:tcMar/>
          </w:tcPr>
          <w:p w:rsidR="009C4E99" w:rsidP="00984273" w:rsidRDefault="009C4E99" w14:paraId="77E4B4D6" w14:textId="0DBFE220">
            <w:pPr>
              <w:tabs>
                <w:tab w:val="left" w:pos="709"/>
              </w:tabs>
              <w:spacing w:line="276" w:lineRule="auto"/>
              <w:ind w:left="0" w:firstLine="0"/>
              <w:rPr>
                <w:rFonts w:eastAsia="Calibri"/>
                <w:b/>
                <w:sz w:val="20"/>
                <w:szCs w:val="16"/>
              </w:rPr>
            </w:pPr>
            <w:r>
              <w:rPr>
                <w:rFonts w:eastAsia="Calibri"/>
                <w:b/>
                <w:sz w:val="20"/>
                <w:szCs w:val="16"/>
              </w:rPr>
              <w:t>Catchment area</w:t>
            </w:r>
          </w:p>
        </w:tc>
        <w:tc>
          <w:tcPr>
            <w:tcW w:w="2525" w:type="dxa"/>
            <w:shd w:val="clear" w:color="auto" w:fill="EDEDED" w:themeFill="accent3" w:themeFillTint="33"/>
            <w:tcMar/>
          </w:tcPr>
          <w:p w:rsidR="009C4E99" w:rsidP="00984273" w:rsidRDefault="009C4E99" w14:paraId="2440D034" w14:textId="1A58E330">
            <w:pPr>
              <w:tabs>
                <w:tab w:val="left" w:pos="709"/>
              </w:tabs>
              <w:spacing w:line="276" w:lineRule="auto"/>
              <w:ind w:left="0" w:firstLine="0"/>
              <w:rPr>
                <w:rFonts w:eastAsia="Calibri"/>
                <w:b/>
                <w:sz w:val="20"/>
                <w:szCs w:val="16"/>
              </w:rPr>
            </w:pPr>
            <w:r>
              <w:rPr>
                <w:rFonts w:eastAsia="Calibri"/>
                <w:b/>
                <w:sz w:val="20"/>
                <w:szCs w:val="16"/>
              </w:rPr>
              <w:t>Start - end date of the data source coverage</w:t>
            </w:r>
          </w:p>
        </w:tc>
        <w:tc>
          <w:tcPr>
            <w:tcW w:w="1530" w:type="dxa"/>
            <w:shd w:val="clear" w:color="auto" w:fill="EDEDED" w:themeFill="accent3" w:themeFillTint="33"/>
            <w:tcMar/>
          </w:tcPr>
          <w:p w:rsidRPr="008C58FC" w:rsidR="009C4E99" w:rsidP="009C4E99" w:rsidRDefault="009C4E99" w14:paraId="2D5309D0" w14:textId="635AEC72">
            <w:pPr>
              <w:tabs>
                <w:tab w:val="left" w:pos="709"/>
              </w:tabs>
              <w:spacing w:line="276" w:lineRule="auto"/>
              <w:ind w:left="0" w:firstLine="0"/>
              <w:rPr>
                <w:rFonts w:eastAsia="Calibri"/>
                <w:b/>
                <w:sz w:val="20"/>
                <w:szCs w:val="16"/>
              </w:rPr>
            </w:pPr>
            <w:r>
              <w:rPr>
                <w:rFonts w:eastAsia="Calibri"/>
                <w:b/>
                <w:sz w:val="20"/>
                <w:szCs w:val="16"/>
              </w:rPr>
              <w:t>Start e</w:t>
            </w:r>
            <w:r w:rsidRPr="008C58FC">
              <w:rPr>
                <w:rFonts w:eastAsia="Calibri"/>
                <w:b/>
                <w:sz w:val="20"/>
                <w:szCs w:val="16"/>
              </w:rPr>
              <w:t>nrolment period</w:t>
            </w:r>
            <w:r>
              <w:rPr>
                <w:rFonts w:eastAsia="Calibri"/>
                <w:b/>
                <w:sz w:val="20"/>
                <w:szCs w:val="16"/>
              </w:rPr>
              <w:t>:</w:t>
            </w:r>
            <w:r w:rsidRPr="008C58FC">
              <w:rPr>
                <w:rFonts w:eastAsia="Calibri"/>
                <w:b/>
                <w:sz w:val="20"/>
                <w:szCs w:val="16"/>
              </w:rPr>
              <w:t xml:space="preserve"> </w:t>
            </w:r>
            <w:r w:rsidRPr="009C4E99">
              <w:rPr>
                <w:rFonts w:eastAsia="Calibri"/>
                <w:b/>
                <w:sz w:val="20"/>
                <w:szCs w:val="16"/>
                <w:u w:val="single"/>
              </w:rPr>
              <w:t xml:space="preserve">first </w:t>
            </w:r>
            <w:r w:rsidRPr="008C58FC">
              <w:rPr>
                <w:rFonts w:eastAsia="Calibri"/>
                <w:b/>
                <w:sz w:val="20"/>
                <w:szCs w:val="16"/>
              </w:rPr>
              <w:t xml:space="preserve">LMP date </w:t>
            </w:r>
          </w:p>
        </w:tc>
        <w:tc>
          <w:tcPr>
            <w:tcW w:w="1710" w:type="dxa"/>
            <w:shd w:val="clear" w:color="auto" w:fill="EDEDED" w:themeFill="accent3" w:themeFillTint="33"/>
            <w:tcMar/>
          </w:tcPr>
          <w:p w:rsidRPr="008C58FC" w:rsidR="009C4E99" w:rsidP="009C4E99" w:rsidRDefault="009C4E99" w14:paraId="64503559" w14:textId="3B03D4AB">
            <w:pPr>
              <w:tabs>
                <w:tab w:val="left" w:pos="709"/>
              </w:tabs>
              <w:spacing w:line="276" w:lineRule="auto"/>
              <w:ind w:left="0" w:firstLine="0"/>
              <w:rPr>
                <w:rFonts w:eastAsia="Calibri"/>
                <w:b/>
                <w:sz w:val="20"/>
                <w:szCs w:val="16"/>
              </w:rPr>
            </w:pPr>
            <w:r>
              <w:rPr>
                <w:rFonts w:eastAsia="Calibri"/>
                <w:b/>
                <w:sz w:val="20"/>
                <w:szCs w:val="16"/>
              </w:rPr>
              <w:t>End e</w:t>
            </w:r>
            <w:r w:rsidRPr="008C58FC">
              <w:rPr>
                <w:rFonts w:eastAsia="Calibri"/>
                <w:b/>
                <w:sz w:val="20"/>
                <w:szCs w:val="16"/>
              </w:rPr>
              <w:t>nrolment period</w:t>
            </w:r>
            <w:r>
              <w:rPr>
                <w:rFonts w:eastAsia="Calibri"/>
                <w:b/>
                <w:sz w:val="20"/>
                <w:szCs w:val="16"/>
              </w:rPr>
              <w:t xml:space="preserve">: </w:t>
            </w:r>
            <w:r w:rsidRPr="009C4E99">
              <w:rPr>
                <w:rFonts w:eastAsia="Calibri"/>
                <w:b/>
                <w:sz w:val="20"/>
                <w:szCs w:val="16"/>
                <w:u w:val="single"/>
              </w:rPr>
              <w:t>last</w:t>
            </w:r>
            <w:r w:rsidRPr="008C58FC">
              <w:rPr>
                <w:rFonts w:eastAsia="Calibri"/>
                <w:b/>
                <w:sz w:val="20"/>
                <w:szCs w:val="16"/>
              </w:rPr>
              <w:t xml:space="preserve"> LMP date</w:t>
            </w:r>
          </w:p>
        </w:tc>
      </w:tr>
      <w:tr w:rsidRPr="00A924B9" w:rsidR="009C4E99" w:rsidTr="2804FA4B" w14:paraId="167A7A25" w14:textId="741B91E9">
        <w:trPr>
          <w:trHeight w:val="461"/>
        </w:trPr>
        <w:tc>
          <w:tcPr>
            <w:tcW w:w="1364" w:type="dxa"/>
            <w:tcMar/>
          </w:tcPr>
          <w:p w:rsidRPr="00A924B9" w:rsidR="009C4E99" w:rsidP="00984273" w:rsidRDefault="009C4E99" w14:paraId="5B083846" w14:textId="77777777">
            <w:pPr>
              <w:tabs>
                <w:tab w:val="left" w:pos="709"/>
              </w:tabs>
              <w:spacing w:line="276" w:lineRule="auto"/>
              <w:ind w:left="0" w:firstLine="0"/>
              <w:rPr>
                <w:rFonts w:eastAsia="Calibri"/>
                <w:sz w:val="20"/>
                <w:szCs w:val="20"/>
              </w:rPr>
            </w:pPr>
            <w:r w:rsidRPr="00A924B9">
              <w:rPr>
                <w:rFonts w:eastAsia="Calibri"/>
                <w:sz w:val="20"/>
                <w:szCs w:val="20"/>
              </w:rPr>
              <w:t>Finland</w:t>
            </w:r>
          </w:p>
        </w:tc>
        <w:tc>
          <w:tcPr>
            <w:tcW w:w="2136" w:type="dxa"/>
            <w:tcMar/>
          </w:tcPr>
          <w:p w:rsidRPr="00A924B9" w:rsidR="009C4E99" w:rsidP="00984273" w:rsidRDefault="009C4E99" w14:paraId="7091AD6B" w14:textId="15529AE7">
            <w:pPr>
              <w:tabs>
                <w:tab w:val="left" w:pos="709"/>
              </w:tabs>
              <w:spacing w:line="276" w:lineRule="auto"/>
              <w:ind w:left="0" w:firstLine="0"/>
              <w:rPr>
                <w:rFonts w:eastAsia="Calibri"/>
                <w:sz w:val="20"/>
                <w:szCs w:val="20"/>
              </w:rPr>
            </w:pPr>
            <w:r w:rsidRPr="00A924B9">
              <w:rPr>
                <w:rFonts w:eastAsia="Calibri"/>
                <w:sz w:val="20"/>
                <w:szCs w:val="20"/>
              </w:rPr>
              <w:t>Nation-wide</w:t>
            </w:r>
          </w:p>
        </w:tc>
        <w:tc>
          <w:tcPr>
            <w:tcW w:w="2525" w:type="dxa"/>
            <w:tcMar/>
          </w:tcPr>
          <w:p w:rsidRPr="00A924B9" w:rsidR="009C4E99" w:rsidP="00984273" w:rsidRDefault="009C4E99" w14:paraId="7D8014A2" w14:textId="5D17CD27">
            <w:pPr>
              <w:tabs>
                <w:tab w:val="left" w:pos="709"/>
              </w:tabs>
              <w:spacing w:line="276" w:lineRule="auto"/>
              <w:ind w:left="0" w:firstLine="0"/>
              <w:rPr>
                <w:rFonts w:eastAsia="Calibri"/>
                <w:sz w:val="20"/>
                <w:szCs w:val="20"/>
              </w:rPr>
            </w:pPr>
            <w:r w:rsidRPr="00B73BE1">
              <w:rPr>
                <w:rFonts w:eastAsia="Calibri"/>
                <w:sz w:val="20"/>
                <w:szCs w:val="20"/>
              </w:rPr>
              <w:t>01/01/200</w:t>
            </w:r>
            <w:r>
              <w:rPr>
                <w:rFonts w:eastAsia="Calibri"/>
                <w:sz w:val="20"/>
                <w:szCs w:val="20"/>
              </w:rPr>
              <w:t>4 to 31/12</w:t>
            </w:r>
            <w:r w:rsidRPr="00B73BE1">
              <w:rPr>
                <w:rFonts w:eastAsia="Calibri"/>
                <w:sz w:val="20"/>
                <w:szCs w:val="20"/>
              </w:rPr>
              <w:t>/201</w:t>
            </w:r>
            <w:r>
              <w:rPr>
                <w:rFonts w:eastAsia="Calibri"/>
                <w:sz w:val="20"/>
                <w:szCs w:val="20"/>
              </w:rPr>
              <w:t>8</w:t>
            </w:r>
          </w:p>
        </w:tc>
        <w:tc>
          <w:tcPr>
            <w:tcW w:w="1530" w:type="dxa"/>
            <w:tcMar/>
          </w:tcPr>
          <w:p w:rsidRPr="008C58FC" w:rsidR="009C4E99" w:rsidP="009C4E99" w:rsidRDefault="009C4E99" w14:paraId="3F80B69F" w14:textId="4A320D66">
            <w:pPr>
              <w:tabs>
                <w:tab w:val="left" w:pos="709"/>
              </w:tabs>
              <w:spacing w:line="276" w:lineRule="auto"/>
              <w:ind w:left="0" w:firstLine="0"/>
              <w:rPr>
                <w:rFonts w:eastAsia="Calibri"/>
                <w:b/>
                <w:sz w:val="20"/>
                <w:szCs w:val="16"/>
              </w:rPr>
            </w:pPr>
            <w:r>
              <w:rPr>
                <w:rFonts w:eastAsia="Calibri"/>
                <w:sz w:val="20"/>
                <w:szCs w:val="20"/>
              </w:rPr>
              <w:t>01/01/2005</w:t>
            </w:r>
            <w:r w:rsidRPr="008C58FC">
              <w:rPr>
                <w:rFonts w:eastAsia="Calibri"/>
                <w:sz w:val="20"/>
                <w:szCs w:val="20"/>
              </w:rPr>
              <w:t xml:space="preserve"> </w:t>
            </w:r>
          </w:p>
        </w:tc>
        <w:tc>
          <w:tcPr>
            <w:tcW w:w="1710" w:type="dxa"/>
            <w:tcMar/>
          </w:tcPr>
          <w:p w:rsidRPr="008C58FC" w:rsidR="009C4E99" w:rsidP="00984273" w:rsidRDefault="009C4E99" w14:paraId="60B99E24" w14:textId="194C5340">
            <w:pPr>
              <w:tabs>
                <w:tab w:val="left" w:pos="709"/>
              </w:tabs>
              <w:spacing w:line="276" w:lineRule="auto"/>
              <w:ind w:left="0" w:firstLine="0"/>
              <w:rPr>
                <w:rFonts w:eastAsia="Calibri"/>
                <w:sz w:val="20"/>
                <w:szCs w:val="20"/>
              </w:rPr>
            </w:pPr>
            <w:r w:rsidRPr="008C58FC">
              <w:rPr>
                <w:rFonts w:eastAsia="Calibri"/>
                <w:sz w:val="20"/>
                <w:szCs w:val="20"/>
              </w:rPr>
              <w:t>01/03/2018*</w:t>
            </w:r>
          </w:p>
        </w:tc>
      </w:tr>
      <w:tr w:rsidRPr="00A924B9" w:rsidR="009C4E99" w:rsidTr="2804FA4B" w14:paraId="560740AF" w14:textId="4BF4A6B7">
        <w:trPr>
          <w:trHeight w:val="234"/>
        </w:trPr>
        <w:tc>
          <w:tcPr>
            <w:tcW w:w="1364" w:type="dxa"/>
            <w:tcMar/>
          </w:tcPr>
          <w:p w:rsidRPr="00A924B9" w:rsidR="009C4E99" w:rsidP="00984273" w:rsidRDefault="009C4E99" w14:paraId="73AC9BEE" w14:textId="77777777">
            <w:pPr>
              <w:tabs>
                <w:tab w:val="left" w:pos="709"/>
              </w:tabs>
              <w:spacing w:line="276" w:lineRule="auto"/>
              <w:ind w:left="0" w:firstLine="0"/>
              <w:rPr>
                <w:rFonts w:eastAsia="Calibri"/>
                <w:sz w:val="20"/>
                <w:szCs w:val="20"/>
              </w:rPr>
            </w:pPr>
            <w:r w:rsidRPr="00A924B9">
              <w:rPr>
                <w:rFonts w:eastAsia="Calibri"/>
                <w:sz w:val="20"/>
                <w:szCs w:val="20"/>
              </w:rPr>
              <w:t>France</w:t>
            </w:r>
          </w:p>
        </w:tc>
        <w:tc>
          <w:tcPr>
            <w:tcW w:w="2136" w:type="dxa"/>
            <w:tcMar/>
          </w:tcPr>
          <w:p w:rsidRPr="00A924B9" w:rsidR="009C4E99" w:rsidP="00984273" w:rsidRDefault="009C4E99" w14:paraId="467BDFAE" w14:textId="1D0D4904">
            <w:pPr>
              <w:tabs>
                <w:tab w:val="left" w:pos="709"/>
              </w:tabs>
              <w:spacing w:line="276" w:lineRule="auto"/>
              <w:ind w:left="0" w:firstLine="0"/>
              <w:rPr>
                <w:rFonts w:eastAsia="Calibri"/>
                <w:sz w:val="20"/>
                <w:szCs w:val="20"/>
              </w:rPr>
            </w:pPr>
            <w:r w:rsidRPr="00A924B9">
              <w:rPr>
                <w:rFonts w:eastAsia="Calibri"/>
                <w:sz w:val="20"/>
                <w:szCs w:val="20"/>
              </w:rPr>
              <w:t xml:space="preserve">Haute-Garonne </w:t>
            </w:r>
          </w:p>
        </w:tc>
        <w:tc>
          <w:tcPr>
            <w:tcW w:w="2525" w:type="dxa"/>
            <w:tcMar/>
          </w:tcPr>
          <w:p w:rsidRPr="00A924B9" w:rsidR="009C4E99" w:rsidP="00984273" w:rsidRDefault="009C4E99" w14:paraId="068B31D6" w14:textId="718C4416">
            <w:pPr>
              <w:tabs>
                <w:tab w:val="left" w:pos="709"/>
              </w:tabs>
              <w:spacing w:line="276" w:lineRule="auto"/>
              <w:ind w:left="0" w:firstLine="0"/>
              <w:rPr>
                <w:rFonts w:eastAsia="Calibri"/>
                <w:sz w:val="20"/>
                <w:szCs w:val="20"/>
              </w:rPr>
            </w:pPr>
            <w:r w:rsidRPr="00B73BE1">
              <w:rPr>
                <w:rFonts w:eastAsia="Calibri"/>
                <w:sz w:val="20"/>
                <w:szCs w:val="20"/>
              </w:rPr>
              <w:t>01/01/200</w:t>
            </w:r>
            <w:r>
              <w:rPr>
                <w:rFonts w:eastAsia="Calibri"/>
                <w:sz w:val="20"/>
                <w:szCs w:val="20"/>
              </w:rPr>
              <w:t>4 to 31/12</w:t>
            </w:r>
            <w:r w:rsidRPr="00B73BE1">
              <w:rPr>
                <w:rFonts w:eastAsia="Calibri"/>
                <w:sz w:val="20"/>
                <w:szCs w:val="20"/>
              </w:rPr>
              <w:t>/201</w:t>
            </w:r>
            <w:r>
              <w:rPr>
                <w:rFonts w:eastAsia="Calibri"/>
                <w:sz w:val="20"/>
                <w:szCs w:val="20"/>
              </w:rPr>
              <w:t>9</w:t>
            </w:r>
          </w:p>
        </w:tc>
        <w:tc>
          <w:tcPr>
            <w:tcW w:w="1530" w:type="dxa"/>
            <w:tcMar/>
          </w:tcPr>
          <w:p w:rsidRPr="00B73BE1" w:rsidR="009C4E99" w:rsidP="009C4E99" w:rsidRDefault="009C4E99" w14:paraId="1813A264" w14:textId="3668C290">
            <w:pPr>
              <w:tabs>
                <w:tab w:val="left" w:pos="709"/>
              </w:tabs>
              <w:spacing w:line="276" w:lineRule="auto"/>
              <w:ind w:left="0" w:firstLine="0"/>
              <w:rPr>
                <w:rFonts w:eastAsia="Calibri"/>
                <w:sz w:val="20"/>
                <w:szCs w:val="18"/>
              </w:rPr>
            </w:pPr>
            <w:r w:rsidRPr="00B73BE1">
              <w:rPr>
                <w:sz w:val="20"/>
                <w:szCs w:val="20"/>
              </w:rPr>
              <w:t>01/0</w:t>
            </w:r>
            <w:r>
              <w:rPr>
                <w:sz w:val="20"/>
                <w:szCs w:val="20"/>
              </w:rPr>
              <w:t>1</w:t>
            </w:r>
            <w:r w:rsidRPr="00B73BE1">
              <w:rPr>
                <w:sz w:val="20"/>
                <w:szCs w:val="20"/>
              </w:rPr>
              <w:t>/2005</w:t>
            </w:r>
            <w:r>
              <w:rPr>
                <w:sz w:val="20"/>
                <w:szCs w:val="20"/>
              </w:rPr>
              <w:t xml:space="preserve"> </w:t>
            </w:r>
          </w:p>
        </w:tc>
        <w:tc>
          <w:tcPr>
            <w:tcW w:w="1710" w:type="dxa"/>
            <w:tcMar/>
          </w:tcPr>
          <w:p w:rsidRPr="00B73BE1" w:rsidR="009C4E99" w:rsidP="00984273" w:rsidRDefault="009C4E99" w14:paraId="03AC99F1" w14:textId="548F9CB1">
            <w:pPr>
              <w:tabs>
                <w:tab w:val="left" w:pos="709"/>
              </w:tabs>
              <w:spacing w:line="276" w:lineRule="auto"/>
              <w:ind w:left="0" w:firstLine="0"/>
              <w:rPr>
                <w:sz w:val="20"/>
                <w:szCs w:val="20"/>
              </w:rPr>
            </w:pPr>
            <w:r>
              <w:rPr>
                <w:rFonts w:eastAsia="Calibri"/>
                <w:sz w:val="20"/>
                <w:szCs w:val="20"/>
              </w:rPr>
              <w:t>01/03</w:t>
            </w:r>
            <w:r w:rsidRPr="00B73BE1">
              <w:rPr>
                <w:rFonts w:eastAsia="Calibri"/>
                <w:sz w:val="20"/>
                <w:szCs w:val="20"/>
              </w:rPr>
              <w:t>/20</w:t>
            </w:r>
            <w:r>
              <w:rPr>
                <w:rFonts w:eastAsia="Calibri"/>
                <w:sz w:val="20"/>
                <w:szCs w:val="20"/>
              </w:rPr>
              <w:t>19</w:t>
            </w:r>
          </w:p>
        </w:tc>
      </w:tr>
      <w:tr w:rsidRPr="00A924B9" w:rsidR="009C4E99" w:rsidTr="2804FA4B" w14:paraId="040AAD71" w14:textId="0F9A75C4">
        <w:trPr>
          <w:trHeight w:val="231"/>
        </w:trPr>
        <w:tc>
          <w:tcPr>
            <w:tcW w:w="1364" w:type="dxa"/>
            <w:tcMar/>
          </w:tcPr>
          <w:p w:rsidRPr="00FA509E" w:rsidR="009C4E99" w:rsidP="00984273" w:rsidRDefault="009C4E99" w14:paraId="1FA9A5E9" w14:textId="33D157A1">
            <w:pPr>
              <w:tabs>
                <w:tab w:val="left" w:pos="709"/>
              </w:tabs>
              <w:spacing w:line="276" w:lineRule="auto"/>
              <w:ind w:left="0" w:firstLine="0"/>
              <w:rPr>
                <w:rFonts w:eastAsia="Calibri"/>
                <w:sz w:val="20"/>
                <w:szCs w:val="20"/>
              </w:rPr>
            </w:pPr>
            <w:del w:author="Vera Ruth Mitter" w:date="2022-11-24T08:21:43.973Z" w:id="1741775042">
              <w:r w:rsidRPr="00CD3108" w:rsidDel="7B822A77">
                <w:rPr>
                  <w:rFonts w:eastAsia="Calibri"/>
                  <w:sz w:val="20"/>
                  <w:szCs w:val="20"/>
                </w:rPr>
                <w:delText>Germany</w:delText>
              </w:r>
            </w:del>
          </w:p>
        </w:tc>
        <w:tc>
          <w:tcPr>
            <w:tcW w:w="2136" w:type="dxa"/>
            <w:tcMar/>
          </w:tcPr>
          <w:p w:rsidRPr="00FA509E" w:rsidR="009C4E99" w:rsidP="00984273" w:rsidRDefault="009C4E99" w14:paraId="6C3489A8" w14:textId="21B6E1AA">
            <w:pPr>
              <w:tabs>
                <w:tab w:val="left" w:pos="709"/>
              </w:tabs>
              <w:spacing w:line="276" w:lineRule="auto"/>
              <w:ind w:left="0" w:firstLine="0"/>
              <w:rPr>
                <w:rFonts w:eastAsia="Calibri"/>
                <w:sz w:val="20"/>
                <w:szCs w:val="20"/>
              </w:rPr>
            </w:pPr>
            <w:del w:author="Vera Ruth Mitter" w:date="2022-11-24T08:21:43.972Z" w:id="662142623">
              <w:r w:rsidRPr="00CD3108" w:rsidDel="7B822A77">
                <w:rPr>
                  <w:rFonts w:eastAsia="Calibri"/>
                  <w:sz w:val="20"/>
                  <w:szCs w:val="20"/>
                </w:rPr>
                <w:delText>Nation-wide (~17%)</w:delText>
              </w:r>
            </w:del>
          </w:p>
        </w:tc>
        <w:tc>
          <w:tcPr>
            <w:tcW w:w="2525" w:type="dxa"/>
            <w:tcMar/>
          </w:tcPr>
          <w:p w:rsidRPr="00FA509E" w:rsidR="009C4E99" w:rsidP="00984273" w:rsidRDefault="009C4E99" w14:paraId="15B6D863" w14:textId="1DFC775B">
            <w:pPr>
              <w:tabs>
                <w:tab w:val="left" w:pos="709"/>
              </w:tabs>
              <w:spacing w:line="276" w:lineRule="auto"/>
              <w:ind w:left="0" w:firstLine="0"/>
              <w:rPr>
                <w:rFonts w:eastAsia="Calibri"/>
                <w:sz w:val="20"/>
                <w:szCs w:val="20"/>
              </w:rPr>
            </w:pPr>
            <w:del w:author="Vera Ruth Mitter" w:date="2022-11-24T08:21:43.972Z" w:id="377603050">
              <w:r w:rsidRPr="00CD3108" w:rsidDel="7B822A77">
                <w:rPr>
                  <w:rFonts w:eastAsia="Calibri"/>
                  <w:sz w:val="20"/>
                  <w:szCs w:val="20"/>
                </w:rPr>
                <w:delText>01/01/200</w:delText>
              </w:r>
              <w:r w:rsidRPr="00CD3108" w:rsidDel="7B822A77">
                <w:rPr>
                  <w:rFonts w:eastAsia="Calibri"/>
                  <w:sz w:val="20"/>
                  <w:szCs w:val="20"/>
                </w:rPr>
                <w:delText>4 to 31/12</w:delText>
              </w:r>
              <w:r w:rsidRPr="00CD3108" w:rsidDel="7B822A77">
                <w:rPr>
                  <w:rFonts w:eastAsia="Calibri"/>
                  <w:sz w:val="20"/>
                  <w:szCs w:val="20"/>
                </w:rPr>
                <w:delText>/201</w:delText>
              </w:r>
              <w:r w:rsidRPr="00CD3108" w:rsidDel="7B822A77">
                <w:rPr>
                  <w:rFonts w:eastAsia="Calibri"/>
                  <w:sz w:val="20"/>
                  <w:szCs w:val="20"/>
                </w:rPr>
                <w:delText>8</w:delText>
              </w:r>
            </w:del>
          </w:p>
        </w:tc>
        <w:tc>
          <w:tcPr>
            <w:tcW w:w="1530" w:type="dxa"/>
            <w:tcMar/>
          </w:tcPr>
          <w:p w:rsidRPr="00FA509E" w:rsidR="009C4E99" w:rsidP="009C4E99" w:rsidRDefault="009C4E99" w14:paraId="4564CC72" w14:textId="4B6F0A9F">
            <w:pPr>
              <w:tabs>
                <w:tab w:val="left" w:pos="709"/>
              </w:tabs>
              <w:spacing w:line="276" w:lineRule="auto"/>
              <w:ind w:left="0" w:firstLine="0"/>
              <w:rPr>
                <w:sz w:val="20"/>
                <w:szCs w:val="20"/>
              </w:rPr>
            </w:pPr>
            <w:del w:author="Vera Ruth Mitter" w:date="2022-11-24T08:21:43.97Z" w:id="1513017295">
              <w:r w:rsidRPr="00CD3108" w:rsidDel="7B822A77">
                <w:rPr>
                  <w:rFonts w:eastAsia="Calibri"/>
                  <w:sz w:val="20"/>
                  <w:szCs w:val="20"/>
                </w:rPr>
                <w:delText xml:space="preserve">01/01/2005 </w:delText>
              </w:r>
            </w:del>
          </w:p>
        </w:tc>
        <w:tc>
          <w:tcPr>
            <w:tcW w:w="1710" w:type="dxa"/>
            <w:tcMar/>
          </w:tcPr>
          <w:p w:rsidRPr="00FA509E" w:rsidR="009C4E99" w:rsidP="00984273" w:rsidRDefault="009C4E99" w14:paraId="33A4910F" w14:textId="616EE604">
            <w:pPr>
              <w:tabs>
                <w:tab w:val="left" w:pos="709"/>
              </w:tabs>
              <w:spacing w:line="276" w:lineRule="auto"/>
              <w:ind w:left="0" w:firstLine="0"/>
              <w:rPr>
                <w:rFonts w:eastAsia="Calibri"/>
                <w:sz w:val="20"/>
                <w:szCs w:val="20"/>
              </w:rPr>
            </w:pPr>
            <w:del w:author="Vera Ruth Mitter" w:date="2022-11-24T08:21:43.969Z" w:id="1678938336">
              <w:r w:rsidRPr="00CD3108" w:rsidDel="7B822A77">
                <w:rPr>
                  <w:rFonts w:eastAsia="Calibri"/>
                  <w:sz w:val="20"/>
                  <w:szCs w:val="20"/>
                </w:rPr>
                <w:delText>01/03</w:delText>
              </w:r>
              <w:r w:rsidRPr="00CD3108" w:rsidDel="7B822A77">
                <w:rPr>
                  <w:rFonts w:eastAsia="Calibri"/>
                  <w:sz w:val="20"/>
                  <w:szCs w:val="20"/>
                </w:rPr>
                <w:delText>/2018</w:delText>
              </w:r>
            </w:del>
          </w:p>
        </w:tc>
      </w:tr>
      <w:tr w:rsidRPr="00A924B9" w:rsidR="009C4E99" w:rsidTr="2804FA4B" w14:paraId="2D54FFFE" w14:textId="4B5DB069">
        <w:trPr>
          <w:trHeight w:val="231"/>
        </w:trPr>
        <w:tc>
          <w:tcPr>
            <w:tcW w:w="1364" w:type="dxa"/>
            <w:tcMar/>
          </w:tcPr>
          <w:p w:rsidRPr="00FA509E" w:rsidR="009C4E99" w:rsidP="00984273" w:rsidRDefault="009C4E99" w14:paraId="6F496E03" w14:textId="77777777">
            <w:pPr>
              <w:tabs>
                <w:tab w:val="left" w:pos="709"/>
              </w:tabs>
              <w:spacing w:line="276" w:lineRule="auto"/>
              <w:ind w:left="0" w:firstLine="0"/>
              <w:rPr>
                <w:rFonts w:eastAsia="Calibri"/>
                <w:sz w:val="20"/>
                <w:szCs w:val="20"/>
              </w:rPr>
            </w:pPr>
            <w:r w:rsidRPr="00FA509E">
              <w:rPr>
                <w:rFonts w:eastAsia="Calibri"/>
                <w:sz w:val="20"/>
                <w:szCs w:val="20"/>
              </w:rPr>
              <w:t>Italy</w:t>
            </w:r>
          </w:p>
        </w:tc>
        <w:tc>
          <w:tcPr>
            <w:tcW w:w="2136" w:type="dxa"/>
            <w:tcMar/>
          </w:tcPr>
          <w:p w:rsidRPr="00FA509E" w:rsidR="009C4E99" w:rsidP="00984273" w:rsidRDefault="009C4E99" w14:paraId="187114B0" w14:textId="03B0F3C9">
            <w:pPr>
              <w:tabs>
                <w:tab w:val="left" w:pos="709"/>
              </w:tabs>
              <w:spacing w:line="276" w:lineRule="auto"/>
              <w:ind w:left="0" w:firstLine="0"/>
              <w:rPr>
                <w:rFonts w:eastAsia="Calibri"/>
                <w:sz w:val="20"/>
                <w:szCs w:val="20"/>
              </w:rPr>
            </w:pPr>
            <w:r w:rsidRPr="00FA509E">
              <w:rPr>
                <w:rFonts w:eastAsia="Calibri"/>
                <w:sz w:val="20"/>
                <w:szCs w:val="20"/>
              </w:rPr>
              <w:t>Emilia Romagna</w:t>
            </w:r>
          </w:p>
        </w:tc>
        <w:tc>
          <w:tcPr>
            <w:tcW w:w="2525" w:type="dxa"/>
            <w:tcMar/>
          </w:tcPr>
          <w:p w:rsidRPr="00FA509E" w:rsidR="009C4E99" w:rsidP="00984273" w:rsidRDefault="009C4E99" w14:paraId="403952A8" w14:textId="16729C2F">
            <w:pPr>
              <w:tabs>
                <w:tab w:val="left" w:pos="709"/>
              </w:tabs>
              <w:spacing w:line="276" w:lineRule="auto"/>
              <w:ind w:left="0" w:firstLine="0"/>
              <w:rPr>
                <w:rFonts w:eastAsia="Calibri"/>
                <w:sz w:val="20"/>
                <w:szCs w:val="20"/>
              </w:rPr>
            </w:pPr>
            <w:r w:rsidRPr="00B73BE1">
              <w:rPr>
                <w:rFonts w:eastAsia="Calibri"/>
                <w:sz w:val="20"/>
                <w:szCs w:val="20"/>
              </w:rPr>
              <w:t>01/01/200</w:t>
            </w:r>
            <w:r>
              <w:rPr>
                <w:rFonts w:eastAsia="Calibri"/>
                <w:sz w:val="20"/>
                <w:szCs w:val="20"/>
              </w:rPr>
              <w:t>4 to 31/12</w:t>
            </w:r>
            <w:r w:rsidRPr="00B73BE1">
              <w:rPr>
                <w:rFonts w:eastAsia="Calibri"/>
                <w:sz w:val="20"/>
                <w:szCs w:val="20"/>
              </w:rPr>
              <w:t>/201</w:t>
            </w:r>
            <w:r>
              <w:rPr>
                <w:rFonts w:eastAsia="Calibri"/>
                <w:sz w:val="20"/>
                <w:szCs w:val="20"/>
              </w:rPr>
              <w:t>9</w:t>
            </w:r>
          </w:p>
        </w:tc>
        <w:tc>
          <w:tcPr>
            <w:tcW w:w="1530" w:type="dxa"/>
            <w:tcMar/>
          </w:tcPr>
          <w:p w:rsidRPr="00FA509E" w:rsidR="009C4E99" w:rsidP="009C4E99" w:rsidRDefault="009C4E99" w14:paraId="12B7245D" w14:textId="1ADF0067">
            <w:pPr>
              <w:tabs>
                <w:tab w:val="left" w:pos="709"/>
              </w:tabs>
              <w:spacing w:line="276" w:lineRule="auto"/>
              <w:ind w:left="0" w:firstLine="0"/>
              <w:rPr>
                <w:rFonts w:eastAsia="Calibri"/>
                <w:sz w:val="20"/>
                <w:szCs w:val="20"/>
              </w:rPr>
            </w:pPr>
            <w:r>
              <w:rPr>
                <w:rFonts w:eastAsia="Calibri"/>
                <w:sz w:val="20"/>
                <w:szCs w:val="20"/>
              </w:rPr>
              <w:t>01/01/2005</w:t>
            </w:r>
          </w:p>
        </w:tc>
        <w:tc>
          <w:tcPr>
            <w:tcW w:w="1710" w:type="dxa"/>
            <w:tcMar/>
          </w:tcPr>
          <w:p w:rsidRPr="00FA509E" w:rsidR="009C4E99" w:rsidP="00984273" w:rsidRDefault="009C4E99" w14:paraId="64457C51" w14:textId="22EC1D57">
            <w:pPr>
              <w:tabs>
                <w:tab w:val="left" w:pos="709"/>
              </w:tabs>
              <w:spacing w:line="276" w:lineRule="auto"/>
              <w:ind w:left="0" w:firstLine="0"/>
              <w:rPr>
                <w:rFonts w:eastAsia="Calibri"/>
                <w:sz w:val="20"/>
                <w:szCs w:val="20"/>
              </w:rPr>
            </w:pPr>
            <w:r>
              <w:rPr>
                <w:rFonts w:eastAsia="Calibri"/>
                <w:sz w:val="20"/>
                <w:szCs w:val="20"/>
              </w:rPr>
              <w:t>01/03</w:t>
            </w:r>
            <w:r w:rsidRPr="00FA509E">
              <w:rPr>
                <w:rFonts w:eastAsia="Calibri"/>
                <w:sz w:val="20"/>
                <w:szCs w:val="20"/>
              </w:rPr>
              <w:t>/2019</w:t>
            </w:r>
          </w:p>
        </w:tc>
      </w:tr>
      <w:tr w:rsidRPr="00A924B9" w:rsidR="009C4E99" w:rsidTr="2804FA4B" w14:paraId="4D71F948" w14:textId="58BF16E7">
        <w:trPr>
          <w:trHeight w:val="234"/>
        </w:trPr>
        <w:tc>
          <w:tcPr>
            <w:tcW w:w="1364" w:type="dxa"/>
            <w:tcMar/>
          </w:tcPr>
          <w:p w:rsidRPr="00FA509E" w:rsidR="009C4E99" w:rsidP="00984273" w:rsidRDefault="009C4E99" w14:paraId="30ED8805" w14:textId="2ED02E89">
            <w:pPr>
              <w:tabs>
                <w:tab w:val="left" w:pos="709"/>
              </w:tabs>
              <w:spacing w:line="276" w:lineRule="auto"/>
              <w:ind w:left="0" w:firstLine="0"/>
              <w:rPr>
                <w:rFonts w:eastAsia="Calibri"/>
                <w:sz w:val="20"/>
                <w:szCs w:val="20"/>
              </w:rPr>
            </w:pPr>
            <w:del w:author="Vera Ruth Mitter" w:date="2022-11-24T08:21:47.252Z" w:id="916068421">
              <w:r w:rsidRPr="00CD3108" w:rsidDel="7B822A77">
                <w:rPr>
                  <w:rFonts w:eastAsia="Times New Roman"/>
                  <w:sz w:val="20"/>
                  <w:szCs w:val="20"/>
                </w:rPr>
                <w:delText>Italy</w:delText>
              </w:r>
            </w:del>
          </w:p>
        </w:tc>
        <w:tc>
          <w:tcPr>
            <w:tcW w:w="2136" w:type="dxa"/>
            <w:tcMar/>
          </w:tcPr>
          <w:p w:rsidRPr="00FA509E" w:rsidR="009C4E99" w:rsidP="00984273" w:rsidRDefault="009C4E99" w14:paraId="5DC16E46" w14:textId="37348927">
            <w:pPr>
              <w:tabs>
                <w:tab w:val="left" w:pos="709"/>
              </w:tabs>
              <w:spacing w:line="276" w:lineRule="auto"/>
              <w:ind w:left="0" w:firstLine="0"/>
              <w:rPr>
                <w:rFonts w:eastAsia="Times New Roman"/>
                <w:sz w:val="20"/>
                <w:szCs w:val="20"/>
              </w:rPr>
            </w:pPr>
            <w:del w:author="Vera Ruth Mitter" w:date="2022-11-24T08:21:47.251Z" w:id="1209806453">
              <w:r w:rsidRPr="00CD3108" w:rsidDel="7B822A77">
                <w:rPr>
                  <w:rFonts w:eastAsia="Times New Roman"/>
                  <w:sz w:val="20"/>
                  <w:szCs w:val="20"/>
                </w:rPr>
                <w:delText>Tuscany region</w:delText>
              </w:r>
            </w:del>
          </w:p>
        </w:tc>
        <w:tc>
          <w:tcPr>
            <w:tcW w:w="2525" w:type="dxa"/>
            <w:tcMar/>
          </w:tcPr>
          <w:p w:rsidRPr="00FA509E" w:rsidR="009C4E99" w:rsidP="00984273" w:rsidRDefault="009C4E99" w14:paraId="0AACDE55" w14:textId="3A0BF349">
            <w:pPr>
              <w:tabs>
                <w:tab w:val="left" w:pos="709"/>
              </w:tabs>
              <w:spacing w:line="276" w:lineRule="auto"/>
              <w:ind w:left="0" w:firstLine="0"/>
              <w:rPr>
                <w:rFonts w:eastAsia="Times New Roman"/>
                <w:sz w:val="20"/>
                <w:szCs w:val="20"/>
              </w:rPr>
            </w:pPr>
            <w:del w:author="Vera Ruth Mitter" w:date="2022-11-24T08:21:47.25Z" w:id="621451689">
              <w:r w:rsidRPr="00CD3108" w:rsidDel="7B822A77">
                <w:rPr>
                  <w:rFonts w:eastAsia="Calibri"/>
                  <w:sz w:val="20"/>
                  <w:szCs w:val="20"/>
                </w:rPr>
                <w:delText>01/01/200</w:delText>
              </w:r>
              <w:r w:rsidRPr="00CD3108" w:rsidDel="7B822A77">
                <w:rPr>
                  <w:rFonts w:eastAsia="Calibri"/>
                  <w:sz w:val="20"/>
                  <w:szCs w:val="20"/>
                </w:rPr>
                <w:delText>5 to 30/09</w:delText>
              </w:r>
              <w:r w:rsidRPr="00CD3108" w:rsidDel="7B822A77">
                <w:rPr>
                  <w:rFonts w:eastAsia="Calibri"/>
                  <w:sz w:val="20"/>
                  <w:szCs w:val="20"/>
                </w:rPr>
                <w:delText>/20</w:delText>
              </w:r>
              <w:r w:rsidRPr="00CD3108" w:rsidDel="7B822A77">
                <w:rPr>
                  <w:rFonts w:eastAsia="Calibri"/>
                  <w:sz w:val="20"/>
                  <w:szCs w:val="20"/>
                </w:rPr>
                <w:delText>21</w:delText>
              </w:r>
            </w:del>
          </w:p>
        </w:tc>
        <w:tc>
          <w:tcPr>
            <w:tcW w:w="1530" w:type="dxa"/>
            <w:tcMar/>
          </w:tcPr>
          <w:p w:rsidRPr="00FA509E" w:rsidR="009C4E99" w:rsidP="009C4E99" w:rsidRDefault="009C4E99" w14:paraId="3075A114" w14:textId="02E3DF12">
            <w:pPr>
              <w:tabs>
                <w:tab w:val="left" w:pos="709"/>
              </w:tabs>
              <w:spacing w:line="276" w:lineRule="auto"/>
              <w:ind w:left="0" w:firstLine="0"/>
              <w:rPr>
                <w:rFonts w:eastAsia="Calibri"/>
                <w:sz w:val="20"/>
                <w:szCs w:val="20"/>
              </w:rPr>
            </w:pPr>
            <w:del w:author="Vera Ruth Mitter" w:date="2022-11-24T08:21:47.249Z" w:id="989994559">
              <w:r w:rsidRPr="00CD3108" w:rsidDel="7B822A77">
                <w:rPr>
                  <w:rFonts w:eastAsia="Times New Roman"/>
                  <w:sz w:val="20"/>
                  <w:szCs w:val="20"/>
                </w:rPr>
                <w:delText>01/01/2006</w:delText>
              </w:r>
            </w:del>
          </w:p>
        </w:tc>
        <w:tc>
          <w:tcPr>
            <w:tcW w:w="1710" w:type="dxa"/>
            <w:tcMar/>
          </w:tcPr>
          <w:p w:rsidRPr="00FA509E" w:rsidR="009C4E99" w:rsidP="00984273" w:rsidRDefault="009C4E99" w14:paraId="35DE6FD7" w14:textId="3F90690C">
            <w:pPr>
              <w:tabs>
                <w:tab w:val="left" w:pos="709"/>
              </w:tabs>
              <w:spacing w:line="276" w:lineRule="auto"/>
              <w:ind w:left="0" w:firstLine="0"/>
              <w:rPr>
                <w:rFonts w:eastAsia="Times New Roman"/>
                <w:sz w:val="20"/>
                <w:szCs w:val="20"/>
              </w:rPr>
            </w:pPr>
            <w:del w:author="Vera Ruth Mitter" w:date="2022-11-24T08:21:47.248Z" w:id="1276178286">
              <w:r w:rsidRPr="00CD3108" w:rsidDel="7B822A77">
                <w:rPr>
                  <w:rFonts w:eastAsia="Times New Roman"/>
                  <w:sz w:val="20"/>
                  <w:szCs w:val="20"/>
                </w:rPr>
                <w:delText>01</w:delText>
              </w:r>
              <w:r w:rsidRPr="00CD3108" w:rsidDel="7B822A77">
                <w:rPr>
                  <w:rFonts w:eastAsia="Times New Roman"/>
                  <w:sz w:val="20"/>
                  <w:szCs w:val="20"/>
                </w:rPr>
                <w:delText>/1</w:delText>
              </w:r>
              <w:r w:rsidRPr="00CD3108" w:rsidDel="7B822A77">
                <w:rPr>
                  <w:rFonts w:eastAsia="Times New Roman"/>
                  <w:sz w:val="20"/>
                  <w:szCs w:val="20"/>
                </w:rPr>
                <w:delText>2</w:delText>
              </w:r>
              <w:r w:rsidRPr="00CD3108" w:rsidDel="7B822A77">
                <w:rPr>
                  <w:rFonts w:eastAsia="Times New Roman"/>
                  <w:sz w:val="20"/>
                  <w:szCs w:val="20"/>
                </w:rPr>
                <w:delText>/2020</w:delText>
              </w:r>
            </w:del>
          </w:p>
        </w:tc>
      </w:tr>
      <w:tr w:rsidRPr="00A924B9" w:rsidR="009C4E99" w:rsidTr="2804FA4B" w14:paraId="72822395" w14:textId="31754F5E">
        <w:trPr>
          <w:trHeight w:val="231"/>
        </w:trPr>
        <w:tc>
          <w:tcPr>
            <w:tcW w:w="1364" w:type="dxa"/>
            <w:shd w:val="clear" w:color="auto" w:fill="auto"/>
            <w:tcMar/>
          </w:tcPr>
          <w:p w:rsidRPr="00FA509E" w:rsidR="009C4E99" w:rsidP="00984273" w:rsidRDefault="009C4E99" w14:paraId="28751F37" w14:textId="77777777">
            <w:pPr>
              <w:tabs>
                <w:tab w:val="left" w:pos="709"/>
              </w:tabs>
              <w:spacing w:line="276" w:lineRule="auto"/>
              <w:ind w:left="0" w:firstLine="0"/>
              <w:rPr>
                <w:rFonts w:eastAsia="Calibri"/>
                <w:sz w:val="20"/>
                <w:szCs w:val="20"/>
              </w:rPr>
            </w:pPr>
            <w:r w:rsidRPr="00FA509E">
              <w:rPr>
                <w:rFonts w:eastAsia="Calibri"/>
                <w:sz w:val="20"/>
                <w:szCs w:val="20"/>
              </w:rPr>
              <w:t>Norway</w:t>
            </w:r>
          </w:p>
        </w:tc>
        <w:tc>
          <w:tcPr>
            <w:tcW w:w="2136" w:type="dxa"/>
            <w:tcMar/>
          </w:tcPr>
          <w:p w:rsidRPr="00FA509E" w:rsidR="009C4E99" w:rsidP="00984273" w:rsidRDefault="009C4E99" w14:paraId="67ECF216" w14:textId="757E5F8D">
            <w:pPr>
              <w:tabs>
                <w:tab w:val="left" w:pos="709"/>
              </w:tabs>
              <w:spacing w:line="276" w:lineRule="auto"/>
              <w:ind w:left="0" w:firstLine="0"/>
              <w:rPr>
                <w:rFonts w:eastAsia="Calibri"/>
                <w:sz w:val="20"/>
                <w:szCs w:val="20"/>
              </w:rPr>
            </w:pPr>
            <w:r w:rsidRPr="00FA509E">
              <w:rPr>
                <w:rFonts w:eastAsia="Calibri"/>
                <w:sz w:val="20"/>
                <w:szCs w:val="20"/>
              </w:rPr>
              <w:t xml:space="preserve">Nation-wide </w:t>
            </w:r>
          </w:p>
        </w:tc>
        <w:tc>
          <w:tcPr>
            <w:tcW w:w="2525" w:type="dxa"/>
            <w:tcMar/>
          </w:tcPr>
          <w:p w:rsidRPr="00FA509E" w:rsidR="009C4E99" w:rsidP="00984273" w:rsidRDefault="009C4E99" w14:paraId="5DFA2E55" w14:textId="69715663">
            <w:pPr>
              <w:tabs>
                <w:tab w:val="left" w:pos="709"/>
              </w:tabs>
              <w:spacing w:line="276" w:lineRule="auto"/>
              <w:ind w:left="0" w:firstLine="0"/>
              <w:rPr>
                <w:rFonts w:eastAsia="Calibri"/>
                <w:sz w:val="20"/>
                <w:szCs w:val="20"/>
              </w:rPr>
            </w:pPr>
            <w:r w:rsidRPr="00B73BE1">
              <w:rPr>
                <w:rFonts w:eastAsia="Calibri"/>
                <w:sz w:val="20"/>
                <w:szCs w:val="20"/>
              </w:rPr>
              <w:t>01/01/200</w:t>
            </w:r>
            <w:r>
              <w:rPr>
                <w:rFonts w:eastAsia="Calibri"/>
                <w:sz w:val="20"/>
                <w:szCs w:val="20"/>
              </w:rPr>
              <w:t>8 to 31/12</w:t>
            </w:r>
            <w:r w:rsidRPr="00B73BE1">
              <w:rPr>
                <w:rFonts w:eastAsia="Calibri"/>
                <w:sz w:val="20"/>
                <w:szCs w:val="20"/>
              </w:rPr>
              <w:t>/201</w:t>
            </w:r>
            <w:r>
              <w:rPr>
                <w:rFonts w:eastAsia="Calibri"/>
                <w:sz w:val="20"/>
                <w:szCs w:val="20"/>
              </w:rPr>
              <w:t>9</w:t>
            </w:r>
          </w:p>
        </w:tc>
        <w:tc>
          <w:tcPr>
            <w:tcW w:w="1530" w:type="dxa"/>
            <w:shd w:val="clear" w:color="auto" w:fill="auto"/>
            <w:tcMar/>
          </w:tcPr>
          <w:p w:rsidRPr="00FA509E" w:rsidR="009C4E99" w:rsidP="009C4E99" w:rsidRDefault="009C4E99" w14:paraId="6F4EC503" w14:textId="0E8C9EAD">
            <w:pPr>
              <w:tabs>
                <w:tab w:val="left" w:pos="709"/>
              </w:tabs>
              <w:spacing w:line="276" w:lineRule="auto"/>
              <w:ind w:left="0" w:firstLine="0"/>
              <w:rPr>
                <w:rFonts w:eastAsia="Calibri"/>
                <w:sz w:val="20"/>
                <w:szCs w:val="20"/>
              </w:rPr>
            </w:pPr>
            <w:r>
              <w:rPr>
                <w:rFonts w:eastAsia="Calibri"/>
                <w:sz w:val="20"/>
                <w:szCs w:val="20"/>
              </w:rPr>
              <w:t>01/01/2009</w:t>
            </w:r>
          </w:p>
        </w:tc>
        <w:tc>
          <w:tcPr>
            <w:tcW w:w="1710" w:type="dxa"/>
            <w:tcMar/>
          </w:tcPr>
          <w:p w:rsidRPr="00FA509E" w:rsidR="009C4E99" w:rsidP="00984273" w:rsidRDefault="009C4E99" w14:paraId="7C728ED4" w14:textId="1196A0A9">
            <w:pPr>
              <w:tabs>
                <w:tab w:val="left" w:pos="709"/>
              </w:tabs>
              <w:spacing w:line="276" w:lineRule="auto"/>
              <w:ind w:left="0" w:firstLine="0"/>
              <w:rPr>
                <w:rFonts w:eastAsia="Calibri"/>
                <w:sz w:val="20"/>
                <w:szCs w:val="20"/>
              </w:rPr>
            </w:pPr>
            <w:r>
              <w:rPr>
                <w:rFonts w:eastAsia="Calibri"/>
                <w:sz w:val="20"/>
                <w:szCs w:val="20"/>
              </w:rPr>
              <w:t>01/03</w:t>
            </w:r>
            <w:r w:rsidRPr="00FA509E">
              <w:rPr>
                <w:rFonts w:eastAsia="Calibri"/>
                <w:sz w:val="20"/>
                <w:szCs w:val="20"/>
              </w:rPr>
              <w:t>/2019</w:t>
            </w:r>
          </w:p>
        </w:tc>
      </w:tr>
      <w:tr w:rsidRPr="00A924B9" w:rsidR="009C4E99" w:rsidTr="2804FA4B" w14:paraId="7E9A2008" w14:textId="51DE585F">
        <w:trPr>
          <w:trHeight w:val="231"/>
        </w:trPr>
        <w:tc>
          <w:tcPr>
            <w:tcW w:w="1364" w:type="dxa"/>
            <w:tcMar/>
          </w:tcPr>
          <w:p w:rsidRPr="00A924B9" w:rsidR="009C4E99" w:rsidP="00984273" w:rsidRDefault="009C4E99" w14:paraId="059BEE30" w14:textId="77777777">
            <w:pPr>
              <w:tabs>
                <w:tab w:val="left" w:pos="709"/>
              </w:tabs>
              <w:spacing w:line="276" w:lineRule="auto"/>
              <w:ind w:left="0" w:firstLine="0"/>
              <w:rPr>
                <w:rFonts w:eastAsia="Calibri"/>
                <w:sz w:val="20"/>
                <w:szCs w:val="20"/>
              </w:rPr>
            </w:pPr>
            <w:r w:rsidRPr="00A924B9">
              <w:rPr>
                <w:rFonts w:eastAsia="Calibri"/>
                <w:sz w:val="20"/>
                <w:szCs w:val="20"/>
              </w:rPr>
              <w:t>Spain</w:t>
            </w:r>
          </w:p>
        </w:tc>
        <w:tc>
          <w:tcPr>
            <w:tcW w:w="2136" w:type="dxa"/>
            <w:tcMar/>
          </w:tcPr>
          <w:p w:rsidRPr="00A924B9" w:rsidR="009C4E99" w:rsidP="00984273" w:rsidRDefault="009C4E99" w14:paraId="70ED8E7B" w14:textId="0C24A1E2">
            <w:pPr>
              <w:tabs>
                <w:tab w:val="left" w:pos="709"/>
              </w:tabs>
              <w:spacing w:line="276" w:lineRule="auto"/>
              <w:ind w:left="0" w:firstLine="0"/>
              <w:rPr>
                <w:rFonts w:eastAsia="Calibri"/>
                <w:sz w:val="20"/>
                <w:szCs w:val="20"/>
              </w:rPr>
            </w:pPr>
            <w:r w:rsidRPr="00A924B9">
              <w:rPr>
                <w:rFonts w:eastAsia="Calibri"/>
                <w:sz w:val="20"/>
                <w:szCs w:val="20"/>
              </w:rPr>
              <w:t>Valencian Region</w:t>
            </w:r>
          </w:p>
        </w:tc>
        <w:tc>
          <w:tcPr>
            <w:tcW w:w="2525" w:type="dxa"/>
            <w:tcMar/>
          </w:tcPr>
          <w:p w:rsidRPr="00A924B9" w:rsidR="009C4E99" w:rsidP="00984273" w:rsidRDefault="009C4E99" w14:paraId="110A6A46" w14:textId="0B552F06">
            <w:pPr>
              <w:tabs>
                <w:tab w:val="left" w:pos="709"/>
              </w:tabs>
              <w:spacing w:line="276" w:lineRule="auto"/>
              <w:ind w:left="0" w:firstLine="0"/>
              <w:rPr>
                <w:rFonts w:eastAsia="Calibri"/>
                <w:sz w:val="20"/>
                <w:szCs w:val="20"/>
              </w:rPr>
            </w:pPr>
            <w:r w:rsidRPr="00B73BE1">
              <w:rPr>
                <w:rFonts w:eastAsia="Calibri"/>
                <w:sz w:val="20"/>
                <w:szCs w:val="20"/>
              </w:rPr>
              <w:t>01/01/</w:t>
            </w:r>
            <w:r>
              <w:rPr>
                <w:rFonts w:eastAsia="Calibri"/>
                <w:sz w:val="20"/>
                <w:szCs w:val="20"/>
              </w:rPr>
              <w:t>2010 to 31/12</w:t>
            </w:r>
            <w:r w:rsidRPr="00B73BE1">
              <w:rPr>
                <w:rFonts w:eastAsia="Calibri"/>
                <w:sz w:val="20"/>
                <w:szCs w:val="20"/>
              </w:rPr>
              <w:t>/201</w:t>
            </w:r>
            <w:r>
              <w:rPr>
                <w:rFonts w:eastAsia="Calibri"/>
                <w:sz w:val="20"/>
                <w:szCs w:val="20"/>
              </w:rPr>
              <w:t>9</w:t>
            </w:r>
          </w:p>
        </w:tc>
        <w:tc>
          <w:tcPr>
            <w:tcW w:w="1530" w:type="dxa"/>
            <w:tcMar/>
          </w:tcPr>
          <w:p w:rsidRPr="00B73BE1" w:rsidR="009C4E99" w:rsidP="009C4E99" w:rsidRDefault="009C4E99" w14:paraId="7E290BE2" w14:textId="25CC952B">
            <w:pPr>
              <w:tabs>
                <w:tab w:val="left" w:pos="709"/>
              </w:tabs>
              <w:spacing w:line="276" w:lineRule="auto"/>
              <w:ind w:left="0" w:firstLine="0"/>
              <w:rPr>
                <w:rFonts w:eastAsia="Calibri"/>
                <w:sz w:val="20"/>
                <w:szCs w:val="20"/>
              </w:rPr>
            </w:pPr>
            <w:r w:rsidRPr="00B73BE1">
              <w:rPr>
                <w:rFonts w:eastAsia="Calibri"/>
                <w:sz w:val="20"/>
                <w:szCs w:val="20"/>
              </w:rPr>
              <w:t>01/01/201</w:t>
            </w:r>
            <w:r>
              <w:rPr>
                <w:rFonts w:eastAsia="Calibri"/>
                <w:sz w:val="20"/>
                <w:szCs w:val="20"/>
              </w:rPr>
              <w:t>1</w:t>
            </w:r>
          </w:p>
        </w:tc>
        <w:tc>
          <w:tcPr>
            <w:tcW w:w="1710" w:type="dxa"/>
            <w:tcMar/>
          </w:tcPr>
          <w:p w:rsidRPr="00B73BE1" w:rsidR="009C4E99" w:rsidP="00984273" w:rsidRDefault="009C4E99" w14:paraId="59F10A01" w14:textId="48F1C48D">
            <w:pPr>
              <w:tabs>
                <w:tab w:val="left" w:pos="709"/>
              </w:tabs>
              <w:spacing w:line="276" w:lineRule="auto"/>
              <w:ind w:left="0" w:firstLine="0"/>
              <w:rPr>
                <w:rFonts w:eastAsia="Calibri"/>
                <w:sz w:val="20"/>
                <w:szCs w:val="20"/>
              </w:rPr>
            </w:pPr>
            <w:r>
              <w:rPr>
                <w:rFonts w:eastAsia="Calibri"/>
                <w:sz w:val="20"/>
                <w:szCs w:val="20"/>
              </w:rPr>
              <w:t>01/03</w:t>
            </w:r>
            <w:r w:rsidRPr="00B73BE1">
              <w:rPr>
                <w:rFonts w:eastAsia="Calibri"/>
                <w:sz w:val="20"/>
                <w:szCs w:val="20"/>
              </w:rPr>
              <w:t>/201</w:t>
            </w:r>
            <w:r>
              <w:rPr>
                <w:rFonts w:eastAsia="Calibri"/>
                <w:sz w:val="20"/>
                <w:szCs w:val="20"/>
              </w:rPr>
              <w:t>9</w:t>
            </w:r>
          </w:p>
        </w:tc>
      </w:tr>
      <w:tr w:rsidRPr="00A924B9" w:rsidR="009C4E99" w:rsidTr="2804FA4B" w14:paraId="65DA18A3" w14:textId="0F19ABDF">
        <w:trPr>
          <w:trHeight w:val="234"/>
        </w:trPr>
        <w:tc>
          <w:tcPr>
            <w:tcW w:w="1364" w:type="dxa"/>
            <w:tcMar/>
          </w:tcPr>
          <w:p w:rsidRPr="00B73BE1" w:rsidR="009C4E99" w:rsidP="00984273" w:rsidRDefault="009C4E99" w14:paraId="79CBC2B2" w14:textId="77777777">
            <w:pPr>
              <w:tabs>
                <w:tab w:val="left" w:pos="709"/>
              </w:tabs>
              <w:spacing w:line="276" w:lineRule="auto"/>
              <w:ind w:left="0" w:firstLine="0"/>
              <w:rPr>
                <w:rFonts w:eastAsia="Calibri"/>
                <w:sz w:val="20"/>
                <w:szCs w:val="20"/>
              </w:rPr>
            </w:pPr>
            <w:r w:rsidRPr="00B73BE1">
              <w:rPr>
                <w:rFonts w:eastAsia="Calibri"/>
                <w:sz w:val="20"/>
                <w:szCs w:val="20"/>
              </w:rPr>
              <w:t>UK</w:t>
            </w:r>
          </w:p>
        </w:tc>
        <w:tc>
          <w:tcPr>
            <w:tcW w:w="2136" w:type="dxa"/>
            <w:tcMar/>
          </w:tcPr>
          <w:p w:rsidRPr="00B73BE1" w:rsidR="009C4E99" w:rsidP="00984273" w:rsidRDefault="009C4E99" w14:paraId="1B8DC991" w14:textId="7462FFBD">
            <w:pPr>
              <w:tabs>
                <w:tab w:val="left" w:pos="709"/>
              </w:tabs>
              <w:spacing w:line="276" w:lineRule="auto"/>
              <w:ind w:left="0" w:firstLine="0"/>
              <w:rPr>
                <w:rFonts w:eastAsia="Calibri"/>
                <w:sz w:val="20"/>
                <w:szCs w:val="20"/>
              </w:rPr>
            </w:pPr>
            <w:r w:rsidRPr="00B73BE1">
              <w:rPr>
                <w:rFonts w:eastAsia="Calibri"/>
                <w:sz w:val="20"/>
                <w:szCs w:val="20"/>
              </w:rPr>
              <w:t>Wales</w:t>
            </w:r>
          </w:p>
        </w:tc>
        <w:tc>
          <w:tcPr>
            <w:tcW w:w="2525" w:type="dxa"/>
            <w:tcMar/>
          </w:tcPr>
          <w:p w:rsidRPr="00B73BE1" w:rsidR="009C4E99" w:rsidP="009C4E99" w:rsidRDefault="009C4E99" w14:paraId="0E1C5E13" w14:textId="7EEC3878">
            <w:pPr>
              <w:tabs>
                <w:tab w:val="left" w:pos="709"/>
              </w:tabs>
              <w:spacing w:line="276" w:lineRule="auto"/>
              <w:ind w:left="0" w:firstLine="0"/>
              <w:rPr>
                <w:rFonts w:eastAsia="Calibri"/>
                <w:sz w:val="20"/>
                <w:szCs w:val="20"/>
              </w:rPr>
            </w:pPr>
            <w:r w:rsidRPr="00B73BE1">
              <w:rPr>
                <w:rFonts w:eastAsia="Calibri"/>
                <w:sz w:val="20"/>
                <w:szCs w:val="20"/>
              </w:rPr>
              <w:t>01/01/200</w:t>
            </w:r>
            <w:r>
              <w:rPr>
                <w:rFonts w:eastAsia="Calibri"/>
                <w:sz w:val="20"/>
                <w:szCs w:val="20"/>
              </w:rPr>
              <w:t>4 to 31/12</w:t>
            </w:r>
            <w:r w:rsidRPr="00B73BE1">
              <w:rPr>
                <w:rFonts w:eastAsia="Calibri"/>
                <w:sz w:val="20"/>
                <w:szCs w:val="20"/>
              </w:rPr>
              <w:t>/20</w:t>
            </w:r>
            <w:r>
              <w:rPr>
                <w:rFonts w:eastAsia="Calibri"/>
                <w:sz w:val="20"/>
                <w:szCs w:val="20"/>
              </w:rPr>
              <w:t>20</w:t>
            </w:r>
          </w:p>
        </w:tc>
        <w:tc>
          <w:tcPr>
            <w:tcW w:w="1530" w:type="dxa"/>
            <w:tcMar/>
          </w:tcPr>
          <w:p w:rsidRPr="00B73BE1" w:rsidR="009C4E99" w:rsidP="009C4E99" w:rsidRDefault="009C4E99" w14:paraId="296063E1" w14:textId="2697B2F0">
            <w:pPr>
              <w:tabs>
                <w:tab w:val="left" w:pos="709"/>
              </w:tabs>
              <w:spacing w:line="276" w:lineRule="auto"/>
              <w:ind w:left="0" w:firstLine="0"/>
              <w:rPr>
                <w:rFonts w:eastAsia="Calibri"/>
                <w:sz w:val="20"/>
                <w:szCs w:val="20"/>
              </w:rPr>
            </w:pPr>
            <w:r w:rsidRPr="00B73BE1">
              <w:rPr>
                <w:rFonts w:eastAsia="Calibri"/>
                <w:sz w:val="20"/>
                <w:szCs w:val="20"/>
              </w:rPr>
              <w:t>01/01/2005</w:t>
            </w:r>
            <w:r>
              <w:rPr>
                <w:rFonts w:eastAsia="Calibri"/>
                <w:sz w:val="20"/>
                <w:szCs w:val="20"/>
              </w:rPr>
              <w:t xml:space="preserve"> </w:t>
            </w:r>
          </w:p>
        </w:tc>
        <w:tc>
          <w:tcPr>
            <w:tcW w:w="1710" w:type="dxa"/>
            <w:tcMar/>
          </w:tcPr>
          <w:p w:rsidRPr="00B73BE1" w:rsidR="009C4E99" w:rsidP="00984273" w:rsidRDefault="009C4E99" w14:paraId="66E345E1" w14:textId="087C960B">
            <w:pPr>
              <w:tabs>
                <w:tab w:val="left" w:pos="709"/>
              </w:tabs>
              <w:spacing w:line="276" w:lineRule="auto"/>
              <w:ind w:left="0" w:firstLine="0"/>
              <w:rPr>
                <w:rFonts w:eastAsia="Calibri"/>
                <w:sz w:val="20"/>
                <w:szCs w:val="20"/>
              </w:rPr>
            </w:pPr>
            <w:r>
              <w:rPr>
                <w:rFonts w:eastAsia="Calibri"/>
                <w:sz w:val="20"/>
                <w:szCs w:val="20"/>
              </w:rPr>
              <w:t>01/03</w:t>
            </w:r>
            <w:r w:rsidRPr="00B73BE1">
              <w:rPr>
                <w:rFonts w:eastAsia="Calibri"/>
                <w:sz w:val="20"/>
                <w:szCs w:val="20"/>
              </w:rPr>
              <w:t>/20</w:t>
            </w:r>
            <w:r>
              <w:rPr>
                <w:rFonts w:eastAsia="Calibri"/>
                <w:sz w:val="20"/>
                <w:szCs w:val="20"/>
              </w:rPr>
              <w:t>20</w:t>
            </w:r>
          </w:p>
        </w:tc>
      </w:tr>
      <w:tr w:rsidRPr="00A924B9" w:rsidR="009C4E99" w:rsidTr="2804FA4B" w14:paraId="73D9A186" w14:textId="37FCA799">
        <w:trPr>
          <w:trHeight w:val="231"/>
        </w:trPr>
        <w:tc>
          <w:tcPr>
            <w:tcW w:w="1364" w:type="dxa"/>
            <w:tcMar/>
          </w:tcPr>
          <w:p w:rsidRPr="00F34F29" w:rsidR="009C4E99" w:rsidP="00984273" w:rsidRDefault="009C4E99" w14:paraId="7AF009B1" w14:textId="77777777">
            <w:pPr>
              <w:tabs>
                <w:tab w:val="left" w:pos="709"/>
              </w:tabs>
              <w:spacing w:line="276" w:lineRule="auto"/>
              <w:ind w:left="0" w:firstLine="0"/>
              <w:rPr>
                <w:rFonts w:eastAsia="Calibri"/>
                <w:color w:val="000000" w:themeColor="text1"/>
                <w:sz w:val="20"/>
                <w:szCs w:val="20"/>
              </w:rPr>
            </w:pPr>
            <w:del w:author="Vera Ruth Mitter" w:date="2022-11-24T08:25:11.305Z" w:id="1108745891">
              <w:r w:rsidRPr="2804FA4B" w:rsidDel="009C4E99">
                <w:rPr>
                  <w:rFonts w:eastAsia="Calibri"/>
                  <w:color w:val="000000" w:themeColor="text1" w:themeTint="FF" w:themeShade="FF"/>
                  <w:sz w:val="20"/>
                  <w:szCs w:val="20"/>
                </w:rPr>
                <w:delText>UK (CPRD)</w:delText>
              </w:r>
            </w:del>
          </w:p>
        </w:tc>
        <w:tc>
          <w:tcPr>
            <w:tcW w:w="2136" w:type="dxa"/>
            <w:tcMar/>
          </w:tcPr>
          <w:p w:rsidRPr="00F34F29" w:rsidR="009C4E99" w:rsidP="00984273" w:rsidRDefault="009C4E99" w14:paraId="5A278AC3" w14:textId="14F9EF0C">
            <w:pPr>
              <w:tabs>
                <w:tab w:val="left" w:pos="709"/>
              </w:tabs>
              <w:spacing w:line="276" w:lineRule="auto"/>
              <w:ind w:left="0" w:firstLine="0"/>
              <w:rPr>
                <w:rFonts w:eastAsia="Calibri"/>
                <w:color w:val="000000" w:themeColor="text1"/>
                <w:sz w:val="20"/>
                <w:szCs w:val="20"/>
              </w:rPr>
            </w:pPr>
            <w:del w:author="Vera Ruth Mitter" w:date="2022-11-24T08:25:11.304Z" w:id="249514192">
              <w:r w:rsidRPr="2804FA4B" w:rsidDel="009C4E99">
                <w:rPr>
                  <w:rFonts w:eastAsia="Calibri"/>
                  <w:color w:val="000000" w:themeColor="text1" w:themeTint="FF" w:themeShade="FF"/>
                  <w:sz w:val="20"/>
                  <w:szCs w:val="20"/>
                </w:rPr>
                <w:delText>Nation-wide</w:delText>
              </w:r>
            </w:del>
          </w:p>
        </w:tc>
        <w:tc>
          <w:tcPr>
            <w:tcW w:w="2525" w:type="dxa"/>
            <w:tcMar/>
          </w:tcPr>
          <w:p w:rsidRPr="00F34F29" w:rsidR="009C4E99" w:rsidP="00984273" w:rsidRDefault="009C4E99" w14:paraId="654F0F41" w14:textId="494B61BB">
            <w:pPr>
              <w:tabs>
                <w:tab w:val="left" w:pos="709"/>
              </w:tabs>
              <w:spacing w:line="276" w:lineRule="auto"/>
              <w:ind w:left="0" w:firstLine="0"/>
              <w:rPr>
                <w:rFonts w:eastAsia="Calibri"/>
                <w:color w:val="000000" w:themeColor="text1"/>
                <w:sz w:val="20"/>
                <w:szCs w:val="20"/>
              </w:rPr>
            </w:pPr>
            <w:del w:author="Vera Ruth Mitter" w:date="2022-11-24T08:25:11.304Z" w:id="1385508697">
              <w:r w:rsidRPr="2804FA4B" w:rsidDel="009C4E99">
                <w:rPr>
                  <w:rFonts w:eastAsia="Calibri"/>
                  <w:color w:val="000000" w:themeColor="text1" w:themeTint="FF" w:themeShade="FF"/>
                  <w:sz w:val="20"/>
                  <w:szCs w:val="20"/>
                </w:rPr>
                <w:delText>**</w:delText>
              </w:r>
            </w:del>
          </w:p>
        </w:tc>
        <w:tc>
          <w:tcPr>
            <w:tcW w:w="1530" w:type="dxa"/>
            <w:tcMar/>
          </w:tcPr>
          <w:p w:rsidRPr="00F34F29" w:rsidR="009C4E99" w:rsidP="00984273" w:rsidRDefault="009C4E99" w14:paraId="4811E157" w14:textId="6B857870">
            <w:pPr>
              <w:tabs>
                <w:tab w:val="left" w:pos="709"/>
              </w:tabs>
              <w:spacing w:line="276" w:lineRule="auto"/>
              <w:ind w:left="0" w:firstLine="0"/>
              <w:rPr>
                <w:rFonts w:eastAsia="Calibri"/>
                <w:color w:val="000000" w:themeColor="text1"/>
                <w:sz w:val="20"/>
                <w:szCs w:val="20"/>
              </w:rPr>
            </w:pPr>
            <w:del w:author="Vera Ruth Mitter" w:date="2022-11-24T08:25:11.303Z" w:id="494946176">
              <w:r w:rsidRPr="2804FA4B" w:rsidDel="009C4E99">
                <w:rPr>
                  <w:rFonts w:eastAsia="Calibri"/>
                  <w:color w:val="000000" w:themeColor="text1" w:themeTint="FF" w:themeShade="FF"/>
                  <w:sz w:val="20"/>
                  <w:szCs w:val="20"/>
                </w:rPr>
                <w:delText>**</w:delText>
              </w:r>
            </w:del>
          </w:p>
        </w:tc>
        <w:tc>
          <w:tcPr>
            <w:tcW w:w="1710" w:type="dxa"/>
            <w:tcMar/>
          </w:tcPr>
          <w:p w:rsidR="009C4E99" w:rsidP="00984273" w:rsidRDefault="009C4E99" w14:paraId="72B670C5" w14:textId="241B6A94">
            <w:pPr>
              <w:tabs>
                <w:tab w:val="left" w:pos="709"/>
              </w:tabs>
              <w:spacing w:line="276" w:lineRule="auto"/>
              <w:ind w:left="0" w:firstLine="0"/>
              <w:rPr>
                <w:rFonts w:eastAsia="Calibri"/>
                <w:color w:val="000000" w:themeColor="text1"/>
                <w:sz w:val="20"/>
                <w:szCs w:val="20"/>
              </w:rPr>
            </w:pPr>
            <w:del w:author="Vera Ruth Mitter" w:date="2022-11-24T08:25:11.302Z" w:id="840100410">
              <w:r w:rsidRPr="2804FA4B" w:rsidDel="009C4E99">
                <w:rPr>
                  <w:rFonts w:eastAsia="Calibri"/>
                  <w:color w:val="000000" w:themeColor="text1" w:themeTint="FF" w:themeShade="FF"/>
                  <w:sz w:val="20"/>
                  <w:szCs w:val="20"/>
                </w:rPr>
                <w:delText>**</w:delText>
              </w:r>
            </w:del>
          </w:p>
        </w:tc>
      </w:tr>
      <w:tr w:rsidRPr="00A924B9" w:rsidR="009C4E99" w:rsidTr="2804FA4B" w14:paraId="4BD674E1" w14:textId="5C112DC0">
        <w:trPr>
          <w:trHeight w:val="231"/>
        </w:trPr>
        <w:tc>
          <w:tcPr>
            <w:tcW w:w="1364" w:type="dxa"/>
            <w:tcMar/>
          </w:tcPr>
          <w:p w:rsidRPr="00F34F29" w:rsidR="009C4E99" w:rsidP="00984273" w:rsidRDefault="009C4E99" w14:paraId="6C2C9091" w14:textId="2286E422">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Sweden</w:t>
            </w:r>
          </w:p>
        </w:tc>
        <w:tc>
          <w:tcPr>
            <w:tcW w:w="2136" w:type="dxa"/>
            <w:tcMar/>
          </w:tcPr>
          <w:p w:rsidRPr="00F34F29" w:rsidR="009C4E99" w:rsidP="00984273" w:rsidRDefault="009C4E99" w14:paraId="27AFACE5" w14:textId="53545CBA">
            <w:pPr>
              <w:tabs>
                <w:tab w:val="left" w:pos="709"/>
              </w:tabs>
              <w:spacing w:line="276" w:lineRule="auto"/>
              <w:ind w:left="0" w:firstLine="0"/>
              <w:rPr>
                <w:rFonts w:eastAsia="Calibri"/>
                <w:color w:val="000000" w:themeColor="text1"/>
                <w:sz w:val="20"/>
                <w:szCs w:val="20"/>
              </w:rPr>
            </w:pPr>
            <w:r w:rsidRPr="00F34F29">
              <w:rPr>
                <w:rFonts w:eastAsia="Calibri"/>
                <w:color w:val="000000" w:themeColor="text1"/>
                <w:sz w:val="20"/>
                <w:szCs w:val="20"/>
              </w:rPr>
              <w:t>Nation-wide</w:t>
            </w:r>
          </w:p>
        </w:tc>
        <w:tc>
          <w:tcPr>
            <w:tcW w:w="2525" w:type="dxa"/>
            <w:tcMar/>
          </w:tcPr>
          <w:p w:rsidRPr="00F34F29" w:rsidR="009C4E99" w:rsidP="00984273" w:rsidRDefault="009C4E99" w14:paraId="6A412F03" w14:textId="3A810F09">
            <w:pPr>
              <w:tabs>
                <w:tab w:val="left" w:pos="709"/>
              </w:tabs>
              <w:spacing w:line="276" w:lineRule="auto"/>
              <w:ind w:left="0" w:firstLine="0"/>
              <w:rPr>
                <w:rFonts w:eastAsia="Calibri"/>
                <w:color w:val="000000" w:themeColor="text1"/>
                <w:sz w:val="20"/>
                <w:szCs w:val="20"/>
              </w:rPr>
            </w:pPr>
            <w:r>
              <w:rPr>
                <w:rFonts w:eastAsia="Calibri"/>
                <w:color w:val="000000" w:themeColor="text1"/>
                <w:sz w:val="20"/>
                <w:szCs w:val="20"/>
              </w:rPr>
              <w:t>**</w:t>
            </w:r>
          </w:p>
        </w:tc>
        <w:tc>
          <w:tcPr>
            <w:tcW w:w="1530" w:type="dxa"/>
            <w:tcMar/>
          </w:tcPr>
          <w:p w:rsidRPr="00F34F29" w:rsidR="009C4E99" w:rsidP="00984273" w:rsidRDefault="009C4E99" w14:paraId="62E0750E" w14:textId="764824D8">
            <w:pPr>
              <w:tabs>
                <w:tab w:val="left" w:pos="709"/>
              </w:tabs>
              <w:spacing w:line="276" w:lineRule="auto"/>
              <w:ind w:left="0" w:firstLine="0"/>
              <w:rPr>
                <w:rFonts w:eastAsia="Calibri"/>
                <w:color w:val="000000" w:themeColor="text1"/>
                <w:sz w:val="20"/>
                <w:szCs w:val="20"/>
              </w:rPr>
            </w:pPr>
            <w:r>
              <w:rPr>
                <w:rFonts w:eastAsia="Calibri"/>
                <w:color w:val="000000" w:themeColor="text1"/>
                <w:sz w:val="20"/>
                <w:szCs w:val="20"/>
              </w:rPr>
              <w:t>**</w:t>
            </w:r>
          </w:p>
        </w:tc>
        <w:tc>
          <w:tcPr>
            <w:tcW w:w="1710" w:type="dxa"/>
            <w:tcMar/>
          </w:tcPr>
          <w:p w:rsidR="009C4E99" w:rsidP="00984273" w:rsidRDefault="009C4E99" w14:paraId="1A150614" w14:textId="587C7926">
            <w:pPr>
              <w:tabs>
                <w:tab w:val="left" w:pos="709"/>
              </w:tabs>
              <w:spacing w:line="276" w:lineRule="auto"/>
              <w:ind w:left="0" w:firstLine="0"/>
              <w:rPr>
                <w:rFonts w:eastAsia="Calibri"/>
                <w:color w:val="000000" w:themeColor="text1"/>
                <w:sz w:val="20"/>
                <w:szCs w:val="20"/>
              </w:rPr>
            </w:pPr>
            <w:commentRangeStart w:id="1823031098"/>
            <w:r w:rsidRPr="2804FA4B" w:rsidR="009C4E99">
              <w:rPr>
                <w:rFonts w:eastAsia="Calibri"/>
                <w:color w:val="000000" w:themeColor="text1" w:themeTint="FF" w:themeShade="FF"/>
                <w:sz w:val="20"/>
                <w:szCs w:val="20"/>
              </w:rPr>
              <w:t>**</w:t>
            </w:r>
            <w:commentRangeEnd w:id="1823031098"/>
            <w:r>
              <w:rPr>
                <w:rStyle w:val="CommentReference"/>
              </w:rPr>
              <w:commentReference w:id="1823031098"/>
            </w:r>
          </w:p>
        </w:tc>
      </w:tr>
    </w:tbl>
    <w:p w:rsidR="00F904A0" w:rsidP="00984273" w:rsidRDefault="00F34F29" w14:paraId="65AFBC73" w14:textId="2022403B">
      <w:pPr>
        <w:spacing w:line="276" w:lineRule="auto"/>
        <w:ind w:left="0" w:firstLine="0"/>
        <w:rPr>
          <w:sz w:val="20"/>
        </w:rPr>
      </w:pPr>
      <w:r w:rsidRPr="00F34F29">
        <w:rPr>
          <w:sz w:val="20"/>
        </w:rPr>
        <w:t>*</w:t>
      </w:r>
      <w:r w:rsidR="006E15F1">
        <w:rPr>
          <w:sz w:val="20"/>
        </w:rPr>
        <w:t xml:space="preserve">For children born in 2018 the Malformation Register captures malformations until 2019, i.e. when the child is of 1 year of age. </w:t>
      </w:r>
    </w:p>
    <w:p w:rsidR="00F34F29" w:rsidP="00984273" w:rsidRDefault="00524DDF" w14:paraId="4DC788DB" w14:textId="1D3917E5">
      <w:pPr>
        <w:spacing w:line="276" w:lineRule="auto"/>
        <w:ind w:left="0" w:firstLine="0"/>
        <w:rPr>
          <w:sz w:val="20"/>
        </w:rPr>
      </w:pPr>
      <w:r>
        <w:rPr>
          <w:sz w:val="20"/>
        </w:rPr>
        <w:t>**</w:t>
      </w:r>
      <w:r w:rsidRPr="00F34F29" w:rsidR="00F34F29">
        <w:rPr>
          <w:sz w:val="20"/>
        </w:rPr>
        <w:t xml:space="preserve">Preliminary dates </w:t>
      </w:r>
      <w:r w:rsidR="00F34F29">
        <w:rPr>
          <w:sz w:val="20"/>
        </w:rPr>
        <w:t xml:space="preserve">for data coverage </w:t>
      </w:r>
      <w:r w:rsidRPr="00F34F29" w:rsidR="00F34F29">
        <w:rPr>
          <w:sz w:val="20"/>
        </w:rPr>
        <w:t>not provided by the DAP</w:t>
      </w:r>
      <w:r w:rsidR="00F34F29">
        <w:rPr>
          <w:sz w:val="20"/>
        </w:rPr>
        <w:t xml:space="preserve"> / possible DAP</w:t>
      </w:r>
      <w:r w:rsidR="00F904A0">
        <w:rPr>
          <w:sz w:val="20"/>
        </w:rPr>
        <w:t xml:space="preserve"> UK-CPRD, Sweden and the UK-Scotland</w:t>
      </w:r>
      <w:r w:rsidRPr="00F34F29" w:rsidR="00F34F29">
        <w:rPr>
          <w:sz w:val="20"/>
        </w:rPr>
        <w:t>.</w:t>
      </w:r>
      <w:r w:rsidR="00372E7A">
        <w:rPr>
          <w:sz w:val="20"/>
        </w:rPr>
        <w:t xml:space="preserve"> </w:t>
      </w:r>
      <w:r w:rsidRPr="007B07E6" w:rsidR="00372E7A">
        <w:rPr>
          <w:sz w:val="20"/>
        </w:rPr>
        <w:t>Data sources included in the project pending on results from the Data characterization (WP7).</w:t>
      </w:r>
    </w:p>
    <w:p w:rsidRPr="00193217" w:rsidR="00F34F29" w:rsidP="00984273" w:rsidRDefault="00874415" w14:paraId="31A4BC4A" w14:textId="60FC0EF9">
      <w:pPr>
        <w:pStyle w:val="Heading2"/>
        <w:numPr>
          <w:ilvl w:val="1"/>
          <w:numId w:val="11"/>
        </w:numPr>
        <w:spacing w:line="276" w:lineRule="auto"/>
        <w:ind w:left="0" w:firstLine="0"/>
        <w:rPr>
          <w:b/>
        </w:rPr>
      </w:pPr>
      <w:r w:rsidRPr="00193217">
        <w:rPr>
          <w:b/>
        </w:rPr>
        <w:lastRenderedPageBreak/>
        <w:t>S</w:t>
      </w:r>
      <w:r w:rsidR="0077015D">
        <w:rPr>
          <w:b/>
        </w:rPr>
        <w:t>ource</w:t>
      </w:r>
      <w:r w:rsidRPr="00193217" w:rsidR="008433E6">
        <w:rPr>
          <w:b/>
        </w:rPr>
        <w:t xml:space="preserve"> </w:t>
      </w:r>
      <w:r w:rsidRPr="00193217">
        <w:rPr>
          <w:b/>
        </w:rPr>
        <w:t>population</w:t>
      </w:r>
    </w:p>
    <w:p w:rsidR="004D41D4" w:rsidP="00984273" w:rsidRDefault="005754AE" w14:paraId="56A3A42F" w14:textId="3CF2F609">
      <w:pPr>
        <w:spacing w:after="240" w:line="276" w:lineRule="auto"/>
        <w:ind w:left="0" w:firstLine="0"/>
      </w:pPr>
      <w:bookmarkStart w:name="_Hlk71549194" w:id="6"/>
      <w:r w:rsidRPr="00B73BE1">
        <w:t>The source population will include pregna</w:t>
      </w:r>
      <w:r w:rsidRPr="00B73BE1" w:rsidR="00000A8C">
        <w:t>ncies</w:t>
      </w:r>
      <w:r w:rsidRPr="00B73BE1">
        <w:t xml:space="preserve"> </w:t>
      </w:r>
      <w:r w:rsidR="00806363">
        <w:t xml:space="preserve">with LMP date </w:t>
      </w:r>
      <w:r w:rsidRPr="00B73BE1">
        <w:t>observed in one of the</w:t>
      </w:r>
      <w:r w:rsidRPr="00B73BE1" w:rsidR="00FE565F">
        <w:t xml:space="preserve"> participating data sources during the </w:t>
      </w:r>
      <w:r w:rsidR="00B75510">
        <w:t>enrolment perio</w:t>
      </w:r>
      <w:r w:rsidRPr="00B73BE1" w:rsidR="00FE565F">
        <w:t>d (</w:t>
      </w:r>
      <w:r w:rsidR="00B75510">
        <w:t>see Table 1</w:t>
      </w:r>
      <w:r w:rsidRPr="00B73BE1" w:rsidR="00FE565F">
        <w:t>)</w:t>
      </w:r>
      <w:r w:rsidRPr="00B73BE1" w:rsidR="00507D46">
        <w:t>,</w:t>
      </w:r>
      <w:r w:rsidRPr="00B73BE1" w:rsidR="00FE565F">
        <w:t xml:space="preserve"> having </w:t>
      </w:r>
      <w:r w:rsidRPr="00B73BE1" w:rsidR="00507D46">
        <w:t xml:space="preserve">prescription record coverage </w:t>
      </w:r>
      <w:r w:rsidRPr="00B73BE1" w:rsidR="00FE565F">
        <w:t xml:space="preserve">from </w:t>
      </w:r>
      <w:r w:rsidR="008A3BB3">
        <w:t xml:space="preserve">12 months, or </w:t>
      </w:r>
      <w:r w:rsidRPr="00B73BE1">
        <w:t xml:space="preserve">at least the </w:t>
      </w:r>
      <w:r w:rsidR="0029251C">
        <w:t xml:space="preserve">2.5 </w:t>
      </w:r>
      <w:r w:rsidRPr="00B73BE1">
        <w:t>months before pregnancy through</w:t>
      </w:r>
      <w:r w:rsidRPr="00B73BE1" w:rsidR="00FE565F">
        <w:t xml:space="preserve"> end of </w:t>
      </w:r>
      <w:r w:rsidRPr="00B73BE1">
        <w:t xml:space="preserve">pregnancy. The </w:t>
      </w:r>
      <w:r w:rsidRPr="00B73BE1" w:rsidR="002F78B5">
        <w:t xml:space="preserve">unit of analysis in this study is the </w:t>
      </w:r>
      <w:r w:rsidRPr="00B73BE1">
        <w:t>pregnancy</w:t>
      </w:r>
      <w:r w:rsidRPr="00B73BE1" w:rsidR="002F78B5">
        <w:t xml:space="preserve">. </w:t>
      </w:r>
      <w:r w:rsidR="0077015D">
        <w:t xml:space="preserve">Pregnancies, along with </w:t>
      </w:r>
      <w:r w:rsidR="009F2744">
        <w:t>the</w:t>
      </w:r>
      <w:r w:rsidR="0077015D">
        <w:t xml:space="preserve"> be</w:t>
      </w:r>
      <w:r w:rsidR="009F2744">
        <w:t xml:space="preserve">st estimates for their </w:t>
      </w:r>
      <w:r w:rsidRPr="00B73BE1" w:rsidR="0077015D">
        <w:t>start and end dates within each data source</w:t>
      </w:r>
      <w:r w:rsidR="0077015D">
        <w:t>,</w:t>
      </w:r>
      <w:r w:rsidRPr="00B73BE1" w:rsidR="0077015D">
        <w:t xml:space="preserve"> </w:t>
      </w:r>
      <w:r w:rsidR="0077015D">
        <w:t>are identified using the a</w:t>
      </w:r>
      <w:r w:rsidRPr="00B73BE1">
        <w:t xml:space="preserve">lgorithms </w:t>
      </w:r>
      <w:r w:rsidRPr="00B73BE1" w:rsidR="0077015D">
        <w:t xml:space="preserve">developed by WP7 within the </w:t>
      </w:r>
      <w:proofErr w:type="spellStart"/>
      <w:r w:rsidRPr="00B73BE1" w:rsidR="0077015D">
        <w:t>ConcePTION</w:t>
      </w:r>
      <w:proofErr w:type="spellEnd"/>
      <w:r w:rsidRPr="00B73BE1" w:rsidR="0077015D">
        <w:t xml:space="preserve"> </w:t>
      </w:r>
      <w:r w:rsidR="0077015D">
        <w:t>pipeline</w:t>
      </w:r>
      <w:r w:rsidRPr="00B73BE1" w:rsidR="0077015D">
        <w:t xml:space="preserve"> </w:t>
      </w:r>
      <w:r w:rsidR="0077015D">
        <w:t>(Task 7.7)</w:t>
      </w:r>
      <w:r w:rsidR="00B51D93">
        <w:t>; p</w:t>
      </w:r>
      <w:r w:rsidRPr="00670B6C" w:rsidR="00B51D93">
        <w:rPr>
          <w:spacing w:val="-2"/>
        </w:rPr>
        <w:t xml:space="preserve">lease refer to the </w:t>
      </w:r>
      <w:r w:rsidR="00B51D93">
        <w:rPr>
          <w:spacing w:val="-2"/>
        </w:rPr>
        <w:t xml:space="preserve">corresponding </w:t>
      </w:r>
      <w:r w:rsidRPr="00670B6C" w:rsidR="00B51D93">
        <w:rPr>
          <w:spacing w:val="-2"/>
        </w:rPr>
        <w:t>SAP</w:t>
      </w:r>
      <w:r w:rsidR="00B51D93">
        <w:rPr>
          <w:spacing w:val="-2"/>
        </w:rPr>
        <w:t xml:space="preserve"> </w:t>
      </w:r>
      <w:r w:rsidRPr="00670B6C" w:rsidR="00B51D93">
        <w:rPr>
          <w:spacing w:val="-2"/>
        </w:rPr>
        <w:t>for information on how start of pregnancy / LMP date is estimated</w:t>
      </w:r>
      <w:r w:rsidR="00B51D93">
        <w:rPr>
          <w:spacing w:val="-2"/>
        </w:rPr>
        <w:t>.</w:t>
      </w:r>
    </w:p>
    <w:bookmarkEnd w:id="6"/>
    <w:p w:rsidRPr="00193217" w:rsidR="000512B6" w:rsidP="00984273" w:rsidRDefault="000512B6" w14:paraId="5C5A7D95" w14:textId="1AD32A99">
      <w:pPr>
        <w:pStyle w:val="Heading2"/>
        <w:numPr>
          <w:ilvl w:val="1"/>
          <w:numId w:val="11"/>
        </w:numPr>
        <w:spacing w:line="276" w:lineRule="auto"/>
        <w:ind w:left="0" w:firstLine="0"/>
        <w:rPr>
          <w:b/>
        </w:rPr>
      </w:pPr>
      <w:r w:rsidRPr="00193217">
        <w:rPr>
          <w:b/>
        </w:rPr>
        <w:t>Pregnancy cohort</w:t>
      </w:r>
    </w:p>
    <w:p w:rsidRPr="00A924B9" w:rsidR="005754AE" w:rsidP="00984273" w:rsidRDefault="000512B6" w14:paraId="138F0039" w14:textId="5B80F11F">
      <w:pPr>
        <w:spacing w:line="276" w:lineRule="auto"/>
        <w:ind w:left="0" w:firstLine="0"/>
      </w:pPr>
      <w:bookmarkStart w:name="_Hlk71549282" w:id="7"/>
      <w:r w:rsidRPr="00A924B9">
        <w:t>The</w:t>
      </w:r>
      <w:r w:rsidRPr="00A924B9" w:rsidR="001D2D1F">
        <w:t xml:space="preserve"> </w:t>
      </w:r>
      <w:r w:rsidR="000601D8">
        <w:t xml:space="preserve">overall </w:t>
      </w:r>
      <w:r w:rsidRPr="00A924B9">
        <w:t>pregnancy cohort will contain all pregnancies in which the mother has met the bel</w:t>
      </w:r>
      <w:r w:rsidRPr="00A924B9" w:rsidR="009465C1">
        <w:t>ow inclusion/exclusion criteria</w:t>
      </w:r>
      <w:r w:rsidR="00BE0190">
        <w:t xml:space="preserve">, as also depicted in Figure </w:t>
      </w:r>
      <w:r w:rsidR="0077015D">
        <w:t>1</w:t>
      </w:r>
      <w:r w:rsidRPr="00A924B9" w:rsidR="009465C1">
        <w:t xml:space="preserve">: </w:t>
      </w:r>
    </w:p>
    <w:p w:rsidRPr="00A924B9" w:rsidR="00F66AC2" w:rsidP="00984273" w:rsidRDefault="00F66AC2" w14:paraId="6094CD54" w14:textId="033ADE1E">
      <w:pPr>
        <w:spacing w:line="276" w:lineRule="auto"/>
        <w:ind w:left="0" w:firstLine="0"/>
        <w:rPr>
          <w:u w:val="single"/>
        </w:rPr>
      </w:pPr>
      <w:r w:rsidRPr="00A924B9">
        <w:rPr>
          <w:u w:val="single"/>
        </w:rPr>
        <w:t>Inclusion criteria</w:t>
      </w:r>
    </w:p>
    <w:p w:rsidR="00670844" w:rsidP="00984273" w:rsidRDefault="00BE0190" w14:paraId="2A6F9A4E" w14:textId="5492ADDE">
      <w:pPr>
        <w:pStyle w:val="ListParagraph"/>
        <w:numPr>
          <w:ilvl w:val="0"/>
          <w:numId w:val="7"/>
        </w:numPr>
        <w:spacing w:line="276" w:lineRule="auto"/>
        <w:ind w:left="0" w:firstLine="0"/>
      </w:pPr>
      <w:r w:rsidRPr="00BE0190">
        <w:t xml:space="preserve">Having 12 months </w:t>
      </w:r>
      <w:r w:rsidRPr="00BE0190" w:rsidR="000512B6">
        <w:t>of prescriptio</w:t>
      </w:r>
      <w:r w:rsidRPr="00BE0190">
        <w:t xml:space="preserve">n data prior to </w:t>
      </w:r>
      <w:r w:rsidR="00BF07FD">
        <w:t>LMP date</w:t>
      </w:r>
      <w:r w:rsidRPr="00BE0190">
        <w:t xml:space="preserve">, or at least </w:t>
      </w:r>
      <w:r w:rsidR="0029251C">
        <w:t xml:space="preserve">2.5 </w:t>
      </w:r>
      <w:r w:rsidRPr="00BE0190">
        <w:t xml:space="preserve">months if 12 are not available </w:t>
      </w:r>
      <w:r w:rsidRPr="00BE0190" w:rsidR="000512B6">
        <w:t>(depending on data source</w:t>
      </w:r>
      <w:r w:rsidR="0077015D">
        <w:t>; see Table 2</w:t>
      </w:r>
      <w:r w:rsidRPr="00BE0190" w:rsidR="000512B6">
        <w:t>)</w:t>
      </w:r>
      <w:r w:rsidRPr="00670844" w:rsidR="00670844">
        <w:t xml:space="preserve"> </w:t>
      </w:r>
    </w:p>
    <w:p w:rsidR="00670844" w:rsidP="00984273" w:rsidRDefault="00670844" w14:paraId="55A64F1D" w14:textId="046D54F3">
      <w:pPr>
        <w:pStyle w:val="ListParagraph"/>
        <w:numPr>
          <w:ilvl w:val="0"/>
          <w:numId w:val="7"/>
        </w:numPr>
        <w:spacing w:line="276" w:lineRule="auto"/>
        <w:ind w:left="0" w:firstLine="0"/>
      </w:pPr>
      <w:r w:rsidRPr="00670844">
        <w:t xml:space="preserve">Pregnancies with LMP date between </w:t>
      </w:r>
      <w:r w:rsidR="003C4530">
        <w:t>the pre-defined “enrolment period” described in section 2.2 and Table 1</w:t>
      </w:r>
    </w:p>
    <w:p w:rsidRPr="005742E4" w:rsidR="005742E4" w:rsidP="2804FA4B" w:rsidRDefault="005742E4" w14:paraId="7160A62C" w14:textId="231E9022">
      <w:pPr>
        <w:pStyle w:val="ListParagraph"/>
        <w:numPr>
          <w:ilvl w:val="0"/>
          <w:numId w:val="7"/>
        </w:numPr>
        <w:spacing w:line="276" w:lineRule="auto"/>
        <w:ind w:left="0" w:firstLine="0"/>
        <w:rPr/>
      </w:pPr>
      <w:r w:rsidR="005742E4">
        <w:rPr/>
        <w:t>Known pregnancy outcome</w:t>
      </w:r>
    </w:p>
    <w:p w:rsidRPr="00BE0190" w:rsidR="00FA6AC3" w:rsidP="00984273" w:rsidRDefault="000512B6" w14:paraId="5CB9AEAC" w14:textId="0D782C80">
      <w:pPr>
        <w:pStyle w:val="ListParagraph"/>
        <w:numPr>
          <w:ilvl w:val="0"/>
          <w:numId w:val="7"/>
        </w:numPr>
        <w:spacing w:line="276" w:lineRule="auto"/>
        <w:ind w:left="0" w:firstLine="0"/>
      </w:pPr>
      <w:r w:rsidRPr="00BE0190">
        <w:t>Prescription data throughout their pregnancy</w:t>
      </w:r>
    </w:p>
    <w:p w:rsidR="00911B13" w:rsidP="00984273" w:rsidRDefault="00911B13" w14:paraId="6AE91ED8" w14:textId="77777777">
      <w:pPr>
        <w:pStyle w:val="ListParagraph"/>
        <w:numPr>
          <w:ilvl w:val="0"/>
          <w:numId w:val="7"/>
        </w:numPr>
        <w:spacing w:line="276" w:lineRule="auto"/>
        <w:ind w:left="0" w:firstLine="0"/>
      </w:pPr>
      <w:commentRangeStart w:id="8"/>
      <w:r>
        <w:t>Singleton pregnancy</w:t>
      </w:r>
      <w:commentRangeEnd w:id="8"/>
      <w:r w:rsidR="003C4530">
        <w:rPr>
          <w:rStyle w:val="CommentReference"/>
        </w:rPr>
        <w:commentReference w:id="8"/>
      </w:r>
    </w:p>
    <w:p w:rsidRPr="00BE0190" w:rsidR="009903F9" w:rsidP="00984273" w:rsidRDefault="00B36659" w14:paraId="1A99CA46" w14:textId="1BCD8035">
      <w:pPr>
        <w:pStyle w:val="ListParagraph"/>
        <w:numPr>
          <w:ilvl w:val="0"/>
          <w:numId w:val="7"/>
        </w:numPr>
        <w:spacing w:line="276" w:lineRule="auto"/>
        <w:ind w:left="0" w:firstLine="0"/>
        <w:rPr/>
      </w:pPr>
      <w:r w:rsidR="00B36659">
        <w:rPr/>
        <w:t xml:space="preserve">Age </w:t>
      </w:r>
      <w:r w:rsidR="0062587A">
        <w:rPr/>
        <w:t>at pregnancy start</w:t>
      </w:r>
      <w:ins w:author="Vera Ruth Mitter" w:date="2022-11-24T08:36:23.435Z" w:id="443937276">
        <w:r w:rsidR="5DBFBF2C">
          <w:t xml:space="preserve"> (LMP)</w:t>
        </w:r>
      </w:ins>
      <w:r w:rsidR="0062587A">
        <w:rPr/>
        <w:t xml:space="preserve"> between 15 and </w:t>
      </w:r>
      <w:r w:rsidR="009937EF">
        <w:rPr/>
        <w:t>49</w:t>
      </w:r>
      <w:r w:rsidR="0062587A">
        <w:rPr/>
        <w:t xml:space="preserve"> years</w:t>
      </w:r>
    </w:p>
    <w:p w:rsidR="003C4530" w:rsidP="003C4530" w:rsidRDefault="003C4530" w14:paraId="1A7FE515" w14:textId="77777777">
      <w:pPr>
        <w:pStyle w:val="ListParagraph"/>
        <w:spacing w:before="120" w:line="276" w:lineRule="auto"/>
        <w:ind w:firstLine="0"/>
        <w:rPr>
          <w:u w:val="single"/>
        </w:rPr>
      </w:pPr>
    </w:p>
    <w:p w:rsidRPr="00C17149" w:rsidR="00C17149" w:rsidP="00984273" w:rsidRDefault="00C17149" w14:paraId="7D73BCF2" w14:textId="7F0FC184">
      <w:pPr>
        <w:pStyle w:val="ListParagraph"/>
        <w:numPr>
          <w:ilvl w:val="0"/>
          <w:numId w:val="40"/>
        </w:numPr>
        <w:spacing w:before="120" w:line="276" w:lineRule="auto"/>
        <w:rPr>
          <w:u w:val="single"/>
        </w:rPr>
      </w:pPr>
      <w:r w:rsidRPr="00C17149">
        <w:rPr>
          <w:u w:val="single"/>
        </w:rPr>
        <w:t>Additional inclusion criteria that apply to specific objectives</w:t>
      </w:r>
      <w:r>
        <w:rPr>
          <w:u w:val="single"/>
        </w:rPr>
        <w:t>:</w:t>
      </w:r>
    </w:p>
    <w:p w:rsidRPr="00012CAF" w:rsidR="00C17149" w:rsidP="00984273" w:rsidRDefault="00C17149" w14:paraId="5C2483AD" w14:textId="3CB23658">
      <w:pPr>
        <w:spacing w:line="276" w:lineRule="auto"/>
        <w:ind w:left="720" w:firstLine="0"/>
      </w:pPr>
      <w:r>
        <w:t xml:space="preserve">In the analyses examining associations for continued time-varying </w:t>
      </w:r>
      <w:proofErr w:type="spellStart"/>
      <w:r>
        <w:t>triptan</w:t>
      </w:r>
      <w:proofErr w:type="spellEnd"/>
      <w:r>
        <w:t xml:space="preserve"> exposure, we will apply the additional </w:t>
      </w:r>
      <w:r w:rsidRPr="00012CAF">
        <w:t>inclusion criteria</w:t>
      </w:r>
      <w:r>
        <w:t xml:space="preserve"> of h</w:t>
      </w:r>
      <w:r w:rsidRPr="00BE0190">
        <w:t>aving migraine at baseline, defined as having filled</w:t>
      </w:r>
      <w:r>
        <w:t>/prescribed/dispensed</w:t>
      </w:r>
      <w:r w:rsidRPr="00BE0190">
        <w:t xml:space="preserve"> a</w:t>
      </w:r>
      <w:r>
        <w:t>t least one</w:t>
      </w:r>
      <w:r w:rsidRPr="00BE0190">
        <w:t xml:space="preserve"> </w:t>
      </w:r>
      <w:proofErr w:type="spellStart"/>
      <w:r w:rsidRPr="00BE0190">
        <w:t>triptan</w:t>
      </w:r>
      <w:proofErr w:type="spellEnd"/>
      <w:r w:rsidRPr="00BE0190">
        <w:t xml:space="preserve"> prescription in the 12 </w:t>
      </w:r>
      <w:r>
        <w:t xml:space="preserve">or at least 2.5 months </w:t>
      </w:r>
      <w:r w:rsidRPr="00BE0190">
        <w:t>prior to LMP</w:t>
      </w:r>
      <w:r>
        <w:t xml:space="preserve"> </w:t>
      </w:r>
      <w:r w:rsidRPr="0009056E">
        <w:t>(depending on data source)</w:t>
      </w:r>
      <w:r>
        <w:t xml:space="preserve">. </w:t>
      </w:r>
      <w:r w:rsidR="00011A22">
        <w:t xml:space="preserve">See definition of exposure to </w:t>
      </w:r>
      <w:proofErr w:type="spellStart"/>
      <w:r w:rsidR="00011A22">
        <w:t>triptan</w:t>
      </w:r>
      <w:proofErr w:type="spellEnd"/>
      <w:r w:rsidR="00011A22">
        <w:t xml:space="preserve"> before LMP in section 2.4.</w:t>
      </w:r>
    </w:p>
    <w:p w:rsidR="0058154E" w:rsidP="00984273" w:rsidRDefault="0058154E" w14:paraId="310805B6" w14:textId="415682AC">
      <w:pPr>
        <w:spacing w:before="120" w:line="276" w:lineRule="auto"/>
        <w:ind w:left="0" w:firstLine="0"/>
        <w:rPr>
          <w:u w:val="single"/>
        </w:rPr>
      </w:pPr>
    </w:p>
    <w:p w:rsidRPr="00A924B9" w:rsidR="00F66AC2" w:rsidP="00984273" w:rsidRDefault="00F66AC2" w14:paraId="2853A635" w14:textId="48599DD0">
      <w:pPr>
        <w:spacing w:before="120" w:line="276" w:lineRule="auto"/>
        <w:ind w:left="0" w:firstLine="0"/>
        <w:rPr>
          <w:u w:val="single"/>
        </w:rPr>
      </w:pPr>
      <w:r w:rsidRPr="00A924B9">
        <w:rPr>
          <w:u w:val="single"/>
        </w:rPr>
        <w:t>Exclusion criteria</w:t>
      </w:r>
    </w:p>
    <w:p w:rsidRPr="00BE0190" w:rsidR="00F66AC2" w:rsidP="00984273" w:rsidRDefault="003F7749" w14:paraId="5118BCDA" w14:textId="75970997">
      <w:pPr>
        <w:pStyle w:val="ListParagraph"/>
        <w:numPr>
          <w:ilvl w:val="0"/>
          <w:numId w:val="7"/>
        </w:numPr>
        <w:spacing w:line="276" w:lineRule="auto"/>
        <w:ind w:left="0" w:firstLine="0"/>
      </w:pPr>
      <w:r w:rsidRPr="00BE0190">
        <w:t>Records</w:t>
      </w:r>
      <w:r w:rsidRPr="00BE0190" w:rsidR="00F66AC2">
        <w:t xml:space="preserve"> with missing </w:t>
      </w:r>
      <w:r w:rsidRPr="00BE0190">
        <w:t xml:space="preserve">pregnancy </w:t>
      </w:r>
      <w:r w:rsidRPr="00BE0190" w:rsidR="00F66AC2">
        <w:t>ID</w:t>
      </w:r>
      <w:r w:rsidRPr="00BE0190">
        <w:t>, as these are not linkable across registries within the same data source</w:t>
      </w:r>
    </w:p>
    <w:p w:rsidR="00B8648F" w:rsidP="00984273" w:rsidRDefault="00F66AC2" w14:paraId="205EF2A1" w14:textId="5C9F47B2">
      <w:pPr>
        <w:pStyle w:val="ListParagraph"/>
        <w:numPr>
          <w:ilvl w:val="0"/>
          <w:numId w:val="7"/>
        </w:numPr>
        <w:spacing w:line="276" w:lineRule="auto"/>
        <w:ind w:left="0" w:firstLine="0"/>
      </w:pPr>
      <w:r w:rsidRPr="00BE0190">
        <w:t>Pregnancies with missing</w:t>
      </w:r>
      <w:r w:rsidRPr="00BE0190" w:rsidR="00000A8C">
        <w:t xml:space="preserve"> or unrealistic gestational age</w:t>
      </w:r>
      <w:r w:rsidR="0056188E">
        <w:t xml:space="preserve"> (i.e. gestation week &gt; 44 weeks)</w:t>
      </w:r>
      <w:r w:rsidRPr="00BE0190" w:rsidR="00000A8C">
        <w:t xml:space="preserve">, </w:t>
      </w:r>
      <w:r w:rsidR="005742E4">
        <w:t xml:space="preserve">missing </w:t>
      </w:r>
      <w:r w:rsidRPr="00BE0190" w:rsidR="00000A8C">
        <w:t>LMP and/or date of delivery, according</w:t>
      </w:r>
      <w:r w:rsidRPr="00A924B9" w:rsidR="00000A8C">
        <w:t xml:space="preserve"> to the </w:t>
      </w:r>
      <w:r w:rsidR="00A7395A">
        <w:t xml:space="preserve">level checks and pregnancy algorithm in the </w:t>
      </w:r>
      <w:r w:rsidRPr="00A924B9" w:rsidR="00000A8C">
        <w:t xml:space="preserve"> </w:t>
      </w:r>
      <w:proofErr w:type="spellStart"/>
      <w:r w:rsidRPr="00A924B9" w:rsidR="00000A8C">
        <w:t>ConcePTION</w:t>
      </w:r>
      <w:proofErr w:type="spellEnd"/>
      <w:r w:rsidRPr="00A924B9" w:rsidR="00000A8C">
        <w:t xml:space="preserve"> Data characterization task (7.6/7.7)</w:t>
      </w:r>
    </w:p>
    <w:p w:rsidRPr="00A85561" w:rsidR="00911B13" w:rsidP="00984273" w:rsidRDefault="00911B13" w14:paraId="483B6B4C" w14:textId="58A71732">
      <w:pPr>
        <w:pStyle w:val="ListParagraph"/>
        <w:numPr>
          <w:ilvl w:val="0"/>
          <w:numId w:val="7"/>
        </w:numPr>
        <w:spacing w:line="276" w:lineRule="auto"/>
        <w:ind w:left="0" w:firstLine="0"/>
      </w:pPr>
      <w:r w:rsidRPr="00BE0190">
        <w:t xml:space="preserve">Pregnancies with missing </w:t>
      </w:r>
      <w:r>
        <w:t>data on the sufficient set of confounders</w:t>
      </w:r>
      <w:r w:rsidR="00BB3000">
        <w:t xml:space="preserve"> (complete case analyses</w:t>
      </w:r>
      <w:r w:rsidR="009F2744">
        <w:t xml:space="preserve">, </w:t>
      </w:r>
      <w:r w:rsidRPr="00A85561" w:rsidR="00984273">
        <w:t>see section 2.7</w:t>
      </w:r>
      <w:r w:rsidRPr="00A85561" w:rsidR="009F2744">
        <w:t xml:space="preserve"> for the </w:t>
      </w:r>
      <w:r w:rsidRPr="00A85561" w:rsidR="00656707">
        <w:t xml:space="preserve">list of </w:t>
      </w:r>
      <w:r w:rsidRPr="00A85561" w:rsidR="009F2744">
        <w:t>confounder</w:t>
      </w:r>
      <w:r w:rsidRPr="00A85561" w:rsidR="00656707">
        <w:t>s considered as sufficient</w:t>
      </w:r>
      <w:r w:rsidRPr="00A85561" w:rsidR="009F2744">
        <w:t xml:space="preserve"> set</w:t>
      </w:r>
      <w:r w:rsidRPr="00A85561" w:rsidR="00BB3000">
        <w:t>)</w:t>
      </w:r>
    </w:p>
    <w:p w:rsidRPr="00AC68EC" w:rsidR="004B7052" w:rsidP="00984273" w:rsidRDefault="004B7052" w14:paraId="46127F5F" w14:textId="76592832">
      <w:pPr>
        <w:pStyle w:val="ListParagraph"/>
        <w:numPr>
          <w:ilvl w:val="0"/>
          <w:numId w:val="7"/>
        </w:numPr>
        <w:spacing w:line="276" w:lineRule="auto"/>
        <w:ind w:left="0" w:firstLine="0"/>
      </w:pPr>
      <w:r w:rsidRPr="00AC68EC">
        <w:t>Pregnancies within women</w:t>
      </w:r>
      <w:r w:rsidR="009F2744">
        <w:t xml:space="preserve"> possibly</w:t>
      </w:r>
      <w:r w:rsidRPr="00AC68EC">
        <w:t xml:space="preserve"> initiating a </w:t>
      </w:r>
      <w:proofErr w:type="spellStart"/>
      <w:r w:rsidRPr="00AC68EC">
        <w:t>triptan</w:t>
      </w:r>
      <w:proofErr w:type="spellEnd"/>
      <w:r w:rsidRPr="00AC68EC">
        <w:t xml:space="preserve"> during pregnancy, </w:t>
      </w:r>
      <w:r w:rsidRPr="00AC68EC" w:rsidR="004B2153">
        <w:t>i</w:t>
      </w:r>
      <w:r w:rsidRPr="00AC68EC">
        <w:t xml:space="preserve">.e. with no prior history of </w:t>
      </w:r>
      <w:proofErr w:type="spellStart"/>
      <w:r w:rsidRPr="00AC68EC">
        <w:t>triptan</w:t>
      </w:r>
      <w:proofErr w:type="spellEnd"/>
      <w:r w:rsidRPr="00AC68EC">
        <w:t xml:space="preserve"> exposure before LMP, but having filled/prescribed at least on</w:t>
      </w:r>
      <w:r w:rsidRPr="00AC68EC" w:rsidR="004B2153">
        <w:t xml:space="preserve">ce a </w:t>
      </w:r>
      <w:proofErr w:type="spellStart"/>
      <w:r w:rsidRPr="00AC68EC" w:rsidR="004B2153">
        <w:t>triptan</w:t>
      </w:r>
      <w:proofErr w:type="spellEnd"/>
      <w:r w:rsidRPr="00AC68EC" w:rsidR="004B2153">
        <w:t xml:space="preserve"> during pregnancy</w:t>
      </w:r>
      <w:r w:rsidRPr="00AC68EC">
        <w:t>**</w:t>
      </w:r>
    </w:p>
    <w:p w:rsidR="004B2153" w:rsidP="00984273" w:rsidRDefault="004B2153" w14:paraId="25C2C0F9" w14:textId="5B29E215">
      <w:pPr>
        <w:pStyle w:val="ListParagraph"/>
        <w:numPr>
          <w:ilvl w:val="0"/>
          <w:numId w:val="7"/>
        </w:numPr>
        <w:spacing w:line="276" w:lineRule="auto"/>
        <w:ind w:left="0" w:firstLine="0"/>
      </w:pPr>
      <w:r w:rsidRPr="00AC68EC">
        <w:lastRenderedPageBreak/>
        <w:t xml:space="preserve">Pregnancies within women with a new onset diagnosis of migraine during pregnancy, i.e. with no prior history of migraine </w:t>
      </w:r>
      <w:r w:rsidR="003C4530">
        <w:t>b</w:t>
      </w:r>
      <w:r w:rsidRPr="00AC68EC">
        <w:t>efore LMP, but having received a diagnosis in pregnancy</w:t>
      </w:r>
      <w:proofErr w:type="gramStart"/>
      <w:r w:rsidRPr="00AC68EC">
        <w:t>.*</w:t>
      </w:r>
      <w:proofErr w:type="gramEnd"/>
      <w:r w:rsidRPr="00AC68EC">
        <w:t>*</w:t>
      </w:r>
    </w:p>
    <w:p w:rsidR="0096222E" w:rsidP="00984273" w:rsidRDefault="0096222E" w14:paraId="3F633B6C" w14:textId="7911FBFC">
      <w:pPr>
        <w:spacing w:after="0" w:line="276" w:lineRule="auto"/>
        <w:ind w:left="0" w:firstLine="0"/>
      </w:pPr>
      <w:r>
        <w:t xml:space="preserve">**This exclusion criterion is set so that all pregnancies have comparable history prior to cohort </w:t>
      </w:r>
      <w:r w:rsidR="00012CAF">
        <w:t>enrolment</w:t>
      </w:r>
      <w:r>
        <w:t xml:space="preserve">. Because of the fluctuating nature of migraine, we may be unable to capture a fair comparator for </w:t>
      </w:r>
      <w:proofErr w:type="spellStart"/>
      <w:r>
        <w:t>triptan</w:t>
      </w:r>
      <w:proofErr w:type="spellEnd"/>
      <w:r>
        <w:t xml:space="preserve"> initiators in pregnancy in this safety study. </w:t>
      </w:r>
    </w:p>
    <w:p w:rsidR="00012CAF" w:rsidP="00984273" w:rsidRDefault="00012CAF" w14:paraId="70AD631F" w14:textId="77777777">
      <w:pPr>
        <w:pStyle w:val="ListParagraph"/>
        <w:spacing w:line="276" w:lineRule="auto"/>
        <w:ind w:left="0" w:firstLine="0"/>
        <w:rPr>
          <w:spacing w:val="-2"/>
        </w:rPr>
      </w:pPr>
    </w:p>
    <w:p w:rsidRPr="009F2744" w:rsidR="009F2744" w:rsidP="00984273" w:rsidRDefault="009F2744" w14:paraId="0C9704DF" w14:textId="66380431">
      <w:pPr>
        <w:pStyle w:val="ListParagraph"/>
        <w:numPr>
          <w:ilvl w:val="0"/>
          <w:numId w:val="40"/>
        </w:numPr>
        <w:spacing w:before="120" w:line="276" w:lineRule="auto"/>
        <w:rPr>
          <w:u w:val="single"/>
        </w:rPr>
      </w:pPr>
      <w:r w:rsidRPr="009F2744">
        <w:rPr>
          <w:u w:val="single"/>
        </w:rPr>
        <w:t xml:space="preserve">Additional exclusion criteria that apply to specific objectives:  </w:t>
      </w:r>
    </w:p>
    <w:p w:rsidR="009F4914" w:rsidP="00984273" w:rsidRDefault="00C17149" w14:paraId="721D6543" w14:textId="15A8B8F0">
      <w:pPr>
        <w:spacing w:line="276" w:lineRule="auto"/>
        <w:ind w:left="720" w:firstLine="0"/>
      </w:pPr>
      <w:r>
        <w:t xml:space="preserve">(a) </w:t>
      </w:r>
      <w:r w:rsidR="009F4914">
        <w:t>In the analyses examining the risk of congenital anomalies</w:t>
      </w:r>
      <w:r w:rsidR="007C7B32">
        <w:t>, we will further exclude offspring with Down syndrome</w:t>
      </w:r>
      <w:r w:rsidR="006E15F1">
        <w:t xml:space="preserve"> or genetic/chromosomal anomalies</w:t>
      </w:r>
      <w:r w:rsidR="00647A74">
        <w:t>, as recommended by E</w:t>
      </w:r>
      <w:r w:rsidR="008A4D50">
        <w:t>UROCAT</w:t>
      </w:r>
      <w:r w:rsidR="00647A74">
        <w:t xml:space="preserve"> (</w:t>
      </w:r>
      <w:r w:rsidR="00A7395A">
        <w:t>Guide 1.4: Instruction for registration of congenital anomalies: </w:t>
      </w:r>
      <w:hyperlink w:history="1" r:id="rId16">
        <w:r w:rsidR="00647A74">
          <w:rPr>
            <w:rStyle w:val="Hyperlink"/>
          </w:rPr>
          <w:t>JRC-EUROCAT-Full-Guide-1.4-version-15-Nov-2019.pdf (europa.eu)</w:t>
        </w:r>
      </w:hyperlink>
      <w:r w:rsidR="00A7395A">
        <w:t>)</w:t>
      </w:r>
    </w:p>
    <w:p w:rsidRPr="009F4914" w:rsidR="004B2153" w:rsidP="00984273" w:rsidRDefault="00C17149" w14:paraId="2ED4D530" w14:textId="5680F6AA">
      <w:pPr>
        <w:spacing w:line="276" w:lineRule="auto"/>
        <w:ind w:left="720" w:firstLine="0"/>
      </w:pPr>
      <w:r>
        <w:t xml:space="preserve">(b) </w:t>
      </w:r>
      <w:r w:rsidR="009F4914">
        <w:t xml:space="preserve">In the analyses examining the risk for preterm birth, low birth weight, and </w:t>
      </w:r>
      <w:r w:rsidR="00A85561">
        <w:t>small for gestational age</w:t>
      </w:r>
      <w:r w:rsidR="009F4914">
        <w:t>, we will exclude non-live births</w:t>
      </w:r>
      <w:r w:rsidR="005742E4">
        <w:t>.</w:t>
      </w:r>
    </w:p>
    <w:p w:rsidR="006C0A33" w:rsidP="00984273" w:rsidRDefault="0011067F" w14:paraId="7FC51B0B" w14:textId="7426425E">
      <w:pPr>
        <w:pStyle w:val="ListParagraph"/>
        <w:spacing w:before="120" w:after="0" w:line="276" w:lineRule="auto"/>
        <w:ind w:left="0" w:firstLine="0"/>
      </w:pPr>
      <w:r w:rsidR="0011067F">
        <w:rPr/>
        <w:t xml:space="preserve">Whether the </w:t>
      </w:r>
      <w:r w:rsidR="0011067F">
        <w:rPr/>
        <w:t>pregnancy</w:t>
      </w:r>
      <w:r w:rsidR="0011067F">
        <w:rPr/>
        <w:t xml:space="preserve"> requires </w:t>
      </w:r>
      <w:commentRangeStart w:id="166980243"/>
      <w:r w:rsidR="0011067F">
        <w:rPr/>
        <w:t>3</w:t>
      </w:r>
      <w:r w:rsidR="0096222E">
        <w:rPr/>
        <w:t>, 2.5</w:t>
      </w:r>
      <w:r w:rsidR="0011067F">
        <w:rPr/>
        <w:t xml:space="preserve"> or 12</w:t>
      </w:r>
      <w:commentRangeEnd w:id="166980243"/>
      <w:r>
        <w:rPr>
          <w:rStyle w:val="CommentReference"/>
        </w:rPr>
        <w:commentReference w:id="166980243"/>
      </w:r>
      <w:r w:rsidR="0011067F">
        <w:rPr/>
        <w:t xml:space="preserve"> months of </w:t>
      </w:r>
      <w:r w:rsidR="0011067F">
        <w:rPr/>
        <w:t xml:space="preserve">available </w:t>
      </w:r>
      <w:r w:rsidR="0011067F">
        <w:rPr/>
        <w:t xml:space="preserve">prescription data prior to </w:t>
      </w:r>
      <w:r w:rsidR="0011067F">
        <w:rPr/>
        <w:t>cohort entry d</w:t>
      </w:r>
      <w:r w:rsidR="0011067F">
        <w:rPr/>
        <w:t xml:space="preserve">epends on the information their data source is providing to </w:t>
      </w:r>
      <w:proofErr w:type="spellStart"/>
      <w:r w:rsidR="0011067F">
        <w:rPr/>
        <w:t>ConcePTION</w:t>
      </w:r>
      <w:proofErr w:type="spellEnd"/>
      <w:r w:rsidR="0011067F">
        <w:rPr/>
        <w:t>, but 12 months is prioritized</w:t>
      </w:r>
      <w:r w:rsidR="0011067F">
        <w:rPr/>
        <w:t xml:space="preserve">. Table 2 outlines </w:t>
      </w:r>
      <w:r w:rsidR="0011067F">
        <w:rPr/>
        <w:t>how many</w:t>
      </w:r>
      <w:r w:rsidR="0011067F">
        <w:rPr/>
        <w:t xml:space="preserve"> months </w:t>
      </w:r>
      <w:r w:rsidR="0011067F">
        <w:rPr/>
        <w:t xml:space="preserve">prior to LMP date </w:t>
      </w:r>
      <w:r w:rsidR="0011067F">
        <w:rPr/>
        <w:t xml:space="preserve">are available for each data source.  </w:t>
      </w:r>
      <w:r w:rsidR="006C0A33">
        <w:rPr/>
        <w:t xml:space="preserve">  </w:t>
      </w:r>
    </w:p>
    <w:p w:rsidR="00B51D93" w:rsidP="00984273" w:rsidRDefault="00B51D93" w14:paraId="2BB99BDA" w14:textId="77777777">
      <w:pPr>
        <w:spacing w:after="0" w:line="276" w:lineRule="auto"/>
        <w:ind w:left="0" w:firstLine="0"/>
        <w:rPr>
          <w:b/>
          <w:bCs/>
          <w:szCs w:val="20"/>
        </w:rPr>
      </w:pPr>
    </w:p>
    <w:p w:rsidRPr="006C0A33" w:rsidR="0058154E" w:rsidP="00984273" w:rsidRDefault="0058154E" w14:paraId="17CD3D7D" w14:textId="3505495A">
      <w:pPr>
        <w:spacing w:after="0" w:line="276" w:lineRule="auto"/>
        <w:ind w:left="0" w:firstLine="0"/>
        <w:rPr>
          <w:b/>
          <w:bCs/>
          <w:szCs w:val="20"/>
        </w:rPr>
      </w:pPr>
      <w:r w:rsidRPr="006C0A33">
        <w:rPr>
          <w:b/>
          <w:bCs/>
          <w:szCs w:val="20"/>
        </w:rPr>
        <w:t>Table 2: Availability of prescription data around pregnancy by data source</w:t>
      </w:r>
    </w:p>
    <w:tbl>
      <w:tblPr>
        <w:tblStyle w:val="TableGridLight11"/>
        <w:tblpPr w:leftFromText="180" w:rightFromText="180" w:vertAnchor="text" w:horzAnchor="margin" w:tblpY="106"/>
        <w:tblW w:w="7735" w:type="dxa"/>
        <w:tblLook w:val="04A0" w:firstRow="1" w:lastRow="0" w:firstColumn="1" w:lastColumn="0" w:noHBand="0" w:noVBand="1"/>
      </w:tblPr>
      <w:tblGrid>
        <w:gridCol w:w="2425"/>
        <w:gridCol w:w="2520"/>
        <w:gridCol w:w="2790"/>
      </w:tblGrid>
      <w:tr w:rsidRPr="0058154E" w:rsidR="006C0A33" w:rsidTr="2804FA4B" w14:paraId="66D67EBF" w14:textId="77777777">
        <w:trPr>
          <w:trHeight w:val="530"/>
          <w:tblHeader/>
        </w:trPr>
        <w:tc>
          <w:tcPr>
            <w:tcW w:w="2425" w:type="dxa"/>
            <w:shd w:val="clear" w:color="auto" w:fill="F2F2F2" w:themeFill="background1" w:themeFillShade="F2"/>
            <w:tcMar/>
          </w:tcPr>
          <w:p w:rsidRPr="0058154E" w:rsidR="006C0A33" w:rsidP="00984273" w:rsidRDefault="006C0A33" w14:paraId="0CD54729" w14:textId="77777777">
            <w:pPr>
              <w:tabs>
                <w:tab w:val="left" w:pos="709"/>
              </w:tabs>
              <w:spacing w:line="276" w:lineRule="auto"/>
              <w:rPr>
                <w:rFonts w:eastAsia="Calibri"/>
                <w:b/>
                <w:sz w:val="20"/>
                <w:szCs w:val="16"/>
              </w:rPr>
            </w:pPr>
            <w:r w:rsidRPr="0058154E">
              <w:rPr>
                <w:rFonts w:eastAsia="Calibri"/>
                <w:b/>
                <w:sz w:val="20"/>
                <w:szCs w:val="16"/>
              </w:rPr>
              <w:t>Data Source</w:t>
            </w:r>
          </w:p>
        </w:tc>
        <w:tc>
          <w:tcPr>
            <w:tcW w:w="2520" w:type="dxa"/>
            <w:shd w:val="clear" w:color="auto" w:fill="F2F2F2" w:themeFill="background1" w:themeFillShade="F2"/>
            <w:tcMar/>
          </w:tcPr>
          <w:p w:rsidRPr="0058154E" w:rsidR="006C0A33" w:rsidP="00984273" w:rsidRDefault="006C0A33" w14:paraId="6D17AAB6" w14:textId="77777777">
            <w:pPr>
              <w:tabs>
                <w:tab w:val="left" w:pos="709"/>
              </w:tabs>
              <w:spacing w:line="276" w:lineRule="auto"/>
              <w:jc w:val="center"/>
              <w:rPr>
                <w:rFonts w:eastAsia="Calibri"/>
                <w:b/>
                <w:sz w:val="20"/>
                <w:szCs w:val="16"/>
              </w:rPr>
            </w:pPr>
            <w:r w:rsidRPr="0058154E">
              <w:rPr>
                <w:rFonts w:eastAsia="Calibri"/>
                <w:b/>
                <w:sz w:val="20"/>
                <w:szCs w:val="16"/>
              </w:rPr>
              <w:t xml:space="preserve">12 months prior to </w:t>
            </w:r>
            <w:r w:rsidRPr="006C0A33">
              <w:rPr>
                <w:rFonts w:eastAsia="Calibri"/>
                <w:b/>
                <w:sz w:val="20"/>
                <w:szCs w:val="16"/>
              </w:rPr>
              <w:t>LMP</w:t>
            </w:r>
          </w:p>
        </w:tc>
        <w:tc>
          <w:tcPr>
            <w:tcW w:w="2790" w:type="dxa"/>
            <w:shd w:val="clear" w:color="auto" w:fill="F2F2F2" w:themeFill="background1" w:themeFillShade="F2"/>
            <w:tcMar/>
          </w:tcPr>
          <w:p w:rsidRPr="0058154E" w:rsidR="006C0A33" w:rsidP="00984273" w:rsidRDefault="003802A3" w14:paraId="3FFCF883" w14:textId="360AE0EF">
            <w:pPr>
              <w:tabs>
                <w:tab w:val="left" w:pos="709"/>
              </w:tabs>
              <w:spacing w:line="276" w:lineRule="auto"/>
              <w:jc w:val="center"/>
              <w:rPr>
                <w:rFonts w:eastAsia="Calibri"/>
                <w:b/>
                <w:sz w:val="20"/>
                <w:szCs w:val="16"/>
              </w:rPr>
            </w:pPr>
            <w:r>
              <w:rPr>
                <w:rFonts w:eastAsia="Calibri"/>
                <w:b/>
                <w:sz w:val="20"/>
                <w:szCs w:val="16"/>
              </w:rPr>
              <w:t xml:space="preserve">2.5 or </w:t>
            </w:r>
            <w:r w:rsidRPr="0058154E" w:rsidR="006C0A33">
              <w:rPr>
                <w:rFonts w:eastAsia="Calibri"/>
                <w:b/>
                <w:sz w:val="20"/>
                <w:szCs w:val="16"/>
              </w:rPr>
              <w:t xml:space="preserve">3 months prior to </w:t>
            </w:r>
            <w:r w:rsidRPr="006C0A33" w:rsidR="006C0A33">
              <w:rPr>
                <w:rFonts w:eastAsia="Calibri"/>
                <w:b/>
                <w:sz w:val="20"/>
                <w:szCs w:val="16"/>
              </w:rPr>
              <w:t>LMP</w:t>
            </w:r>
          </w:p>
        </w:tc>
      </w:tr>
      <w:tr w:rsidRPr="0058154E" w:rsidR="006C0A33" w:rsidTr="2804FA4B" w14:paraId="3A2BBBA9" w14:textId="77777777">
        <w:trPr>
          <w:trHeight w:val="236"/>
        </w:trPr>
        <w:tc>
          <w:tcPr>
            <w:tcW w:w="2425" w:type="dxa"/>
            <w:tcMar/>
          </w:tcPr>
          <w:p w:rsidRPr="0058154E" w:rsidR="006C0A33" w:rsidP="00984273" w:rsidRDefault="006C0A33" w14:paraId="4DC95854" w14:textId="77777777">
            <w:pPr>
              <w:tabs>
                <w:tab w:val="left" w:pos="709"/>
              </w:tabs>
              <w:spacing w:line="276" w:lineRule="auto"/>
              <w:rPr>
                <w:rFonts w:eastAsia="Calibri"/>
                <w:sz w:val="20"/>
                <w:szCs w:val="20"/>
              </w:rPr>
            </w:pPr>
            <w:r w:rsidRPr="0058154E">
              <w:rPr>
                <w:rFonts w:eastAsia="Calibri"/>
                <w:sz w:val="20"/>
                <w:szCs w:val="20"/>
              </w:rPr>
              <w:t>Finland</w:t>
            </w:r>
          </w:p>
        </w:tc>
        <w:sdt>
          <w:sdtPr>
            <w:rPr>
              <w:rFonts w:eastAsia="Calibri"/>
              <w:sz w:val="20"/>
              <w:szCs w:val="20"/>
            </w:rPr>
            <w:id w:val="-1574342475"/>
            <w14:checkbox>
              <w14:checked w14:val="0"/>
              <w14:checkedState w14:val="2612" w14:font="MS Gothic"/>
              <w14:uncheckedState w14:val="2610" w14:font="MS Gothic"/>
            </w14:checkbox>
          </w:sdtPr>
          <w:sdtEndPr/>
          <w:sdtContent>
            <w:tc>
              <w:tcPr>
                <w:tcW w:w="2520" w:type="dxa"/>
                <w:tcMar/>
              </w:tcPr>
              <w:p w:rsidRPr="0058154E" w:rsidR="006C0A33" w:rsidP="00984273" w:rsidRDefault="006C0A33" w14:paraId="404E5A6B"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569306326"/>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18EF94CA"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76788C66" w14:textId="77777777">
        <w:trPr>
          <w:trHeight w:val="204"/>
        </w:trPr>
        <w:tc>
          <w:tcPr>
            <w:tcW w:w="2425" w:type="dxa"/>
            <w:tcMar/>
          </w:tcPr>
          <w:p w:rsidRPr="0058154E" w:rsidR="006C0A33" w:rsidP="00984273" w:rsidRDefault="006C0A33" w14:paraId="3ACB17AA" w14:textId="77777777">
            <w:pPr>
              <w:tabs>
                <w:tab w:val="left" w:pos="709"/>
              </w:tabs>
              <w:spacing w:line="276" w:lineRule="auto"/>
              <w:rPr>
                <w:rFonts w:eastAsia="Calibri"/>
                <w:sz w:val="20"/>
                <w:szCs w:val="20"/>
              </w:rPr>
            </w:pPr>
            <w:r w:rsidRPr="0058154E">
              <w:rPr>
                <w:rFonts w:eastAsia="Calibri"/>
                <w:sz w:val="20"/>
                <w:szCs w:val="20"/>
              </w:rPr>
              <w:t>France (Haute Garonne)</w:t>
            </w:r>
          </w:p>
        </w:tc>
        <w:sdt>
          <w:sdtPr>
            <w:rPr>
              <w:rFonts w:eastAsia="Calibri"/>
              <w:sz w:val="20"/>
              <w:szCs w:val="20"/>
            </w:rPr>
            <w:id w:val="-726993698"/>
            <w14:checkbox>
              <w14:checked w14:val="0"/>
              <w14:checkedState w14:val="2612" w14:font="MS Gothic"/>
              <w14:uncheckedState w14:val="2610" w14:font="MS Gothic"/>
            </w14:checkbox>
          </w:sdtPr>
          <w:sdtEndPr/>
          <w:sdtContent>
            <w:tc>
              <w:tcPr>
                <w:tcW w:w="2520" w:type="dxa"/>
                <w:tcMar/>
              </w:tcPr>
              <w:p w:rsidRPr="0058154E" w:rsidR="006C0A33" w:rsidP="00984273" w:rsidRDefault="006C0A33" w14:paraId="1C57A35C"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1488363152"/>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6922C8A7"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0E20A1CE" w14:textId="77777777">
        <w:trPr>
          <w:trHeight w:val="248"/>
          <w:del w:author="Vera Ruth Mitter" w:date="2022-11-24T08:22:36.903Z" w:id="1751659987"/>
        </w:trPr>
        <w:tc>
          <w:tcPr>
            <w:tcW w:w="2425" w:type="dxa"/>
            <w:tcMar/>
          </w:tcPr>
          <w:p w:rsidRPr="0058154E" w:rsidR="006C0A33" w:rsidP="00984273" w:rsidRDefault="006C0A33" w14:paraId="09AF2E2D" w14:textId="77777777">
            <w:pPr>
              <w:tabs>
                <w:tab w:val="left" w:pos="709"/>
              </w:tabs>
              <w:spacing w:line="276" w:lineRule="auto"/>
              <w:rPr>
                <w:rFonts w:eastAsia="Calibri"/>
                <w:sz w:val="20"/>
                <w:szCs w:val="20"/>
              </w:rPr>
            </w:pPr>
            <w:r w:rsidRPr="0058154E">
              <w:rPr>
                <w:rFonts w:eastAsia="Calibri"/>
                <w:sz w:val="20"/>
                <w:szCs w:val="20"/>
              </w:rPr>
              <w:t>Germany</w:t>
            </w:r>
          </w:p>
        </w:tc>
        <w:sdt>
          <w:sdtPr>
            <w:rPr>
              <w:rFonts w:eastAsia="Calibri"/>
              <w:sz w:val="20"/>
              <w:szCs w:val="20"/>
            </w:rPr>
            <w:id w:val="1657649363"/>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208B3769"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755827185"/>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17D9806D"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3F407BFA" w14:textId="77777777">
        <w:trPr>
          <w:trHeight w:val="225"/>
        </w:trPr>
        <w:tc>
          <w:tcPr>
            <w:tcW w:w="2425" w:type="dxa"/>
            <w:tcMar/>
          </w:tcPr>
          <w:p w:rsidRPr="0058154E" w:rsidR="006C0A33" w:rsidP="00984273" w:rsidRDefault="006C0A33" w14:paraId="14EC04E6" w14:textId="77777777">
            <w:pPr>
              <w:tabs>
                <w:tab w:val="left" w:pos="709"/>
              </w:tabs>
              <w:spacing w:line="276" w:lineRule="auto"/>
              <w:rPr>
                <w:rFonts w:eastAsia="Calibri"/>
                <w:sz w:val="20"/>
                <w:szCs w:val="20"/>
              </w:rPr>
            </w:pPr>
            <w:r w:rsidRPr="0058154E">
              <w:rPr>
                <w:rFonts w:eastAsia="Calibri"/>
                <w:sz w:val="20"/>
                <w:szCs w:val="20"/>
              </w:rPr>
              <w:t>Italy (Emilia Romagna)</w:t>
            </w:r>
          </w:p>
        </w:tc>
        <w:sdt>
          <w:sdtPr>
            <w:rPr>
              <w:rFonts w:eastAsia="Calibri"/>
              <w:sz w:val="20"/>
              <w:szCs w:val="20"/>
            </w:rPr>
            <w:id w:val="-1527549513"/>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3D84B3B6"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952012336"/>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26EF23E3"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20843ACF" w14:textId="77777777">
        <w:trPr>
          <w:trHeight w:val="248"/>
          <w:del w:author="Vera Ruth Mitter" w:date="2022-11-24T08:22:45.399Z" w:id="470687354"/>
        </w:trPr>
        <w:tc>
          <w:tcPr>
            <w:tcW w:w="2425" w:type="dxa"/>
            <w:tcMar/>
          </w:tcPr>
          <w:p w:rsidRPr="0058154E" w:rsidR="006C0A33" w:rsidP="00984273" w:rsidRDefault="006C0A33" w14:paraId="27E10EB9" w14:textId="77777777">
            <w:pPr>
              <w:tabs>
                <w:tab w:val="left" w:pos="709"/>
              </w:tabs>
              <w:spacing w:line="276" w:lineRule="auto"/>
              <w:rPr>
                <w:rFonts w:eastAsia="Calibri"/>
                <w:sz w:val="20"/>
                <w:szCs w:val="20"/>
              </w:rPr>
            </w:pPr>
            <w:r w:rsidRPr="0058154E">
              <w:rPr>
                <w:rFonts w:eastAsia="Calibri"/>
                <w:sz w:val="20"/>
                <w:szCs w:val="20"/>
              </w:rPr>
              <w:t>Italy (Tuscany)</w:t>
            </w:r>
          </w:p>
        </w:tc>
        <w:sdt>
          <w:sdtPr>
            <w:rPr>
              <w:rFonts w:eastAsia="Calibri"/>
              <w:sz w:val="20"/>
              <w:szCs w:val="20"/>
            </w:rPr>
            <w:id w:val="1234198455"/>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7FFE8E11"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1362620860"/>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639D3196"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705AC18C" w14:textId="77777777">
        <w:trPr>
          <w:trHeight w:val="236"/>
        </w:trPr>
        <w:tc>
          <w:tcPr>
            <w:tcW w:w="2425" w:type="dxa"/>
            <w:tcMar/>
          </w:tcPr>
          <w:p w:rsidRPr="0058154E" w:rsidR="006C0A33" w:rsidP="00984273" w:rsidRDefault="006C0A33" w14:paraId="0BD0DF95" w14:textId="77777777">
            <w:pPr>
              <w:tabs>
                <w:tab w:val="left" w:pos="709"/>
              </w:tabs>
              <w:spacing w:line="276" w:lineRule="auto"/>
              <w:rPr>
                <w:rFonts w:eastAsia="Calibri"/>
                <w:sz w:val="20"/>
                <w:szCs w:val="20"/>
              </w:rPr>
            </w:pPr>
            <w:r w:rsidRPr="0058154E">
              <w:rPr>
                <w:rFonts w:eastAsia="Calibri"/>
                <w:sz w:val="20"/>
                <w:szCs w:val="20"/>
              </w:rPr>
              <w:t>Norway</w:t>
            </w:r>
          </w:p>
        </w:tc>
        <w:sdt>
          <w:sdtPr>
            <w:rPr>
              <w:rFonts w:eastAsia="Calibri"/>
              <w:sz w:val="20"/>
              <w:szCs w:val="20"/>
            </w:rPr>
            <w:id w:val="108561441"/>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671E1C6F"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994536929"/>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0935CF34"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76BE79EC" w14:textId="77777777">
        <w:trPr>
          <w:trHeight w:val="124"/>
        </w:trPr>
        <w:tc>
          <w:tcPr>
            <w:tcW w:w="2425" w:type="dxa"/>
            <w:tcMar/>
          </w:tcPr>
          <w:p w:rsidRPr="0058154E" w:rsidR="006C0A33" w:rsidP="00984273" w:rsidRDefault="006C0A33" w14:paraId="64C018E2" w14:textId="77777777">
            <w:pPr>
              <w:tabs>
                <w:tab w:val="left" w:pos="709"/>
              </w:tabs>
              <w:spacing w:line="276" w:lineRule="auto"/>
              <w:rPr>
                <w:rFonts w:eastAsia="Calibri"/>
                <w:sz w:val="20"/>
                <w:szCs w:val="20"/>
              </w:rPr>
            </w:pPr>
            <w:r w:rsidRPr="0058154E">
              <w:rPr>
                <w:rFonts w:eastAsia="Calibri"/>
                <w:sz w:val="20"/>
                <w:szCs w:val="20"/>
              </w:rPr>
              <w:t>Spain (Valencian Region)</w:t>
            </w:r>
          </w:p>
        </w:tc>
        <w:sdt>
          <w:sdtPr>
            <w:rPr>
              <w:rFonts w:eastAsia="Calibri"/>
              <w:sz w:val="20"/>
              <w:szCs w:val="20"/>
            </w:rPr>
            <w:id w:val="1062057715"/>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38878E36"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62107910"/>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43678DFA"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2CF5052F" w14:textId="77777777">
        <w:trPr>
          <w:trHeight w:val="236"/>
        </w:trPr>
        <w:tc>
          <w:tcPr>
            <w:tcW w:w="2425" w:type="dxa"/>
            <w:tcMar/>
          </w:tcPr>
          <w:p w:rsidRPr="0058154E" w:rsidR="006C0A33" w:rsidP="00984273" w:rsidRDefault="006C0A33" w14:paraId="0458453B" w14:textId="77777777">
            <w:pPr>
              <w:tabs>
                <w:tab w:val="left" w:pos="709"/>
              </w:tabs>
              <w:spacing w:line="276" w:lineRule="auto"/>
              <w:rPr>
                <w:rFonts w:eastAsia="Calibri"/>
                <w:sz w:val="20"/>
                <w:szCs w:val="20"/>
              </w:rPr>
            </w:pPr>
            <w:r w:rsidRPr="0058154E">
              <w:rPr>
                <w:rFonts w:eastAsia="Calibri"/>
                <w:sz w:val="20"/>
                <w:szCs w:val="20"/>
              </w:rPr>
              <w:t>UK (Wales)</w:t>
            </w:r>
          </w:p>
        </w:tc>
        <w:sdt>
          <w:sdtPr>
            <w:rPr>
              <w:rFonts w:eastAsia="Calibri"/>
              <w:sz w:val="20"/>
              <w:szCs w:val="20"/>
            </w:rPr>
            <w:id w:val="581101296"/>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49648A87"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225845210"/>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31232952"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r w:rsidRPr="0058154E" w:rsidR="006C0A33" w:rsidTr="2804FA4B" w14:paraId="36926E2B" w14:textId="77777777">
        <w:trPr>
          <w:trHeight w:val="236"/>
          <w:del w:author="Vera Ruth Mitter" w:date="2022-11-24T08:27:07.692Z" w:id="1025633286"/>
        </w:trPr>
        <w:tc>
          <w:tcPr>
            <w:tcW w:w="2425" w:type="dxa"/>
            <w:tcMar/>
          </w:tcPr>
          <w:p w:rsidRPr="0058154E" w:rsidR="006C0A33" w:rsidP="00984273" w:rsidRDefault="006C0A33" w14:paraId="4ED4A01C" w14:textId="77777777">
            <w:pPr>
              <w:tabs>
                <w:tab w:val="left" w:pos="709"/>
              </w:tabs>
              <w:spacing w:line="276" w:lineRule="auto"/>
              <w:rPr>
                <w:rFonts w:eastAsia="Calibri"/>
                <w:sz w:val="20"/>
                <w:szCs w:val="20"/>
              </w:rPr>
            </w:pPr>
            <w:r w:rsidRPr="0058154E">
              <w:rPr>
                <w:rFonts w:eastAsia="Calibri"/>
                <w:sz w:val="20"/>
                <w:szCs w:val="20"/>
              </w:rPr>
              <w:t>UK (CPRD)</w:t>
            </w:r>
          </w:p>
        </w:tc>
        <w:sdt>
          <w:sdtPr>
            <w:rPr>
              <w:rFonts w:eastAsia="Calibri"/>
              <w:sz w:val="20"/>
              <w:szCs w:val="20"/>
            </w:rPr>
            <w:id w:val="148186747"/>
            <w14:checkbox>
              <w14:checked w14:val="1"/>
              <w14:checkedState w14:val="2612" w14:font="MS Gothic"/>
              <w14:uncheckedState w14:val="2610" w14:font="MS Gothic"/>
            </w14:checkbox>
          </w:sdtPr>
          <w:sdtEndPr/>
          <w:sdtContent>
            <w:tc>
              <w:tcPr>
                <w:tcW w:w="2520" w:type="dxa"/>
                <w:tcMar/>
              </w:tcPr>
              <w:p w:rsidRPr="0058154E" w:rsidR="006C0A33" w:rsidP="00984273" w:rsidRDefault="006C0A33" w14:paraId="4E0F2950"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sdt>
          <w:sdtPr>
            <w:rPr>
              <w:rFonts w:eastAsia="Calibri"/>
              <w:sz w:val="20"/>
              <w:szCs w:val="20"/>
            </w:rPr>
            <w:id w:val="-1988238542"/>
            <w14:checkbox>
              <w14:checked w14:val="1"/>
              <w14:checkedState w14:val="2612" w14:font="MS Gothic"/>
              <w14:uncheckedState w14:val="2610" w14:font="MS Gothic"/>
            </w14:checkbox>
          </w:sdtPr>
          <w:sdtEndPr/>
          <w:sdtContent>
            <w:tc>
              <w:tcPr>
                <w:tcW w:w="2790" w:type="dxa"/>
                <w:tcMar/>
              </w:tcPr>
              <w:p w:rsidRPr="0058154E" w:rsidR="006C0A33" w:rsidP="00984273" w:rsidRDefault="006C0A33" w14:paraId="36B0C56B" w14:textId="77777777">
                <w:pPr>
                  <w:tabs>
                    <w:tab w:val="left" w:pos="709"/>
                  </w:tabs>
                  <w:spacing w:line="276" w:lineRule="auto"/>
                  <w:jc w:val="center"/>
                  <w:rPr>
                    <w:rFonts w:eastAsia="Calibri"/>
                    <w:sz w:val="20"/>
                    <w:szCs w:val="20"/>
                  </w:rPr>
                </w:pPr>
                <w:r w:rsidRPr="0058154E">
                  <w:rPr>
                    <w:rFonts w:ascii="Segoe UI Symbol" w:hAnsi="Segoe UI Symbol" w:eastAsia="Calibri" w:cs="Segoe UI Symbol"/>
                    <w:sz w:val="20"/>
                    <w:szCs w:val="20"/>
                  </w:rPr>
                  <w:t>☒</w:t>
                </w:r>
              </w:p>
            </w:tc>
          </w:sdtContent>
        </w:sdt>
      </w:tr>
    </w:tbl>
    <w:p w:rsidR="0058154E" w:rsidP="00984273" w:rsidRDefault="0058154E" w14:paraId="4282F78C" w14:textId="77777777">
      <w:pPr>
        <w:spacing w:after="0" w:line="276" w:lineRule="auto"/>
        <w:ind w:left="0" w:firstLine="0"/>
        <w:rPr>
          <w:b/>
          <w:bCs/>
          <w:sz w:val="20"/>
          <w:szCs w:val="20"/>
        </w:rPr>
      </w:pPr>
    </w:p>
    <w:p w:rsidR="00F34F29" w:rsidP="00984273" w:rsidRDefault="00F34F29" w14:paraId="4F65D9F9" w14:textId="1B2ECB90">
      <w:pPr>
        <w:spacing w:after="0" w:line="276" w:lineRule="auto"/>
        <w:ind w:left="0" w:firstLine="0"/>
        <w:rPr>
          <w:b/>
          <w:bCs/>
          <w:sz w:val="20"/>
          <w:szCs w:val="20"/>
        </w:rPr>
      </w:pPr>
    </w:p>
    <w:p w:rsidR="0058154E" w:rsidP="00984273" w:rsidRDefault="0058154E" w14:paraId="6D442116" w14:textId="4AE9D48A">
      <w:pPr>
        <w:spacing w:after="0" w:line="276" w:lineRule="auto"/>
        <w:ind w:left="0" w:firstLine="0"/>
        <w:rPr>
          <w:b/>
          <w:bCs/>
          <w:sz w:val="20"/>
          <w:szCs w:val="20"/>
        </w:rPr>
      </w:pPr>
    </w:p>
    <w:p w:rsidR="0058154E" w:rsidP="00984273" w:rsidRDefault="0058154E" w14:paraId="078B9C89" w14:textId="77777777">
      <w:pPr>
        <w:spacing w:after="0" w:line="276" w:lineRule="auto"/>
        <w:ind w:left="0" w:firstLine="0"/>
        <w:rPr>
          <w:b/>
          <w:bCs/>
          <w:sz w:val="20"/>
          <w:szCs w:val="20"/>
        </w:rPr>
      </w:pPr>
    </w:p>
    <w:p w:rsidR="00670844" w:rsidP="00984273" w:rsidRDefault="00670844" w14:paraId="5F8B969C" w14:textId="3C3D9006">
      <w:pPr>
        <w:spacing w:after="0" w:line="276" w:lineRule="auto"/>
        <w:ind w:left="0" w:firstLine="0"/>
        <w:rPr>
          <w:b/>
          <w:bCs/>
          <w:sz w:val="20"/>
          <w:szCs w:val="20"/>
        </w:rPr>
      </w:pPr>
    </w:p>
    <w:p w:rsidR="00670844" w:rsidP="00984273" w:rsidRDefault="00670844" w14:paraId="0C76F979" w14:textId="77777777">
      <w:pPr>
        <w:spacing w:after="0" w:line="276" w:lineRule="auto"/>
        <w:ind w:left="0" w:firstLine="0"/>
        <w:rPr>
          <w:b/>
          <w:bCs/>
          <w:sz w:val="20"/>
          <w:szCs w:val="20"/>
        </w:rPr>
      </w:pPr>
    </w:p>
    <w:p w:rsidR="00B51D93" w:rsidP="00984273" w:rsidRDefault="00B51D93" w14:paraId="5322F547" w14:textId="77777777">
      <w:pPr>
        <w:pStyle w:val="NoSpacing"/>
        <w:tabs>
          <w:tab w:val="left" w:pos="142"/>
        </w:tabs>
        <w:spacing w:line="276" w:lineRule="auto"/>
        <w:ind w:left="0" w:firstLine="0"/>
        <w:jc w:val="left"/>
        <w:rPr>
          <w:b/>
          <w:bCs/>
          <w:szCs w:val="20"/>
        </w:rPr>
      </w:pPr>
    </w:p>
    <w:p w:rsidR="00B51D93" w:rsidP="00984273" w:rsidRDefault="00B51D93" w14:paraId="4929ED21" w14:textId="77777777">
      <w:pPr>
        <w:pStyle w:val="NoSpacing"/>
        <w:tabs>
          <w:tab w:val="left" w:pos="142"/>
        </w:tabs>
        <w:spacing w:line="276" w:lineRule="auto"/>
        <w:ind w:left="0" w:firstLine="0"/>
        <w:jc w:val="left"/>
        <w:rPr>
          <w:b/>
          <w:bCs/>
          <w:szCs w:val="20"/>
        </w:rPr>
      </w:pPr>
    </w:p>
    <w:p w:rsidR="00B51D93" w:rsidP="00984273" w:rsidRDefault="00B51D93" w14:paraId="7DE78863" w14:textId="77777777">
      <w:pPr>
        <w:pStyle w:val="NoSpacing"/>
        <w:tabs>
          <w:tab w:val="left" w:pos="142"/>
        </w:tabs>
        <w:spacing w:line="276" w:lineRule="auto"/>
        <w:ind w:left="0" w:firstLine="0"/>
        <w:jc w:val="left"/>
        <w:rPr>
          <w:b/>
          <w:bCs/>
          <w:szCs w:val="20"/>
        </w:rPr>
      </w:pPr>
    </w:p>
    <w:p w:rsidR="00B51D93" w:rsidP="00984273" w:rsidRDefault="00B51D93" w14:paraId="22C4DD99" w14:textId="77777777">
      <w:pPr>
        <w:pStyle w:val="NoSpacing"/>
        <w:tabs>
          <w:tab w:val="left" w:pos="142"/>
        </w:tabs>
        <w:spacing w:line="276" w:lineRule="auto"/>
        <w:ind w:left="0" w:firstLine="0"/>
        <w:jc w:val="left"/>
        <w:rPr>
          <w:b/>
          <w:bCs/>
          <w:szCs w:val="20"/>
        </w:rPr>
      </w:pPr>
    </w:p>
    <w:p w:rsidR="00B51D93" w:rsidP="00984273" w:rsidRDefault="00B51D93" w14:paraId="4D490FB6" w14:textId="77777777">
      <w:pPr>
        <w:pStyle w:val="NoSpacing"/>
        <w:tabs>
          <w:tab w:val="left" w:pos="142"/>
        </w:tabs>
        <w:spacing w:line="276" w:lineRule="auto"/>
        <w:ind w:left="0" w:firstLine="0"/>
        <w:jc w:val="left"/>
        <w:rPr>
          <w:b/>
          <w:bCs/>
          <w:szCs w:val="20"/>
        </w:rPr>
      </w:pPr>
    </w:p>
    <w:p w:rsidR="00B51D93" w:rsidP="00984273" w:rsidRDefault="00B51D93" w14:paraId="617FA172" w14:textId="77777777">
      <w:pPr>
        <w:pStyle w:val="NoSpacing"/>
        <w:tabs>
          <w:tab w:val="left" w:pos="142"/>
        </w:tabs>
        <w:spacing w:line="276" w:lineRule="auto"/>
        <w:ind w:left="0" w:firstLine="0"/>
        <w:jc w:val="left"/>
        <w:rPr>
          <w:b/>
          <w:bCs/>
          <w:szCs w:val="20"/>
        </w:rPr>
      </w:pPr>
    </w:p>
    <w:p w:rsidR="007B07E6" w:rsidP="00984273" w:rsidRDefault="007B07E6" w14:paraId="1F55956E" w14:textId="77777777">
      <w:pPr>
        <w:pStyle w:val="NoSpacing"/>
        <w:tabs>
          <w:tab w:val="left" w:pos="142"/>
        </w:tabs>
        <w:spacing w:line="276" w:lineRule="auto"/>
        <w:ind w:left="0" w:firstLine="0"/>
        <w:jc w:val="left"/>
        <w:rPr>
          <w:b/>
          <w:bCs/>
          <w:szCs w:val="20"/>
        </w:rPr>
      </w:pPr>
    </w:p>
    <w:p w:rsidR="004B4B49" w:rsidP="00984273" w:rsidRDefault="004B4B49" w14:paraId="4050A025" w14:textId="77777777">
      <w:pPr>
        <w:pStyle w:val="NoSpacing"/>
        <w:tabs>
          <w:tab w:val="left" w:pos="142"/>
        </w:tabs>
        <w:spacing w:line="276" w:lineRule="auto"/>
        <w:ind w:left="0" w:firstLine="0"/>
        <w:jc w:val="left"/>
        <w:rPr>
          <w:b/>
          <w:bCs/>
          <w:szCs w:val="20"/>
        </w:rPr>
      </w:pPr>
    </w:p>
    <w:p w:rsidR="004B4B49" w:rsidP="00984273" w:rsidRDefault="004B4B49" w14:paraId="5DCD71D6" w14:textId="77777777">
      <w:pPr>
        <w:pStyle w:val="NoSpacing"/>
        <w:tabs>
          <w:tab w:val="left" w:pos="142"/>
        </w:tabs>
        <w:spacing w:line="276" w:lineRule="auto"/>
        <w:ind w:left="0" w:firstLine="0"/>
        <w:jc w:val="left"/>
        <w:rPr>
          <w:b/>
          <w:bCs/>
          <w:szCs w:val="20"/>
        </w:rPr>
      </w:pPr>
    </w:p>
    <w:p w:rsidR="004B4B49" w:rsidP="00984273" w:rsidRDefault="004B4B49" w14:paraId="72A05870" w14:textId="77777777">
      <w:pPr>
        <w:pStyle w:val="NoSpacing"/>
        <w:tabs>
          <w:tab w:val="left" w:pos="142"/>
        </w:tabs>
        <w:spacing w:line="276" w:lineRule="auto"/>
        <w:ind w:left="0" w:firstLine="0"/>
        <w:jc w:val="left"/>
        <w:rPr>
          <w:b/>
          <w:bCs/>
          <w:szCs w:val="20"/>
        </w:rPr>
      </w:pPr>
    </w:p>
    <w:p w:rsidR="004B4B49" w:rsidP="00984273" w:rsidRDefault="004B4B49" w14:paraId="604F1582" w14:textId="77777777">
      <w:pPr>
        <w:pStyle w:val="NoSpacing"/>
        <w:tabs>
          <w:tab w:val="left" w:pos="142"/>
        </w:tabs>
        <w:spacing w:line="276" w:lineRule="auto"/>
        <w:ind w:left="0" w:firstLine="0"/>
        <w:jc w:val="left"/>
        <w:rPr>
          <w:b/>
          <w:bCs/>
          <w:szCs w:val="20"/>
        </w:rPr>
      </w:pPr>
    </w:p>
    <w:p w:rsidR="004B4B49" w:rsidP="00984273" w:rsidRDefault="004B4B49" w14:paraId="6A1CDA82" w14:textId="77777777">
      <w:pPr>
        <w:pStyle w:val="NoSpacing"/>
        <w:tabs>
          <w:tab w:val="left" w:pos="142"/>
        </w:tabs>
        <w:spacing w:line="276" w:lineRule="auto"/>
        <w:ind w:left="0" w:firstLine="0"/>
        <w:jc w:val="left"/>
        <w:rPr>
          <w:b/>
          <w:bCs/>
          <w:szCs w:val="20"/>
        </w:rPr>
      </w:pPr>
    </w:p>
    <w:p w:rsidR="004B4B49" w:rsidP="00984273" w:rsidRDefault="004B4B49" w14:paraId="3540E920" w14:textId="77777777">
      <w:pPr>
        <w:pStyle w:val="NoSpacing"/>
        <w:tabs>
          <w:tab w:val="left" w:pos="142"/>
        </w:tabs>
        <w:spacing w:line="276" w:lineRule="auto"/>
        <w:ind w:left="0" w:firstLine="0"/>
        <w:jc w:val="left"/>
        <w:rPr>
          <w:b/>
          <w:bCs/>
          <w:szCs w:val="20"/>
        </w:rPr>
      </w:pPr>
    </w:p>
    <w:p w:rsidR="004B4B49" w:rsidP="00984273" w:rsidRDefault="004B4B49" w14:paraId="7DA84C78" w14:textId="77777777">
      <w:pPr>
        <w:pStyle w:val="NoSpacing"/>
        <w:tabs>
          <w:tab w:val="left" w:pos="142"/>
        </w:tabs>
        <w:spacing w:line="276" w:lineRule="auto"/>
        <w:ind w:left="0" w:firstLine="0"/>
        <w:jc w:val="left"/>
        <w:rPr>
          <w:b/>
          <w:bCs/>
          <w:szCs w:val="20"/>
        </w:rPr>
      </w:pPr>
    </w:p>
    <w:p w:rsidR="004B4B49" w:rsidP="00984273" w:rsidRDefault="004B4B49" w14:paraId="26C7FCAE" w14:textId="77777777">
      <w:pPr>
        <w:pStyle w:val="NoSpacing"/>
        <w:tabs>
          <w:tab w:val="left" w:pos="142"/>
        </w:tabs>
        <w:spacing w:line="276" w:lineRule="auto"/>
        <w:ind w:left="0" w:firstLine="0"/>
        <w:jc w:val="left"/>
        <w:rPr>
          <w:b/>
          <w:bCs/>
          <w:szCs w:val="20"/>
        </w:rPr>
      </w:pPr>
    </w:p>
    <w:p w:rsidR="004B4B49" w:rsidP="00984273" w:rsidRDefault="004B4B49" w14:paraId="49295CA2" w14:textId="77777777">
      <w:pPr>
        <w:pStyle w:val="NoSpacing"/>
        <w:tabs>
          <w:tab w:val="left" w:pos="142"/>
        </w:tabs>
        <w:spacing w:line="276" w:lineRule="auto"/>
        <w:ind w:left="0" w:firstLine="0"/>
        <w:jc w:val="left"/>
        <w:rPr>
          <w:b/>
          <w:bCs/>
          <w:szCs w:val="20"/>
        </w:rPr>
      </w:pPr>
    </w:p>
    <w:p w:rsidR="004B4B49" w:rsidP="00984273" w:rsidRDefault="004B4B49" w14:paraId="65037AFB" w14:textId="77777777">
      <w:pPr>
        <w:pStyle w:val="NoSpacing"/>
        <w:tabs>
          <w:tab w:val="left" w:pos="142"/>
        </w:tabs>
        <w:spacing w:line="276" w:lineRule="auto"/>
        <w:ind w:left="0" w:firstLine="0"/>
        <w:jc w:val="left"/>
        <w:rPr>
          <w:b/>
          <w:bCs/>
          <w:szCs w:val="20"/>
        </w:rPr>
      </w:pPr>
    </w:p>
    <w:p w:rsidR="004B4B49" w:rsidP="00984273" w:rsidRDefault="004B4B49" w14:paraId="1A3D554B" w14:textId="77777777">
      <w:pPr>
        <w:pStyle w:val="NoSpacing"/>
        <w:tabs>
          <w:tab w:val="left" w:pos="142"/>
        </w:tabs>
        <w:spacing w:line="276" w:lineRule="auto"/>
        <w:ind w:left="0" w:firstLine="0"/>
        <w:jc w:val="left"/>
        <w:rPr>
          <w:b/>
          <w:bCs/>
          <w:szCs w:val="20"/>
        </w:rPr>
      </w:pPr>
    </w:p>
    <w:p w:rsidR="004B4B49" w:rsidP="00984273" w:rsidRDefault="004B4B49" w14:paraId="529D19FE" w14:textId="77777777">
      <w:pPr>
        <w:pStyle w:val="NoSpacing"/>
        <w:tabs>
          <w:tab w:val="left" w:pos="142"/>
        </w:tabs>
        <w:spacing w:line="276" w:lineRule="auto"/>
        <w:ind w:left="0" w:firstLine="0"/>
        <w:jc w:val="left"/>
        <w:rPr>
          <w:b/>
          <w:bCs/>
          <w:szCs w:val="20"/>
        </w:rPr>
      </w:pPr>
    </w:p>
    <w:p w:rsidR="004B4B49" w:rsidP="00984273" w:rsidRDefault="004B4B49" w14:paraId="55F62C4C" w14:textId="77777777">
      <w:pPr>
        <w:pStyle w:val="NoSpacing"/>
        <w:tabs>
          <w:tab w:val="left" w:pos="142"/>
        </w:tabs>
        <w:spacing w:line="276" w:lineRule="auto"/>
        <w:ind w:left="0" w:firstLine="0"/>
        <w:jc w:val="left"/>
        <w:rPr>
          <w:b/>
          <w:bCs/>
          <w:szCs w:val="20"/>
        </w:rPr>
      </w:pPr>
    </w:p>
    <w:p w:rsidRPr="00340CF4" w:rsidR="000601D8" w:rsidP="00984273" w:rsidRDefault="002470C5" w14:paraId="6A87C0AC" w14:textId="393C5D38">
      <w:pPr>
        <w:pStyle w:val="NoSpacing"/>
        <w:tabs>
          <w:tab w:val="left" w:pos="142"/>
        </w:tabs>
        <w:spacing w:line="276" w:lineRule="auto"/>
        <w:ind w:left="0" w:firstLine="0"/>
        <w:jc w:val="left"/>
        <w:rPr>
          <w:b/>
          <w:bCs/>
          <w:sz w:val="24"/>
          <w:szCs w:val="24"/>
        </w:rPr>
      </w:pPr>
      <w:r w:rsidRPr="006C0A33">
        <w:rPr>
          <w:b/>
          <w:bCs/>
          <w:szCs w:val="20"/>
        </w:rPr>
        <w:t xml:space="preserve">Figure </w:t>
      </w:r>
      <w:r w:rsidR="001A1D22">
        <w:rPr>
          <w:b/>
          <w:bCs/>
          <w:szCs w:val="20"/>
        </w:rPr>
        <w:t>1</w:t>
      </w:r>
      <w:r w:rsidRPr="006C0A33">
        <w:rPr>
          <w:b/>
          <w:bCs/>
          <w:szCs w:val="20"/>
        </w:rPr>
        <w:t xml:space="preserve">. Description of inclusion and exclusion criteria for the pregnancy cohort and time of </w:t>
      </w:r>
      <w:r w:rsidR="00207DA4">
        <w:rPr>
          <w:b/>
          <w:bCs/>
          <w:szCs w:val="20"/>
        </w:rPr>
        <w:t xml:space="preserve">enrolment / cohort </w:t>
      </w:r>
      <w:r w:rsidRPr="006C0A33">
        <w:rPr>
          <w:b/>
          <w:bCs/>
          <w:szCs w:val="20"/>
        </w:rPr>
        <w:t>entry</w:t>
      </w:r>
      <w:r w:rsidRPr="006C0A33" w:rsidR="00E66AB0">
        <w:rPr>
          <w:b/>
          <w:bCs/>
          <w:szCs w:val="20"/>
        </w:rPr>
        <w:t xml:space="preserve"> using Norway data source as example</w:t>
      </w:r>
      <w:r w:rsidRPr="000601D8" w:rsidR="000601D8">
        <w:rPr>
          <w:bCs/>
          <w:szCs w:val="20"/>
        </w:rPr>
        <w:t xml:space="preserve">* </w:t>
      </w:r>
      <w:r w:rsidR="00B51D93">
        <w:rPr>
          <w:bCs/>
          <w:szCs w:val="20"/>
        </w:rPr>
        <w:t>(</w:t>
      </w:r>
      <w:hyperlink w:tgtFrame="_blank" w:history="1" r:id="rId17">
        <w:r w:rsidRPr="000601D8" w:rsidR="000601D8">
          <w:rPr>
            <w:bCs/>
            <w:szCs w:val="20"/>
          </w:rPr>
          <w:t>www.repeatinitiative.org/projects.html</w:t>
        </w:r>
      </w:hyperlink>
      <w:r w:rsidRPr="000601D8" w:rsidR="000601D8">
        <w:rPr>
          <w:bCs/>
          <w:szCs w:val="20"/>
        </w:rPr>
        <w:t>)</w:t>
      </w:r>
    </w:p>
    <w:p w:rsidR="002470C5" w:rsidP="00984273" w:rsidRDefault="002470C5" w14:paraId="102EEB88" w14:textId="1322D73F">
      <w:pPr>
        <w:pStyle w:val="ListParagraph"/>
        <w:spacing w:before="120" w:after="0" w:line="276" w:lineRule="auto"/>
        <w:ind w:left="0" w:firstLine="0"/>
        <w:rPr>
          <w:noProof/>
        </w:rPr>
      </w:pPr>
    </w:p>
    <w:p w:rsidR="00B75CB9" w:rsidP="00984273" w:rsidRDefault="00B75CB9" w14:paraId="3AA836D2" w14:textId="05CAB85B">
      <w:pPr>
        <w:pStyle w:val="ListParagraph"/>
        <w:spacing w:before="120" w:after="0" w:line="276" w:lineRule="auto"/>
        <w:ind w:left="0" w:firstLine="0"/>
        <w:rPr>
          <w:noProof/>
        </w:rPr>
      </w:pPr>
      <w:r>
        <w:rPr>
          <w:noProof/>
          <w:lang w:val="en-US"/>
        </w:rPr>
        <w:drawing>
          <wp:inline distT="0" distB="0" distL="0" distR="0" wp14:anchorId="4D0F3F3E" wp14:editId="23D7DEEA">
            <wp:extent cx="5632886" cy="4721722"/>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jpg"/>
                    <pic:cNvPicPr/>
                  </pic:nvPicPr>
                  <pic:blipFill rotWithShape="1">
                    <a:blip r:embed="rId18" cstate="print">
                      <a:extLst>
                        <a:ext uri="{28A0092B-C50C-407E-A947-70E740481C1C}">
                          <a14:useLocalDpi xmlns:a14="http://schemas.microsoft.com/office/drawing/2010/main" val="0"/>
                        </a:ext>
                      </a:extLst>
                    </a:blip>
                    <a:srcRect l="903" t="12077" r="786" b="4183"/>
                    <a:stretch/>
                  </pic:blipFill>
                  <pic:spPr bwMode="auto">
                    <a:xfrm>
                      <a:off x="0" y="0"/>
                      <a:ext cx="5636868" cy="4725060"/>
                    </a:xfrm>
                    <a:prstGeom prst="rect">
                      <a:avLst/>
                    </a:prstGeom>
                    <a:ln>
                      <a:noFill/>
                    </a:ln>
                    <a:extLst>
                      <a:ext uri="{53640926-AAD7-44D8-BBD7-CCE9431645EC}">
                        <a14:shadowObscured xmlns:a14="http://schemas.microsoft.com/office/drawing/2010/main"/>
                      </a:ext>
                    </a:extLst>
                  </pic:spPr>
                </pic:pic>
              </a:graphicData>
            </a:graphic>
          </wp:inline>
        </w:drawing>
      </w:r>
    </w:p>
    <w:p w:rsidRPr="00B75CB9" w:rsidR="00B75CB9" w:rsidP="00984273" w:rsidRDefault="00B75CB9" w14:paraId="2C327335" w14:textId="77777777">
      <w:pPr>
        <w:pStyle w:val="ListParagraph"/>
        <w:spacing w:before="120" w:after="0" w:line="276" w:lineRule="auto"/>
        <w:ind w:left="0" w:firstLine="0"/>
      </w:pPr>
    </w:p>
    <w:p w:rsidR="000601D8" w:rsidP="00984273" w:rsidRDefault="000601D8" w14:paraId="13BF38C4" w14:textId="1A2E314F">
      <w:pPr>
        <w:pStyle w:val="ListParagraph"/>
        <w:spacing w:before="120" w:after="0" w:line="276" w:lineRule="auto"/>
        <w:ind w:left="0" w:firstLine="0"/>
        <w:rPr>
          <w:i/>
        </w:rPr>
      </w:pPr>
      <w:r>
        <w:rPr>
          <w:i/>
        </w:rPr>
        <w:t>*</w:t>
      </w:r>
      <w:r w:rsidR="00B51D93">
        <w:rPr>
          <w:i/>
        </w:rPr>
        <w:t>Please n</w:t>
      </w:r>
      <w:r w:rsidRPr="000601D8">
        <w:rPr>
          <w:i/>
        </w:rPr>
        <w:t xml:space="preserve">ote that </w:t>
      </w:r>
      <w:r w:rsidR="00B51D93">
        <w:rPr>
          <w:i/>
        </w:rPr>
        <w:t>additional inclusion/exclusion criteria apply for specific analyses (see above in section 2.3)</w:t>
      </w:r>
      <w:r w:rsidRPr="000601D8">
        <w:rPr>
          <w:i/>
        </w:rPr>
        <w:t xml:space="preserve">, but these are not depicted in Figure </w:t>
      </w:r>
      <w:r w:rsidR="00B51D93">
        <w:rPr>
          <w:i/>
        </w:rPr>
        <w:t>1</w:t>
      </w:r>
      <w:r w:rsidRPr="000601D8">
        <w:rPr>
          <w:i/>
        </w:rPr>
        <w:t>.</w:t>
      </w:r>
      <w:r w:rsidR="0009056E">
        <w:rPr>
          <w:i/>
        </w:rPr>
        <w:t xml:space="preserve"> </w:t>
      </w:r>
    </w:p>
    <w:p w:rsidRPr="000601D8" w:rsidR="00647A74" w:rsidP="00984273" w:rsidRDefault="00647A74" w14:paraId="79266E2D" w14:textId="77777777">
      <w:pPr>
        <w:pStyle w:val="ListParagraph"/>
        <w:spacing w:before="120" w:after="0" w:line="276" w:lineRule="auto"/>
        <w:ind w:left="0" w:firstLine="0"/>
        <w:rPr>
          <w:i/>
        </w:rPr>
      </w:pPr>
    </w:p>
    <w:bookmarkEnd w:id="7"/>
    <w:p w:rsidRPr="00193217" w:rsidR="00576F94" w:rsidP="00984273" w:rsidRDefault="00583C83" w14:paraId="4485AD7D" w14:textId="08245E3F">
      <w:pPr>
        <w:pStyle w:val="Heading2"/>
        <w:numPr>
          <w:ilvl w:val="1"/>
          <w:numId w:val="11"/>
        </w:numPr>
        <w:spacing w:line="276" w:lineRule="auto"/>
        <w:ind w:left="0" w:firstLine="0"/>
        <w:rPr>
          <w:b/>
        </w:rPr>
      </w:pPr>
      <w:r w:rsidRPr="00193217">
        <w:rPr>
          <w:b/>
        </w:rPr>
        <w:t xml:space="preserve">  </w:t>
      </w:r>
      <w:proofErr w:type="spellStart"/>
      <w:r w:rsidRPr="00193217" w:rsidR="00EB272E">
        <w:rPr>
          <w:b/>
        </w:rPr>
        <w:t>Triptan</w:t>
      </w:r>
      <w:proofErr w:type="spellEnd"/>
      <w:r w:rsidRPr="00193217" w:rsidR="000948EB">
        <w:rPr>
          <w:b/>
        </w:rPr>
        <w:t xml:space="preserve"> e</w:t>
      </w:r>
      <w:r w:rsidRPr="00193217" w:rsidR="00874415">
        <w:rPr>
          <w:b/>
        </w:rPr>
        <w:t>xposure</w:t>
      </w:r>
      <w:r w:rsidRPr="00193217" w:rsidR="00456934">
        <w:rPr>
          <w:b/>
        </w:rPr>
        <w:t xml:space="preserve"> </w:t>
      </w:r>
    </w:p>
    <w:p w:rsidRPr="00A924B9" w:rsidR="00B94B48" w:rsidP="00984273" w:rsidRDefault="000948EB" w14:paraId="79DE5AE6" w14:textId="18592722">
      <w:pPr>
        <w:tabs>
          <w:tab w:val="left" w:pos="709"/>
        </w:tabs>
        <w:spacing w:line="276" w:lineRule="auto"/>
        <w:ind w:left="0" w:firstLine="0"/>
        <w:rPr>
          <w:spacing w:val="-2"/>
        </w:rPr>
      </w:pPr>
      <w:r w:rsidRPr="00A924B9">
        <w:t xml:space="preserve">The </w:t>
      </w:r>
      <w:r w:rsidRPr="00A924B9" w:rsidR="00A95FEE">
        <w:t>primary</w:t>
      </w:r>
      <w:r w:rsidRPr="00A924B9">
        <w:t xml:space="preserve"> exposure is </w:t>
      </w:r>
      <w:proofErr w:type="spellStart"/>
      <w:r w:rsidRPr="00A924B9">
        <w:t>triptans</w:t>
      </w:r>
      <w:proofErr w:type="spellEnd"/>
      <w:r w:rsidRPr="00A924B9">
        <w:t xml:space="preserve"> </w:t>
      </w:r>
      <w:r w:rsidRPr="00A924B9">
        <w:rPr>
          <w:spacing w:val="-2"/>
        </w:rPr>
        <w:t xml:space="preserve">(ATC-code N02CC). We define </w:t>
      </w:r>
      <w:proofErr w:type="spellStart"/>
      <w:r w:rsidRPr="00A924B9">
        <w:rPr>
          <w:spacing w:val="-2"/>
        </w:rPr>
        <w:t>triptan</w:t>
      </w:r>
      <w:proofErr w:type="spellEnd"/>
      <w:r w:rsidRPr="00A924B9">
        <w:rPr>
          <w:spacing w:val="-2"/>
        </w:rPr>
        <w:t xml:space="preserve"> exposure as </w:t>
      </w:r>
      <w:r w:rsidRPr="00A924B9" w:rsidR="00A95FEE">
        <w:rPr>
          <w:spacing w:val="-2"/>
        </w:rPr>
        <w:t xml:space="preserve">a maternal record for </w:t>
      </w:r>
      <w:r w:rsidRPr="00A924B9" w:rsidR="0060666F">
        <w:rPr>
          <w:spacing w:val="-2"/>
        </w:rPr>
        <w:t>a</w:t>
      </w:r>
      <w:r w:rsidRPr="00A924B9" w:rsidR="00A95FEE">
        <w:rPr>
          <w:spacing w:val="-2"/>
        </w:rPr>
        <w:t xml:space="preserve"> prescription (prescribed, dispensed or reimbursed</w:t>
      </w:r>
      <w:r w:rsidRPr="00A924B9" w:rsidR="0060666F">
        <w:rPr>
          <w:spacing w:val="-2"/>
        </w:rPr>
        <w:t>; hereafter, “</w:t>
      </w:r>
      <w:r w:rsidR="0062587A">
        <w:rPr>
          <w:spacing w:val="-2"/>
        </w:rPr>
        <w:t>prescribed/</w:t>
      </w:r>
      <w:r w:rsidRPr="00A924B9" w:rsidR="0060666F">
        <w:rPr>
          <w:spacing w:val="-2"/>
        </w:rPr>
        <w:t>dispensed”</w:t>
      </w:r>
      <w:r w:rsidRPr="00A924B9" w:rsidR="00A95FEE">
        <w:rPr>
          <w:spacing w:val="-2"/>
        </w:rPr>
        <w:t>) for a drug belonging to the class with 4</w:t>
      </w:r>
      <w:r w:rsidRPr="00A924B9" w:rsidR="00A95FEE">
        <w:rPr>
          <w:spacing w:val="-2"/>
          <w:vertAlign w:val="superscript"/>
        </w:rPr>
        <w:t>th</w:t>
      </w:r>
      <w:r w:rsidRPr="00A924B9" w:rsidR="00A95FEE">
        <w:rPr>
          <w:spacing w:val="-2"/>
        </w:rPr>
        <w:t xml:space="preserve"> level ATC-code N02CC, and by individual substance (5</w:t>
      </w:r>
      <w:r w:rsidRPr="00A924B9" w:rsidR="00A95FEE">
        <w:rPr>
          <w:spacing w:val="-2"/>
          <w:vertAlign w:val="superscript"/>
        </w:rPr>
        <w:t>th</w:t>
      </w:r>
      <w:r w:rsidRPr="00A924B9" w:rsidR="00A95FEE">
        <w:rPr>
          <w:spacing w:val="-2"/>
        </w:rPr>
        <w:t xml:space="preserve"> ATC-code listed below), during the relevant windows of exposure. </w:t>
      </w:r>
      <w:r w:rsidRPr="00670B6C" w:rsidR="0011067F">
        <w:rPr>
          <w:spacing w:val="-2"/>
        </w:rPr>
        <w:t xml:space="preserve">Please refer to the SAP </w:t>
      </w:r>
      <w:r w:rsidR="0011067F">
        <w:rPr>
          <w:spacing w:val="-2"/>
        </w:rPr>
        <w:t xml:space="preserve">for identification </w:t>
      </w:r>
      <w:r w:rsidRPr="00670B6C" w:rsidR="0011067F">
        <w:rPr>
          <w:spacing w:val="-2"/>
        </w:rPr>
        <w:t>of pregnancy developed by WP7 for information on how start of pregnancy / LMP date is estimated</w:t>
      </w:r>
      <w:r w:rsidRPr="00670B6C" w:rsidR="008F0BD6">
        <w:rPr>
          <w:spacing w:val="-2"/>
        </w:rPr>
        <w:t>.</w:t>
      </w:r>
      <w:r w:rsidR="008F0BD6">
        <w:rPr>
          <w:spacing w:val="-2"/>
        </w:rPr>
        <w:t xml:space="preserve"> </w:t>
      </w:r>
    </w:p>
    <w:p w:rsidRPr="00A924B9" w:rsidR="000948EB" w:rsidP="00984273" w:rsidRDefault="00A95FEE" w14:paraId="08F25C54" w14:textId="4137199C">
      <w:pPr>
        <w:tabs>
          <w:tab w:val="left" w:pos="709"/>
        </w:tabs>
        <w:spacing w:line="276" w:lineRule="auto"/>
        <w:ind w:left="0" w:firstLine="0"/>
      </w:pPr>
      <w:r w:rsidRPr="00A924B9" w:rsidR="00A95FEE">
        <w:rPr>
          <w:spacing w:val="-2"/>
        </w:rPr>
        <w:t xml:space="preserve">The ATC-code of the individual</w:t>
      </w:r>
      <w:del w:author="Vera Ruth Mitter" w:date="2022-11-24T08:43:40.047Z" w:id="1681809227">
        <w:r w:rsidDel="00A95FEE">
          <w:delText>s</w:delText>
        </w:r>
      </w:del>
      <w:r w:rsidRPr="00A924B9" w:rsidR="00A95FEE">
        <w:rPr>
          <w:spacing w:val="-2"/>
        </w:rPr>
        <w:t xml:space="preserve"> </w:t>
      </w:r>
      <w:r w:rsidRPr="00A924B9" w:rsidR="00A95FEE">
        <w:rPr>
          <w:spacing w:val="-2"/>
        </w:rPr>
        <w:t>triptans</w:t>
      </w:r>
      <w:r w:rsidRPr="00A924B9" w:rsidR="00A95FEE">
        <w:rPr>
          <w:spacing w:val="-2"/>
        </w:rPr>
        <w:t xml:space="preserve"> are</w:t>
      </w:r>
      <w:r w:rsidRPr="00A924B9" w:rsidR="000948EB">
        <w:rPr>
          <w:spacing w:val="-2"/>
        </w:rPr>
        <w:t xml:space="preserve">: </w:t>
      </w:r>
    </w:p>
    <w:p w:rsidRPr="00A924B9" w:rsidR="000948EB" w:rsidP="00984273" w:rsidRDefault="000948EB" w14:paraId="73E71664" w14:textId="77777777">
      <w:pPr>
        <w:numPr>
          <w:ilvl w:val="0"/>
          <w:numId w:val="13"/>
        </w:numPr>
        <w:spacing w:after="0" w:line="276" w:lineRule="auto"/>
        <w:ind w:left="0" w:firstLine="0"/>
      </w:pPr>
      <w:r w:rsidRPr="00A924B9">
        <w:t>N02CC01 </w:t>
      </w:r>
      <w:r w:rsidRPr="00A924B9">
        <w:tab/>
      </w:r>
      <w:proofErr w:type="spellStart"/>
      <w:r w:rsidRPr="00A924B9">
        <w:t>sumatriptan</w:t>
      </w:r>
      <w:proofErr w:type="spellEnd"/>
      <w:r w:rsidRPr="00A924B9">
        <w:t> </w:t>
      </w:r>
    </w:p>
    <w:p w:rsidRPr="00A924B9" w:rsidR="000948EB" w:rsidP="00984273" w:rsidRDefault="000948EB" w14:paraId="0352E541" w14:textId="77777777">
      <w:pPr>
        <w:numPr>
          <w:ilvl w:val="0"/>
          <w:numId w:val="13"/>
        </w:numPr>
        <w:spacing w:after="0" w:line="276" w:lineRule="auto"/>
        <w:ind w:left="0" w:firstLine="0"/>
      </w:pPr>
      <w:r w:rsidRPr="00A924B9">
        <w:t>N02CC02 </w:t>
      </w:r>
      <w:r w:rsidRPr="00A924B9">
        <w:tab/>
      </w:r>
      <w:proofErr w:type="spellStart"/>
      <w:r w:rsidRPr="00A924B9">
        <w:t>naratriptan</w:t>
      </w:r>
      <w:proofErr w:type="spellEnd"/>
      <w:r w:rsidRPr="00A924B9">
        <w:t> </w:t>
      </w:r>
    </w:p>
    <w:p w:rsidRPr="00A924B9" w:rsidR="000948EB" w:rsidP="00984273" w:rsidRDefault="000948EB" w14:paraId="1E31A9E2" w14:textId="77777777">
      <w:pPr>
        <w:numPr>
          <w:ilvl w:val="0"/>
          <w:numId w:val="13"/>
        </w:numPr>
        <w:spacing w:after="0" w:line="276" w:lineRule="auto"/>
        <w:ind w:left="0" w:firstLine="0"/>
      </w:pPr>
      <w:r w:rsidRPr="00A924B9">
        <w:lastRenderedPageBreak/>
        <w:t>N02CC03 </w:t>
      </w:r>
      <w:r w:rsidRPr="00A924B9">
        <w:tab/>
      </w:r>
      <w:proofErr w:type="spellStart"/>
      <w:r w:rsidRPr="00A924B9">
        <w:t>zolmitriptan</w:t>
      </w:r>
      <w:proofErr w:type="spellEnd"/>
      <w:r w:rsidRPr="00A924B9">
        <w:t> </w:t>
      </w:r>
    </w:p>
    <w:p w:rsidRPr="00A924B9" w:rsidR="000948EB" w:rsidP="00984273" w:rsidRDefault="000948EB" w14:paraId="724F1094" w14:textId="77777777">
      <w:pPr>
        <w:numPr>
          <w:ilvl w:val="0"/>
          <w:numId w:val="13"/>
        </w:numPr>
        <w:spacing w:after="0" w:line="276" w:lineRule="auto"/>
        <w:ind w:left="0" w:firstLine="0"/>
      </w:pPr>
      <w:r w:rsidRPr="00A924B9">
        <w:t>N02CC04 </w:t>
      </w:r>
      <w:r w:rsidRPr="00A924B9">
        <w:tab/>
      </w:r>
      <w:proofErr w:type="spellStart"/>
      <w:r w:rsidRPr="00A924B9">
        <w:t>rizatriptan</w:t>
      </w:r>
      <w:proofErr w:type="spellEnd"/>
      <w:r w:rsidRPr="00A924B9">
        <w:t> </w:t>
      </w:r>
    </w:p>
    <w:p w:rsidRPr="00A924B9" w:rsidR="000948EB" w:rsidP="00984273" w:rsidRDefault="000948EB" w14:paraId="5E3BE790" w14:textId="77777777">
      <w:pPr>
        <w:numPr>
          <w:ilvl w:val="0"/>
          <w:numId w:val="13"/>
        </w:numPr>
        <w:spacing w:after="0" w:line="276" w:lineRule="auto"/>
        <w:ind w:left="0" w:firstLine="0"/>
      </w:pPr>
      <w:r w:rsidRPr="00A924B9">
        <w:t>N02CC05 </w:t>
      </w:r>
      <w:r w:rsidRPr="00A924B9">
        <w:tab/>
      </w:r>
      <w:proofErr w:type="spellStart"/>
      <w:r w:rsidRPr="00A924B9">
        <w:t>almotriptan</w:t>
      </w:r>
      <w:proofErr w:type="spellEnd"/>
      <w:r w:rsidRPr="00A924B9">
        <w:t> </w:t>
      </w:r>
    </w:p>
    <w:p w:rsidRPr="00A924B9" w:rsidR="000948EB" w:rsidP="00984273" w:rsidRDefault="000948EB" w14:paraId="504D4550" w14:textId="77777777">
      <w:pPr>
        <w:numPr>
          <w:ilvl w:val="0"/>
          <w:numId w:val="13"/>
        </w:numPr>
        <w:spacing w:after="0" w:line="276" w:lineRule="auto"/>
        <w:ind w:left="0" w:firstLine="0"/>
      </w:pPr>
      <w:r w:rsidRPr="00A924B9">
        <w:t>N02CC06 </w:t>
      </w:r>
      <w:r w:rsidRPr="00A924B9">
        <w:tab/>
      </w:r>
      <w:proofErr w:type="spellStart"/>
      <w:r w:rsidRPr="00A924B9">
        <w:t>eletriptan</w:t>
      </w:r>
      <w:proofErr w:type="spellEnd"/>
      <w:r w:rsidRPr="00A924B9">
        <w:t> </w:t>
      </w:r>
    </w:p>
    <w:p w:rsidRPr="00A924B9" w:rsidR="00B82A6C" w:rsidP="00984273" w:rsidRDefault="00896573" w14:paraId="6092ED34" w14:textId="34915C45">
      <w:pPr>
        <w:numPr>
          <w:ilvl w:val="0"/>
          <w:numId w:val="13"/>
        </w:numPr>
        <w:spacing w:after="0" w:line="276" w:lineRule="auto"/>
        <w:ind w:left="0" w:firstLine="0"/>
      </w:pPr>
      <w:r w:rsidRPr="00A924B9">
        <w:t>N02CC07 </w:t>
      </w:r>
      <w:r w:rsidRPr="00A924B9">
        <w:tab/>
      </w:r>
      <w:proofErr w:type="spellStart"/>
      <w:r w:rsidRPr="00A924B9">
        <w:t>frovatriptan</w:t>
      </w:r>
      <w:proofErr w:type="spellEnd"/>
    </w:p>
    <w:p w:rsidRPr="00A924B9" w:rsidR="00896573" w:rsidP="00984273" w:rsidRDefault="00896573" w14:paraId="478D981C" w14:textId="77777777">
      <w:pPr>
        <w:spacing w:after="0" w:line="276" w:lineRule="auto"/>
        <w:ind w:left="0" w:firstLine="0"/>
      </w:pPr>
    </w:p>
    <w:p w:rsidR="00D008A2" w:rsidP="00984273" w:rsidRDefault="000948EB" w14:paraId="6FAFCA98" w14:textId="0DEDBAC4">
      <w:pPr>
        <w:spacing w:line="276" w:lineRule="auto"/>
        <w:ind w:left="0" w:firstLine="0"/>
      </w:pPr>
      <w:r w:rsidRPr="00A924B9" w:rsidR="000948EB">
        <w:rPr/>
        <w:t xml:space="preserve">The </w:t>
      </w:r>
      <w:r w:rsidRPr="00A924B9" w:rsidR="00456934">
        <w:rPr/>
        <w:t xml:space="preserve">primary </w:t>
      </w:r>
      <w:r w:rsidRPr="00A924B9" w:rsidR="000948EB">
        <w:rPr/>
        <w:t>windows of exposure</w:t>
      </w:r>
      <w:r w:rsidRPr="00A924B9" w:rsidR="00896573">
        <w:rPr/>
        <w:t xml:space="preserve"> to </w:t>
      </w:r>
      <w:r w:rsidRPr="00A924B9" w:rsidR="00896573">
        <w:rPr/>
        <w:t>triptans</w:t>
      </w:r>
      <w:r w:rsidRPr="00A924B9" w:rsidR="00896573">
        <w:rPr/>
        <w:t xml:space="preserve"> </w:t>
      </w:r>
      <w:r w:rsidR="00656707">
        <w:rPr/>
        <w:t>are</w:t>
      </w:r>
      <w:r w:rsidR="00256AF9">
        <w:rPr/>
        <w:t xml:space="preserve"> defined as ≥1 </w:t>
      </w:r>
      <w:r w:rsidR="00256AF9">
        <w:rPr>
          <w:spacing w:val="-2"/>
        </w:rPr>
        <w:t>prescribed/</w:t>
      </w:r>
      <w:r w:rsidRPr="00A924B9" w:rsidR="00256AF9">
        <w:rPr>
          <w:spacing w:val="-2"/>
        </w:rPr>
        <w:t>dispensed</w:t>
      </w:r>
      <w:r w:rsidR="00256AF9">
        <w:rPr/>
        <w:t xml:space="preserve"> </w:t>
      </w:r>
      <w:r w:rsidR="00256AF9">
        <w:rPr/>
        <w:t>triptan</w:t>
      </w:r>
      <w:r w:rsidR="00256AF9">
        <w:rPr/>
        <w:t xml:space="preserve"> prescription in the period </w:t>
      </w:r>
      <w:r w:rsidRPr="00A924B9" w:rsidR="00256AF9">
        <w:rPr/>
        <w:t>between LMP and date of delivery</w:t>
      </w:r>
      <w:r w:rsidR="00656707">
        <w:rPr/>
        <w:t>, or the windows of interest (see Table 3)</w:t>
      </w:r>
      <w:r w:rsidR="00256AF9">
        <w:rPr/>
        <w:t xml:space="preserve">. </w:t>
      </w:r>
      <w:r w:rsidRPr="00A924B9" w:rsidR="00EB272E">
        <w:rPr/>
        <w:t xml:space="preserve">We define a pregnancy as exposed in the corresponding window if the date when a </w:t>
      </w:r>
      <w:r w:rsidRPr="00A924B9" w:rsidR="00EB272E">
        <w:rPr/>
        <w:t>triptan</w:t>
      </w:r>
      <w:r w:rsidRPr="00A924B9" w:rsidR="00EB272E">
        <w:rPr/>
        <w:t xml:space="preserve"> prescription was </w:t>
      </w:r>
      <w:r w:rsidR="00EB272E">
        <w:rPr>
          <w:spacing w:val="-2"/>
        </w:rPr>
        <w:t>prescribed/</w:t>
      </w:r>
      <w:r w:rsidRPr="00A924B9" w:rsidR="00EB272E">
        <w:rPr>
          <w:spacing w:val="-2"/>
        </w:rPr>
        <w:t xml:space="preserve">dispensed falls within the corresponding window as defined in Table 3. The primary exposure definition does not </w:t>
      </w:r>
      <w:proofErr w:type="gramStart"/>
      <w:r w:rsidRPr="00A924B9" w:rsidR="00EB272E">
        <w:rPr>
          <w:spacing w:val="-2"/>
        </w:rPr>
        <w:t xml:space="preserve">take into account</w:t>
      </w:r>
      <w:proofErr w:type="gramEnd"/>
      <w:r w:rsidRPr="00A924B9" w:rsidR="00EB272E">
        <w:rPr>
          <w:spacing w:val="-2"/>
        </w:rPr>
        <w:t xml:space="preserve"> whether the number of defined daily doses (DDDs) </w:t>
      </w:r>
      <w:r w:rsidR="00B51D93">
        <w:rPr>
          <w:spacing w:val="-2"/>
        </w:rPr>
        <w:t xml:space="preserve">or units </w:t>
      </w:r>
      <w:r w:rsidR="00EB272E">
        <w:rPr>
          <w:spacing w:val="-2"/>
        </w:rPr>
        <w:t>prescribed/</w:t>
      </w:r>
      <w:r w:rsidRPr="00A924B9" w:rsidR="00EB272E">
        <w:rPr>
          <w:spacing w:val="-2"/>
        </w:rPr>
        <w:t xml:space="preserve">dispensed overlaps with the next time window. This is considered in the sensitivity analysis, as described in </w:t>
      </w:r>
      <w:r w:rsidR="008B26B6">
        <w:rPr>
          <w:spacing w:val="-2"/>
        </w:rPr>
        <w:t>2.7</w:t>
      </w:r>
      <w:r w:rsidRPr="00A924B9" w:rsidR="00EB272E">
        <w:rPr>
          <w:spacing w:val="-2"/>
        </w:rPr>
        <w:t xml:space="preserve">. The rationale behind this choice is the intermittent nature of </w:t>
      </w:r>
      <w:proofErr w:type="spellStart"/>
      <w:r w:rsidRPr="00A924B9" w:rsidR="00EB272E">
        <w:rPr>
          <w:spacing w:val="-2"/>
        </w:rPr>
        <w:t xml:space="preserve">th</w:t>
      </w:r>
      <w:proofErr w:type="spellEnd"/>
      <w:del w:author="Vera Ruth Mitter" w:date="2022-11-24T08:45:53.902Z" w:id="1681693760">
        <w:r w:rsidDel="00EB272E">
          <w:delText xml:space="preserve">is </w:delText>
        </w:r>
      </w:del>
      <w:ins w:author="Vera Ruth Mitter" w:date="2022-11-24T08:45:58.043Z" w:id="1819181285">
        <w:r w:rsidRPr="00A924B9" w:rsidR="5FD6C31F">
          <w:rPr>
            <w:spacing w:val="-2"/>
          </w:rPr>
          <w:t xml:space="preserve">e disease and its</w:t>
        </w:r>
      </w:ins>
      <w:del w:author="Vera Ruth Mitter" w:date="2022-11-24T08:45:59.823Z" w:id="1361703159">
        <w:r w:rsidDel="00EB272E">
          <w:delText>drug</w:delText>
        </w:r>
      </w:del>
      <w:r w:rsidRPr="00A924B9" w:rsidR="00EB272E">
        <w:rPr>
          <w:spacing w:val="-2"/>
        </w:rPr>
        <w:t xml:space="preserve"> treatment</w:t>
      </w:r>
      <w:ins w:author="Vera Ruth Mitter" w:date="2022-11-24T08:46:04.252Z" w:id="1242502389">
        <w:r w:rsidRPr="00A924B9" w:rsidR="3EBAEC74">
          <w:rPr>
            <w:spacing w:val="-2"/>
          </w:rPr>
          <w:t xml:space="preserve"> with triptans</w:t>
        </w:r>
      </w:ins>
      <w:r w:rsidRPr="00A924B9" w:rsidR="00EB272E">
        <w:rPr>
          <w:spacing w:val="-2"/>
        </w:rPr>
        <w:t xml:space="preserve">. </w:t>
      </w:r>
    </w:p>
    <w:p w:rsidR="00256AF9" w:rsidP="00984273" w:rsidRDefault="00B51D93" w14:paraId="218221AA" w14:textId="3A5A16B5">
      <w:pPr>
        <w:spacing w:line="276" w:lineRule="auto"/>
        <w:ind w:left="0" w:firstLine="0"/>
      </w:pPr>
      <w:r>
        <w:rPr>
          <w:spacing w:val="-2"/>
        </w:rPr>
        <w:t xml:space="preserve">The </w:t>
      </w:r>
      <w:r w:rsidR="008404E5">
        <w:rPr>
          <w:spacing w:val="-2"/>
        </w:rPr>
        <w:t xml:space="preserve">primary </w:t>
      </w:r>
      <w:proofErr w:type="spellStart"/>
      <w:r>
        <w:rPr>
          <w:spacing w:val="-2"/>
        </w:rPr>
        <w:t>triptan</w:t>
      </w:r>
      <w:proofErr w:type="spellEnd"/>
      <w:r>
        <w:rPr>
          <w:spacing w:val="-2"/>
        </w:rPr>
        <w:t xml:space="preserve"> exposure classificatio</w:t>
      </w:r>
      <w:r w:rsidR="00D008A2">
        <w:rPr>
          <w:spacing w:val="-2"/>
        </w:rPr>
        <w:t>n</w:t>
      </w:r>
      <w:r>
        <w:rPr>
          <w:spacing w:val="-2"/>
        </w:rPr>
        <w:t xml:space="preserve">s </w:t>
      </w:r>
      <w:r w:rsidR="008404E5">
        <w:rPr>
          <w:spacing w:val="-2"/>
        </w:rPr>
        <w:t xml:space="preserve">- </w:t>
      </w:r>
      <w:r>
        <w:rPr>
          <w:spacing w:val="-2"/>
        </w:rPr>
        <w:t>for the primary objectives</w:t>
      </w:r>
      <w:r w:rsidR="008404E5">
        <w:rPr>
          <w:spacing w:val="-2"/>
        </w:rPr>
        <w:t xml:space="preserve"> -</w:t>
      </w:r>
      <w:r>
        <w:rPr>
          <w:spacing w:val="-2"/>
        </w:rPr>
        <w:t xml:space="preserve"> include: </w:t>
      </w:r>
      <w:r w:rsidR="00D008A2">
        <w:rPr>
          <w:spacing w:val="-2"/>
        </w:rPr>
        <w:t xml:space="preserve"> </w:t>
      </w:r>
    </w:p>
    <w:p w:rsidR="0009056E" w:rsidP="00984273" w:rsidRDefault="0009056E" w14:paraId="20958AD5" w14:textId="06EB670B">
      <w:pPr>
        <w:pStyle w:val="ListParagraph"/>
        <w:numPr>
          <w:ilvl w:val="1"/>
          <w:numId w:val="13"/>
        </w:numPr>
        <w:spacing w:line="276" w:lineRule="auto"/>
      </w:pPr>
      <w:r>
        <w:t>Ever in pregnancy, i.e. at any time and/or at any intensity</w:t>
      </w:r>
      <w:r w:rsidR="00D008A2">
        <w:t>;</w:t>
      </w:r>
    </w:p>
    <w:p w:rsidR="0009056E" w:rsidP="00984273" w:rsidRDefault="0009056E" w14:paraId="0997ABB8" w14:textId="71E73FD8">
      <w:pPr>
        <w:pStyle w:val="ListParagraph"/>
        <w:numPr>
          <w:ilvl w:val="1"/>
          <w:numId w:val="13"/>
        </w:numPr>
        <w:spacing w:line="276" w:lineRule="auto"/>
      </w:pPr>
      <w:r>
        <w:t>By timing, i.e. in 1</w:t>
      </w:r>
      <w:r w:rsidRPr="0009056E">
        <w:rPr>
          <w:vertAlign w:val="superscript"/>
        </w:rPr>
        <w:t>st</w:t>
      </w:r>
      <w:r>
        <w:t>, 2</w:t>
      </w:r>
      <w:r w:rsidRPr="0009056E">
        <w:rPr>
          <w:vertAlign w:val="superscript"/>
        </w:rPr>
        <w:t>nd</w:t>
      </w:r>
      <w:r>
        <w:t>, 3</w:t>
      </w:r>
      <w:r w:rsidRPr="0009056E">
        <w:rPr>
          <w:vertAlign w:val="superscript"/>
        </w:rPr>
        <w:t>rd</w:t>
      </w:r>
      <w:r>
        <w:t xml:space="preserve"> trimester</w:t>
      </w:r>
      <w:r w:rsidR="00D008A2">
        <w:t>, or in gestation week 0-20;</w:t>
      </w:r>
    </w:p>
    <w:p w:rsidR="00B51D93" w:rsidP="00984273" w:rsidRDefault="00B51D93" w14:paraId="213EFFAB" w14:textId="10E0FC6E">
      <w:pPr>
        <w:spacing w:line="276" w:lineRule="auto"/>
        <w:ind w:left="0" w:firstLine="0"/>
      </w:pPr>
      <w:r w:rsidRPr="00B51D93">
        <w:rPr>
          <w:spacing w:val="-2"/>
        </w:rPr>
        <w:t xml:space="preserve">The </w:t>
      </w:r>
      <w:r w:rsidR="008404E5">
        <w:rPr>
          <w:spacing w:val="-2"/>
        </w:rPr>
        <w:t xml:space="preserve">secondary </w:t>
      </w:r>
      <w:proofErr w:type="spellStart"/>
      <w:r w:rsidRPr="00B51D93">
        <w:rPr>
          <w:spacing w:val="-2"/>
        </w:rPr>
        <w:t>triptan</w:t>
      </w:r>
      <w:proofErr w:type="spellEnd"/>
      <w:r w:rsidRPr="00B51D93">
        <w:rPr>
          <w:spacing w:val="-2"/>
        </w:rPr>
        <w:t xml:space="preserve"> exposure classifications </w:t>
      </w:r>
      <w:r w:rsidR="008404E5">
        <w:rPr>
          <w:spacing w:val="-2"/>
        </w:rPr>
        <w:t xml:space="preserve">- </w:t>
      </w:r>
      <w:r w:rsidRPr="00B51D93">
        <w:rPr>
          <w:spacing w:val="-2"/>
        </w:rPr>
        <w:t xml:space="preserve">for the </w:t>
      </w:r>
      <w:r w:rsidR="008404E5">
        <w:rPr>
          <w:spacing w:val="-2"/>
        </w:rPr>
        <w:t>secondary</w:t>
      </w:r>
      <w:r w:rsidRPr="00B51D93">
        <w:rPr>
          <w:spacing w:val="-2"/>
        </w:rPr>
        <w:t xml:space="preserve"> objectives </w:t>
      </w:r>
      <w:r w:rsidR="008404E5">
        <w:rPr>
          <w:spacing w:val="-2"/>
        </w:rPr>
        <w:t xml:space="preserve">- </w:t>
      </w:r>
      <w:r w:rsidRPr="00B51D93">
        <w:rPr>
          <w:spacing w:val="-2"/>
        </w:rPr>
        <w:t xml:space="preserve">include:  </w:t>
      </w:r>
    </w:p>
    <w:p w:rsidRPr="00A924B9" w:rsidR="00896573" w:rsidP="00984273" w:rsidRDefault="0009056E" w14:paraId="5735390F" w14:textId="108AE66E">
      <w:pPr>
        <w:pStyle w:val="ListParagraph"/>
        <w:numPr>
          <w:ilvl w:val="1"/>
          <w:numId w:val="13"/>
        </w:numPr>
        <w:spacing w:line="276" w:lineRule="auto"/>
      </w:pPr>
      <w:r>
        <w:t xml:space="preserve">By intensity, </w:t>
      </w:r>
      <w:r w:rsidR="00D65515">
        <w:t xml:space="preserve">i.e. extended use of </w:t>
      </w:r>
      <w:proofErr w:type="spellStart"/>
      <w:r w:rsidR="00D65515">
        <w:t>triptans</w:t>
      </w:r>
      <w:proofErr w:type="spellEnd"/>
      <w:r w:rsidR="00897978">
        <w:t xml:space="preserve"> ever</w:t>
      </w:r>
      <w:r w:rsidR="00D65515">
        <w:t xml:space="preserve"> in pregnancy</w:t>
      </w:r>
      <w:r w:rsidR="00011A22">
        <w:t xml:space="preserve">, </w:t>
      </w:r>
      <w:r w:rsidR="00897978">
        <w:t xml:space="preserve">in </w:t>
      </w:r>
      <w:r w:rsidR="00011A22">
        <w:t xml:space="preserve">first trimester, and </w:t>
      </w:r>
      <w:r w:rsidR="00897978">
        <w:t xml:space="preserve">in </w:t>
      </w:r>
      <w:r w:rsidR="00011A22">
        <w:t>week 0-20</w:t>
      </w:r>
      <w:r w:rsidR="00D008A2">
        <w:t>.</w:t>
      </w:r>
    </w:p>
    <w:p w:rsidRPr="008404E5" w:rsidR="008404E5" w:rsidP="00984273" w:rsidRDefault="008404E5" w14:paraId="6D626C85" w14:textId="26F45E2D">
      <w:pPr>
        <w:spacing w:before="120" w:line="276" w:lineRule="auto"/>
        <w:ind w:left="0" w:firstLine="0"/>
        <w:rPr>
          <w:u w:val="single"/>
        </w:rPr>
      </w:pPr>
      <w:r>
        <w:rPr>
          <w:u w:val="single"/>
        </w:rPr>
        <w:t xml:space="preserve">Primary </w:t>
      </w:r>
      <w:proofErr w:type="spellStart"/>
      <w:r>
        <w:rPr>
          <w:u w:val="single"/>
        </w:rPr>
        <w:t>t</w:t>
      </w:r>
      <w:r w:rsidRPr="008404E5">
        <w:rPr>
          <w:u w:val="single"/>
        </w:rPr>
        <w:t>riptan</w:t>
      </w:r>
      <w:proofErr w:type="spellEnd"/>
      <w:r w:rsidRPr="008404E5">
        <w:rPr>
          <w:u w:val="single"/>
        </w:rPr>
        <w:t xml:space="preserve"> exposure classifications </w:t>
      </w:r>
    </w:p>
    <w:p w:rsidR="0037018D" w:rsidP="00984273" w:rsidRDefault="0037018D" w14:paraId="67DADC8A" w14:textId="4ED21AFE">
      <w:pPr>
        <w:spacing w:line="276" w:lineRule="auto"/>
        <w:ind w:left="0" w:firstLine="0"/>
      </w:pPr>
      <w:r>
        <w:rPr>
          <w:spacing w:val="-2"/>
        </w:rPr>
        <w:t xml:space="preserve">We defined relevant windows of </w:t>
      </w:r>
      <w:proofErr w:type="spellStart"/>
      <w:r>
        <w:rPr>
          <w:spacing w:val="-2"/>
        </w:rPr>
        <w:t>triptan</w:t>
      </w:r>
      <w:proofErr w:type="spellEnd"/>
      <w:r>
        <w:rPr>
          <w:spacing w:val="-2"/>
        </w:rPr>
        <w:t xml:space="preserve"> exposure in pregnancy based on etiological plausibility and timing of onset of the outcome, as described in Table 3.  </w:t>
      </w:r>
      <w:r w:rsidRPr="00A924B9" w:rsidR="005B24BE">
        <w:t>T</w:t>
      </w:r>
      <w:r w:rsidRPr="00A924B9" w:rsidR="00000A8C">
        <w:t>his table also</w:t>
      </w:r>
      <w:r w:rsidRPr="00A924B9" w:rsidR="005B24BE">
        <w:t xml:space="preserve"> </w:t>
      </w:r>
      <w:r w:rsidRPr="00A924B9" w:rsidR="00881BD5">
        <w:t>indicates how</w:t>
      </w:r>
      <w:r w:rsidRPr="00A924B9" w:rsidR="005B24BE">
        <w:t xml:space="preserve"> the starting and ending points for the different exposure definitions</w:t>
      </w:r>
      <w:r w:rsidRPr="00A924B9" w:rsidR="00881BD5">
        <w:t xml:space="preserve"> are calculated</w:t>
      </w:r>
      <w:r>
        <w:t>, and for which health outcomes the definitions appl</w:t>
      </w:r>
      <w:r w:rsidR="00337BED">
        <w:t>y</w:t>
      </w:r>
      <w:r>
        <w:t>.</w:t>
      </w:r>
    </w:p>
    <w:p w:rsidRPr="0037018D" w:rsidR="0037018D" w:rsidP="00984273" w:rsidRDefault="0037018D" w14:paraId="34486FF5" w14:textId="5044A805">
      <w:pPr>
        <w:spacing w:line="276" w:lineRule="auto"/>
        <w:ind w:left="0" w:firstLine="0"/>
        <w:rPr>
          <w:b/>
          <w:bCs/>
          <w:szCs w:val="20"/>
        </w:rPr>
      </w:pPr>
      <w:r w:rsidRPr="0037018D">
        <w:rPr>
          <w:b/>
          <w:bCs/>
          <w:szCs w:val="20"/>
        </w:rPr>
        <w:t xml:space="preserve">Table 3 – Definitions of windows of </w:t>
      </w:r>
      <w:proofErr w:type="spellStart"/>
      <w:r>
        <w:rPr>
          <w:b/>
          <w:bCs/>
          <w:szCs w:val="20"/>
        </w:rPr>
        <w:t>triptan</w:t>
      </w:r>
      <w:proofErr w:type="spellEnd"/>
      <w:r>
        <w:rPr>
          <w:b/>
          <w:bCs/>
          <w:szCs w:val="20"/>
        </w:rPr>
        <w:t xml:space="preserve"> </w:t>
      </w:r>
      <w:r w:rsidRPr="0037018D">
        <w:rPr>
          <w:b/>
          <w:bCs/>
          <w:szCs w:val="20"/>
        </w:rPr>
        <w:t>exposure</w:t>
      </w:r>
      <w:r w:rsidR="008404E5">
        <w:rPr>
          <w:b/>
          <w:bCs/>
          <w:szCs w:val="20"/>
        </w:rPr>
        <w:t xml:space="preserve"> </w:t>
      </w:r>
      <w:r w:rsidRPr="008404E5" w:rsidR="008404E5">
        <w:rPr>
          <w:b/>
          <w:bCs/>
          <w:szCs w:val="20"/>
        </w:rPr>
        <w:t xml:space="preserve">for the primary objectives </w:t>
      </w:r>
      <w:r w:rsidRPr="0037018D">
        <w:rPr>
          <w:b/>
          <w:bCs/>
          <w:szCs w:val="20"/>
        </w:rPr>
        <w:t>*</w:t>
      </w:r>
    </w:p>
    <w:tbl>
      <w:tblPr>
        <w:tblStyle w:val="TableGrid"/>
        <w:tblW w:w="9021" w:type="dxa"/>
        <w:tblInd w:w="-5" w:type="dxa"/>
        <w:tblLook w:val="04A0" w:firstRow="1" w:lastRow="0" w:firstColumn="1" w:lastColumn="0" w:noHBand="0" w:noVBand="1"/>
      </w:tblPr>
      <w:tblGrid>
        <w:gridCol w:w="2070"/>
        <w:gridCol w:w="2160"/>
        <w:gridCol w:w="2070"/>
        <w:gridCol w:w="2721"/>
      </w:tblGrid>
      <w:tr w:rsidRPr="00A924B9" w:rsidR="0037018D" w:rsidTr="00D65515" w14:paraId="551A7222" w14:textId="77777777">
        <w:trPr>
          <w:tblHeader/>
        </w:trPr>
        <w:tc>
          <w:tcPr>
            <w:tcW w:w="2070" w:type="dxa"/>
            <w:shd w:val="clear" w:color="auto" w:fill="EDEDED" w:themeFill="accent3" w:themeFillTint="33"/>
          </w:tcPr>
          <w:p w:rsidRPr="00670B6C" w:rsidR="0037018D" w:rsidP="00984273" w:rsidRDefault="0037018D" w14:paraId="59FBD4A2" w14:textId="77777777">
            <w:pPr>
              <w:pStyle w:val="NoSpacing"/>
              <w:spacing w:line="276" w:lineRule="auto"/>
              <w:ind w:left="0" w:firstLine="0"/>
              <w:rPr>
                <w:b/>
                <w:bCs/>
                <w:sz w:val="20"/>
              </w:rPr>
            </w:pPr>
            <w:r w:rsidRPr="00670B6C">
              <w:rPr>
                <w:b/>
                <w:bCs/>
                <w:sz w:val="20"/>
              </w:rPr>
              <w:t>Windows of exposure</w:t>
            </w:r>
          </w:p>
        </w:tc>
        <w:tc>
          <w:tcPr>
            <w:tcW w:w="2160" w:type="dxa"/>
            <w:shd w:val="clear" w:color="auto" w:fill="EDEDED" w:themeFill="accent3" w:themeFillTint="33"/>
          </w:tcPr>
          <w:p w:rsidRPr="00670B6C" w:rsidR="0037018D" w:rsidP="00984273" w:rsidRDefault="0037018D" w14:paraId="2D192165" w14:textId="77777777">
            <w:pPr>
              <w:pStyle w:val="NoSpacing"/>
              <w:spacing w:line="276" w:lineRule="auto"/>
              <w:ind w:left="0" w:firstLine="0"/>
              <w:rPr>
                <w:b/>
                <w:bCs/>
                <w:sz w:val="20"/>
              </w:rPr>
            </w:pPr>
            <w:r w:rsidRPr="00670B6C">
              <w:rPr>
                <w:b/>
                <w:bCs/>
                <w:sz w:val="20"/>
              </w:rPr>
              <w:t>Starting point of the exposure window</w:t>
            </w:r>
          </w:p>
        </w:tc>
        <w:tc>
          <w:tcPr>
            <w:tcW w:w="2070" w:type="dxa"/>
            <w:shd w:val="clear" w:color="auto" w:fill="EDEDED" w:themeFill="accent3" w:themeFillTint="33"/>
          </w:tcPr>
          <w:p w:rsidRPr="00670B6C" w:rsidR="0037018D" w:rsidP="00984273" w:rsidRDefault="0037018D" w14:paraId="3822F1AA" w14:textId="77777777">
            <w:pPr>
              <w:pStyle w:val="NoSpacing"/>
              <w:spacing w:line="276" w:lineRule="auto"/>
              <w:ind w:left="0" w:firstLine="0"/>
              <w:rPr>
                <w:b/>
                <w:bCs/>
                <w:sz w:val="20"/>
              </w:rPr>
            </w:pPr>
            <w:r w:rsidRPr="00670B6C">
              <w:rPr>
                <w:b/>
                <w:bCs/>
                <w:sz w:val="20"/>
              </w:rPr>
              <w:t>Ending point of the exposure window</w:t>
            </w:r>
          </w:p>
        </w:tc>
        <w:tc>
          <w:tcPr>
            <w:tcW w:w="2721" w:type="dxa"/>
            <w:shd w:val="clear" w:color="auto" w:fill="EDEDED" w:themeFill="accent3" w:themeFillTint="33"/>
          </w:tcPr>
          <w:p w:rsidRPr="00670B6C" w:rsidR="0037018D" w:rsidP="00984273" w:rsidRDefault="0037018D" w14:paraId="2F9DD5A9" w14:textId="308512BB">
            <w:pPr>
              <w:pStyle w:val="NoSpacing"/>
              <w:spacing w:line="276" w:lineRule="auto"/>
              <w:ind w:left="0" w:firstLine="0"/>
              <w:rPr>
                <w:b/>
                <w:bCs/>
                <w:sz w:val="20"/>
              </w:rPr>
            </w:pPr>
            <w:r>
              <w:rPr>
                <w:b/>
                <w:bCs/>
                <w:sz w:val="20"/>
              </w:rPr>
              <w:t>Outcome investigated</w:t>
            </w:r>
            <w:r w:rsidR="00746273">
              <w:rPr>
                <w:b/>
                <w:bCs/>
                <w:sz w:val="20"/>
              </w:rPr>
              <w:t>**</w:t>
            </w:r>
          </w:p>
        </w:tc>
      </w:tr>
      <w:tr w:rsidRPr="00A924B9" w:rsidR="0037018D" w:rsidTr="0037018D" w14:paraId="011D4CBE" w14:textId="77777777">
        <w:tc>
          <w:tcPr>
            <w:tcW w:w="2070" w:type="dxa"/>
          </w:tcPr>
          <w:p w:rsidRPr="00670B6C" w:rsidR="0037018D" w:rsidP="00984273" w:rsidRDefault="0037018D" w14:paraId="0B53D428" w14:textId="77777777">
            <w:pPr>
              <w:pStyle w:val="NoSpacing"/>
              <w:spacing w:line="276" w:lineRule="auto"/>
              <w:ind w:left="0" w:firstLine="0"/>
              <w:rPr>
                <w:sz w:val="20"/>
              </w:rPr>
            </w:pPr>
            <w:r>
              <w:rPr>
                <w:sz w:val="20"/>
              </w:rPr>
              <w:t xml:space="preserve">Ever in </w:t>
            </w:r>
            <w:r w:rsidRPr="00670B6C">
              <w:rPr>
                <w:sz w:val="20"/>
              </w:rPr>
              <w:t>pregnancy</w:t>
            </w:r>
          </w:p>
        </w:tc>
        <w:tc>
          <w:tcPr>
            <w:tcW w:w="2160" w:type="dxa"/>
          </w:tcPr>
          <w:p w:rsidRPr="00670B6C" w:rsidR="0037018D" w:rsidP="00984273" w:rsidRDefault="00674C4A" w14:paraId="29FEC8E4" w14:textId="02E7217D">
            <w:pPr>
              <w:pStyle w:val="NoSpacing"/>
              <w:spacing w:line="276" w:lineRule="auto"/>
              <w:ind w:left="0" w:firstLine="0"/>
              <w:rPr>
                <w:sz w:val="20"/>
              </w:rPr>
            </w:pPr>
            <w:r w:rsidRPr="00670B6C">
              <w:rPr>
                <w:sz w:val="20"/>
              </w:rPr>
              <w:t xml:space="preserve">LMP date </w:t>
            </w:r>
          </w:p>
        </w:tc>
        <w:tc>
          <w:tcPr>
            <w:tcW w:w="2070" w:type="dxa"/>
          </w:tcPr>
          <w:p w:rsidRPr="00670B6C" w:rsidR="0037018D" w:rsidP="00897978" w:rsidRDefault="0037018D" w14:paraId="2E6D9BCF" w14:textId="18F71635">
            <w:pPr>
              <w:pStyle w:val="NoSpacing"/>
              <w:spacing w:line="276" w:lineRule="auto"/>
              <w:ind w:left="0" w:firstLine="0"/>
              <w:rPr>
                <w:sz w:val="20"/>
              </w:rPr>
            </w:pPr>
            <w:r w:rsidRPr="00670B6C">
              <w:rPr>
                <w:sz w:val="20"/>
              </w:rPr>
              <w:t>Delivery date</w:t>
            </w:r>
            <w:r w:rsidR="00897978">
              <w:rPr>
                <w:sz w:val="20"/>
              </w:rPr>
              <w:t xml:space="preserve"> </w:t>
            </w:r>
          </w:p>
        </w:tc>
        <w:tc>
          <w:tcPr>
            <w:tcW w:w="2721" w:type="dxa"/>
          </w:tcPr>
          <w:p w:rsidRPr="00670B6C" w:rsidR="0037018D" w:rsidP="00277483" w:rsidRDefault="0037018D" w14:paraId="3DFF2AE4" w14:textId="302C9566">
            <w:pPr>
              <w:pStyle w:val="NoSpacing"/>
              <w:spacing w:line="276" w:lineRule="auto"/>
              <w:ind w:left="0" w:firstLine="0"/>
              <w:rPr>
                <w:sz w:val="20"/>
              </w:rPr>
            </w:pPr>
            <w:r>
              <w:rPr>
                <w:sz w:val="20"/>
              </w:rPr>
              <w:t>P</w:t>
            </w:r>
            <w:r w:rsidRPr="00256AF9">
              <w:rPr>
                <w:sz w:val="20"/>
              </w:rPr>
              <w:t xml:space="preserve">reterm birth, low birth weight, and </w:t>
            </w:r>
            <w:r w:rsidR="00A85561">
              <w:rPr>
                <w:sz w:val="20"/>
              </w:rPr>
              <w:t>small for gestational age</w:t>
            </w:r>
          </w:p>
        </w:tc>
      </w:tr>
      <w:tr w:rsidRPr="00A924B9" w:rsidR="0037018D" w:rsidTr="0037018D" w14:paraId="29066A02" w14:textId="77777777">
        <w:tc>
          <w:tcPr>
            <w:tcW w:w="2070" w:type="dxa"/>
          </w:tcPr>
          <w:p w:rsidRPr="00670B6C" w:rsidR="0037018D" w:rsidP="00984273" w:rsidRDefault="0037018D" w14:paraId="5C15B551" w14:textId="77777777">
            <w:pPr>
              <w:pStyle w:val="NoSpacing"/>
              <w:spacing w:line="276" w:lineRule="auto"/>
              <w:ind w:left="0" w:firstLine="0"/>
              <w:rPr>
                <w:sz w:val="20"/>
              </w:rPr>
            </w:pPr>
            <w:r w:rsidRPr="00670B6C">
              <w:rPr>
                <w:sz w:val="20"/>
              </w:rPr>
              <w:t xml:space="preserve">First trimester </w:t>
            </w:r>
          </w:p>
        </w:tc>
        <w:tc>
          <w:tcPr>
            <w:tcW w:w="2160" w:type="dxa"/>
          </w:tcPr>
          <w:p w:rsidRPr="00670B6C" w:rsidR="0037018D" w:rsidP="00984273" w:rsidRDefault="0037018D" w14:paraId="47D9C948" w14:textId="77777777">
            <w:pPr>
              <w:pStyle w:val="NoSpacing"/>
              <w:spacing w:line="276" w:lineRule="auto"/>
              <w:ind w:left="0" w:firstLine="0"/>
              <w:rPr>
                <w:sz w:val="20"/>
              </w:rPr>
            </w:pPr>
            <w:r w:rsidRPr="00670B6C">
              <w:rPr>
                <w:sz w:val="20"/>
              </w:rPr>
              <w:t xml:space="preserve">LMP date </w:t>
            </w:r>
          </w:p>
        </w:tc>
        <w:tc>
          <w:tcPr>
            <w:tcW w:w="2070" w:type="dxa"/>
          </w:tcPr>
          <w:p w:rsidRPr="00670B6C" w:rsidR="0037018D" w:rsidP="00984273" w:rsidRDefault="0037018D" w14:paraId="090BA0D5" w14:textId="77777777">
            <w:pPr>
              <w:pStyle w:val="NoSpacing"/>
              <w:spacing w:line="276" w:lineRule="auto"/>
              <w:ind w:left="0" w:firstLine="0"/>
              <w:rPr>
                <w:sz w:val="20"/>
              </w:rPr>
            </w:pPr>
            <w:r w:rsidRPr="00670B6C">
              <w:rPr>
                <w:sz w:val="20"/>
              </w:rPr>
              <w:t>LMP date + 97 days*</w:t>
            </w:r>
          </w:p>
        </w:tc>
        <w:tc>
          <w:tcPr>
            <w:tcW w:w="2721" w:type="dxa"/>
          </w:tcPr>
          <w:p w:rsidRPr="0037018D" w:rsidR="0037018D" w:rsidP="00984273" w:rsidRDefault="0037018D" w14:paraId="1E25BE68" w14:textId="0C24CED2">
            <w:pPr>
              <w:pStyle w:val="NoSpacing"/>
              <w:spacing w:line="276" w:lineRule="auto"/>
              <w:ind w:left="0" w:firstLine="0"/>
              <w:rPr>
                <w:sz w:val="20"/>
                <w:lang w:val="en-US"/>
              </w:rPr>
            </w:pPr>
            <w:r>
              <w:rPr>
                <w:sz w:val="20"/>
              </w:rPr>
              <w:t>C</w:t>
            </w:r>
            <w:r w:rsidRPr="00256AF9">
              <w:rPr>
                <w:sz w:val="20"/>
              </w:rPr>
              <w:t>ongenit</w:t>
            </w:r>
            <w:r>
              <w:rPr>
                <w:sz w:val="20"/>
              </w:rPr>
              <w:t xml:space="preserve">al anomalies in the offspring, </w:t>
            </w:r>
            <w:r w:rsidRPr="00256AF9">
              <w:rPr>
                <w:sz w:val="20"/>
              </w:rPr>
              <w:t>non-live birth</w:t>
            </w:r>
            <w:r>
              <w:rPr>
                <w:sz w:val="20"/>
              </w:rPr>
              <w:t>, p</w:t>
            </w:r>
            <w:r w:rsidRPr="00256AF9">
              <w:rPr>
                <w:sz w:val="20"/>
              </w:rPr>
              <w:t>reterm birth, low birth weight,</w:t>
            </w:r>
            <w:r>
              <w:rPr>
                <w:sz w:val="20"/>
              </w:rPr>
              <w:t xml:space="preserve"> </w:t>
            </w:r>
            <w:r w:rsidR="00A85561">
              <w:rPr>
                <w:sz w:val="20"/>
              </w:rPr>
              <w:t>small for gestational age</w:t>
            </w:r>
            <w:r w:rsidR="00D65515">
              <w:rPr>
                <w:sz w:val="20"/>
              </w:rPr>
              <w:t xml:space="preserve">, </w:t>
            </w:r>
            <w:r w:rsidRPr="00D65515">
              <w:rPr>
                <w:sz w:val="20"/>
                <w:lang w:val="en-US"/>
              </w:rPr>
              <w:t>gestational diabetes mellitus</w:t>
            </w:r>
          </w:p>
        </w:tc>
      </w:tr>
      <w:tr w:rsidRPr="00A924B9" w:rsidR="0037018D" w:rsidTr="0037018D" w14:paraId="6E6BEE7C" w14:textId="77777777">
        <w:tc>
          <w:tcPr>
            <w:tcW w:w="2070" w:type="dxa"/>
          </w:tcPr>
          <w:p w:rsidRPr="00670B6C" w:rsidR="0037018D" w:rsidP="00984273" w:rsidRDefault="0037018D" w14:paraId="761D9A7A" w14:textId="77777777">
            <w:pPr>
              <w:pStyle w:val="NoSpacing"/>
              <w:spacing w:line="276" w:lineRule="auto"/>
              <w:ind w:left="0" w:firstLine="0"/>
              <w:rPr>
                <w:sz w:val="20"/>
              </w:rPr>
            </w:pPr>
            <w:r w:rsidRPr="00670B6C">
              <w:rPr>
                <w:sz w:val="20"/>
              </w:rPr>
              <w:t xml:space="preserve">Second trimester </w:t>
            </w:r>
          </w:p>
        </w:tc>
        <w:tc>
          <w:tcPr>
            <w:tcW w:w="2160" w:type="dxa"/>
          </w:tcPr>
          <w:p w:rsidRPr="00670B6C" w:rsidR="0037018D" w:rsidP="00984273" w:rsidRDefault="0037018D" w14:paraId="68BC2CA9" w14:textId="77777777">
            <w:pPr>
              <w:pStyle w:val="NoSpacing"/>
              <w:spacing w:line="276" w:lineRule="auto"/>
              <w:ind w:left="0" w:firstLine="0"/>
              <w:rPr>
                <w:sz w:val="20"/>
              </w:rPr>
            </w:pPr>
            <w:r w:rsidRPr="00670B6C">
              <w:rPr>
                <w:sz w:val="20"/>
              </w:rPr>
              <w:t>LMP date + 98 days</w:t>
            </w:r>
          </w:p>
        </w:tc>
        <w:tc>
          <w:tcPr>
            <w:tcW w:w="2070" w:type="dxa"/>
          </w:tcPr>
          <w:p w:rsidRPr="00670B6C" w:rsidR="0037018D" w:rsidP="00984273" w:rsidRDefault="0037018D" w14:paraId="160A306E" w14:textId="77777777">
            <w:pPr>
              <w:pStyle w:val="NoSpacing"/>
              <w:spacing w:line="276" w:lineRule="auto"/>
              <w:ind w:left="0" w:firstLine="0"/>
              <w:rPr>
                <w:sz w:val="20"/>
              </w:rPr>
            </w:pPr>
            <w:r w:rsidRPr="00670B6C">
              <w:rPr>
                <w:sz w:val="20"/>
              </w:rPr>
              <w:t>LMP date + 195 days*</w:t>
            </w:r>
          </w:p>
        </w:tc>
        <w:tc>
          <w:tcPr>
            <w:tcW w:w="2721" w:type="dxa"/>
          </w:tcPr>
          <w:p w:rsidRPr="00670B6C" w:rsidR="0037018D" w:rsidP="00277483" w:rsidRDefault="0037018D" w14:paraId="1FF0A80E" w14:textId="637F3664">
            <w:pPr>
              <w:pStyle w:val="NoSpacing"/>
              <w:spacing w:line="276" w:lineRule="auto"/>
              <w:ind w:left="0" w:firstLine="0"/>
              <w:rPr>
                <w:sz w:val="20"/>
              </w:rPr>
            </w:pPr>
            <w:r>
              <w:rPr>
                <w:sz w:val="20"/>
              </w:rPr>
              <w:t>P</w:t>
            </w:r>
            <w:r w:rsidRPr="00256AF9">
              <w:rPr>
                <w:sz w:val="20"/>
              </w:rPr>
              <w:t xml:space="preserve">reterm birth, low birth weight, </w:t>
            </w:r>
            <w:r w:rsidR="0089031A">
              <w:rPr>
                <w:sz w:val="20"/>
              </w:rPr>
              <w:t>sma</w:t>
            </w:r>
            <w:r w:rsidR="00277483">
              <w:rPr>
                <w:sz w:val="20"/>
              </w:rPr>
              <w:t>ll for gestational age</w:t>
            </w:r>
          </w:p>
        </w:tc>
      </w:tr>
      <w:tr w:rsidRPr="00A924B9" w:rsidR="0037018D" w:rsidTr="0037018D" w14:paraId="2B5FEBF2" w14:textId="77777777">
        <w:tc>
          <w:tcPr>
            <w:tcW w:w="2070" w:type="dxa"/>
          </w:tcPr>
          <w:p w:rsidRPr="00670B6C" w:rsidR="0037018D" w:rsidP="00984273" w:rsidRDefault="0037018D" w14:paraId="3DA8FD3D" w14:textId="77777777">
            <w:pPr>
              <w:pStyle w:val="NoSpacing"/>
              <w:spacing w:line="276" w:lineRule="auto"/>
              <w:ind w:left="0" w:firstLine="0"/>
              <w:rPr>
                <w:sz w:val="20"/>
              </w:rPr>
            </w:pPr>
            <w:r w:rsidRPr="00670B6C">
              <w:rPr>
                <w:sz w:val="20"/>
              </w:rPr>
              <w:t xml:space="preserve">Third trimester </w:t>
            </w:r>
          </w:p>
        </w:tc>
        <w:tc>
          <w:tcPr>
            <w:tcW w:w="2160" w:type="dxa"/>
          </w:tcPr>
          <w:p w:rsidRPr="00670B6C" w:rsidR="0037018D" w:rsidP="00984273" w:rsidRDefault="0037018D" w14:paraId="1707E01C" w14:textId="77777777">
            <w:pPr>
              <w:pStyle w:val="NoSpacing"/>
              <w:spacing w:line="276" w:lineRule="auto"/>
              <w:ind w:left="0" w:firstLine="0"/>
              <w:rPr>
                <w:sz w:val="20"/>
              </w:rPr>
            </w:pPr>
            <w:r w:rsidRPr="00670B6C">
              <w:rPr>
                <w:sz w:val="20"/>
              </w:rPr>
              <w:t>LMP date + 196 days</w:t>
            </w:r>
          </w:p>
        </w:tc>
        <w:tc>
          <w:tcPr>
            <w:tcW w:w="2070" w:type="dxa"/>
          </w:tcPr>
          <w:p w:rsidRPr="00670B6C" w:rsidR="0037018D" w:rsidP="00984273" w:rsidRDefault="0037018D" w14:paraId="242D4892" w14:textId="77777777">
            <w:pPr>
              <w:pStyle w:val="NoSpacing"/>
              <w:spacing w:line="276" w:lineRule="auto"/>
              <w:ind w:left="0" w:firstLine="0"/>
              <w:rPr>
                <w:sz w:val="20"/>
              </w:rPr>
            </w:pPr>
            <w:r w:rsidRPr="00670B6C">
              <w:rPr>
                <w:sz w:val="20"/>
              </w:rPr>
              <w:t>Delivery date</w:t>
            </w:r>
          </w:p>
        </w:tc>
        <w:tc>
          <w:tcPr>
            <w:tcW w:w="2721" w:type="dxa"/>
          </w:tcPr>
          <w:p w:rsidRPr="00670B6C" w:rsidR="0037018D" w:rsidP="00984273" w:rsidRDefault="0037018D" w14:paraId="7845DDEE" w14:textId="2911DDFB">
            <w:pPr>
              <w:pStyle w:val="NoSpacing"/>
              <w:spacing w:line="276" w:lineRule="auto"/>
              <w:ind w:left="0" w:firstLine="0"/>
              <w:rPr>
                <w:sz w:val="20"/>
              </w:rPr>
            </w:pPr>
            <w:r>
              <w:rPr>
                <w:sz w:val="20"/>
              </w:rPr>
              <w:t>P</w:t>
            </w:r>
            <w:r w:rsidRPr="00256AF9">
              <w:rPr>
                <w:sz w:val="20"/>
              </w:rPr>
              <w:t xml:space="preserve">reterm birth, low birth weight, </w:t>
            </w:r>
            <w:r w:rsidR="00A85561">
              <w:rPr>
                <w:sz w:val="20"/>
              </w:rPr>
              <w:t xml:space="preserve">small for gestational </w:t>
            </w:r>
            <w:r w:rsidR="00A85561">
              <w:rPr>
                <w:sz w:val="20"/>
              </w:rPr>
              <w:lastRenderedPageBreak/>
              <w:t>age</w:t>
            </w:r>
          </w:p>
        </w:tc>
      </w:tr>
      <w:tr w:rsidRPr="004D33B6" w:rsidR="0037018D" w:rsidTr="0037018D" w14:paraId="228B55E6" w14:textId="77777777">
        <w:tc>
          <w:tcPr>
            <w:tcW w:w="2070" w:type="dxa"/>
          </w:tcPr>
          <w:p w:rsidRPr="00670B6C" w:rsidR="0037018D" w:rsidP="00984273" w:rsidRDefault="0037018D" w14:paraId="19EB7FC1" w14:textId="411A63CD">
            <w:pPr>
              <w:pStyle w:val="NoSpacing"/>
              <w:spacing w:line="276" w:lineRule="auto"/>
              <w:ind w:left="0" w:firstLine="0"/>
              <w:rPr>
                <w:sz w:val="20"/>
              </w:rPr>
            </w:pPr>
            <w:r>
              <w:rPr>
                <w:sz w:val="20"/>
              </w:rPr>
              <w:lastRenderedPageBreak/>
              <w:t xml:space="preserve">Gestation week 0-20 </w:t>
            </w:r>
          </w:p>
        </w:tc>
        <w:tc>
          <w:tcPr>
            <w:tcW w:w="2160" w:type="dxa"/>
          </w:tcPr>
          <w:p w:rsidRPr="00670B6C" w:rsidR="0037018D" w:rsidP="00984273" w:rsidRDefault="0037018D" w14:paraId="7A90C49C" w14:textId="77777777">
            <w:pPr>
              <w:pStyle w:val="NoSpacing"/>
              <w:spacing w:line="276" w:lineRule="auto"/>
              <w:ind w:left="0" w:firstLine="0"/>
              <w:rPr>
                <w:sz w:val="20"/>
              </w:rPr>
            </w:pPr>
            <w:r>
              <w:rPr>
                <w:sz w:val="20"/>
              </w:rPr>
              <w:t xml:space="preserve">LMP date </w:t>
            </w:r>
          </w:p>
        </w:tc>
        <w:tc>
          <w:tcPr>
            <w:tcW w:w="2070" w:type="dxa"/>
          </w:tcPr>
          <w:p w:rsidRPr="00670B6C" w:rsidR="0037018D" w:rsidP="00984273" w:rsidRDefault="0037018D" w14:paraId="1ED3890A" w14:textId="4EA3D93D">
            <w:pPr>
              <w:pStyle w:val="NoSpacing"/>
              <w:spacing w:line="276" w:lineRule="auto"/>
              <w:ind w:left="0" w:firstLine="0"/>
              <w:rPr>
                <w:sz w:val="20"/>
              </w:rPr>
            </w:pPr>
            <w:r>
              <w:rPr>
                <w:sz w:val="20"/>
              </w:rPr>
              <w:t>LMP date + 140 days</w:t>
            </w:r>
            <w:r w:rsidRPr="00670B6C" w:rsidR="00337BED">
              <w:rPr>
                <w:sz w:val="20"/>
              </w:rPr>
              <w:t>*</w:t>
            </w:r>
          </w:p>
        </w:tc>
        <w:tc>
          <w:tcPr>
            <w:tcW w:w="2721" w:type="dxa"/>
          </w:tcPr>
          <w:p w:rsidRPr="00256AF9" w:rsidR="0037018D" w:rsidP="00984273" w:rsidRDefault="003B5558" w14:paraId="343CFB8E" w14:textId="4D62C529">
            <w:pPr>
              <w:pStyle w:val="NoSpacing"/>
              <w:spacing w:line="276" w:lineRule="auto"/>
              <w:ind w:left="0" w:firstLine="0"/>
              <w:jc w:val="left"/>
              <w:rPr>
                <w:sz w:val="20"/>
                <w:lang w:val="nb-NO"/>
              </w:rPr>
            </w:pPr>
            <w:proofErr w:type="spellStart"/>
            <w:r>
              <w:rPr>
                <w:sz w:val="20"/>
                <w:lang w:val="nb-NO"/>
              </w:rPr>
              <w:t>Preeclampsia</w:t>
            </w:r>
            <w:proofErr w:type="spellEnd"/>
          </w:p>
        </w:tc>
      </w:tr>
    </w:tbl>
    <w:p w:rsidR="0037018D" w:rsidP="00984273" w:rsidRDefault="0037018D" w14:paraId="566B0DD4" w14:textId="77777777">
      <w:pPr>
        <w:spacing w:line="276" w:lineRule="auto"/>
        <w:ind w:left="0" w:firstLine="0"/>
        <w:rPr>
          <w:sz w:val="20"/>
        </w:rPr>
      </w:pPr>
      <w:r w:rsidRPr="00A924B9">
        <w:rPr>
          <w:sz w:val="20"/>
        </w:rPr>
        <w:t>LMP=Last menstrual period. The time spans for the trimesters are according to the ACOG definition.</w:t>
      </w:r>
      <w:r>
        <w:rPr>
          <w:sz w:val="20"/>
        </w:rPr>
        <w:t xml:space="preserve"> </w:t>
      </w:r>
    </w:p>
    <w:p w:rsidRPr="00A924B9" w:rsidR="00D65515" w:rsidP="2804FA4B" w:rsidRDefault="0037018D" w14:paraId="18C1431D" w14:textId="5A38D56E">
      <w:pPr>
        <w:spacing w:line="276" w:lineRule="auto"/>
        <w:ind w:left="0" w:firstLine="0"/>
        <w:rPr>
          <w:sz w:val="20"/>
          <w:szCs w:val="20"/>
        </w:rPr>
      </w:pPr>
      <w:r w:rsidRPr="2804FA4B" w:rsidR="0037018D">
        <w:rPr>
          <w:sz w:val="20"/>
          <w:szCs w:val="20"/>
        </w:rPr>
        <w:t xml:space="preserve">*If a pregnancy ends in </w:t>
      </w:r>
      <w:ins w:author="Vera Ruth Mitter" w:date="2022-11-24T08:49:00.502Z" w:id="563997334">
        <w:r w:rsidRPr="2804FA4B" w:rsidR="1029B45D">
          <w:rPr>
            <w:sz w:val="20"/>
            <w:szCs w:val="20"/>
          </w:rPr>
          <w:t xml:space="preserve">a </w:t>
        </w:r>
      </w:ins>
      <w:r w:rsidRPr="2804FA4B" w:rsidR="0037018D">
        <w:rPr>
          <w:sz w:val="20"/>
          <w:szCs w:val="20"/>
        </w:rPr>
        <w:t>miscarriage or stillbirth and therefore does not reach the second or third trimester, the corresponding date of delivery will apply.</w:t>
      </w:r>
      <w:r w:rsidRPr="2804FA4B" w:rsidR="0037018D">
        <w:rPr>
          <w:sz w:val="20"/>
          <w:szCs w:val="20"/>
        </w:rPr>
        <w:t xml:space="preserve"> </w:t>
      </w:r>
      <w:r w:rsidRPr="2804FA4B" w:rsidR="00D65515">
        <w:rPr>
          <w:sz w:val="20"/>
          <w:szCs w:val="20"/>
        </w:rPr>
        <w:t xml:space="preserve">**For the </w:t>
      </w:r>
      <w:r w:rsidRPr="2804FA4B" w:rsidR="00746273">
        <w:rPr>
          <w:sz w:val="20"/>
          <w:szCs w:val="20"/>
        </w:rPr>
        <w:t>outcomes pr</w:t>
      </w:r>
      <w:r w:rsidRPr="2804FA4B" w:rsidR="00746273">
        <w:rPr>
          <w:sz w:val="20"/>
          <w:szCs w:val="20"/>
        </w:rPr>
        <w:t xml:space="preserve">eterm birth, low birth weight, </w:t>
      </w:r>
      <w:r w:rsidRPr="2804FA4B" w:rsidR="0089031A">
        <w:rPr>
          <w:sz w:val="20"/>
          <w:szCs w:val="20"/>
        </w:rPr>
        <w:t>small for gestational age</w:t>
      </w:r>
      <w:r w:rsidRPr="2804FA4B" w:rsidR="00746273">
        <w:rPr>
          <w:sz w:val="20"/>
          <w:szCs w:val="20"/>
        </w:rPr>
        <w:t xml:space="preserve">, the window of exposure </w:t>
      </w:r>
      <w:proofErr w:type="gramStart"/>
      <w:r w:rsidRPr="2804FA4B" w:rsidR="00746273">
        <w:rPr>
          <w:sz w:val="20"/>
          <w:szCs w:val="20"/>
        </w:rPr>
        <w:t>has to</w:t>
      </w:r>
      <w:proofErr w:type="gramEnd"/>
      <w:r w:rsidRPr="2804FA4B" w:rsidR="00746273">
        <w:rPr>
          <w:sz w:val="20"/>
          <w:szCs w:val="20"/>
        </w:rPr>
        <w:t xml:space="preserve"> proceed the outcome onset, and so the exposure window may be shifted accordingly. </w:t>
      </w:r>
    </w:p>
    <w:p w:rsidRPr="008404E5" w:rsidR="008404E5" w:rsidP="00984273" w:rsidRDefault="008404E5" w14:paraId="45F451AA" w14:textId="609A1D7A">
      <w:pPr>
        <w:spacing w:before="120" w:line="276" w:lineRule="auto"/>
        <w:ind w:left="0" w:firstLine="0"/>
        <w:rPr>
          <w:u w:val="single"/>
        </w:rPr>
      </w:pPr>
      <w:r>
        <w:rPr>
          <w:u w:val="single"/>
        </w:rPr>
        <w:t xml:space="preserve">Secondary </w:t>
      </w:r>
      <w:proofErr w:type="spellStart"/>
      <w:r>
        <w:rPr>
          <w:u w:val="single"/>
        </w:rPr>
        <w:t>t</w:t>
      </w:r>
      <w:r w:rsidRPr="008404E5">
        <w:rPr>
          <w:u w:val="single"/>
        </w:rPr>
        <w:t>riptan</w:t>
      </w:r>
      <w:proofErr w:type="spellEnd"/>
      <w:r w:rsidRPr="008404E5">
        <w:rPr>
          <w:u w:val="single"/>
        </w:rPr>
        <w:t xml:space="preserve"> exposure classification</w:t>
      </w:r>
      <w:r>
        <w:rPr>
          <w:u w:val="single"/>
        </w:rPr>
        <w:t>s</w:t>
      </w:r>
    </w:p>
    <w:p w:rsidR="008D0661" w:rsidP="00984273" w:rsidRDefault="0086471C" w14:paraId="1A73B056" w14:textId="31332B5E">
      <w:pPr>
        <w:spacing w:line="276" w:lineRule="auto"/>
        <w:ind w:left="0" w:firstLine="0"/>
      </w:pPr>
      <w:r w:rsidRPr="008404E5" w:rsidR="0086471C">
        <w:rPr>
          <w:spacing w:val="-2"/>
        </w:rPr>
        <w:t xml:space="preserve">Table 4 shows prescription information available in each data source, including </w:t>
      </w:r>
      <w:r w:rsidR="0086471C">
        <w:rPr>
          <w:spacing w:val="-2"/>
        </w:rPr>
        <w:t xml:space="preserve">dosage </w:t>
      </w:r>
      <w:r w:rsidRPr="008404E5" w:rsidR="0086471C">
        <w:rPr>
          <w:spacing w:val="-2"/>
        </w:rPr>
        <w:t>units</w:t>
      </w:r>
      <w:r w:rsidRPr="008D0661" w:rsidR="0086471C">
        <w:rPr>
          <w:spacing w:val="-2"/>
        </w:rPr>
        <w:t xml:space="preserve"> </w:t>
      </w:r>
      <w:r w:rsidR="0086471C">
        <w:rPr>
          <w:spacing w:val="-2"/>
        </w:rPr>
        <w:t xml:space="preserve">and/or </w:t>
      </w:r>
      <w:r w:rsidRPr="008404E5" w:rsidR="0086471C">
        <w:rPr>
          <w:spacing w:val="-2"/>
        </w:rPr>
        <w:t xml:space="preserve">DDDs. </w:t>
      </w:r>
      <w:r w:rsidRPr="008404E5" w:rsidR="00AF4FBD">
        <w:rPr>
          <w:spacing w:val="-2"/>
        </w:rPr>
        <w:t xml:space="preserve">Extended use of </w:t>
      </w:r>
      <w:r w:rsidRPr="008404E5" w:rsidR="00AF4FBD">
        <w:rPr>
          <w:spacing w:val="-2"/>
        </w:rPr>
        <w:t>triptans</w:t>
      </w:r>
      <w:r w:rsidRPr="008404E5" w:rsidR="00AF4FBD">
        <w:rPr>
          <w:spacing w:val="-2"/>
        </w:rPr>
        <w:t xml:space="preserve"> (</w:t>
      </w:r>
      <w:proofErr w:type="gramStart"/>
      <w:r w:rsidRPr="008404E5" w:rsidR="00AF4FBD">
        <w:rPr>
          <w:spacing w:val="-2"/>
        </w:rPr>
        <w:t xml:space="preserve">i.e.</w:t>
      </w:r>
      <w:proofErr w:type="gramEnd"/>
      <w:r w:rsidRPr="008404E5" w:rsidR="00AF4FBD">
        <w:rPr>
          <w:spacing w:val="-2"/>
        </w:rPr>
        <w:t xml:space="preserve"> headache medication overuse</w:t>
      </w:r>
      <w:r w:rsidR="0086471C">
        <w:rPr>
          <w:spacing w:val="-2"/>
        </w:rPr>
        <w:t>, defined as yes vs. no</w:t>
      </w:r>
      <w:r w:rsidRPr="008404E5" w:rsidR="00AF4FBD">
        <w:rPr>
          <w:spacing w:val="-2"/>
        </w:rPr>
        <w:t>) is defined as</w:t>
      </w:r>
      <w:r w:rsidR="008D0661">
        <w:rPr>
          <w:spacing w:val="-2"/>
        </w:rPr>
        <w:t xml:space="preserve"> &gt;</w:t>
      </w:r>
      <w:r w:rsidRPr="007B07E6" w:rsidR="008D0661">
        <w:rPr>
          <w:spacing w:val="-2"/>
        </w:rPr>
        <w:t xml:space="preserve">15 </w:t>
      </w:r>
      <w:r w:rsidRPr="007B07E6" w:rsidR="00A76B89">
        <w:rPr>
          <w:spacing w:val="-2"/>
        </w:rPr>
        <w:t>DDD</w:t>
      </w:r>
      <w:r w:rsidRPr="007B07E6" w:rsidR="00656707">
        <w:rPr>
          <w:spacing w:val="-2"/>
        </w:rPr>
        <w:t xml:space="preserve"> </w:t>
      </w:r>
      <w:r w:rsidRPr="007B07E6" w:rsidR="00A85561">
        <w:rPr>
          <w:spacing w:val="-2"/>
        </w:rPr>
        <w:t xml:space="preserve">(depending on data source) </w:t>
      </w:r>
      <w:r w:rsidRPr="007B07E6" w:rsidR="00AF4FBD">
        <w:rPr>
          <w:spacing w:val="-2"/>
        </w:rPr>
        <w:t>prescribed/dispensed per any 1 month (1 month = 30 days)</w:t>
      </w:r>
      <w:r w:rsidR="005742E4">
        <w:rPr>
          <w:spacing w:val="-2"/>
        </w:rPr>
        <w:t xml:space="preserve">. This definition applies only to </w:t>
      </w:r>
      <w:r w:rsidR="005742E4">
        <w:rPr>
          <w:spacing w:val="-2"/>
        </w:rPr>
        <w:t>triptan</w:t>
      </w:r>
      <w:r w:rsidR="005742E4">
        <w:rPr>
          <w:spacing w:val="-2"/>
        </w:rPr>
        <w:t>-exposed pregnancies. T</w:t>
      </w:r>
      <w:r w:rsidRPr="007B07E6" w:rsidR="008D0661">
        <w:rPr>
          <w:spacing w:val="-2"/>
        </w:rPr>
        <w:t xml:space="preserve">he </w:t>
      </w:r>
      <w:proofErr w:type="gramStart"/>
      <w:r w:rsidRPr="007B07E6" w:rsidR="008D0661">
        <w:rPr>
          <w:spacing w:val="-2"/>
        </w:rPr>
        <w:t xml:space="preserve">1 month</w:t>
      </w:r>
      <w:proofErr w:type="gramEnd"/>
      <w:r w:rsidRPr="007B07E6" w:rsidR="008D0661">
        <w:rPr>
          <w:spacing w:val="-2"/>
        </w:rPr>
        <w:t xml:space="preserve"> period starts from the day </w:t>
      </w:r>
      <w:r w:rsidR="004E6A4F">
        <w:rPr>
          <w:spacing w:val="-2"/>
        </w:rPr>
        <w:t xml:space="preserve">in which the </w:t>
      </w:r>
      <w:r w:rsidR="004E6A4F">
        <w:rPr>
          <w:spacing w:val="-2"/>
        </w:rPr>
        <w:t>triptan</w:t>
      </w:r>
      <w:r w:rsidR="004E6A4F">
        <w:rPr>
          <w:spacing w:val="-2"/>
        </w:rPr>
        <w:t xml:space="preserve"> is prescribed/dispensed. In case of multiple prescriptions in pregnancy, the 1 </w:t>
      </w:r>
      <w:del w:author="Vera Ruth Mitter" w:date="2022-11-24T08:50:43.664Z" w:id="297002790">
        <w:r w:rsidDel="004E6A4F">
          <w:delText>months</w:delText>
        </w:r>
      </w:del>
      <w:ins w:author="Vera Ruth Mitter" w:date="2022-11-24T08:50:43.664Z" w:id="1119905893">
        <w:r w:rsidR="005369CE">
          <w:rPr>
            <w:spacing w:val="-2"/>
          </w:rPr>
          <w:t>month's</w:t>
        </w:r>
      </w:ins>
      <w:r w:rsidR="004E6A4F">
        <w:rPr>
          <w:spacing w:val="-2"/>
        </w:rPr>
        <w:t xml:space="preserve"> period starts from </w:t>
      </w:r>
      <w:r w:rsidRPr="007B07E6" w:rsidR="008D0661">
        <w:rPr>
          <w:spacing w:val="-2"/>
        </w:rPr>
        <w:t xml:space="preserve">the first </w:t>
      </w:r>
      <w:r w:rsidR="00236A54">
        <w:rPr>
          <w:spacing w:val="-2"/>
        </w:rPr>
        <w:t xml:space="preserve">of every d</w:t>
      </w:r>
      <w:ins w:author="Vera Ruth Mitter" w:date="2022-11-24T08:50:51.024Z" w:id="1958295388">
        <w:r w:rsidR="5B85E159">
          <w:rPr>
            <w:spacing w:val="-2"/>
          </w:rPr>
          <w:t xml:space="preserve">a</w:t>
        </w:r>
      </w:ins>
      <w:r w:rsidR="00236A54">
        <w:rPr>
          <w:spacing w:val="-2"/>
        </w:rPr>
        <w:t xml:space="preserve">y</w:t>
      </w:r>
      <w:del w:author="Vera Ruth Mitter" w:date="2022-11-24T08:50:53.728Z" w:id="48217081">
        <w:r w:rsidDel="00236A54">
          <w:delText>ad</w:delText>
        </w:r>
      </w:del>
      <w:r w:rsidR="00236A54">
        <w:rPr>
          <w:spacing w:val="-2"/>
        </w:rPr>
        <w:t xml:space="preserve"> of </w:t>
      </w:r>
      <w:r w:rsidRPr="007B07E6" w:rsidR="008D0661">
        <w:rPr>
          <w:spacing w:val="-2"/>
        </w:rPr>
        <w:t xml:space="preserve">prescribed/filled </w:t>
      </w:r>
      <w:r w:rsidRPr="007B07E6" w:rsidR="008D0661">
        <w:rPr>
          <w:spacing w:val="-2"/>
        </w:rPr>
        <w:t>triptan</w:t>
      </w:r>
      <w:r w:rsidR="00236A54">
        <w:rPr>
          <w:spacing w:val="-2"/>
        </w:rPr>
        <w:t>s</w:t>
      </w:r>
      <w:r w:rsidRPr="007B07E6" w:rsidR="008D0661">
        <w:rPr>
          <w:spacing w:val="-2"/>
        </w:rPr>
        <w:t xml:space="preserve"> in pregnancy. For instance, if a pregnancy has </w:t>
      </w:r>
      <w:r w:rsidR="00236A54">
        <w:rPr>
          <w:spacing w:val="-2"/>
        </w:rPr>
        <w:t>one</w:t>
      </w:r>
      <w:r w:rsidRPr="007B07E6" w:rsidR="008D0661">
        <w:rPr>
          <w:spacing w:val="-2"/>
        </w:rPr>
        <w:t xml:space="preserve"> filled </w:t>
      </w:r>
      <w:r w:rsidRPr="007B07E6" w:rsidR="008D0661">
        <w:rPr>
          <w:spacing w:val="-2"/>
        </w:rPr>
        <w:t>triptan</w:t>
      </w:r>
      <w:r w:rsidRPr="007B07E6" w:rsidR="008D0661">
        <w:rPr>
          <w:spacing w:val="-2"/>
        </w:rPr>
        <w:t xml:space="preserve"> in day 5 of gestation with 6 dosage units dispensed, and a next filled/prescribed </w:t>
      </w:r>
      <w:r w:rsidRPr="007B07E6" w:rsidR="008D0661">
        <w:rPr>
          <w:spacing w:val="-2"/>
        </w:rPr>
        <w:t>triptan</w:t>
      </w:r>
      <w:r w:rsidRPr="007B07E6" w:rsidR="008D0661">
        <w:rPr>
          <w:spacing w:val="-2"/>
        </w:rPr>
        <w:t xml:space="preserve"> at day </w:t>
      </w:r>
      <w:r w:rsidRPr="007B07E6" w:rsidR="0086471C">
        <w:rPr>
          <w:spacing w:val="-2"/>
        </w:rPr>
        <w:t>21</w:t>
      </w:r>
      <w:r w:rsidRPr="007B07E6" w:rsidR="008D0661">
        <w:rPr>
          <w:spacing w:val="-2"/>
        </w:rPr>
        <w:t xml:space="preserve"> with 12 dosage units dispensed</w:t>
      </w:r>
      <w:r w:rsidRPr="007B07E6" w:rsidR="0086471C">
        <w:rPr>
          <w:spacing w:val="-2"/>
        </w:rPr>
        <w:t xml:space="preserve">, the pregnancy is classified as exposed to extended use of </w:t>
      </w:r>
      <w:r w:rsidRPr="007B07E6" w:rsidR="0086471C">
        <w:rPr>
          <w:spacing w:val="-2"/>
        </w:rPr>
        <w:t>triptan</w:t>
      </w:r>
      <w:r w:rsidRPr="007B07E6" w:rsidR="0086471C">
        <w:rPr>
          <w:spacing w:val="-2"/>
        </w:rPr>
        <w:t xml:space="preserve"> (6+12=18 dosage units within </w:t>
      </w:r>
      <w:r w:rsidRPr="007B07E6" w:rsidR="004906DA">
        <w:rPr>
          <w:spacing w:val="-2"/>
        </w:rPr>
        <w:t>1 month</w:t>
      </w:r>
      <w:r w:rsidRPr="007B07E6" w:rsidR="0086471C">
        <w:rPr>
          <w:spacing w:val="-2"/>
        </w:rPr>
        <w:t xml:space="preserve"> spanning from day 5 to day 35 in gestation)</w:t>
      </w:r>
      <w:r w:rsidRPr="007B07E6" w:rsidR="008D0661">
        <w:rPr>
          <w:spacing w:val="-2"/>
        </w:rPr>
        <w:t>.</w:t>
      </w:r>
      <w:r w:rsidR="008D0661">
        <w:rPr>
          <w:spacing w:val="-2"/>
        </w:rPr>
        <w:t xml:space="preserve"> </w:t>
      </w:r>
    </w:p>
    <w:p w:rsidRPr="007C7B32" w:rsidR="008B26B6" w:rsidP="00984273" w:rsidRDefault="00011A22" w14:paraId="67939E05" w14:textId="6099B2BF">
      <w:pPr>
        <w:spacing w:line="276" w:lineRule="auto"/>
        <w:ind w:left="0" w:firstLine="0"/>
        <w:rPr>
          <w:b/>
          <w:bCs/>
          <w:szCs w:val="20"/>
        </w:rPr>
      </w:pPr>
      <w:r>
        <w:rPr>
          <w:b/>
          <w:bCs/>
          <w:szCs w:val="20"/>
        </w:rPr>
        <w:t>T</w:t>
      </w:r>
      <w:r w:rsidRPr="00E6030C" w:rsidR="007C7B32">
        <w:rPr>
          <w:b/>
          <w:bCs/>
          <w:szCs w:val="20"/>
        </w:rPr>
        <w:t>able 4 – Prescription information available in each data source</w:t>
      </w:r>
    </w:p>
    <w:tbl>
      <w:tblPr>
        <w:tblStyle w:val="TableGridLight1"/>
        <w:tblpPr w:leftFromText="180" w:rightFromText="180" w:vertAnchor="text" w:horzAnchor="margin" w:tblpY="365"/>
        <w:tblW w:w="5000" w:type="pct"/>
        <w:tblLook w:val="04A0" w:firstRow="1" w:lastRow="0" w:firstColumn="1" w:lastColumn="0" w:noHBand="0" w:noVBand="1"/>
      </w:tblPr>
      <w:tblGrid>
        <w:gridCol w:w="2065"/>
        <w:gridCol w:w="1980"/>
        <w:gridCol w:w="4971"/>
      </w:tblGrid>
      <w:tr w:rsidRPr="00670B6C" w:rsidR="00B70074" w:rsidTr="2804FA4B" w14:paraId="18829525" w14:textId="77777777">
        <w:trPr>
          <w:trHeight w:val="256"/>
        </w:trPr>
        <w:tc>
          <w:tcPr>
            <w:tcW w:w="1145" w:type="pct"/>
            <w:shd w:val="clear" w:color="auto" w:fill="EDEDED" w:themeFill="accent3" w:themeFillTint="33"/>
            <w:tcMar/>
          </w:tcPr>
          <w:p w:rsidRPr="007C7B32" w:rsidR="00B70074" w:rsidP="00984273" w:rsidRDefault="00B70074" w14:paraId="761E1D06" w14:textId="77777777">
            <w:pPr>
              <w:spacing w:line="276" w:lineRule="auto"/>
              <w:ind w:left="0" w:firstLine="0"/>
              <w:rPr>
                <w:b/>
                <w:sz w:val="20"/>
              </w:rPr>
            </w:pPr>
            <w:r w:rsidRPr="007C7B32">
              <w:rPr>
                <w:b/>
                <w:sz w:val="20"/>
              </w:rPr>
              <w:t>Data Source</w:t>
            </w:r>
          </w:p>
        </w:tc>
        <w:tc>
          <w:tcPr>
            <w:tcW w:w="1098" w:type="pct"/>
            <w:shd w:val="clear" w:color="auto" w:fill="EDEDED" w:themeFill="accent3" w:themeFillTint="33"/>
            <w:tcMar/>
          </w:tcPr>
          <w:p w:rsidRPr="007C7B32" w:rsidR="00B70074" w:rsidP="00AF101F" w:rsidRDefault="00AF101F" w14:paraId="36C40F29" w14:textId="4D5E039E">
            <w:pPr>
              <w:spacing w:line="276" w:lineRule="auto"/>
              <w:ind w:left="0" w:firstLine="0"/>
              <w:rPr>
                <w:b/>
                <w:sz w:val="20"/>
              </w:rPr>
            </w:pPr>
            <w:commentRangeStart w:id="9"/>
            <w:r>
              <w:rPr>
                <w:b/>
                <w:sz w:val="20"/>
              </w:rPr>
              <w:t>Rx by h</w:t>
            </w:r>
            <w:r w:rsidR="00B70074">
              <w:rPr>
                <w:b/>
                <w:sz w:val="20"/>
              </w:rPr>
              <w:t>ealth care sector covered</w:t>
            </w:r>
            <w:commentRangeEnd w:id="9"/>
            <w:r w:rsidR="00C63AA8">
              <w:rPr>
                <w:rStyle w:val="CommentReference"/>
                <w:lang w:val="en-GB"/>
              </w:rPr>
              <w:commentReference w:id="9"/>
            </w:r>
          </w:p>
        </w:tc>
        <w:tc>
          <w:tcPr>
            <w:tcW w:w="2757" w:type="pct"/>
            <w:shd w:val="clear" w:color="auto" w:fill="EDEDED" w:themeFill="accent3" w:themeFillTint="33"/>
            <w:tcMar/>
          </w:tcPr>
          <w:p w:rsidRPr="007C7B32" w:rsidR="00B70074" w:rsidP="00984273" w:rsidRDefault="00B70074" w14:paraId="7C4C5C6C" w14:textId="787EE27F">
            <w:pPr>
              <w:spacing w:line="276" w:lineRule="auto"/>
              <w:ind w:left="0" w:firstLine="0"/>
              <w:rPr>
                <w:b/>
                <w:sz w:val="20"/>
              </w:rPr>
            </w:pPr>
            <w:r w:rsidRPr="007C7B32">
              <w:rPr>
                <w:b/>
                <w:sz w:val="20"/>
              </w:rPr>
              <w:t>Prescription information available</w:t>
            </w:r>
          </w:p>
        </w:tc>
      </w:tr>
      <w:tr w:rsidRPr="00670B6C" w:rsidR="007A048D" w:rsidTr="2804FA4B" w14:paraId="10B5DDA6" w14:textId="77777777">
        <w:trPr>
          <w:trHeight w:val="269"/>
        </w:trPr>
        <w:tc>
          <w:tcPr>
            <w:tcW w:w="1145" w:type="pct"/>
            <w:tcMar/>
          </w:tcPr>
          <w:p w:rsidRPr="00670B6C" w:rsidR="007A048D" w:rsidP="007A048D" w:rsidRDefault="007A048D" w14:paraId="64A0744C" w14:textId="77777777">
            <w:pPr>
              <w:spacing w:line="276" w:lineRule="auto"/>
              <w:ind w:left="0" w:firstLine="0"/>
              <w:rPr>
                <w:sz w:val="20"/>
              </w:rPr>
            </w:pPr>
            <w:r w:rsidRPr="00670B6C">
              <w:rPr>
                <w:sz w:val="20"/>
              </w:rPr>
              <w:t>Finland</w:t>
            </w:r>
          </w:p>
        </w:tc>
        <w:tc>
          <w:tcPr>
            <w:tcW w:w="1098" w:type="pct"/>
            <w:tcMar/>
          </w:tcPr>
          <w:p w:rsidRPr="00670B6C" w:rsidR="007A048D" w:rsidP="007A048D" w:rsidRDefault="007A048D" w14:paraId="2EAFBA0B" w14:textId="02660F8E">
            <w:pPr>
              <w:spacing w:line="276" w:lineRule="auto"/>
              <w:ind w:left="0" w:firstLine="0"/>
              <w:rPr>
                <w:sz w:val="20"/>
              </w:rPr>
            </w:pPr>
            <w:r w:rsidRPr="0071654A">
              <w:rPr>
                <w:sz w:val="20"/>
              </w:rPr>
              <w:t>Primary care</w:t>
            </w:r>
          </w:p>
        </w:tc>
        <w:tc>
          <w:tcPr>
            <w:tcW w:w="2757" w:type="pct"/>
            <w:tcMar/>
          </w:tcPr>
          <w:p w:rsidRPr="00670B6C" w:rsidR="007A048D" w:rsidP="007A048D" w:rsidRDefault="007A048D" w14:paraId="7A9A68DD" w14:textId="1A865676">
            <w:pPr>
              <w:spacing w:line="276" w:lineRule="auto"/>
              <w:ind w:left="0" w:firstLine="0"/>
              <w:rPr>
                <w:sz w:val="20"/>
              </w:rPr>
            </w:pPr>
            <w:r w:rsidRPr="00670B6C">
              <w:rPr>
                <w:sz w:val="20"/>
              </w:rPr>
              <w:t xml:space="preserve">Dispensation date + </w:t>
            </w:r>
            <w:r w:rsidRPr="00011A22">
              <w:rPr>
                <w:sz w:val="20"/>
              </w:rPr>
              <w:t>number of packages</w:t>
            </w:r>
            <w:r w:rsidRPr="00670B6C">
              <w:rPr>
                <w:sz w:val="20"/>
              </w:rPr>
              <w:t xml:space="preserve"> </w:t>
            </w:r>
          </w:p>
        </w:tc>
      </w:tr>
      <w:tr w:rsidRPr="00670B6C" w:rsidR="007A048D" w:rsidTr="2804FA4B" w14:paraId="03ECD602" w14:textId="77777777">
        <w:trPr>
          <w:trHeight w:val="276"/>
        </w:trPr>
        <w:tc>
          <w:tcPr>
            <w:tcW w:w="1145" w:type="pct"/>
            <w:tcMar/>
          </w:tcPr>
          <w:p w:rsidRPr="00670B6C" w:rsidR="007A048D" w:rsidP="007A048D" w:rsidRDefault="007A048D" w14:paraId="2C04EA6B" w14:textId="77777777">
            <w:pPr>
              <w:spacing w:line="276" w:lineRule="auto"/>
              <w:ind w:left="0" w:firstLine="0"/>
              <w:rPr>
                <w:sz w:val="20"/>
              </w:rPr>
            </w:pPr>
            <w:r w:rsidRPr="00670B6C">
              <w:rPr>
                <w:sz w:val="20"/>
              </w:rPr>
              <w:t>France (Haute Garonne)</w:t>
            </w:r>
          </w:p>
        </w:tc>
        <w:tc>
          <w:tcPr>
            <w:tcW w:w="1098" w:type="pct"/>
            <w:tcMar/>
          </w:tcPr>
          <w:p w:rsidRPr="00670B6C" w:rsidR="007A048D" w:rsidP="007A048D" w:rsidRDefault="007A048D" w14:paraId="411A4A77" w14:textId="206F5EA1">
            <w:pPr>
              <w:spacing w:line="276" w:lineRule="auto"/>
              <w:ind w:left="0" w:firstLine="0"/>
              <w:rPr>
                <w:sz w:val="20"/>
              </w:rPr>
            </w:pPr>
            <w:r w:rsidRPr="0071654A">
              <w:rPr>
                <w:sz w:val="20"/>
              </w:rPr>
              <w:t>Primary care</w:t>
            </w:r>
          </w:p>
        </w:tc>
        <w:tc>
          <w:tcPr>
            <w:tcW w:w="2757" w:type="pct"/>
            <w:tcMar/>
          </w:tcPr>
          <w:p w:rsidRPr="00670B6C" w:rsidR="007A048D" w:rsidP="007A048D" w:rsidRDefault="007A048D" w14:paraId="53A1DECA" w14:textId="26811549">
            <w:pPr>
              <w:spacing w:line="276" w:lineRule="auto"/>
              <w:ind w:left="0" w:firstLine="0"/>
              <w:rPr>
                <w:sz w:val="20"/>
              </w:rPr>
            </w:pPr>
            <w:r w:rsidRPr="00670B6C">
              <w:rPr>
                <w:sz w:val="20"/>
              </w:rPr>
              <w:t xml:space="preserve">Dispensation date + product name (standardized box/unit sizes) </w:t>
            </w:r>
            <w:r>
              <w:rPr>
                <w:sz w:val="20"/>
              </w:rPr>
              <w:t>+ number dispensed packages (since 01.01.2012)</w:t>
            </w:r>
          </w:p>
        </w:tc>
      </w:tr>
      <w:tr w:rsidRPr="00670B6C" w:rsidR="007A048D" w:rsidTr="2804FA4B" w14:paraId="00A2CB23" w14:textId="77777777">
        <w:trPr>
          <w:trHeight w:val="269"/>
          <w:del w:author="Vera Ruth Mitter" w:date="2022-11-24T08:29:17.823Z" w:id="1681953022"/>
        </w:trPr>
        <w:tc>
          <w:tcPr>
            <w:tcW w:w="1145" w:type="pct"/>
            <w:tcMar/>
          </w:tcPr>
          <w:p w:rsidRPr="00670B6C" w:rsidR="007A048D" w:rsidP="007A048D" w:rsidRDefault="007A048D" w14:paraId="2FDAD069" w14:textId="77777777">
            <w:pPr>
              <w:spacing w:line="276" w:lineRule="auto"/>
              <w:ind w:left="0" w:firstLine="0"/>
              <w:rPr>
                <w:sz w:val="20"/>
              </w:rPr>
            </w:pPr>
            <w:r w:rsidRPr="00670B6C">
              <w:rPr>
                <w:sz w:val="20"/>
              </w:rPr>
              <w:t>Germany</w:t>
            </w:r>
          </w:p>
        </w:tc>
        <w:tc>
          <w:tcPr>
            <w:tcW w:w="1098" w:type="pct"/>
            <w:tcMar/>
          </w:tcPr>
          <w:p w:rsidRPr="00670B6C" w:rsidR="007A048D" w:rsidP="007A048D" w:rsidRDefault="007A048D" w14:paraId="3FBA2E1C" w14:textId="6B8E0820">
            <w:pPr>
              <w:spacing w:line="276" w:lineRule="auto"/>
              <w:ind w:left="0" w:firstLine="0"/>
              <w:rPr>
                <w:sz w:val="20"/>
              </w:rPr>
            </w:pPr>
            <w:r w:rsidRPr="0071654A">
              <w:rPr>
                <w:sz w:val="20"/>
              </w:rPr>
              <w:t>Primary care</w:t>
            </w:r>
          </w:p>
        </w:tc>
        <w:tc>
          <w:tcPr>
            <w:tcW w:w="2757" w:type="pct"/>
            <w:tcMar/>
          </w:tcPr>
          <w:p w:rsidRPr="00670B6C" w:rsidR="007A048D" w:rsidP="007A048D" w:rsidRDefault="007A048D" w14:paraId="787A2322" w14:textId="28A792DF">
            <w:pPr>
              <w:spacing w:line="276" w:lineRule="auto"/>
              <w:ind w:left="0" w:firstLine="0"/>
              <w:rPr>
                <w:sz w:val="20"/>
              </w:rPr>
            </w:pPr>
            <w:r w:rsidRPr="00670B6C">
              <w:rPr>
                <w:sz w:val="20"/>
              </w:rPr>
              <w:t xml:space="preserve">Dispensation date + DDD/Number of units/treatment length </w:t>
            </w:r>
          </w:p>
        </w:tc>
      </w:tr>
      <w:tr w:rsidRPr="00670B6C" w:rsidR="007A048D" w:rsidTr="2804FA4B" w14:paraId="02F5C8EA" w14:textId="77777777">
        <w:trPr>
          <w:trHeight w:val="276"/>
        </w:trPr>
        <w:tc>
          <w:tcPr>
            <w:tcW w:w="1145" w:type="pct"/>
            <w:tcMar/>
          </w:tcPr>
          <w:p w:rsidRPr="00F34F29" w:rsidR="007A048D" w:rsidP="007A048D" w:rsidRDefault="007A048D" w14:paraId="0057B3E4" w14:textId="77777777">
            <w:pPr>
              <w:spacing w:line="276" w:lineRule="auto"/>
              <w:ind w:left="0" w:firstLine="0"/>
              <w:rPr>
                <w:color w:val="000000" w:themeColor="text1"/>
                <w:sz w:val="20"/>
              </w:rPr>
            </w:pPr>
            <w:r w:rsidRPr="00F34F29">
              <w:rPr>
                <w:color w:val="000000" w:themeColor="text1"/>
                <w:sz w:val="20"/>
              </w:rPr>
              <w:t>Italy (Emilia Romagna)</w:t>
            </w:r>
          </w:p>
        </w:tc>
        <w:tc>
          <w:tcPr>
            <w:tcW w:w="1098" w:type="pct"/>
            <w:tcMar/>
          </w:tcPr>
          <w:p w:rsidRPr="00670B6C" w:rsidR="007A048D" w:rsidP="007A048D" w:rsidRDefault="007A048D" w14:paraId="43C6A5D1" w14:textId="42DAA8F6">
            <w:pPr>
              <w:spacing w:line="276" w:lineRule="auto"/>
              <w:ind w:left="0" w:firstLine="0"/>
              <w:rPr>
                <w:sz w:val="20"/>
              </w:rPr>
            </w:pPr>
            <w:r w:rsidRPr="0071654A">
              <w:rPr>
                <w:sz w:val="20"/>
              </w:rPr>
              <w:t>Primary care</w:t>
            </w:r>
          </w:p>
        </w:tc>
        <w:tc>
          <w:tcPr>
            <w:tcW w:w="2757" w:type="pct"/>
            <w:shd w:val="clear" w:color="auto" w:fill="auto"/>
            <w:tcMar/>
          </w:tcPr>
          <w:p w:rsidRPr="00422DF9" w:rsidR="007A048D" w:rsidP="007A048D" w:rsidRDefault="007A048D" w14:paraId="3F9CF1D2" w14:textId="6487AB61">
            <w:pPr>
              <w:spacing w:line="276" w:lineRule="auto"/>
              <w:ind w:left="0" w:firstLine="0"/>
              <w:rPr>
                <w:color w:val="FF0000"/>
                <w:sz w:val="20"/>
              </w:rPr>
            </w:pPr>
            <w:r w:rsidRPr="00670B6C">
              <w:rPr>
                <w:sz w:val="20"/>
              </w:rPr>
              <w:t>Dispensation date + number DDDs dispensed</w:t>
            </w:r>
          </w:p>
        </w:tc>
      </w:tr>
      <w:tr w:rsidRPr="00670B6C" w:rsidR="007A048D" w:rsidTr="2804FA4B" w14:paraId="34C2827C" w14:textId="77777777">
        <w:trPr>
          <w:trHeight w:val="276"/>
          <w:del w:author="Vera Ruth Mitter" w:date="2022-11-24T08:29:25.763Z" w:id="660245542"/>
        </w:trPr>
        <w:tc>
          <w:tcPr>
            <w:tcW w:w="1145" w:type="pct"/>
            <w:tcMar/>
          </w:tcPr>
          <w:p w:rsidRPr="00F34F29" w:rsidR="007A048D" w:rsidP="007A048D" w:rsidRDefault="007A048D" w14:paraId="2A2968E3" w14:textId="77777777">
            <w:pPr>
              <w:spacing w:line="276" w:lineRule="auto"/>
              <w:ind w:left="0" w:firstLine="0"/>
              <w:rPr>
                <w:color w:val="000000" w:themeColor="text1"/>
                <w:sz w:val="20"/>
              </w:rPr>
            </w:pPr>
            <w:r w:rsidRPr="00F34F29">
              <w:rPr>
                <w:color w:val="000000" w:themeColor="text1"/>
                <w:sz w:val="20"/>
              </w:rPr>
              <w:t>Italy (Tuscany)</w:t>
            </w:r>
          </w:p>
        </w:tc>
        <w:tc>
          <w:tcPr>
            <w:tcW w:w="1098" w:type="pct"/>
            <w:tcMar/>
          </w:tcPr>
          <w:p w:rsidRPr="00670B6C" w:rsidR="007A048D" w:rsidP="007A048D" w:rsidRDefault="007A048D" w14:paraId="04D8C06D" w14:textId="5990D097">
            <w:pPr>
              <w:spacing w:line="276" w:lineRule="auto"/>
              <w:ind w:left="0" w:firstLine="0"/>
              <w:rPr>
                <w:sz w:val="20"/>
              </w:rPr>
            </w:pPr>
            <w:r w:rsidRPr="0071654A">
              <w:rPr>
                <w:sz w:val="20"/>
              </w:rPr>
              <w:t>Primary care</w:t>
            </w:r>
          </w:p>
        </w:tc>
        <w:tc>
          <w:tcPr>
            <w:tcW w:w="2757" w:type="pct"/>
            <w:shd w:val="clear" w:color="auto" w:fill="auto"/>
            <w:tcMar/>
          </w:tcPr>
          <w:p w:rsidRPr="00AF4FBD" w:rsidR="007A048D" w:rsidP="007A048D" w:rsidRDefault="007A048D" w14:paraId="11A9A8EF" w14:textId="36D42D40">
            <w:pPr>
              <w:spacing w:line="276" w:lineRule="auto"/>
              <w:ind w:left="0" w:firstLine="0"/>
            </w:pPr>
            <w:r w:rsidRPr="00670B6C">
              <w:rPr>
                <w:sz w:val="20"/>
              </w:rPr>
              <w:t>Dispensation date + number DDDs dispensed</w:t>
            </w:r>
            <w:r>
              <w:rPr>
                <w:sz w:val="20"/>
              </w:rPr>
              <w:t xml:space="preserve"> + number of tablets dispensed</w:t>
            </w:r>
          </w:p>
        </w:tc>
      </w:tr>
      <w:tr w:rsidRPr="00670B6C" w:rsidR="00B70074" w:rsidTr="2804FA4B" w14:paraId="6B00168A" w14:textId="77777777">
        <w:trPr>
          <w:trHeight w:val="269"/>
        </w:trPr>
        <w:tc>
          <w:tcPr>
            <w:tcW w:w="1145" w:type="pct"/>
            <w:tcMar/>
          </w:tcPr>
          <w:p w:rsidRPr="00670B6C" w:rsidR="00B70074" w:rsidP="00984273" w:rsidRDefault="00B70074" w14:paraId="2514A897" w14:textId="77777777">
            <w:pPr>
              <w:spacing w:line="276" w:lineRule="auto"/>
              <w:ind w:left="0" w:firstLine="0"/>
              <w:rPr>
                <w:sz w:val="20"/>
              </w:rPr>
            </w:pPr>
            <w:r w:rsidRPr="00670B6C">
              <w:rPr>
                <w:sz w:val="20"/>
              </w:rPr>
              <w:t>Norway</w:t>
            </w:r>
          </w:p>
        </w:tc>
        <w:tc>
          <w:tcPr>
            <w:tcW w:w="1098" w:type="pct"/>
            <w:tcMar/>
          </w:tcPr>
          <w:p w:rsidRPr="00670B6C" w:rsidR="00B70074" w:rsidP="009A4189" w:rsidRDefault="008D2CA4" w14:paraId="59EBD809" w14:textId="6BF85884">
            <w:pPr>
              <w:spacing w:line="276" w:lineRule="auto"/>
              <w:ind w:left="0" w:firstLine="0"/>
              <w:rPr>
                <w:sz w:val="20"/>
              </w:rPr>
            </w:pPr>
            <w:r>
              <w:rPr>
                <w:sz w:val="20"/>
              </w:rPr>
              <w:t>Primary care</w:t>
            </w:r>
          </w:p>
        </w:tc>
        <w:tc>
          <w:tcPr>
            <w:tcW w:w="2757" w:type="pct"/>
            <w:tcMar/>
          </w:tcPr>
          <w:p w:rsidRPr="00670B6C" w:rsidR="00B70074" w:rsidP="00984273" w:rsidRDefault="00B70074" w14:paraId="24945EA8" w14:textId="0A5AD6B7">
            <w:pPr>
              <w:spacing w:line="276" w:lineRule="auto"/>
              <w:ind w:left="0" w:firstLine="0"/>
              <w:rPr>
                <w:sz w:val="20"/>
              </w:rPr>
            </w:pPr>
            <w:r w:rsidRPr="00670B6C">
              <w:rPr>
                <w:sz w:val="20"/>
              </w:rPr>
              <w:t xml:space="preserve">Dispensation date + number DDDs dispensed </w:t>
            </w:r>
            <w:r>
              <w:rPr>
                <w:sz w:val="20"/>
              </w:rPr>
              <w:t>+  number of tablets dispensed</w:t>
            </w:r>
          </w:p>
        </w:tc>
      </w:tr>
      <w:tr w:rsidRPr="00670B6C" w:rsidR="007A048D" w:rsidTr="2804FA4B" w14:paraId="2933F79C" w14:textId="77777777">
        <w:trPr>
          <w:trHeight w:val="276"/>
        </w:trPr>
        <w:tc>
          <w:tcPr>
            <w:tcW w:w="1145" w:type="pct"/>
            <w:tcMar/>
          </w:tcPr>
          <w:p w:rsidRPr="00670B6C" w:rsidR="007A048D" w:rsidP="007A048D" w:rsidRDefault="007A048D" w14:paraId="7D6D9F38" w14:textId="77777777">
            <w:pPr>
              <w:spacing w:line="276" w:lineRule="auto"/>
              <w:ind w:left="0" w:firstLine="0"/>
              <w:rPr>
                <w:sz w:val="20"/>
              </w:rPr>
            </w:pPr>
            <w:r w:rsidRPr="00670B6C">
              <w:rPr>
                <w:sz w:val="20"/>
              </w:rPr>
              <w:t>Spain (Valencian Region)</w:t>
            </w:r>
          </w:p>
        </w:tc>
        <w:tc>
          <w:tcPr>
            <w:tcW w:w="1098" w:type="pct"/>
            <w:tcMar/>
          </w:tcPr>
          <w:p w:rsidRPr="00670B6C" w:rsidR="007A048D" w:rsidP="007A048D" w:rsidRDefault="007A048D" w14:paraId="6DF405DF" w14:textId="36F1B0FF">
            <w:pPr>
              <w:spacing w:line="276" w:lineRule="auto"/>
              <w:ind w:left="0" w:firstLine="0"/>
              <w:rPr>
                <w:sz w:val="20"/>
              </w:rPr>
            </w:pPr>
            <w:r w:rsidRPr="00CE11A6">
              <w:rPr>
                <w:sz w:val="20"/>
              </w:rPr>
              <w:t>Primary care</w:t>
            </w:r>
          </w:p>
        </w:tc>
        <w:tc>
          <w:tcPr>
            <w:tcW w:w="2757" w:type="pct"/>
            <w:tcMar/>
          </w:tcPr>
          <w:p w:rsidRPr="00670B6C" w:rsidR="007A048D" w:rsidP="007A048D" w:rsidRDefault="007A048D" w14:paraId="7182278B" w14:textId="47CBBBE4">
            <w:pPr>
              <w:spacing w:line="276" w:lineRule="auto"/>
              <w:ind w:left="0" w:firstLine="0"/>
              <w:rPr>
                <w:sz w:val="20"/>
              </w:rPr>
            </w:pPr>
            <w:r w:rsidRPr="00670B6C">
              <w:rPr>
                <w:sz w:val="20"/>
              </w:rPr>
              <w:t xml:space="preserve">Dispensation/prescription date +  product name (standardized box/unit sizes) or  DDD (if mapped)  </w:t>
            </w:r>
          </w:p>
        </w:tc>
      </w:tr>
      <w:tr w:rsidRPr="00A924B9" w:rsidR="007A048D" w:rsidTr="2804FA4B" w14:paraId="7292A616" w14:textId="77777777">
        <w:trPr>
          <w:trHeight w:val="292"/>
        </w:trPr>
        <w:tc>
          <w:tcPr>
            <w:tcW w:w="1145" w:type="pct"/>
            <w:tcMar/>
          </w:tcPr>
          <w:p w:rsidRPr="00670B6C" w:rsidR="007A048D" w:rsidP="007A048D" w:rsidRDefault="007A048D" w14:paraId="49AED5BE" w14:textId="77777777">
            <w:pPr>
              <w:spacing w:line="276" w:lineRule="auto"/>
              <w:ind w:left="0" w:firstLine="0"/>
              <w:rPr>
                <w:sz w:val="20"/>
              </w:rPr>
            </w:pPr>
            <w:r w:rsidRPr="00670B6C">
              <w:rPr>
                <w:sz w:val="20"/>
              </w:rPr>
              <w:t>UK (Wales)</w:t>
            </w:r>
          </w:p>
        </w:tc>
        <w:tc>
          <w:tcPr>
            <w:tcW w:w="1098" w:type="pct"/>
            <w:tcMar/>
          </w:tcPr>
          <w:p w:rsidRPr="00670B6C" w:rsidR="007A048D" w:rsidP="007A048D" w:rsidRDefault="007A048D" w14:paraId="15AFA0A5" w14:textId="711FF4A2">
            <w:pPr>
              <w:spacing w:line="276" w:lineRule="auto"/>
              <w:ind w:left="0" w:firstLine="0"/>
              <w:rPr>
                <w:sz w:val="20"/>
              </w:rPr>
            </w:pPr>
            <w:r w:rsidRPr="00CE11A6">
              <w:rPr>
                <w:sz w:val="20"/>
              </w:rPr>
              <w:t>Primary care</w:t>
            </w:r>
          </w:p>
        </w:tc>
        <w:tc>
          <w:tcPr>
            <w:tcW w:w="2757" w:type="pct"/>
            <w:shd w:val="clear" w:color="auto" w:fill="auto"/>
            <w:tcMar/>
          </w:tcPr>
          <w:p w:rsidRPr="00A924B9" w:rsidR="007A048D" w:rsidP="007A048D" w:rsidRDefault="007A048D" w14:paraId="534AAB18" w14:textId="4592395E">
            <w:pPr>
              <w:spacing w:line="276" w:lineRule="auto"/>
              <w:ind w:left="0" w:firstLine="0"/>
              <w:rPr>
                <w:sz w:val="20"/>
              </w:rPr>
            </w:pPr>
            <w:r w:rsidRPr="00670B6C">
              <w:rPr>
                <w:sz w:val="20"/>
              </w:rPr>
              <w:t>Dispensation date + number DDDs dispensed</w:t>
            </w:r>
          </w:p>
        </w:tc>
      </w:tr>
      <w:tr w:rsidRPr="00A924B9" w:rsidR="007A048D" w:rsidTr="2804FA4B" w14:paraId="0754BDC3" w14:textId="77777777">
        <w:trPr>
          <w:trHeight w:val="292"/>
          <w:del w:author="Vera Ruth Mitter" w:date="2022-11-24T08:29:32.414Z" w:id="2081156712"/>
        </w:trPr>
        <w:tc>
          <w:tcPr>
            <w:tcW w:w="1145" w:type="pct"/>
            <w:tcMar/>
          </w:tcPr>
          <w:p w:rsidRPr="00670B6C" w:rsidR="007A048D" w:rsidP="007A048D" w:rsidRDefault="007A048D" w14:paraId="7596A0EC" w14:textId="2EE58285">
            <w:pPr>
              <w:spacing w:line="276" w:lineRule="auto"/>
              <w:ind w:left="0" w:firstLine="0"/>
              <w:rPr>
                <w:sz w:val="20"/>
              </w:rPr>
            </w:pPr>
            <w:r>
              <w:rPr>
                <w:sz w:val="20"/>
              </w:rPr>
              <w:t>UK (CPRD)</w:t>
            </w:r>
          </w:p>
        </w:tc>
        <w:tc>
          <w:tcPr>
            <w:tcW w:w="1098" w:type="pct"/>
            <w:tcMar/>
          </w:tcPr>
          <w:p w:rsidRPr="00670B6C" w:rsidR="007A048D" w:rsidP="007A048D" w:rsidRDefault="007A048D" w14:paraId="2EA874B9" w14:textId="71F8EE6C">
            <w:pPr>
              <w:spacing w:line="276" w:lineRule="auto"/>
              <w:ind w:left="0" w:firstLine="0"/>
              <w:rPr>
                <w:sz w:val="20"/>
              </w:rPr>
            </w:pPr>
            <w:r w:rsidRPr="00CE11A6">
              <w:rPr>
                <w:sz w:val="20"/>
              </w:rPr>
              <w:t>Primary care</w:t>
            </w:r>
          </w:p>
        </w:tc>
        <w:tc>
          <w:tcPr>
            <w:tcW w:w="2757" w:type="pct"/>
            <w:shd w:val="clear" w:color="auto" w:fill="auto"/>
            <w:tcMar/>
          </w:tcPr>
          <w:p w:rsidRPr="00670B6C" w:rsidR="007A048D" w:rsidP="007A048D" w:rsidRDefault="007A048D" w14:paraId="0F92A1C5" w14:textId="2569D92C">
            <w:pPr>
              <w:spacing w:line="276" w:lineRule="auto"/>
              <w:ind w:left="0" w:firstLine="0"/>
              <w:rPr>
                <w:sz w:val="20"/>
              </w:rPr>
            </w:pPr>
            <w:r>
              <w:rPr>
                <w:sz w:val="20"/>
              </w:rPr>
              <w:t>*</w:t>
            </w:r>
          </w:p>
        </w:tc>
      </w:tr>
      <w:tr w:rsidRPr="00A924B9" w:rsidR="007A048D" w:rsidTr="2804FA4B" w14:paraId="337AD3A0" w14:textId="77777777">
        <w:trPr>
          <w:trHeight w:val="292"/>
        </w:trPr>
        <w:tc>
          <w:tcPr>
            <w:tcW w:w="1145" w:type="pct"/>
            <w:tcMar/>
          </w:tcPr>
          <w:p w:rsidRPr="00F34F29" w:rsidR="007A048D" w:rsidP="007A048D" w:rsidRDefault="007A048D" w14:paraId="1C17107F" w14:textId="77777777">
            <w:pPr>
              <w:spacing w:line="276" w:lineRule="auto"/>
              <w:ind w:left="0" w:firstLine="0"/>
              <w:rPr>
                <w:color w:val="000000" w:themeColor="text1"/>
                <w:sz w:val="20"/>
              </w:rPr>
            </w:pPr>
            <w:r w:rsidRPr="00F34F29">
              <w:rPr>
                <w:color w:val="000000" w:themeColor="text1"/>
                <w:sz w:val="20"/>
              </w:rPr>
              <w:t>Sweden</w:t>
            </w:r>
          </w:p>
        </w:tc>
        <w:tc>
          <w:tcPr>
            <w:tcW w:w="1098" w:type="pct"/>
            <w:tcMar/>
          </w:tcPr>
          <w:p w:rsidRPr="00F34F29" w:rsidR="007A048D" w:rsidP="007A048D" w:rsidRDefault="007A048D" w14:paraId="55CB00D9" w14:textId="75DFA3EF">
            <w:pPr>
              <w:spacing w:line="276" w:lineRule="auto"/>
              <w:ind w:left="0" w:firstLine="0"/>
              <w:rPr>
                <w:sz w:val="20"/>
              </w:rPr>
            </w:pPr>
            <w:r w:rsidRPr="00CE11A6">
              <w:rPr>
                <w:sz w:val="20"/>
              </w:rPr>
              <w:t>Primary care</w:t>
            </w:r>
          </w:p>
        </w:tc>
        <w:tc>
          <w:tcPr>
            <w:tcW w:w="2757" w:type="pct"/>
            <w:shd w:val="clear" w:color="auto" w:fill="auto"/>
            <w:tcMar/>
          </w:tcPr>
          <w:p w:rsidRPr="00422DF9" w:rsidR="007A048D" w:rsidP="007A048D" w:rsidRDefault="007A048D" w14:paraId="3BE0A085" w14:textId="14BDF0C9">
            <w:pPr>
              <w:spacing w:line="276" w:lineRule="auto"/>
              <w:ind w:left="0" w:firstLine="0"/>
              <w:rPr>
                <w:color w:val="FF0000"/>
                <w:sz w:val="20"/>
              </w:rPr>
            </w:pPr>
            <w:r w:rsidRPr="00F34F29">
              <w:rPr>
                <w:sz w:val="20"/>
              </w:rPr>
              <w:t>Dispensation date + number DDDs dispensed</w:t>
            </w:r>
          </w:p>
        </w:tc>
      </w:tr>
    </w:tbl>
    <w:p w:rsidR="008B26B6" w:rsidP="00984273" w:rsidRDefault="008B26B6" w14:paraId="44C0889D" w14:textId="261B3271">
      <w:pPr>
        <w:spacing w:line="276" w:lineRule="auto"/>
        <w:ind w:left="0" w:firstLine="0"/>
        <w:rPr>
          <w:spacing w:val="-2"/>
          <w:sz w:val="21"/>
        </w:rPr>
      </w:pPr>
      <w:r w:rsidRPr="00F34F29">
        <w:rPr>
          <w:spacing w:val="-2"/>
          <w:sz w:val="21"/>
        </w:rPr>
        <w:t>*Information not provided by the possible DAP.</w:t>
      </w:r>
    </w:p>
    <w:p w:rsidR="00647A74" w:rsidP="00984273" w:rsidRDefault="00647A74" w14:paraId="3E20EB80" w14:textId="77777777">
      <w:pPr>
        <w:spacing w:line="276" w:lineRule="auto"/>
        <w:ind w:left="0" w:firstLine="0"/>
        <w:rPr>
          <w:spacing w:val="-2"/>
        </w:rPr>
      </w:pPr>
    </w:p>
    <w:p w:rsidR="00011A22" w:rsidP="00984273" w:rsidRDefault="00011A22" w14:paraId="1D7BB3C1" w14:textId="4E49EB4E">
      <w:pPr>
        <w:spacing w:line="276" w:lineRule="auto"/>
        <w:ind w:left="0" w:firstLine="0"/>
        <w:rPr>
          <w:spacing w:val="-2"/>
        </w:rPr>
      </w:pPr>
      <w:r w:rsidRPr="008404E5">
        <w:rPr>
          <w:spacing w:val="-2"/>
        </w:rPr>
        <w:t>We consider a</w:t>
      </w:r>
      <w:r w:rsidR="005742E4">
        <w:rPr>
          <w:spacing w:val="-2"/>
        </w:rPr>
        <w:t xml:space="preserve"> </w:t>
      </w:r>
      <w:proofErr w:type="spellStart"/>
      <w:r w:rsidR="005742E4">
        <w:rPr>
          <w:spacing w:val="-2"/>
        </w:rPr>
        <w:t>triptan</w:t>
      </w:r>
      <w:proofErr w:type="spellEnd"/>
      <w:r w:rsidR="005742E4">
        <w:rPr>
          <w:spacing w:val="-2"/>
        </w:rPr>
        <w:t>-exposed</w:t>
      </w:r>
      <w:r w:rsidRPr="008404E5">
        <w:rPr>
          <w:spacing w:val="-2"/>
        </w:rPr>
        <w:t xml:space="preserve"> pregnancy </w:t>
      </w:r>
      <w:r w:rsidR="005742E4">
        <w:rPr>
          <w:spacing w:val="-2"/>
        </w:rPr>
        <w:t xml:space="preserve">to </w:t>
      </w:r>
      <w:r w:rsidRPr="008404E5">
        <w:rPr>
          <w:spacing w:val="-2"/>
        </w:rPr>
        <w:t>hav</w:t>
      </w:r>
      <w:r w:rsidR="005742E4">
        <w:rPr>
          <w:spacing w:val="-2"/>
        </w:rPr>
        <w:t>e</w:t>
      </w:r>
      <w:r w:rsidRPr="008404E5">
        <w:rPr>
          <w:spacing w:val="-2"/>
        </w:rPr>
        <w:t xml:space="preserve"> extended use of </w:t>
      </w:r>
      <w:proofErr w:type="spellStart"/>
      <w:r w:rsidRPr="008404E5">
        <w:rPr>
          <w:spacing w:val="-2"/>
        </w:rPr>
        <w:t>triptan</w:t>
      </w:r>
      <w:proofErr w:type="spellEnd"/>
      <w:r w:rsidRPr="008404E5">
        <w:rPr>
          <w:spacing w:val="-2"/>
        </w:rPr>
        <w:t xml:space="preserve"> (yes</w:t>
      </w:r>
      <w:r w:rsidR="005742E4">
        <w:rPr>
          <w:spacing w:val="-2"/>
        </w:rPr>
        <w:t xml:space="preserve"> versus no</w:t>
      </w:r>
      <w:r w:rsidRPr="008404E5">
        <w:rPr>
          <w:spacing w:val="-2"/>
        </w:rPr>
        <w:t xml:space="preserve">) whenever the </w:t>
      </w:r>
      <w:r w:rsidRPr="00670B6C">
        <w:rPr>
          <w:spacing w:val="-2"/>
        </w:rPr>
        <w:t xml:space="preserve">prescribed/dispensed </w:t>
      </w:r>
      <w:r w:rsidR="005742E4">
        <w:rPr>
          <w:spacing w:val="-2"/>
        </w:rPr>
        <w:t>DDD</w:t>
      </w:r>
      <w:r>
        <w:rPr>
          <w:spacing w:val="-2"/>
        </w:rPr>
        <w:t xml:space="preserve"> </w:t>
      </w:r>
      <w:r w:rsidRPr="008404E5">
        <w:rPr>
          <w:spacing w:val="-2"/>
        </w:rPr>
        <w:t xml:space="preserve">per any 1 month </w:t>
      </w:r>
      <w:r>
        <w:rPr>
          <w:spacing w:val="-2"/>
        </w:rPr>
        <w:t xml:space="preserve">(with starting point as described above) </w:t>
      </w:r>
      <w:r w:rsidRPr="008404E5">
        <w:rPr>
          <w:spacing w:val="-2"/>
        </w:rPr>
        <w:t>is larger than 15.</w:t>
      </w:r>
      <w:r>
        <w:rPr>
          <w:spacing w:val="-2"/>
        </w:rPr>
        <w:t xml:space="preserve"> </w:t>
      </w:r>
      <w:r w:rsidRPr="008404E5">
        <w:rPr>
          <w:spacing w:val="-2"/>
        </w:rPr>
        <w:t>Th</w:t>
      </w:r>
      <w:r>
        <w:rPr>
          <w:spacing w:val="-2"/>
        </w:rPr>
        <w:t>e</w:t>
      </w:r>
      <w:r w:rsidRPr="008404E5">
        <w:rPr>
          <w:spacing w:val="-2"/>
        </w:rPr>
        <w:t xml:space="preserve"> operational definition </w:t>
      </w:r>
      <w:r>
        <w:rPr>
          <w:spacing w:val="-2"/>
        </w:rPr>
        <w:t xml:space="preserve">of extended use of </w:t>
      </w:r>
      <w:proofErr w:type="spellStart"/>
      <w:r>
        <w:rPr>
          <w:spacing w:val="-2"/>
        </w:rPr>
        <w:t>triptans</w:t>
      </w:r>
      <w:proofErr w:type="spellEnd"/>
      <w:r>
        <w:rPr>
          <w:spacing w:val="-2"/>
        </w:rPr>
        <w:t xml:space="preserve"> </w:t>
      </w:r>
      <w:r w:rsidRPr="008404E5">
        <w:rPr>
          <w:spacing w:val="-2"/>
        </w:rPr>
        <w:t xml:space="preserve">applies </w:t>
      </w:r>
      <w:r>
        <w:rPr>
          <w:spacing w:val="-2"/>
        </w:rPr>
        <w:t>to the entire pregnancy length, i.e.</w:t>
      </w:r>
      <w:r w:rsidRPr="008404E5">
        <w:rPr>
          <w:spacing w:val="-2"/>
        </w:rPr>
        <w:t xml:space="preserve">, </w:t>
      </w:r>
      <w:r>
        <w:rPr>
          <w:spacing w:val="-2"/>
        </w:rPr>
        <w:t xml:space="preserve">if whenever a pregnancy fulfils the criteria of extended </w:t>
      </w:r>
      <w:proofErr w:type="spellStart"/>
      <w:r>
        <w:rPr>
          <w:spacing w:val="-2"/>
        </w:rPr>
        <w:t>triptan</w:t>
      </w:r>
      <w:proofErr w:type="spellEnd"/>
      <w:r>
        <w:rPr>
          <w:spacing w:val="-2"/>
        </w:rPr>
        <w:t xml:space="preserve"> use in the window LMP-delivery, as well as </w:t>
      </w:r>
      <w:r>
        <w:rPr>
          <w:spacing w:val="-2"/>
        </w:rPr>
        <w:lastRenderedPageBreak/>
        <w:t xml:space="preserve">to the first trimester (i.e., whenever a pregnancy fulfils the criteria of extended </w:t>
      </w:r>
      <w:proofErr w:type="spellStart"/>
      <w:r>
        <w:rPr>
          <w:spacing w:val="-2"/>
        </w:rPr>
        <w:t>triptan</w:t>
      </w:r>
      <w:proofErr w:type="spellEnd"/>
      <w:r>
        <w:rPr>
          <w:spacing w:val="-2"/>
        </w:rPr>
        <w:t xml:space="preserve"> use in the window </w:t>
      </w:r>
      <w:r w:rsidRPr="00236A54">
        <w:rPr>
          <w:spacing w:val="-2"/>
        </w:rPr>
        <w:t>LMP date + 97 days</w:t>
      </w:r>
      <w:r>
        <w:rPr>
          <w:spacing w:val="-2"/>
        </w:rPr>
        <w:t xml:space="preserve">), and gestation week 0-20 (i.e., whenever a pregnancy fulfils the criteria of extended </w:t>
      </w:r>
      <w:proofErr w:type="spellStart"/>
      <w:r>
        <w:rPr>
          <w:spacing w:val="-2"/>
        </w:rPr>
        <w:t>triptan</w:t>
      </w:r>
      <w:proofErr w:type="spellEnd"/>
      <w:r>
        <w:rPr>
          <w:spacing w:val="-2"/>
        </w:rPr>
        <w:t xml:space="preserve"> use in the window </w:t>
      </w:r>
      <w:r w:rsidRPr="00236A54">
        <w:rPr>
          <w:spacing w:val="-2"/>
        </w:rPr>
        <w:t>LMP date + 140 days</w:t>
      </w:r>
      <w:r>
        <w:rPr>
          <w:spacing w:val="-2"/>
        </w:rPr>
        <w:t xml:space="preserve">). </w:t>
      </w:r>
    </w:p>
    <w:p w:rsidR="00011A22" w:rsidP="00984273" w:rsidRDefault="00516EE8" w14:paraId="2EDFC2AB" w14:textId="56C34719">
      <w:pPr>
        <w:spacing w:before="120" w:line="276" w:lineRule="auto"/>
        <w:ind w:left="0" w:firstLine="0"/>
        <w:rPr>
          <w:spacing w:val="-2"/>
        </w:rPr>
      </w:pPr>
      <w:proofErr w:type="spellStart"/>
      <w:r>
        <w:rPr>
          <w:u w:val="single"/>
        </w:rPr>
        <w:t>T</w:t>
      </w:r>
      <w:r w:rsidRPr="008404E5">
        <w:rPr>
          <w:u w:val="single"/>
        </w:rPr>
        <w:t>riptan</w:t>
      </w:r>
      <w:proofErr w:type="spellEnd"/>
      <w:r w:rsidRPr="008404E5">
        <w:rPr>
          <w:u w:val="single"/>
        </w:rPr>
        <w:t xml:space="preserve"> exposure classifications </w:t>
      </w:r>
      <w:r>
        <w:rPr>
          <w:u w:val="single"/>
        </w:rPr>
        <w:t>before pregnancy start</w:t>
      </w:r>
    </w:p>
    <w:p w:rsidR="00193217" w:rsidP="00984273" w:rsidRDefault="00E7060F" w14:paraId="5397EF17" w14:textId="4261BAB0">
      <w:pPr>
        <w:pStyle w:val="ListParagraph"/>
        <w:spacing w:line="276" w:lineRule="auto"/>
        <w:ind w:left="0" w:firstLine="0"/>
      </w:pPr>
      <w:r w:rsidRPr="009401C2">
        <w:rPr>
          <w:spacing w:val="-2"/>
        </w:rPr>
        <w:t xml:space="preserve">To identify history of </w:t>
      </w:r>
      <w:proofErr w:type="spellStart"/>
      <w:r>
        <w:t>triptan</w:t>
      </w:r>
      <w:proofErr w:type="spellEnd"/>
      <w:r w:rsidR="00193217">
        <w:t xml:space="preserve"> use</w:t>
      </w:r>
      <w:r>
        <w:t xml:space="preserve"> in the 12 or at least 3</w:t>
      </w:r>
      <w:r w:rsidR="00516EE8">
        <w:t xml:space="preserve"> or 2.5</w:t>
      </w:r>
      <w:r>
        <w:t xml:space="preserve"> months period prior to LMP date, we will define </w:t>
      </w:r>
      <w:proofErr w:type="spellStart"/>
      <w:r>
        <w:t>triptan</w:t>
      </w:r>
      <w:proofErr w:type="spellEnd"/>
      <w:r>
        <w:t xml:space="preserve"> exposure prior to LMP as </w:t>
      </w:r>
      <w:r w:rsidR="00193217">
        <w:t>≥ 1</w:t>
      </w:r>
      <w:r>
        <w:t xml:space="preserve"> </w:t>
      </w:r>
      <w:r w:rsidRPr="009401C2">
        <w:rPr>
          <w:spacing w:val="-2"/>
        </w:rPr>
        <w:t>prescribed/dispensed</w:t>
      </w:r>
      <w:r w:rsidRPr="00670B6C">
        <w:t xml:space="preserve"> </w:t>
      </w:r>
      <w:proofErr w:type="spellStart"/>
      <w:r w:rsidR="00193217">
        <w:t>triptan</w:t>
      </w:r>
      <w:proofErr w:type="spellEnd"/>
      <w:r w:rsidR="00193217">
        <w:t xml:space="preserve"> prescription in the following time windows (depending on data source): </w:t>
      </w:r>
    </w:p>
    <w:p w:rsidRPr="009401C2" w:rsidR="00193217" w:rsidP="00984273" w:rsidRDefault="00193217" w14:paraId="450DFDA7" w14:textId="2943DF57">
      <w:pPr>
        <w:pStyle w:val="ListParagraph"/>
        <w:numPr>
          <w:ilvl w:val="0"/>
          <w:numId w:val="7"/>
        </w:numPr>
        <w:spacing w:line="276" w:lineRule="auto"/>
      </w:pPr>
      <w:r w:rsidRPr="009401C2">
        <w:rPr>
          <w:u w:val="single"/>
        </w:rPr>
        <w:t>Starting point of the exposure window</w:t>
      </w:r>
      <w:r w:rsidRPr="009401C2">
        <w:t>:  LMP date - 365 days (12 months), or LMP date - 90 days (3 months)</w:t>
      </w:r>
      <w:r w:rsidR="00236A54">
        <w:t xml:space="preserve"> for the Finnish data source</w:t>
      </w:r>
      <w:r w:rsidR="00011A22">
        <w:t>, or LMP date – 7</w:t>
      </w:r>
      <w:r w:rsidR="00516EE8">
        <w:t>5</w:t>
      </w:r>
      <w:r w:rsidR="00011A22">
        <w:t xml:space="preserve"> days (2.5 months) for EFEMERIS</w:t>
      </w:r>
    </w:p>
    <w:p w:rsidR="0037018D" w:rsidP="00984273" w:rsidRDefault="00193217" w14:paraId="39EDCD61" w14:textId="282CCD0A">
      <w:pPr>
        <w:pStyle w:val="ListParagraph"/>
        <w:numPr>
          <w:ilvl w:val="0"/>
          <w:numId w:val="7"/>
        </w:numPr>
        <w:spacing w:line="276" w:lineRule="auto"/>
      </w:pPr>
      <w:r w:rsidRPr="009401C2">
        <w:rPr>
          <w:u w:val="single"/>
        </w:rPr>
        <w:t>Ending point of the exposure window</w:t>
      </w:r>
      <w:r w:rsidRPr="009401C2">
        <w:t>: LMP date - 1 day</w:t>
      </w:r>
    </w:p>
    <w:p w:rsidR="00193217" w:rsidP="00984273" w:rsidRDefault="00193217" w14:paraId="6768BFF8" w14:textId="79F4C3AC">
      <w:pPr>
        <w:pStyle w:val="ListParagraph"/>
        <w:spacing w:line="276" w:lineRule="auto"/>
        <w:ind w:left="890" w:firstLine="0"/>
        <w:rPr>
          <w:sz w:val="20"/>
        </w:rPr>
      </w:pPr>
    </w:p>
    <w:p w:rsidRPr="004D134C" w:rsidR="004D134C" w:rsidP="004D134C" w:rsidRDefault="004D134C" w14:paraId="3E039E70" w14:textId="11C6E64B">
      <w:pPr>
        <w:pStyle w:val="ListParagraph"/>
        <w:spacing w:line="276" w:lineRule="auto"/>
        <w:ind w:left="0" w:firstLine="0"/>
        <w:rPr>
          <w:spacing w:val="-2"/>
        </w:rPr>
      </w:pPr>
      <w:r w:rsidRPr="004D134C">
        <w:rPr>
          <w:spacing w:val="-2"/>
        </w:rPr>
        <w:t>For simplicity, we will hereafter use the term “</w:t>
      </w:r>
      <w:r w:rsidRPr="004D134C">
        <w:rPr>
          <w:b/>
          <w:i/>
          <w:spacing w:val="-2"/>
        </w:rPr>
        <w:t>before pregnancy</w:t>
      </w:r>
      <w:r w:rsidRPr="004D134C">
        <w:rPr>
          <w:spacing w:val="-2"/>
        </w:rPr>
        <w:t xml:space="preserve">” to refer to this definition. </w:t>
      </w:r>
    </w:p>
    <w:p w:rsidRPr="00193217" w:rsidR="00EB272E" w:rsidP="00984273" w:rsidRDefault="00EB272E" w14:paraId="21D58408" w14:textId="77777777">
      <w:pPr>
        <w:pStyle w:val="Heading2"/>
        <w:numPr>
          <w:ilvl w:val="1"/>
          <w:numId w:val="11"/>
        </w:numPr>
        <w:spacing w:line="276" w:lineRule="auto"/>
        <w:ind w:left="0" w:firstLine="0"/>
        <w:rPr>
          <w:b/>
        </w:rPr>
      </w:pPr>
      <w:r w:rsidRPr="00193217">
        <w:rPr>
          <w:b/>
        </w:rPr>
        <w:t>Defining exposure and comparison groups</w:t>
      </w:r>
    </w:p>
    <w:p w:rsidRPr="00A924B9" w:rsidR="00EB272E" w:rsidP="00984273" w:rsidRDefault="00EB272E" w14:paraId="1736DCB5" w14:textId="20742B7A">
      <w:pPr>
        <w:spacing w:line="276" w:lineRule="auto"/>
        <w:ind w:left="0" w:firstLine="0"/>
      </w:pPr>
      <w:r w:rsidRPr="00763805">
        <w:t xml:space="preserve">To </w:t>
      </w:r>
      <w:r w:rsidR="00193217">
        <w:t xml:space="preserve">address the role of confounding by maternal migraine, we will define </w:t>
      </w:r>
      <w:r w:rsidR="007B037A">
        <w:t xml:space="preserve">the following </w:t>
      </w:r>
      <w:r w:rsidR="00193217">
        <w:t xml:space="preserve">mutually-exclusive </w:t>
      </w:r>
      <w:r w:rsidRPr="00A924B9" w:rsidR="00193217">
        <w:t xml:space="preserve">exposure </w:t>
      </w:r>
      <w:r w:rsidR="00193217">
        <w:t xml:space="preserve">groups: </w:t>
      </w:r>
    </w:p>
    <w:p w:rsidRPr="00804445" w:rsidR="00EB272E" w:rsidP="00984273" w:rsidRDefault="00EB272E" w14:paraId="2EBDCF44" w14:textId="0E21C8E0">
      <w:pPr>
        <w:pStyle w:val="ListParagraph"/>
        <w:numPr>
          <w:ilvl w:val="0"/>
          <w:numId w:val="21"/>
        </w:numPr>
        <w:spacing w:line="276" w:lineRule="auto"/>
        <w:ind w:left="1080"/>
      </w:pPr>
      <w:r w:rsidRPr="00804445">
        <w:rPr>
          <w:b/>
        </w:rPr>
        <w:t>Continue</w:t>
      </w:r>
      <w:r w:rsidR="009401C2">
        <w:rPr>
          <w:b/>
        </w:rPr>
        <w:t xml:space="preserve">d </w:t>
      </w:r>
      <w:proofErr w:type="spellStart"/>
      <w:r w:rsidRPr="00804445">
        <w:rPr>
          <w:b/>
        </w:rPr>
        <w:t>triptan</w:t>
      </w:r>
      <w:proofErr w:type="spellEnd"/>
      <w:r w:rsidRPr="00804445">
        <w:rPr>
          <w:b/>
        </w:rPr>
        <w:t xml:space="preserve"> into pregnancy</w:t>
      </w:r>
      <w:r w:rsidRPr="00804445">
        <w:t xml:space="preserve">: having </w:t>
      </w:r>
      <w:r w:rsidRPr="00804445">
        <w:rPr>
          <w:spacing w:val="-2"/>
        </w:rPr>
        <w:t>prescribed/dispensed</w:t>
      </w:r>
      <w:r w:rsidRPr="00804445">
        <w:t xml:space="preserve"> prescription for </w:t>
      </w:r>
      <w:proofErr w:type="spellStart"/>
      <w:r w:rsidRPr="00804445">
        <w:t>triptans</w:t>
      </w:r>
      <w:proofErr w:type="spellEnd"/>
      <w:r w:rsidRPr="00804445">
        <w:t xml:space="preserve"> </w:t>
      </w:r>
      <w:r w:rsidRPr="00804445">
        <w:rPr>
          <w:u w:val="single"/>
        </w:rPr>
        <w:t>both</w:t>
      </w:r>
      <w:r w:rsidRPr="00804445">
        <w:t xml:space="preserve"> before </w:t>
      </w:r>
      <w:r w:rsidR="004D134C">
        <w:t xml:space="preserve">pregnancy </w:t>
      </w:r>
      <w:r w:rsidR="00E760A1">
        <w:rPr>
          <w:u w:val="single"/>
        </w:rPr>
        <w:t>AND</w:t>
      </w:r>
      <w:r w:rsidRPr="00804445">
        <w:t xml:space="preserve"> </w:t>
      </w:r>
      <w:r w:rsidR="00193217">
        <w:t>ever/</w:t>
      </w:r>
      <w:r w:rsidRPr="00804445">
        <w:t xml:space="preserve">at any time during pregnancy; within this group, we will further identify </w:t>
      </w:r>
      <w:r w:rsidRPr="00E760A1">
        <w:t xml:space="preserve">continuers </w:t>
      </w:r>
      <w:r w:rsidRPr="00E760A1" w:rsidR="00193217">
        <w:t xml:space="preserve">by timing (e.g., </w:t>
      </w:r>
      <w:r w:rsidRPr="00E760A1">
        <w:t>until the second trimester</w:t>
      </w:r>
      <w:r w:rsidRPr="00E760A1" w:rsidR="00193217">
        <w:t>)</w:t>
      </w:r>
      <w:r w:rsidRPr="00804445">
        <w:t xml:space="preserve"> </w:t>
      </w:r>
      <w:r w:rsidR="000C61F5">
        <w:t xml:space="preserve">and </w:t>
      </w:r>
      <w:r w:rsidR="00516EE8">
        <w:t xml:space="preserve">with extended use of </w:t>
      </w:r>
      <w:proofErr w:type="spellStart"/>
      <w:r w:rsidR="00516EE8">
        <w:t>triptans</w:t>
      </w:r>
      <w:proofErr w:type="spellEnd"/>
      <w:r w:rsidR="000C61F5">
        <w:t xml:space="preserve">, </w:t>
      </w:r>
      <w:r w:rsidRPr="00804445">
        <w:t>based on the prescribing/dispensation date</w:t>
      </w:r>
      <w:r w:rsidR="000C61F5">
        <w:t xml:space="preserve"> and characteristics (</w:t>
      </w:r>
      <w:r w:rsidRPr="00192F35" w:rsidR="000C61F5">
        <w:t>see 3.4</w:t>
      </w:r>
      <w:r w:rsidR="000C61F5">
        <w:t xml:space="preserve">). </w:t>
      </w:r>
      <w:r w:rsidRPr="00804445">
        <w:t xml:space="preserve"> </w:t>
      </w:r>
    </w:p>
    <w:p w:rsidRPr="00804445" w:rsidR="00EB272E" w:rsidP="00984273" w:rsidRDefault="00EB272E" w14:paraId="42C5306E" w14:textId="632A524B">
      <w:pPr>
        <w:pStyle w:val="ListParagraph"/>
        <w:numPr>
          <w:ilvl w:val="0"/>
          <w:numId w:val="21"/>
        </w:numPr>
        <w:spacing w:line="276" w:lineRule="auto"/>
        <w:ind w:left="1080"/>
      </w:pPr>
      <w:r w:rsidRPr="00804445">
        <w:rPr>
          <w:b/>
        </w:rPr>
        <w:t>Discontinue</w:t>
      </w:r>
      <w:r w:rsidR="009401C2">
        <w:rPr>
          <w:b/>
        </w:rPr>
        <w:t>d</w:t>
      </w:r>
      <w:r w:rsidRPr="00804445">
        <w:rPr>
          <w:b/>
        </w:rPr>
        <w:t xml:space="preserve"> </w:t>
      </w:r>
      <w:proofErr w:type="spellStart"/>
      <w:r w:rsidRPr="00804445">
        <w:rPr>
          <w:b/>
        </w:rPr>
        <w:t>triptan</w:t>
      </w:r>
      <w:proofErr w:type="spellEnd"/>
      <w:r w:rsidR="009401C2">
        <w:rPr>
          <w:b/>
        </w:rPr>
        <w:t xml:space="preserve"> before</w:t>
      </w:r>
      <w:r w:rsidRPr="00804445">
        <w:rPr>
          <w:b/>
        </w:rPr>
        <w:t xml:space="preserve"> pregnancy</w:t>
      </w:r>
      <w:r w:rsidRPr="00804445">
        <w:t xml:space="preserve">: having </w:t>
      </w:r>
      <w:r w:rsidRPr="00804445">
        <w:rPr>
          <w:spacing w:val="-2"/>
        </w:rPr>
        <w:t>prescribed/dispensed</w:t>
      </w:r>
      <w:r w:rsidRPr="00804445">
        <w:t xml:space="preserve"> prescription for </w:t>
      </w:r>
      <w:proofErr w:type="spellStart"/>
      <w:r w:rsidRPr="00804445">
        <w:t>triptans</w:t>
      </w:r>
      <w:proofErr w:type="spellEnd"/>
      <w:r w:rsidRPr="00804445">
        <w:t xml:space="preserve"> </w:t>
      </w:r>
      <w:r w:rsidRPr="00804445">
        <w:rPr>
          <w:u w:val="single"/>
        </w:rPr>
        <w:t>only</w:t>
      </w:r>
      <w:r w:rsidRPr="00804445">
        <w:t xml:space="preserve"> before</w:t>
      </w:r>
      <w:r w:rsidR="004D134C">
        <w:t xml:space="preserve"> pregnancy</w:t>
      </w:r>
      <w:r w:rsidRPr="00804445">
        <w:t xml:space="preserve"> </w:t>
      </w:r>
      <w:r w:rsidR="00E760A1">
        <w:rPr>
          <w:u w:val="single"/>
        </w:rPr>
        <w:t>AND NOT</w:t>
      </w:r>
      <w:r w:rsidRPr="00804445">
        <w:t xml:space="preserve"> during pregnancy;</w:t>
      </w:r>
    </w:p>
    <w:p w:rsidR="00EB272E" w:rsidP="00984273" w:rsidRDefault="009401C2" w14:paraId="21DFC5CD" w14:textId="237C35CA">
      <w:pPr>
        <w:pStyle w:val="ListParagraph"/>
        <w:numPr>
          <w:ilvl w:val="0"/>
          <w:numId w:val="21"/>
        </w:numPr>
        <w:spacing w:line="276" w:lineRule="auto"/>
        <w:ind w:left="1080"/>
      </w:pPr>
      <w:r>
        <w:rPr>
          <w:b/>
        </w:rPr>
        <w:t xml:space="preserve">Unexposed, migraine comparison group: </w:t>
      </w:r>
      <w:r w:rsidRPr="00804445" w:rsidR="00EB272E">
        <w:t xml:space="preserve">having no </w:t>
      </w:r>
      <w:r w:rsidRPr="00804445" w:rsidR="00EB272E">
        <w:rPr>
          <w:spacing w:val="-2"/>
        </w:rPr>
        <w:t>prescribed/dispensed</w:t>
      </w:r>
      <w:r w:rsidRPr="00804445" w:rsidR="00EB272E">
        <w:t xml:space="preserve"> prescription for </w:t>
      </w:r>
      <w:proofErr w:type="spellStart"/>
      <w:r w:rsidRPr="00804445" w:rsidR="00EB272E">
        <w:t>triptans</w:t>
      </w:r>
      <w:proofErr w:type="spellEnd"/>
      <w:r w:rsidRPr="00804445" w:rsidR="00EB272E">
        <w:t xml:space="preserve"> neither before nor during pregnancy, </w:t>
      </w:r>
      <w:r w:rsidR="00EB272E">
        <w:t xml:space="preserve">but </w:t>
      </w:r>
      <w:r>
        <w:t xml:space="preserve">having a record for </w:t>
      </w:r>
      <w:r w:rsidRPr="00804445" w:rsidR="00EB272E">
        <w:t xml:space="preserve">migraine </w:t>
      </w:r>
      <w:r>
        <w:t xml:space="preserve">diagnosis at baseline, i.e. in the 12 </w:t>
      </w:r>
      <w:r w:rsidR="004D134C">
        <w:t xml:space="preserve">or at least 2.5 months </w:t>
      </w:r>
      <w:r>
        <w:t xml:space="preserve">prior to LMP date. </w:t>
      </w:r>
    </w:p>
    <w:p w:rsidR="009401C2" w:rsidP="00984273" w:rsidRDefault="000C61F5" w14:paraId="70D7D586" w14:textId="5AE3E56E">
      <w:pPr>
        <w:pStyle w:val="ListParagraph"/>
        <w:numPr>
          <w:ilvl w:val="0"/>
          <w:numId w:val="21"/>
        </w:numPr>
        <w:spacing w:line="276" w:lineRule="auto"/>
        <w:ind w:left="1080"/>
      </w:pPr>
      <w:r>
        <w:rPr>
          <w:b/>
        </w:rPr>
        <w:t>Unexposed, population comparison group:</w:t>
      </w:r>
      <w:r>
        <w:t xml:space="preserve"> </w:t>
      </w:r>
      <w:r w:rsidRPr="00804445">
        <w:t xml:space="preserve">having no </w:t>
      </w:r>
      <w:r w:rsidRPr="00804445">
        <w:rPr>
          <w:spacing w:val="-2"/>
        </w:rPr>
        <w:t>prescribed/dispensed</w:t>
      </w:r>
      <w:r w:rsidRPr="00804445">
        <w:t xml:space="preserve"> prescription for </w:t>
      </w:r>
      <w:proofErr w:type="spellStart"/>
      <w:r w:rsidRPr="00804445">
        <w:t>triptans</w:t>
      </w:r>
      <w:proofErr w:type="spellEnd"/>
      <w:r w:rsidRPr="00804445">
        <w:t xml:space="preserve"> neither before nor during pregnancy, </w:t>
      </w:r>
      <w:r>
        <w:t xml:space="preserve">and no record for </w:t>
      </w:r>
      <w:r w:rsidRPr="00804445">
        <w:t xml:space="preserve">migraine </w:t>
      </w:r>
      <w:r>
        <w:t xml:space="preserve">diagnosis at baseline, i.e. in the 12 </w:t>
      </w:r>
      <w:r w:rsidR="004D134C">
        <w:t xml:space="preserve">or at least 2.5 </w:t>
      </w:r>
      <w:r>
        <w:t>months prior to LMP date.</w:t>
      </w:r>
    </w:p>
    <w:p w:rsidR="00236A54" w:rsidP="00236A54" w:rsidRDefault="00236A54" w14:paraId="20AC7FDA" w14:textId="050026E4">
      <w:pPr>
        <w:spacing w:line="276" w:lineRule="auto"/>
        <w:ind w:left="0" w:firstLine="0"/>
      </w:pPr>
      <w:r>
        <w:t xml:space="preserve">Depending on the availability of primary and/or secondary care data, data sources may not contribute with all comparison groups, but only with a) and b).   </w:t>
      </w:r>
    </w:p>
    <w:p w:rsidRPr="00011A22" w:rsidR="00011A22" w:rsidP="00984273" w:rsidRDefault="00011A22" w14:paraId="0C13450C" w14:textId="400C492F">
      <w:pPr>
        <w:spacing w:line="276" w:lineRule="auto"/>
        <w:ind w:left="0" w:firstLine="0"/>
        <w:rPr>
          <w:spacing w:val="-2"/>
          <w:u w:val="single"/>
        </w:rPr>
      </w:pPr>
      <w:r w:rsidRPr="00011A22">
        <w:rPr>
          <w:spacing w:val="-2"/>
          <w:u w:val="single"/>
        </w:rPr>
        <w:t>Primary analysis</w:t>
      </w:r>
    </w:p>
    <w:p w:rsidRPr="00516EE8" w:rsidR="00011A22" w:rsidP="00984273" w:rsidRDefault="00516EE8" w14:paraId="21104805" w14:textId="56787B07">
      <w:pPr>
        <w:spacing w:line="276" w:lineRule="auto"/>
        <w:ind w:left="0" w:firstLine="0"/>
        <w:rPr>
          <w:spacing w:val="-2"/>
        </w:rPr>
      </w:pPr>
      <w:r>
        <w:rPr>
          <w:spacing w:val="-2"/>
        </w:rPr>
        <w:t xml:space="preserve">The primary analysis will compare group a vs b, i.e. “Continued </w:t>
      </w:r>
      <w:proofErr w:type="spellStart"/>
      <w:r>
        <w:rPr>
          <w:spacing w:val="-2"/>
        </w:rPr>
        <w:t>triptan</w:t>
      </w:r>
      <w:proofErr w:type="spellEnd"/>
      <w:r>
        <w:rPr>
          <w:spacing w:val="-2"/>
        </w:rPr>
        <w:t xml:space="preserve"> into pregnancy” to “Discontinued </w:t>
      </w:r>
      <w:proofErr w:type="spellStart"/>
      <w:r>
        <w:rPr>
          <w:spacing w:val="-2"/>
        </w:rPr>
        <w:t>triptan</w:t>
      </w:r>
      <w:proofErr w:type="spellEnd"/>
      <w:r>
        <w:rPr>
          <w:spacing w:val="-2"/>
        </w:rPr>
        <w:t xml:space="preserve"> before pregnancy”</w:t>
      </w:r>
      <w:r>
        <w:rPr>
          <w:b/>
        </w:rPr>
        <w:t xml:space="preserve">. </w:t>
      </w:r>
      <w:r w:rsidRPr="00516EE8">
        <w:t xml:space="preserve">Continued </w:t>
      </w:r>
      <w:proofErr w:type="spellStart"/>
      <w:r w:rsidRPr="00516EE8">
        <w:t>triptan</w:t>
      </w:r>
      <w:proofErr w:type="spellEnd"/>
      <w:r w:rsidRPr="00516EE8">
        <w:t xml:space="preserve"> is modelled as </w:t>
      </w:r>
      <w:r w:rsidRPr="00516EE8">
        <w:rPr>
          <w:spacing w:val="-2"/>
        </w:rPr>
        <w:t>exposure ever in pregnancy, in first trimester, in gestation week 0-20</w:t>
      </w:r>
      <w:r>
        <w:rPr>
          <w:spacing w:val="-2"/>
        </w:rPr>
        <w:t xml:space="preserve">, or </w:t>
      </w:r>
      <w:r w:rsidR="00050308">
        <w:rPr>
          <w:spacing w:val="-2"/>
        </w:rPr>
        <w:t xml:space="preserve">as </w:t>
      </w:r>
      <w:r>
        <w:rPr>
          <w:spacing w:val="-2"/>
        </w:rPr>
        <w:t>tim</w:t>
      </w:r>
      <w:r w:rsidR="00050308">
        <w:rPr>
          <w:spacing w:val="-2"/>
        </w:rPr>
        <w:t>e-varying</w:t>
      </w:r>
      <w:r>
        <w:rPr>
          <w:spacing w:val="-2"/>
        </w:rPr>
        <w:t xml:space="preserve"> </w:t>
      </w:r>
      <w:r w:rsidR="00050308">
        <w:rPr>
          <w:spacing w:val="-2"/>
        </w:rPr>
        <w:t>by</w:t>
      </w:r>
      <w:r>
        <w:rPr>
          <w:spacing w:val="-2"/>
        </w:rPr>
        <w:t xml:space="preserve"> </w:t>
      </w:r>
      <w:r w:rsidRPr="00516EE8">
        <w:t>trimester</w:t>
      </w:r>
      <w:r>
        <w:t>s</w:t>
      </w:r>
      <w:r w:rsidRPr="00516EE8">
        <w:t>,</w:t>
      </w:r>
      <w:r>
        <w:t xml:space="preserve"> depending on the outcome of interest (see Table 3). </w:t>
      </w:r>
      <w:r w:rsidRPr="00516EE8">
        <w:t xml:space="preserve"> </w:t>
      </w:r>
    </w:p>
    <w:p w:rsidRPr="00011A22" w:rsidR="00516EE8" w:rsidP="00984273" w:rsidRDefault="00516EE8" w14:paraId="3BD3C3B4" w14:textId="25BD9109">
      <w:pPr>
        <w:spacing w:line="276" w:lineRule="auto"/>
        <w:ind w:left="0" w:firstLine="0"/>
        <w:rPr>
          <w:spacing w:val="-2"/>
          <w:u w:val="single"/>
        </w:rPr>
      </w:pPr>
      <w:r>
        <w:rPr>
          <w:spacing w:val="-2"/>
          <w:u w:val="single"/>
        </w:rPr>
        <w:t>Secondary</w:t>
      </w:r>
      <w:r w:rsidRPr="00011A22">
        <w:rPr>
          <w:spacing w:val="-2"/>
          <w:u w:val="single"/>
        </w:rPr>
        <w:t xml:space="preserve"> analysis</w:t>
      </w:r>
    </w:p>
    <w:p w:rsidR="00050308" w:rsidP="00984273" w:rsidRDefault="00050308" w14:paraId="533EA992" w14:textId="0E6D556C">
      <w:pPr>
        <w:spacing w:line="276" w:lineRule="auto"/>
        <w:ind w:left="0" w:firstLine="0"/>
      </w:pPr>
      <w:r>
        <w:rPr>
          <w:spacing w:val="-2"/>
        </w:rPr>
        <w:t xml:space="preserve">The secondary analyses will individually compare group a vs c and d, i.e. “Continued </w:t>
      </w:r>
      <w:proofErr w:type="spellStart"/>
      <w:r>
        <w:rPr>
          <w:spacing w:val="-2"/>
        </w:rPr>
        <w:t>triptan</w:t>
      </w:r>
      <w:proofErr w:type="spellEnd"/>
      <w:r>
        <w:rPr>
          <w:spacing w:val="-2"/>
        </w:rPr>
        <w:t xml:space="preserve"> into pregnancy” vs “</w:t>
      </w:r>
      <w:r w:rsidRPr="00050308">
        <w:rPr>
          <w:spacing w:val="-2"/>
        </w:rPr>
        <w:t>Unexposed, migraine comparison group</w:t>
      </w:r>
      <w:r>
        <w:rPr>
          <w:spacing w:val="-2"/>
        </w:rPr>
        <w:t>” and “</w:t>
      </w:r>
      <w:r w:rsidRPr="00050308">
        <w:rPr>
          <w:spacing w:val="-2"/>
        </w:rPr>
        <w:t>Unexposed, population comparison group</w:t>
      </w:r>
      <w:r>
        <w:rPr>
          <w:spacing w:val="-2"/>
        </w:rPr>
        <w:t>”</w:t>
      </w:r>
      <w:r>
        <w:rPr>
          <w:b/>
        </w:rPr>
        <w:t>.</w:t>
      </w:r>
      <w:r w:rsidRPr="00050308">
        <w:t xml:space="preserve"> </w:t>
      </w:r>
      <w:r w:rsidRPr="00516EE8">
        <w:t xml:space="preserve">Continued </w:t>
      </w:r>
      <w:proofErr w:type="spellStart"/>
      <w:r w:rsidRPr="00516EE8">
        <w:t>triptan</w:t>
      </w:r>
      <w:proofErr w:type="spellEnd"/>
      <w:r w:rsidRPr="00516EE8">
        <w:t xml:space="preserve"> is modelled as </w:t>
      </w:r>
      <w:r w:rsidRPr="00516EE8">
        <w:rPr>
          <w:spacing w:val="-2"/>
        </w:rPr>
        <w:t xml:space="preserve">exposure ever in pregnancy, in first trimester, </w:t>
      </w:r>
      <w:r>
        <w:rPr>
          <w:spacing w:val="-2"/>
        </w:rPr>
        <w:t xml:space="preserve">or </w:t>
      </w:r>
      <w:r w:rsidRPr="00516EE8">
        <w:rPr>
          <w:spacing w:val="-2"/>
        </w:rPr>
        <w:t>in gestation week 0-20</w:t>
      </w:r>
      <w:r>
        <w:rPr>
          <w:spacing w:val="-2"/>
        </w:rPr>
        <w:t xml:space="preserve">, </w:t>
      </w:r>
      <w:r>
        <w:t xml:space="preserve">depending on the outcome of interest (see Table 3). </w:t>
      </w:r>
      <w:r>
        <w:rPr>
          <w:spacing w:val="-2"/>
        </w:rPr>
        <w:t xml:space="preserve">No comparison with the population </w:t>
      </w:r>
      <w:r>
        <w:rPr>
          <w:spacing w:val="-2"/>
        </w:rPr>
        <w:lastRenderedPageBreak/>
        <w:t xml:space="preserve">group is done for time-varying </w:t>
      </w:r>
      <w:proofErr w:type="spellStart"/>
      <w:r>
        <w:rPr>
          <w:spacing w:val="-2"/>
        </w:rPr>
        <w:t>triptan</w:t>
      </w:r>
      <w:proofErr w:type="spellEnd"/>
      <w:r>
        <w:rPr>
          <w:spacing w:val="-2"/>
        </w:rPr>
        <w:t xml:space="preserve"> exposure because this would violate the positivity assumption of the marginal structural model.  </w:t>
      </w:r>
    </w:p>
    <w:p w:rsidR="00050308" w:rsidP="00984273" w:rsidRDefault="00050308" w14:paraId="312BFC48" w14:textId="5A50CF5C">
      <w:pPr>
        <w:spacing w:line="276" w:lineRule="auto"/>
        <w:ind w:left="0" w:firstLine="0"/>
      </w:pPr>
      <w:r w:rsidRPr="00050308">
        <w:t xml:space="preserve">Within pregnancies with continued </w:t>
      </w:r>
      <w:proofErr w:type="spellStart"/>
      <w:r w:rsidRPr="00050308">
        <w:t>triptan</w:t>
      </w:r>
      <w:proofErr w:type="spellEnd"/>
      <w:r w:rsidRPr="00050308">
        <w:t xml:space="preserve"> in pregnancy, the secondary analyses will compare those with extended use of </w:t>
      </w:r>
      <w:proofErr w:type="spellStart"/>
      <w:r w:rsidRPr="00050308">
        <w:t>triptans</w:t>
      </w:r>
      <w:proofErr w:type="spellEnd"/>
      <w:r w:rsidR="00897978">
        <w:t xml:space="preserve"> ever</w:t>
      </w:r>
      <w:r w:rsidRPr="00050308">
        <w:t xml:space="preserve"> in pregnancy, as well as in the first trimester or </w:t>
      </w:r>
      <w:r w:rsidR="00897978">
        <w:t xml:space="preserve">during </w:t>
      </w:r>
      <w:r w:rsidRPr="00050308">
        <w:t xml:space="preserve">week 0-20, </w:t>
      </w:r>
      <w:r w:rsidR="00897978">
        <w:t xml:space="preserve">with </w:t>
      </w:r>
      <w:r w:rsidRPr="00050308">
        <w:t xml:space="preserve">those exposed pregnancies having no extended use of </w:t>
      </w:r>
      <w:proofErr w:type="spellStart"/>
      <w:r w:rsidRPr="00050308">
        <w:t>triptans</w:t>
      </w:r>
      <w:proofErr w:type="spellEnd"/>
      <w:r w:rsidRPr="00050308">
        <w:t xml:space="preserve">. In addition, extended users of </w:t>
      </w:r>
      <w:proofErr w:type="spellStart"/>
      <w:r w:rsidRPr="00050308">
        <w:t>triptans</w:t>
      </w:r>
      <w:proofErr w:type="spellEnd"/>
      <w:r w:rsidRPr="00050308">
        <w:t xml:space="preserve"> are compared to </w:t>
      </w:r>
      <w:proofErr w:type="spellStart"/>
      <w:r w:rsidRPr="00050308">
        <w:t>triptan</w:t>
      </w:r>
      <w:proofErr w:type="spellEnd"/>
      <w:r w:rsidRPr="00050308">
        <w:t xml:space="preserve"> discontinuation before pregnancy</w:t>
      </w:r>
      <w:r>
        <w:t xml:space="preserve">. </w:t>
      </w:r>
    </w:p>
    <w:p w:rsidR="00021F4E" w:rsidP="00984273" w:rsidRDefault="00021F4E" w14:paraId="692FF19C" w14:textId="1937BCDF">
      <w:pPr>
        <w:spacing w:line="276" w:lineRule="auto"/>
        <w:ind w:left="0" w:firstLine="0"/>
      </w:pPr>
      <w:r w:rsidRPr="00021F4E">
        <w:rPr>
          <w:highlight w:val="yellow"/>
        </w:rPr>
        <w:t xml:space="preserve">Substance level analyses for the individual </w:t>
      </w:r>
      <w:proofErr w:type="spellStart"/>
      <w:r w:rsidRPr="00021F4E">
        <w:rPr>
          <w:highlight w:val="yellow"/>
        </w:rPr>
        <w:t>triptans</w:t>
      </w:r>
      <w:proofErr w:type="spellEnd"/>
      <w:r w:rsidRPr="00021F4E">
        <w:rPr>
          <w:highlight w:val="yellow"/>
        </w:rPr>
        <w:t xml:space="preserve"> will also be performed, if sufficient power.</w:t>
      </w:r>
    </w:p>
    <w:p w:rsidR="00EC5558" w:rsidP="00984273" w:rsidRDefault="00EC5558" w14:paraId="064E8AF2" w14:textId="09F65BE4">
      <w:pPr>
        <w:pStyle w:val="Heading2"/>
        <w:numPr>
          <w:ilvl w:val="1"/>
          <w:numId w:val="11"/>
        </w:numPr>
        <w:spacing w:line="276" w:lineRule="auto"/>
        <w:ind w:left="0" w:firstLine="0"/>
        <w:rPr>
          <w:b/>
        </w:rPr>
      </w:pPr>
      <w:r w:rsidRPr="00193217">
        <w:rPr>
          <w:b/>
        </w:rPr>
        <w:t xml:space="preserve"> </w:t>
      </w:r>
      <w:r w:rsidR="00A65367">
        <w:rPr>
          <w:b/>
        </w:rPr>
        <w:t>O</w:t>
      </w:r>
      <w:r>
        <w:rPr>
          <w:b/>
        </w:rPr>
        <w:t>utcomes</w:t>
      </w:r>
      <w:r w:rsidRPr="00193217">
        <w:rPr>
          <w:b/>
        </w:rPr>
        <w:t xml:space="preserve"> </w:t>
      </w:r>
    </w:p>
    <w:p w:rsidR="00F8003A" w:rsidP="00984273" w:rsidRDefault="00F8003A" w14:paraId="58E0C185" w14:textId="61E36765">
      <w:pPr>
        <w:spacing w:line="276" w:lineRule="auto"/>
        <w:ind w:left="0" w:firstLine="0"/>
      </w:pPr>
      <w:r>
        <w:t xml:space="preserve">The outcomes of interest in this project may be based on (a) the case/event definition as agreed upon in </w:t>
      </w:r>
      <w:proofErr w:type="spellStart"/>
      <w:r>
        <w:t>ConcePTION</w:t>
      </w:r>
      <w:proofErr w:type="spellEnd"/>
      <w:r>
        <w:t xml:space="preserve"> in the </w:t>
      </w:r>
      <w:r w:rsidR="008C0AE9">
        <w:t>H</w:t>
      </w:r>
      <w:r>
        <w:t>armonization document</w:t>
      </w:r>
      <w:r w:rsidR="008C0AE9">
        <w:t xml:space="preserve"> (in task 1.5)</w:t>
      </w:r>
      <w:r>
        <w:t xml:space="preserve"> and task 1.2; or (b) on the operational definition using algorithms using diagnostic codes, procedures, prescriptions</w:t>
      </w:r>
      <w:r w:rsidR="00647A74">
        <w:t xml:space="preserve"> developed in </w:t>
      </w:r>
      <w:proofErr w:type="spellStart"/>
      <w:r w:rsidR="00647A74">
        <w:t>ConcePTION</w:t>
      </w:r>
      <w:proofErr w:type="spellEnd"/>
      <w:r w:rsidR="00647A74">
        <w:t xml:space="preserve"> WP1 and/or WP7</w:t>
      </w:r>
      <w:r w:rsidR="000272C0">
        <w:t xml:space="preserve"> (Pregnancy algorithm)</w:t>
      </w:r>
      <w:r w:rsidR="007E54C1">
        <w:t xml:space="preserve">. </w:t>
      </w:r>
      <w:commentRangeStart w:id="10"/>
      <w:r w:rsidR="007E54C1">
        <w:t>Appendi</w:t>
      </w:r>
      <w:r w:rsidR="0028700E">
        <w:t>ces</w:t>
      </w:r>
      <w:r w:rsidR="007E54C1">
        <w:t xml:space="preserve"> 2</w:t>
      </w:r>
      <w:r w:rsidR="0028700E">
        <w:t>-3</w:t>
      </w:r>
      <w:r w:rsidR="007E54C1">
        <w:t xml:space="preserve"> shows how information about these outcomes is ascertained in each data source. </w:t>
      </w:r>
      <w:r>
        <w:t xml:space="preserve"> </w:t>
      </w:r>
      <w:commentRangeEnd w:id="10"/>
      <w:r w:rsidR="00726C98">
        <w:rPr>
          <w:rStyle w:val="CommentReference"/>
        </w:rPr>
        <w:commentReference w:id="10"/>
      </w:r>
    </w:p>
    <w:p w:rsidRPr="007E54C1" w:rsidR="007B037A" w:rsidP="00984273" w:rsidRDefault="00EC5558" w14:paraId="213A7500" w14:textId="101B2836">
      <w:pPr>
        <w:pStyle w:val="Heading2"/>
        <w:numPr>
          <w:ilvl w:val="2"/>
          <w:numId w:val="11"/>
        </w:numPr>
        <w:spacing w:line="276" w:lineRule="auto"/>
        <w:ind w:left="0" w:firstLine="0"/>
      </w:pPr>
      <w:r w:rsidRPr="007E54C1">
        <w:t>Maternal outcomes</w:t>
      </w:r>
    </w:p>
    <w:p w:rsidRPr="00865DF6" w:rsidR="00865DF6" w:rsidP="00984273" w:rsidRDefault="00EC5558" w14:paraId="1ED76760" w14:textId="537BA89E">
      <w:pPr>
        <w:spacing w:line="276" w:lineRule="auto"/>
        <w:ind w:left="0" w:firstLine="0"/>
        <w:rPr>
          <w:u w:val="single"/>
        </w:rPr>
      </w:pPr>
      <w:r>
        <w:t>T</w:t>
      </w:r>
      <w:r w:rsidR="003B5558">
        <w:t>he study investigates two</w:t>
      </w:r>
      <w:r>
        <w:t xml:space="preserve"> maternal</w:t>
      </w:r>
      <w:r w:rsidR="003B5558">
        <w:t xml:space="preserve"> adverse</w:t>
      </w:r>
      <w:r>
        <w:t xml:space="preserve"> outcomes: gestational diabetes mellitus (GDM) and preeclampsia. </w:t>
      </w:r>
      <w:r w:rsidR="003B5558">
        <w:t xml:space="preserve">These are defined according to </w:t>
      </w:r>
      <w:r w:rsidR="00F8003A">
        <w:t>the operational definition developed in</w:t>
      </w:r>
      <w:r w:rsidR="003B5558">
        <w:t xml:space="preserve"> Task 1.3.5 embedded in Task 1.5.4</w:t>
      </w:r>
      <w:r w:rsidR="00F8003A">
        <w:t xml:space="preserve"> and thereby the results of this task</w:t>
      </w:r>
      <w:r w:rsidR="003B5558">
        <w:t xml:space="preserve">. </w:t>
      </w:r>
    </w:p>
    <w:p w:rsidR="00A50CB4" w:rsidP="00984273" w:rsidRDefault="00865DF6" w14:paraId="72C77461" w14:textId="77777777">
      <w:pPr>
        <w:spacing w:line="276" w:lineRule="auto"/>
        <w:ind w:left="0" w:firstLine="0"/>
      </w:pPr>
      <w:r w:rsidRPr="00865DF6">
        <w:rPr>
          <w:u w:val="single"/>
        </w:rPr>
        <w:t>GDM</w:t>
      </w:r>
    </w:p>
    <w:p w:rsidR="00E760A1" w:rsidP="00984273" w:rsidRDefault="00E760A1" w14:paraId="3751C24F" w14:textId="32D0CDA8">
      <w:pPr>
        <w:spacing w:line="276" w:lineRule="auto"/>
        <w:ind w:left="0" w:firstLine="0"/>
      </w:pPr>
      <w:commentRangeStart w:id="11"/>
      <w:commentRangeStart w:id="1015656677"/>
      <w:r w:rsidR="00E760A1">
        <w:rPr/>
        <w:t xml:space="preserve">We will </w:t>
      </w:r>
      <w:r w:rsidR="00E760A1">
        <w:rPr/>
        <w:t xml:space="preserve">identify GDM according to the operational </w:t>
      </w:r>
      <w:r w:rsidR="00E760A1">
        <w:rPr/>
        <w:t xml:space="preserve">definitions developed in </w:t>
      </w:r>
      <w:proofErr w:type="spellStart"/>
      <w:r w:rsidR="00E760A1">
        <w:rPr/>
        <w:t>ConcePTION</w:t>
      </w:r>
      <w:proofErr w:type="spellEnd"/>
      <w:r w:rsidR="00E760A1">
        <w:rPr/>
        <w:t xml:space="preserve"> </w:t>
      </w:r>
      <w:proofErr w:type="spellStart"/>
      <w:r w:rsidR="00E760A1">
        <w:rPr/>
        <w:t>Subtaks</w:t>
      </w:r>
      <w:proofErr w:type="spellEnd"/>
      <w:r w:rsidR="00E760A1">
        <w:rPr/>
        <w:t xml:space="preserve"> 1.3.5.</w:t>
      </w:r>
      <w:r w:rsidR="00E760A1">
        <w:rPr/>
        <w:t xml:space="preserve"> Task 1.3.5 has proposed eight algorithms for identification of GDM. This safety study will use the best performing algorithm in the respective data sources (i.e., the ones suiting the data structure of most data sources) as identified in Task 1.3.5</w:t>
      </w:r>
      <w:commentRangeEnd w:id="11"/>
      <w:r>
        <w:rPr>
          <w:rStyle w:val="CommentReference"/>
        </w:rPr>
        <w:commentReference w:id="11"/>
      </w:r>
      <w:commentRangeEnd w:id="1015656677"/>
      <w:r>
        <w:rPr>
          <w:rStyle w:val="CommentReference"/>
        </w:rPr>
        <w:commentReference w:id="1015656677"/>
      </w:r>
      <w:r w:rsidR="00E760A1">
        <w:rPr/>
        <w:t xml:space="preserve">. Because the operational definition of GDM is any outcome occurrence from start of second trimester, only </w:t>
      </w:r>
      <w:r w:rsidR="00E760A1">
        <w:rPr/>
        <w:t>triptan</w:t>
      </w:r>
      <w:r w:rsidR="00E760A1">
        <w:rPr/>
        <w:t xml:space="preserve"> exposure in the first trimester time window is investigated (see Table 3). </w:t>
      </w:r>
    </w:p>
    <w:p w:rsidR="00A50CB4" w:rsidP="00984273" w:rsidRDefault="007F46E8" w14:paraId="49974EC5" w14:textId="0FA5972F">
      <w:pPr>
        <w:spacing w:line="276" w:lineRule="auto"/>
        <w:ind w:left="0" w:firstLine="0"/>
      </w:pPr>
      <w:r w:rsidRPr="005C7348">
        <w:rPr>
          <w:u w:val="single"/>
        </w:rPr>
        <w:t>Preeclampsia</w:t>
      </w:r>
    </w:p>
    <w:p w:rsidRPr="00EC5558" w:rsidR="00EC5558" w:rsidP="00984273" w:rsidRDefault="00E760A1" w14:paraId="5EE2C113" w14:textId="209D5B1F">
      <w:pPr>
        <w:pStyle w:val="ListParagraph"/>
        <w:spacing w:line="276" w:lineRule="auto"/>
        <w:ind w:left="0" w:firstLine="0"/>
      </w:pPr>
      <w:r w:rsidR="00E760A1">
        <w:rPr/>
        <w:t xml:space="preserve">We will </w:t>
      </w:r>
      <w:r w:rsidR="00F8003A">
        <w:rPr/>
        <w:t xml:space="preserve">identify </w:t>
      </w:r>
      <w:r w:rsidR="00E760A1">
        <w:rPr/>
        <w:t xml:space="preserve">preeclampsia </w:t>
      </w:r>
      <w:r w:rsidR="00F8003A">
        <w:rPr/>
        <w:t xml:space="preserve">according to the </w:t>
      </w:r>
      <w:r w:rsidR="00E760A1">
        <w:rPr/>
        <w:t>operational</w:t>
      </w:r>
      <w:r w:rsidR="00E760A1">
        <w:rPr/>
        <w:t xml:space="preserve"> definitions developed in </w:t>
      </w:r>
      <w:proofErr w:type="spellStart"/>
      <w:r w:rsidR="00E760A1">
        <w:rPr/>
        <w:t>ConcePTION</w:t>
      </w:r>
      <w:proofErr w:type="spellEnd"/>
      <w:r w:rsidR="00E760A1">
        <w:rPr/>
        <w:t xml:space="preserve"> </w:t>
      </w:r>
      <w:proofErr w:type="spellStart"/>
      <w:r w:rsidR="00E760A1">
        <w:rPr/>
        <w:t>Subtaks</w:t>
      </w:r>
      <w:proofErr w:type="spellEnd"/>
      <w:r w:rsidR="00E760A1">
        <w:rPr/>
        <w:t xml:space="preserve"> 1.3.5.</w:t>
      </w:r>
      <w:r w:rsidR="00E760A1">
        <w:rPr/>
        <w:t xml:space="preserve"> </w:t>
      </w:r>
      <w:commentRangeStart w:id="12"/>
      <w:commentRangeStart w:id="2014058547"/>
      <w:r w:rsidR="00E760A1">
        <w:rPr/>
        <w:t xml:space="preserve">Here, </w:t>
      </w:r>
      <w:r w:rsidR="00E760A1">
        <w:rPr/>
        <w:t xml:space="preserve">five algorithms have been proposed for identification of preeclampsia. This safety study will use the best performing algorithm </w:t>
      </w:r>
      <w:commentRangeEnd w:id="12"/>
      <w:r>
        <w:rPr>
          <w:rStyle w:val="CommentReference"/>
        </w:rPr>
        <w:commentReference w:id="12"/>
      </w:r>
      <w:commentRangeEnd w:id="2014058547"/>
      <w:r>
        <w:rPr>
          <w:rStyle w:val="CommentReference"/>
        </w:rPr>
        <w:commentReference w:id="2014058547"/>
      </w:r>
      <w:r w:rsidR="00E760A1">
        <w:rPr/>
        <w:t>(i.e., the ones suiting the data structure of most data sources</w:t>
      </w:r>
      <w:r w:rsidR="00E760A1">
        <w:rPr/>
        <w:t xml:space="preserve">) as identified in Task 1.3.5. Because preeclampsia </w:t>
      </w:r>
      <w:r w:rsidR="00E760A1">
        <w:rPr/>
        <w:t xml:space="preserve">is defined as developing after 20 weeks’ gestation, </w:t>
      </w:r>
      <w:r w:rsidR="00E760A1">
        <w:rPr/>
        <w:t xml:space="preserve">we consider only </w:t>
      </w:r>
      <w:r w:rsidR="00E760A1">
        <w:rPr/>
        <w:t>triptan</w:t>
      </w:r>
      <w:r w:rsidR="00E760A1">
        <w:rPr/>
        <w:t xml:space="preserve"> exposure in weeks 0-20 of gestation (week 20 included) (see Table </w:t>
      </w:r>
      <w:r w:rsidR="00E760A1">
        <w:rPr/>
        <w:t xml:space="preserve">3). </w:t>
      </w:r>
      <w:r w:rsidR="00EC5558">
        <w:rPr/>
        <w:t>Pregnancy outcomes</w:t>
      </w:r>
    </w:p>
    <w:p w:rsidRPr="00B02D31" w:rsidR="00A50CB4" w:rsidP="00984273" w:rsidRDefault="00A50CB4" w14:paraId="0AE90E41" w14:textId="6542E2EE">
      <w:pPr>
        <w:spacing w:line="276" w:lineRule="auto"/>
        <w:ind w:left="0" w:firstLine="0"/>
        <w:rPr>
          <w:u w:val="single"/>
        </w:rPr>
      </w:pPr>
      <w:r w:rsidRPr="00B02D31">
        <w:rPr>
          <w:u w:val="single"/>
        </w:rPr>
        <w:t>Major congenital anomalies</w:t>
      </w:r>
      <w:r w:rsidR="00B02D31">
        <w:rPr>
          <w:u w:val="single"/>
        </w:rPr>
        <w:t xml:space="preserve"> (MCA)</w:t>
      </w:r>
    </w:p>
    <w:p w:rsidRPr="00B02D31" w:rsidR="00A50CB4" w:rsidP="00984273" w:rsidRDefault="00F8003A" w14:paraId="47A27D9B" w14:textId="578B3557">
      <w:pPr>
        <w:tabs>
          <w:tab w:val="left" w:pos="709"/>
        </w:tabs>
        <w:spacing w:line="276" w:lineRule="auto"/>
        <w:ind w:left="0" w:firstLine="0"/>
      </w:pPr>
      <w:r w:rsidRPr="007E54C1">
        <w:t xml:space="preserve">The definition of MCA is based on the case/event definition as agreed upon in </w:t>
      </w:r>
      <w:proofErr w:type="spellStart"/>
      <w:r w:rsidRPr="007E54C1">
        <w:t>ConcePTION</w:t>
      </w:r>
      <w:proofErr w:type="spellEnd"/>
      <w:r w:rsidRPr="007E54C1">
        <w:t xml:space="preserve"> in the harmonization document and task 1.2</w:t>
      </w:r>
      <w:r w:rsidRPr="007E54C1" w:rsidR="007F26A3">
        <w:t xml:space="preserve"> – see Annex 6 of task 1.2 for diagnostic codes</w:t>
      </w:r>
      <w:r w:rsidRPr="007E54C1">
        <w:t xml:space="preserve">. </w:t>
      </w:r>
      <w:r w:rsidRPr="007E54C1" w:rsidR="00A50CB4">
        <w:t>All congenital anomalies will be classified and analysed according to the EUROCAT Classification (</w:t>
      </w:r>
      <w:hyperlink r:id="rId19">
        <w:r w:rsidRPr="007E54C1" w:rsidR="00A50CB4">
          <w:t>EUROCAT Subgroups of Congenital Anomalies</w:t>
        </w:r>
      </w:hyperlink>
      <w:r w:rsidRPr="007E54C1" w:rsidR="00A50CB4">
        <w:t xml:space="preserve">). This includes diagnosis in the Q chapter of ICD-10 (and equivalent ICD-9 codes), but excludes a recognized list of minor anomalies, if isolated, as specified by EUROCAT. </w:t>
      </w:r>
      <w:r w:rsidRPr="007E54C1" w:rsidR="00B02D31">
        <w:t xml:space="preserve">Congenital anomalies are </w:t>
      </w:r>
      <w:r w:rsidRPr="007E54C1" w:rsidR="00A50CB4">
        <w:t>considered in both live and non-live births (e.g. TOPFA, stillbirths)</w:t>
      </w:r>
      <w:r w:rsidRPr="007E54C1" w:rsidR="003A4FEE">
        <w:t>, if available in the data source</w:t>
      </w:r>
      <w:r w:rsidRPr="007E54C1" w:rsidR="00A50CB4">
        <w:t xml:space="preserve">. </w:t>
      </w:r>
      <w:r w:rsidRPr="007E54C1" w:rsidR="001E01EF">
        <w:t xml:space="preserve">If a registry of congenital anomalies is not available in the data source, </w:t>
      </w:r>
      <w:r w:rsidRPr="007E54C1" w:rsidR="001E01EF">
        <w:lastRenderedPageBreak/>
        <w:t>diagnostic codes from specialist and/or primary care until age 1 year are used, using the ICD-10 codes described above.</w:t>
      </w:r>
    </w:p>
    <w:p w:rsidR="003A4FEE" w:rsidP="00984273" w:rsidRDefault="00A50CB4" w14:paraId="583D7A29" w14:textId="77777777">
      <w:pPr>
        <w:tabs>
          <w:tab w:val="left" w:pos="709"/>
        </w:tabs>
        <w:spacing w:line="276" w:lineRule="auto"/>
        <w:ind w:left="0" w:firstLine="0"/>
      </w:pPr>
      <w:r w:rsidRPr="00B02D31">
        <w:t>Analyses on organ class level</w:t>
      </w:r>
      <w:r w:rsidR="00B02D31">
        <w:t xml:space="preserve"> are conducted if there is a sufficient </w:t>
      </w:r>
      <w:r w:rsidR="003A4FEE">
        <w:t xml:space="preserve">statistical power (80%) </w:t>
      </w:r>
      <w:r w:rsidRPr="003A4FEE" w:rsidR="003A4FEE">
        <w:t xml:space="preserve">to detect at least a 50% increase in the risk of the outcome in question; </w:t>
      </w:r>
      <w:r w:rsidR="003A4FEE">
        <w:t xml:space="preserve">when statistical power is not sufficient, only descriptive results are provided. </w:t>
      </w:r>
      <w:r w:rsidR="00B02D31">
        <w:t xml:space="preserve">Power analysis is done when the result of the Drug Utilization Study Part I are available. </w:t>
      </w:r>
    </w:p>
    <w:p w:rsidR="007E54C1" w:rsidP="00984273" w:rsidRDefault="003A4FEE" w14:paraId="011F6185" w14:textId="09529E7A">
      <w:pPr>
        <w:tabs>
          <w:tab w:val="left" w:pos="709"/>
        </w:tabs>
        <w:spacing w:line="276" w:lineRule="auto"/>
        <w:ind w:left="0" w:firstLine="0"/>
      </w:pPr>
      <w:r>
        <w:t>The following</w:t>
      </w:r>
      <w:r w:rsidR="00D04148">
        <w:t xml:space="preserve"> selected</w:t>
      </w:r>
      <w:r>
        <w:t xml:space="preserve"> </w:t>
      </w:r>
      <w:r w:rsidRPr="00B02D31" w:rsidR="00A50CB4">
        <w:t xml:space="preserve">EUROCAT subgroups </w:t>
      </w:r>
      <w:r>
        <w:t>are</w:t>
      </w:r>
      <w:r w:rsidRPr="00B02D31" w:rsidR="00A50CB4">
        <w:t xml:space="preserve"> used: Nervous system malformations; Congenital heart defects; Respiratory malformations; Oro-facial clefts; Digestive system malformations; Abdominal wall defects; Urinary defects; Genital mal</w:t>
      </w:r>
      <w:r w:rsidR="007C7B32">
        <w:t>formations; Limb malformations.</w:t>
      </w:r>
      <w:r w:rsidR="00153F9B">
        <w:t xml:space="preserve"> </w:t>
      </w:r>
      <w:r w:rsidR="007E54C1">
        <w:t xml:space="preserve">ICD-10 Codes for these subgroups are found here: </w:t>
      </w:r>
      <w:hyperlink w:history="1" r:id="rId20">
        <w:r w:rsidRPr="00C1263F" w:rsidR="007E54C1">
          <w:rPr>
            <w:rStyle w:val="Hyperlink"/>
          </w:rPr>
          <w:t>https://eu-rd-platform.jrc.ec.europa.eu/sites/default/files/JRC-EUROCAT-Full-Guide-1.4-version-15-Nov-2019.pdf</w:t>
        </w:r>
      </w:hyperlink>
    </w:p>
    <w:p w:rsidRPr="00722C3F" w:rsidR="00A50CB4" w:rsidP="00984273" w:rsidRDefault="007C7B32" w14:paraId="0842670F" w14:textId="0D39E553">
      <w:pPr>
        <w:tabs>
          <w:tab w:val="left" w:pos="709"/>
        </w:tabs>
        <w:spacing w:line="276" w:lineRule="auto"/>
        <w:ind w:left="0" w:firstLine="0"/>
        <w:rPr>
          <w:rFonts w:asciiTheme="majorHAnsi" w:hAnsiTheme="majorHAnsi"/>
          <w:spacing w:val="-2"/>
        </w:rPr>
      </w:pPr>
      <w:r>
        <w:t>Rarer congenital anomalies (e.g. e</w:t>
      </w:r>
      <w:r w:rsidRPr="00B02D31">
        <w:t>ar, face and neck malformations</w:t>
      </w:r>
      <w:r>
        <w:t>, or eye malformations) are not examined.</w:t>
      </w:r>
    </w:p>
    <w:p w:rsidR="00F22BEF" w:rsidP="00984273" w:rsidRDefault="00F22BEF" w14:paraId="3D2341A7" w14:textId="49728F39">
      <w:pPr>
        <w:spacing w:line="276" w:lineRule="auto"/>
        <w:ind w:left="0" w:firstLine="0"/>
        <w:rPr>
          <w:u w:val="single"/>
        </w:rPr>
      </w:pPr>
      <w:r>
        <w:rPr>
          <w:u w:val="single"/>
        </w:rPr>
        <w:t>Other adverse pregnancy outcomes</w:t>
      </w:r>
    </w:p>
    <w:p w:rsidR="006A6EDD" w:rsidP="00984273" w:rsidRDefault="00F22BEF" w14:paraId="62E3438A" w14:textId="46944353">
      <w:pPr>
        <w:spacing w:line="276" w:lineRule="auto"/>
        <w:ind w:left="0" w:firstLine="0"/>
      </w:pPr>
      <w:r>
        <w:t>These include a</w:t>
      </w:r>
      <w:r w:rsidRPr="00F22BEF">
        <w:t xml:space="preserve"> range of key outcomes routinely recorded in medical charts at birth and notifiable by law to national or regional birth registries in </w:t>
      </w:r>
      <w:r>
        <w:t>the data sources</w:t>
      </w:r>
      <w:r w:rsidRPr="007E54C1">
        <w:t>.</w:t>
      </w:r>
      <w:r w:rsidRPr="007E54C1" w:rsidR="006A6EDD">
        <w:t xml:space="preserve"> They will be defined according to the case/event definition as agreed upon in </w:t>
      </w:r>
      <w:proofErr w:type="spellStart"/>
      <w:r w:rsidRPr="007E54C1" w:rsidR="006A6EDD">
        <w:t>ConcePTION</w:t>
      </w:r>
      <w:proofErr w:type="spellEnd"/>
      <w:r w:rsidRPr="007E54C1" w:rsidR="006A6EDD">
        <w:t xml:space="preserve"> in the harmonization document, task 1.2 and task 7.6/7.7</w:t>
      </w:r>
      <w:r w:rsidRPr="007E54C1" w:rsidR="00A20CF2">
        <w:t xml:space="preserve"> (Pregnancy algorithm)</w:t>
      </w:r>
      <w:r w:rsidRPr="007E54C1" w:rsidR="006A6EDD">
        <w:t>.</w:t>
      </w:r>
      <w:r w:rsidRPr="007E54C1" w:rsidR="00030CCF">
        <w:t xml:space="preserve"> Code list for the </w:t>
      </w:r>
      <w:r w:rsidRPr="007E54C1" w:rsidR="009A4189">
        <w:t>other adverse pregnancy outcomes listed below</w:t>
      </w:r>
      <w:r w:rsidRPr="007E54C1" w:rsidR="00030CCF">
        <w:t xml:space="preserve"> have been made as part of the task 7.6 (</w:t>
      </w:r>
      <w:r w:rsidR="007E54C1">
        <w:t>Appendix 3</w:t>
      </w:r>
      <w:r w:rsidRPr="007E54C1" w:rsidR="00030CCF">
        <w:t>).</w:t>
      </w:r>
    </w:p>
    <w:p w:rsidR="00F22BEF" w:rsidP="00984273" w:rsidRDefault="00F22BEF" w14:paraId="4FC4F5A4" w14:textId="061D5796">
      <w:pPr>
        <w:spacing w:line="276" w:lineRule="auto"/>
        <w:ind w:left="0" w:firstLine="0"/>
        <w:rPr>
          <w:u w:val="single"/>
        </w:rPr>
      </w:pPr>
      <w:r w:rsidRPr="00F22BEF">
        <w:t>For this study, we will include</w:t>
      </w:r>
      <w:r>
        <w:t xml:space="preserve">: </w:t>
      </w:r>
    </w:p>
    <w:p w:rsidRPr="00F22BEF" w:rsidR="00D974BC" w:rsidP="00984273" w:rsidRDefault="00D974BC" w14:paraId="74A21D0F" w14:textId="794DEA52">
      <w:pPr>
        <w:pStyle w:val="ListParagraph"/>
        <w:numPr>
          <w:ilvl w:val="0"/>
          <w:numId w:val="31"/>
        </w:numPr>
        <w:spacing w:line="276" w:lineRule="auto"/>
        <w:ind w:left="720"/>
      </w:pPr>
      <w:r w:rsidRPr="00F22BEF">
        <w:t>Preterm birth</w:t>
      </w:r>
    </w:p>
    <w:p w:rsidRPr="00F044C2" w:rsidR="00F71133" w:rsidP="00984273" w:rsidRDefault="001E01EF" w14:paraId="60B06294" w14:textId="50C03FC6">
      <w:pPr>
        <w:widowControl w:val="0"/>
        <w:tabs>
          <w:tab w:val="left" w:pos="709"/>
        </w:tabs>
        <w:spacing w:line="276" w:lineRule="auto"/>
        <w:ind w:left="0" w:firstLine="0"/>
      </w:pPr>
      <w:r>
        <w:t>The definition is</w:t>
      </w:r>
      <w:r w:rsidRPr="00FE762D" w:rsidR="00AF4FBD">
        <w:t xml:space="preserve"> birth occurring at less than 37 completed weeks (less than 259 days) of gestation.</w:t>
      </w:r>
      <w:r w:rsidR="00DA6E52">
        <w:t xml:space="preserve"> </w:t>
      </w:r>
      <w:r w:rsidRPr="00F044C2" w:rsidR="00DA6E52">
        <w:t>Only live births are included in this analysis.</w:t>
      </w:r>
      <w:r w:rsidRPr="00F044C2" w:rsidR="00AF4FBD">
        <w:t xml:space="preserve"> In this study, preterm birth is defined as both a binary (yes/no) as well as numeric (days of gestational length) outcome. </w:t>
      </w:r>
      <w:r w:rsidRPr="00F044C2" w:rsidR="006E15F1">
        <w:t>Gestational length is estimated from the best clinical estimation of gestational age at birth, primarily based on ultrasound.</w:t>
      </w:r>
      <w:r w:rsidRPr="00F044C2" w:rsidR="00DA6E52">
        <w:t xml:space="preserve"> By design, pregnancies with missing or unrealistic gestational age are excluded in the study, according to </w:t>
      </w:r>
      <w:r w:rsidRPr="00F044C2" w:rsidR="006A6EDD">
        <w:t>Pregnancy algorithm</w:t>
      </w:r>
      <w:r w:rsidRPr="00F044C2" w:rsidR="00DA6E52">
        <w:t xml:space="preserve"> (</w:t>
      </w:r>
      <w:r w:rsidRPr="00F044C2" w:rsidR="006A6EDD">
        <w:t xml:space="preserve">task </w:t>
      </w:r>
      <w:r w:rsidRPr="00F044C2" w:rsidR="00DA6E52">
        <w:t>7.7).</w:t>
      </w:r>
    </w:p>
    <w:p w:rsidR="00DA6E52" w:rsidP="00984273" w:rsidRDefault="00F71133" w14:paraId="20D32F1E" w14:textId="2F1E527E">
      <w:pPr>
        <w:widowControl w:val="0"/>
        <w:tabs>
          <w:tab w:val="left" w:pos="709"/>
        </w:tabs>
        <w:spacing w:line="276" w:lineRule="auto"/>
        <w:ind w:left="0" w:firstLine="0"/>
      </w:pPr>
      <w:r w:rsidRPr="00F044C2">
        <w:t>In case the gestational age is not available in the data source</w:t>
      </w:r>
      <w:r w:rsidRPr="00F044C2" w:rsidR="009C0D8C">
        <w:t xml:space="preserve">, </w:t>
      </w:r>
      <w:r w:rsidRPr="00F044C2">
        <w:t>ICD codes are used (ICD-10 codes O</w:t>
      </w:r>
      <w:r w:rsidRPr="00F044C2" w:rsidR="00CC6DC8">
        <w:t xml:space="preserve">60 and </w:t>
      </w:r>
      <w:r w:rsidRPr="00F044C2" w:rsidR="009C0D8C">
        <w:t>sub-digits</w:t>
      </w:r>
      <w:r w:rsidRPr="00F044C2" w:rsidR="00CC6DC8">
        <w:t xml:space="preserve">, </w:t>
      </w:r>
      <w:bookmarkStart w:name="P07.2" w:id="13"/>
      <w:r w:rsidRPr="00F044C2" w:rsidR="009C0D8C">
        <w:t>P07.2</w:t>
      </w:r>
      <w:bookmarkEnd w:id="13"/>
      <w:r w:rsidRPr="00F044C2" w:rsidR="009C0D8C">
        <w:t>, P07.3).</w:t>
      </w:r>
      <w:r w:rsidR="00DA6E52">
        <w:t xml:space="preserve"> </w:t>
      </w:r>
    </w:p>
    <w:p w:rsidRPr="00F22BEF" w:rsidR="000E07F1" w:rsidP="00984273" w:rsidRDefault="000E07F1" w14:paraId="58E10D3B" w14:textId="77777777">
      <w:pPr>
        <w:pStyle w:val="ListParagraph"/>
        <w:numPr>
          <w:ilvl w:val="0"/>
          <w:numId w:val="31"/>
        </w:numPr>
        <w:spacing w:line="276" w:lineRule="auto"/>
        <w:ind w:left="720"/>
      </w:pPr>
      <w:r w:rsidRPr="00F22BEF">
        <w:t xml:space="preserve">Low birth weight </w:t>
      </w:r>
    </w:p>
    <w:p w:rsidR="00CC6DC8" w:rsidP="00984273" w:rsidRDefault="00F22BEF" w14:paraId="70D9243D" w14:textId="11F353D4">
      <w:pPr>
        <w:pStyle w:val="ListParagraph"/>
        <w:widowControl w:val="0"/>
        <w:tabs>
          <w:tab w:val="left" w:pos="709"/>
        </w:tabs>
        <w:spacing w:line="276" w:lineRule="auto"/>
        <w:ind w:left="0" w:firstLine="0"/>
        <w:contextualSpacing w:val="0"/>
      </w:pPr>
      <w:r w:rsidRPr="00F044C2">
        <w:t xml:space="preserve">Low birth weight is </w:t>
      </w:r>
      <w:r w:rsidRPr="00F044C2" w:rsidR="002C1A86">
        <w:t xml:space="preserve">defined according to the case/event definition as agreed upon in </w:t>
      </w:r>
      <w:proofErr w:type="spellStart"/>
      <w:r w:rsidRPr="00F044C2" w:rsidR="002C1A86">
        <w:t>ConcePTION</w:t>
      </w:r>
      <w:proofErr w:type="spellEnd"/>
      <w:r w:rsidRPr="00F044C2" w:rsidR="002C1A86">
        <w:t xml:space="preserve"> in the harmonization document and task 1.2. The definition is </w:t>
      </w:r>
      <w:r w:rsidRPr="00F044C2">
        <w:t>b</w:t>
      </w:r>
      <w:r w:rsidRPr="00F044C2" w:rsidR="00A81235">
        <w:t xml:space="preserve">ody weight of the </w:t>
      </w:r>
      <w:proofErr w:type="spellStart"/>
      <w:r w:rsidRPr="00F044C2" w:rsidR="00A81235">
        <w:t>newborn</w:t>
      </w:r>
      <w:proofErr w:type="spellEnd"/>
      <w:r w:rsidRPr="00F044C2" w:rsidR="00A81235">
        <w:t xml:space="preserve"> at birth of less than 2,500 grams (up to and including 2,499 g). </w:t>
      </w:r>
      <w:r w:rsidRPr="00F044C2" w:rsidR="00DA6E52">
        <w:t>Only live births are included in this analysis</w:t>
      </w:r>
      <w:r w:rsidRPr="00F044C2" w:rsidR="00F044C2">
        <w:t xml:space="preserve">. </w:t>
      </w:r>
      <w:r w:rsidRPr="00F044C2">
        <w:t xml:space="preserve">In this study, low birth weight is defined as binary measure (yes/no). In addition, birth weight in grams is examined as numeric </w:t>
      </w:r>
      <w:r w:rsidRPr="00F044C2" w:rsidR="006E15F1">
        <w:t>outcome</w:t>
      </w:r>
      <w:r w:rsidRPr="00F044C2">
        <w:t xml:space="preserve">. </w:t>
      </w:r>
      <w:r w:rsidRPr="00F044C2" w:rsidR="009C0D8C">
        <w:t xml:space="preserve">In case the data source has no information on birth weight, ICD codes are used (ICD-10 codes </w:t>
      </w:r>
      <w:bookmarkStart w:name="P07.0" w:id="14"/>
      <w:r w:rsidRPr="00F044C2" w:rsidR="009C0D8C">
        <w:t>P07.0</w:t>
      </w:r>
      <w:bookmarkEnd w:id="14"/>
      <w:r w:rsidRPr="00F044C2" w:rsidR="009C0D8C">
        <w:t xml:space="preserve">, </w:t>
      </w:r>
      <w:bookmarkStart w:name="P07.1" w:id="15"/>
      <w:r w:rsidRPr="00F044C2" w:rsidR="009C0D8C">
        <w:t>P07.1</w:t>
      </w:r>
      <w:bookmarkEnd w:id="15"/>
      <w:r w:rsidRPr="00F044C2" w:rsidR="009C0D8C">
        <w:t>).</w:t>
      </w:r>
    </w:p>
    <w:p w:rsidRPr="00F22BEF" w:rsidR="00D974BC" w:rsidP="00984273" w:rsidRDefault="00A85561" w14:paraId="04180168" w14:textId="21406D27" w14:noSpellErr="1">
      <w:pPr>
        <w:pStyle w:val="ListParagraph"/>
        <w:numPr>
          <w:ilvl w:val="0"/>
          <w:numId w:val="31"/>
        </w:numPr>
        <w:spacing w:line="276" w:lineRule="auto"/>
        <w:ind w:left="720"/>
        <w:rPr/>
      </w:pPr>
      <w:commentRangeStart w:id="16"/>
      <w:commentRangeStart w:id="1552839879"/>
      <w:r w:rsidR="00A85561">
        <w:rPr/>
        <w:t>Small-for-gestational age</w:t>
      </w:r>
      <w:commentRangeEnd w:id="16"/>
      <w:r>
        <w:rPr>
          <w:rStyle w:val="CommentReference"/>
        </w:rPr>
        <w:commentReference w:id="16"/>
      </w:r>
      <w:commentRangeEnd w:id="1552839879"/>
      <w:r>
        <w:rPr>
          <w:rStyle w:val="CommentReference"/>
        </w:rPr>
        <w:commentReference w:id="1552839879"/>
      </w:r>
    </w:p>
    <w:p w:rsidRPr="0089031A" w:rsidR="009C0D8C" w:rsidP="0089031A" w:rsidRDefault="0089031A" w14:paraId="7E1B2033" w14:textId="18045787" w14:noSpellErr="1">
      <w:pPr>
        <w:spacing w:line="276" w:lineRule="auto"/>
        <w:ind w:left="0" w:firstLine="0"/>
      </w:pPr>
      <w:r w:rsidR="0089031A">
        <w:rPr/>
        <w:t xml:space="preserve">Small-for-gestational age is defined as </w:t>
      </w:r>
      <w:r w:rsidR="00B31DCC">
        <w:rPr/>
        <w:t>an o</w:t>
      </w:r>
      <w:r w:rsidR="00A81235">
        <w:rPr/>
        <w:t xml:space="preserve">bserved weight of a live born infant or size of a foetus lower than expected, usually below the </w:t>
      </w:r>
      <w:r w:rsidR="00B31DCC">
        <w:rPr/>
        <w:t>10</w:t>
      </w:r>
      <w:r w:rsidRPr="4B254A4C" w:rsidR="00B31DCC">
        <w:rPr>
          <w:vertAlign w:val="superscript"/>
        </w:rPr>
        <w:t>th</w:t>
      </w:r>
      <w:r w:rsidR="00B31DCC">
        <w:rPr/>
        <w:t xml:space="preserve"> </w:t>
      </w:r>
      <w:r w:rsidR="00A81235">
        <w:rPr/>
        <w:t>percentile, on the basis of gestational age.</w:t>
      </w:r>
      <w:r w:rsidR="00B31DCC">
        <w:rPr/>
        <w:t xml:space="preserve"> In this study, </w:t>
      </w:r>
      <w:r w:rsidR="0089031A">
        <w:rPr/>
        <w:t xml:space="preserve">small </w:t>
      </w:r>
      <w:r w:rsidR="0089031A">
        <w:rPr/>
        <w:t xml:space="preserve">for gestational age </w:t>
      </w:r>
      <w:r w:rsidR="00B31DCC">
        <w:rPr/>
        <w:t>is defined as binary measure (yes/no).</w:t>
      </w:r>
      <w:r w:rsidR="009C0D8C">
        <w:rPr/>
        <w:t xml:space="preserve"> ICD codes </w:t>
      </w:r>
      <w:r w:rsidR="006A6EDD">
        <w:rPr/>
        <w:t xml:space="preserve">will be </w:t>
      </w:r>
      <w:r w:rsidR="009C0D8C">
        <w:rPr/>
        <w:t>used (ICD-10 codes P05.0, P05.1, P05.9)</w:t>
      </w:r>
      <w:r w:rsidR="006A6EDD">
        <w:rPr/>
        <w:t xml:space="preserve"> unless the data sources has a specific SGA variable</w:t>
      </w:r>
      <w:r w:rsidR="0089031A">
        <w:rPr/>
        <w:t>.</w:t>
      </w:r>
      <w:r w:rsidR="006A6EDD">
        <w:rPr/>
        <w:t xml:space="preserve"> </w:t>
      </w:r>
      <w:commentRangeStart w:id="1058277393"/>
      <w:r w:rsidRPr="4B254A4C" w:rsidR="000735B2">
        <w:rPr>
          <w:highlight w:val="yellow"/>
        </w:rPr>
        <w:t>The priority will be to calculate the 10</w:t>
      </w:r>
      <w:r w:rsidRPr="4B254A4C" w:rsidR="000735B2">
        <w:rPr>
          <w:highlight w:val="yellow"/>
          <w:vertAlign w:val="superscript"/>
        </w:rPr>
        <w:t>th</w:t>
      </w:r>
      <w:r w:rsidRPr="4B254A4C" w:rsidR="000735B2">
        <w:rPr>
          <w:highlight w:val="yellow"/>
        </w:rPr>
        <w:t xml:space="preserve"> percentile based on birth weight, gestational age and sex of the offspring is these variables are available in the data source.</w:t>
      </w:r>
      <w:r w:rsidR="000735B2">
        <w:rPr/>
        <w:t xml:space="preserve"> </w:t>
      </w:r>
      <w:commentRangeEnd w:id="1058277393"/>
      <w:r>
        <w:rPr>
          <w:rStyle w:val="CommentReference"/>
        </w:rPr>
        <w:commentReference w:id="1058277393"/>
      </w:r>
    </w:p>
    <w:p w:rsidRPr="0089031A" w:rsidR="00D974BC" w:rsidP="00984273" w:rsidRDefault="00D974BC" w14:paraId="34C1AD65" w14:textId="03BE135E">
      <w:pPr>
        <w:pStyle w:val="ListParagraph"/>
        <w:numPr>
          <w:ilvl w:val="0"/>
          <w:numId w:val="39"/>
        </w:numPr>
        <w:spacing w:line="276" w:lineRule="auto"/>
        <w:ind w:left="720"/>
      </w:pPr>
      <w:r w:rsidRPr="0089031A">
        <w:t>Non-live birth</w:t>
      </w:r>
    </w:p>
    <w:p w:rsidRPr="00B31DCC" w:rsidR="00A22628" w:rsidP="00984273" w:rsidRDefault="002B0F6D" w14:paraId="0AC0D312" w14:textId="15EA6589">
      <w:pPr>
        <w:spacing w:line="276" w:lineRule="auto"/>
        <w:ind w:left="0" w:firstLine="0"/>
      </w:pPr>
      <w:r w:rsidRPr="0089031A">
        <w:t xml:space="preserve">Non-live birth is classified </w:t>
      </w:r>
      <w:r w:rsidRPr="0089031A" w:rsidR="00B31DCC">
        <w:t>as event of d</w:t>
      </w:r>
      <w:r w:rsidRPr="0089031A" w:rsidR="00A81235">
        <w:t xml:space="preserve">eath prior to complete expulsion or extraction from the mother of a foetus, irrespective of the duration of pregnancy. Early foetal death (before 22 completed weeks of gestation) is known as miscarriage, whereas late foetal death (after 22 completed weeks of gestation) is known as stillbirth. </w:t>
      </w:r>
      <w:r w:rsidRPr="0089031A" w:rsidR="00B31DCC">
        <w:t>These outcomes, i.e. miscarriage and stillbirth, are defined as binary (yes/no) measures.</w:t>
      </w:r>
      <w:r w:rsidRPr="0089031A" w:rsidR="00E83BE0">
        <w:t xml:space="preserve"> </w:t>
      </w:r>
      <w:r w:rsidRPr="0089031A" w:rsidR="0027578F">
        <w:t>Information</w:t>
      </w:r>
      <w:r w:rsidRPr="00317328" w:rsidR="0027578F">
        <w:t xml:space="preserve"> on n</w:t>
      </w:r>
      <w:r w:rsidRPr="00317328" w:rsidR="00E83BE0">
        <w:t>on-live births</w:t>
      </w:r>
      <w:r w:rsidRPr="00317328" w:rsidR="0027578F">
        <w:t xml:space="preserve"> is</w:t>
      </w:r>
      <w:r w:rsidRPr="00317328" w:rsidR="00E83BE0">
        <w:t xml:space="preserve"> routinely collected </w:t>
      </w:r>
      <w:r w:rsidRPr="00317328" w:rsidR="008076CD">
        <w:t>in the birth registries</w:t>
      </w:r>
      <w:r w:rsidRPr="00317328" w:rsidR="0027578F">
        <w:t xml:space="preserve"> in</w:t>
      </w:r>
      <w:r w:rsidRPr="00317328" w:rsidR="008076CD">
        <w:t xml:space="preserve"> some data sources</w:t>
      </w:r>
      <w:r w:rsidRPr="00317328" w:rsidR="0027578F">
        <w:t xml:space="preserve">; if not, </w:t>
      </w:r>
      <w:r w:rsidRPr="00317328" w:rsidR="008076CD">
        <w:t>diagnosis codes (</w:t>
      </w:r>
      <w:r w:rsidRPr="00317328" w:rsidR="00814859">
        <w:t>ICD-10 codes O02, O03, O06</w:t>
      </w:r>
      <w:r w:rsidRPr="00317328" w:rsidR="0027578F">
        <w:t xml:space="preserve">, </w:t>
      </w:r>
      <w:proofErr w:type="gramStart"/>
      <w:r w:rsidRPr="00317328" w:rsidR="0027578F">
        <w:t>P95</w:t>
      </w:r>
      <w:proofErr w:type="gramEnd"/>
      <w:r w:rsidRPr="00317328" w:rsidR="008076CD">
        <w:t>)</w:t>
      </w:r>
      <w:r w:rsidRPr="00317328" w:rsidR="0027578F">
        <w:t xml:space="preserve"> are used to identify these events</w:t>
      </w:r>
      <w:r w:rsidRPr="00317328" w:rsidR="008076CD">
        <w:t xml:space="preserve">. </w:t>
      </w:r>
      <w:r w:rsidRPr="00317328" w:rsidR="00B31DCC">
        <w:t xml:space="preserve"> </w:t>
      </w:r>
      <w:r w:rsidRPr="00317328" w:rsidR="00A22628">
        <w:t xml:space="preserve">The study is not able to capture non-live births events occurring very early in pregnancy (e.g., &lt; week </w:t>
      </w:r>
      <w:r w:rsidRPr="00317328" w:rsidR="006E15F1">
        <w:t>12</w:t>
      </w:r>
      <w:r w:rsidRPr="00317328" w:rsidR="00A22628">
        <w:t>)</w:t>
      </w:r>
      <w:r w:rsidRPr="00317328">
        <w:t xml:space="preserve"> in some data sources. </w:t>
      </w:r>
    </w:p>
    <w:p w:rsidR="00EB272E" w:rsidP="00984273" w:rsidRDefault="00EB272E" w14:paraId="2D29AD16" w14:textId="2F1D5179">
      <w:pPr>
        <w:spacing w:line="276" w:lineRule="auto"/>
        <w:ind w:left="0" w:firstLine="0"/>
        <w:rPr>
          <w:spacing w:val="-2"/>
        </w:rPr>
      </w:pPr>
    </w:p>
    <w:p w:rsidRPr="0032453E" w:rsidR="00A65367" w:rsidP="00984273" w:rsidRDefault="00125A3B" w14:paraId="38D88E5A" w14:textId="5BD99F0B">
      <w:pPr>
        <w:pStyle w:val="Heading2"/>
        <w:numPr>
          <w:ilvl w:val="1"/>
          <w:numId w:val="11"/>
        </w:numPr>
        <w:spacing w:line="276" w:lineRule="auto"/>
        <w:ind w:left="0" w:firstLine="0"/>
        <w:rPr>
          <w:b/>
        </w:rPr>
      </w:pPr>
      <w:r>
        <w:rPr>
          <w:b/>
        </w:rPr>
        <w:t>Sufficient set of c</w:t>
      </w:r>
      <w:r w:rsidRPr="0032453E" w:rsidR="00A65367">
        <w:rPr>
          <w:b/>
        </w:rPr>
        <w:t>onfounders</w:t>
      </w:r>
    </w:p>
    <w:p w:rsidR="00E22854" w:rsidP="00984273" w:rsidRDefault="00E21616" w14:paraId="5A5A32C4" w14:textId="46D4B403">
      <w:pPr>
        <w:spacing w:line="276" w:lineRule="auto"/>
        <w:ind w:left="0" w:firstLine="0"/>
        <w:rPr>
          <w:spacing w:val="-2"/>
        </w:rPr>
      </w:pPr>
      <w:r w:rsidRPr="00E21616">
        <w:rPr>
          <w:spacing w:val="-2"/>
        </w:rPr>
        <w:t xml:space="preserve">Confounders </w:t>
      </w:r>
      <w:r w:rsidRPr="005844E7" w:rsidR="000E07F1">
        <w:t xml:space="preserve">of the association between </w:t>
      </w:r>
      <w:proofErr w:type="spellStart"/>
      <w:r w:rsidRPr="005844E7" w:rsidR="000E07F1">
        <w:t>triptan</w:t>
      </w:r>
      <w:proofErr w:type="spellEnd"/>
      <w:r w:rsidRPr="005844E7" w:rsidR="000E07F1">
        <w:t xml:space="preserve"> exposure and maternal and pregnancy outcomes</w:t>
      </w:r>
      <w:r w:rsidR="000E07F1">
        <w:rPr>
          <w:spacing w:val="-2"/>
        </w:rPr>
        <w:t xml:space="preserve"> </w:t>
      </w:r>
      <w:r>
        <w:rPr>
          <w:spacing w:val="-2"/>
        </w:rPr>
        <w:t>are</w:t>
      </w:r>
      <w:r w:rsidRPr="00E21616">
        <w:rPr>
          <w:spacing w:val="-2"/>
        </w:rPr>
        <w:t xml:space="preserve"> identified through literature review and selected through iterative use of directed acyclic graphs (dagitty.net</w:t>
      </w:r>
      <w:r w:rsidR="00F31929">
        <w:rPr>
          <w:spacing w:val="-2"/>
        </w:rPr>
        <w:t>, see Appendi</w:t>
      </w:r>
      <w:r w:rsidR="008A7D1E">
        <w:rPr>
          <w:spacing w:val="-2"/>
        </w:rPr>
        <w:t>ces</w:t>
      </w:r>
      <w:r w:rsidR="00F31929">
        <w:rPr>
          <w:spacing w:val="-2"/>
        </w:rPr>
        <w:t xml:space="preserve"> </w:t>
      </w:r>
      <w:r w:rsidR="00C75262">
        <w:rPr>
          <w:spacing w:val="-2"/>
        </w:rPr>
        <w:t>4-5</w:t>
      </w:r>
      <w:r w:rsidRPr="00E21616">
        <w:rPr>
          <w:spacing w:val="-2"/>
        </w:rPr>
        <w:t>)</w:t>
      </w:r>
      <w:r w:rsidR="00C75262">
        <w:rPr>
          <w:spacing w:val="-2"/>
        </w:rPr>
        <w:t xml:space="preserve"> and availability across data sources</w:t>
      </w:r>
      <w:r w:rsidRPr="00E21616">
        <w:rPr>
          <w:spacing w:val="-2"/>
        </w:rPr>
        <w:t xml:space="preserve">. </w:t>
      </w:r>
      <w:r w:rsidR="00136034">
        <w:rPr>
          <w:spacing w:val="-2"/>
        </w:rPr>
        <w:t xml:space="preserve">Table 5 shows which </w:t>
      </w:r>
      <w:r w:rsidR="00A65367">
        <w:rPr>
          <w:spacing w:val="-2"/>
        </w:rPr>
        <w:t xml:space="preserve">factors </w:t>
      </w:r>
      <w:r w:rsidR="000420FE">
        <w:rPr>
          <w:spacing w:val="-2"/>
        </w:rPr>
        <w:t xml:space="preserve">are </w:t>
      </w:r>
      <w:r w:rsidR="00136034">
        <w:rPr>
          <w:spacing w:val="-2"/>
        </w:rPr>
        <w:t xml:space="preserve">considered as </w:t>
      </w:r>
      <w:r w:rsidR="007F26A3">
        <w:rPr>
          <w:spacing w:val="-2"/>
        </w:rPr>
        <w:t xml:space="preserve">sufficient set of </w:t>
      </w:r>
      <w:r w:rsidR="00136034">
        <w:rPr>
          <w:spacing w:val="-2"/>
        </w:rPr>
        <w:t>confounders</w:t>
      </w:r>
      <w:r w:rsidR="007F26A3">
        <w:rPr>
          <w:spacing w:val="-2"/>
        </w:rPr>
        <w:t xml:space="preserve"> for the analyses</w:t>
      </w:r>
      <w:r w:rsidR="00136034">
        <w:rPr>
          <w:spacing w:val="-2"/>
        </w:rPr>
        <w:t xml:space="preserve">, and whether they are handled as </w:t>
      </w:r>
      <w:r w:rsidR="000420FE">
        <w:rPr>
          <w:spacing w:val="-2"/>
        </w:rPr>
        <w:t xml:space="preserve">time-fixed </w:t>
      </w:r>
      <w:r w:rsidR="00136034">
        <w:rPr>
          <w:spacing w:val="-2"/>
        </w:rPr>
        <w:t>or</w:t>
      </w:r>
      <w:r w:rsidR="000420FE">
        <w:rPr>
          <w:spacing w:val="-2"/>
        </w:rPr>
        <w:t xml:space="preserve"> time-varying confounders</w:t>
      </w:r>
      <w:r w:rsidR="0070409A">
        <w:rPr>
          <w:spacing w:val="-2"/>
        </w:rPr>
        <w:t xml:space="preserve"> or both, depending on the </w:t>
      </w:r>
      <w:r w:rsidR="007F26A3">
        <w:rPr>
          <w:spacing w:val="-2"/>
        </w:rPr>
        <w:t>outcome of interest</w:t>
      </w:r>
      <w:r w:rsidR="000420FE">
        <w:rPr>
          <w:spacing w:val="-2"/>
        </w:rPr>
        <w:t xml:space="preserve">. </w:t>
      </w:r>
      <w:r w:rsidRPr="00E22854" w:rsidR="00E22854">
        <w:rPr>
          <w:spacing w:val="-2"/>
        </w:rPr>
        <w:t>These confounders are described in the sections 3.7.1-3.7.</w:t>
      </w:r>
      <w:r w:rsidR="00A53C73">
        <w:rPr>
          <w:spacing w:val="-2"/>
        </w:rPr>
        <w:t>4</w:t>
      </w:r>
      <w:r w:rsidRPr="00E22854" w:rsidR="00E22854">
        <w:rPr>
          <w:spacing w:val="-2"/>
        </w:rPr>
        <w:t xml:space="preserve"> below.</w:t>
      </w:r>
      <w:r w:rsidR="00E22854">
        <w:rPr>
          <w:spacing w:val="-2"/>
        </w:rPr>
        <w:t xml:space="preserve"> </w:t>
      </w:r>
      <w:r w:rsidR="008A7D1E">
        <w:rPr>
          <w:spacing w:val="-2"/>
        </w:rPr>
        <w:t xml:space="preserve">To visualize the time-varying nature of exposure and confounders, see Appendix </w:t>
      </w:r>
      <w:r w:rsidR="0089031A">
        <w:rPr>
          <w:spacing w:val="-2"/>
        </w:rPr>
        <w:t>6</w:t>
      </w:r>
      <w:r w:rsidR="008A7D1E">
        <w:rPr>
          <w:spacing w:val="-2"/>
        </w:rPr>
        <w:t xml:space="preserve"> for a simplified directed acyclic graph</w:t>
      </w:r>
      <w:r w:rsidRPr="007C7B32" w:rsidR="008A7D1E">
        <w:rPr>
          <w:spacing w:val="-2"/>
        </w:rPr>
        <w:t xml:space="preserve">. </w:t>
      </w:r>
      <w:r w:rsidRPr="007C7B32" w:rsidR="009641FD">
        <w:rPr>
          <w:spacing w:val="-2"/>
        </w:rPr>
        <w:t>Variables wil</w:t>
      </w:r>
      <w:r w:rsidR="007C7B32">
        <w:rPr>
          <w:spacing w:val="-2"/>
        </w:rPr>
        <w:t>l</w:t>
      </w:r>
      <w:r w:rsidRPr="007C7B32" w:rsidR="009641FD">
        <w:rPr>
          <w:spacing w:val="-2"/>
        </w:rPr>
        <w:t xml:space="preserve"> dep</w:t>
      </w:r>
      <w:r w:rsidRPr="007C7B32" w:rsidR="007C7B32">
        <w:rPr>
          <w:spacing w:val="-2"/>
        </w:rPr>
        <w:t>e</w:t>
      </w:r>
      <w:r w:rsidRPr="007C7B32" w:rsidR="009641FD">
        <w:rPr>
          <w:spacing w:val="-2"/>
        </w:rPr>
        <w:t>nd on availability</w:t>
      </w:r>
      <w:r w:rsidR="006F5D22">
        <w:rPr>
          <w:spacing w:val="-2"/>
        </w:rPr>
        <w:t xml:space="preserve"> by the data source</w:t>
      </w:r>
      <w:r w:rsidRPr="007C7B32" w:rsidR="007C7B32">
        <w:rPr>
          <w:spacing w:val="-2"/>
        </w:rPr>
        <w:t>.</w:t>
      </w:r>
      <w:r w:rsidR="006F5D22">
        <w:rPr>
          <w:spacing w:val="-2"/>
        </w:rPr>
        <w:t xml:space="preserve"> Confront Appendix </w:t>
      </w:r>
      <w:r w:rsidR="00C75262">
        <w:rPr>
          <w:spacing w:val="-2"/>
        </w:rPr>
        <w:t>6</w:t>
      </w:r>
      <w:r w:rsidR="006F5D22">
        <w:rPr>
          <w:spacing w:val="-2"/>
        </w:rPr>
        <w:t xml:space="preserve"> for the description of the confounders available in each data source and their definitions.</w:t>
      </w:r>
    </w:p>
    <w:p w:rsidRPr="00F31929" w:rsidR="00E22854" w:rsidP="00984273" w:rsidRDefault="00E22854" w14:paraId="1F9BD77C" w14:textId="5BBFEBA3">
      <w:pPr>
        <w:spacing w:line="276" w:lineRule="auto"/>
        <w:ind w:left="0" w:firstLine="0"/>
        <w:rPr>
          <w:b/>
          <w:bCs/>
          <w:szCs w:val="20"/>
        </w:rPr>
      </w:pPr>
      <w:r w:rsidRPr="00F31929">
        <w:rPr>
          <w:b/>
          <w:bCs/>
          <w:szCs w:val="20"/>
        </w:rPr>
        <w:t>Table 5: Confounding factors for the m</w:t>
      </w:r>
      <w:r w:rsidR="006F5D22">
        <w:rPr>
          <w:b/>
          <w:bCs/>
          <w:szCs w:val="20"/>
        </w:rPr>
        <w:t xml:space="preserve">aternal and pregnancy outcomes </w:t>
      </w:r>
    </w:p>
    <w:tbl>
      <w:tblPr>
        <w:tblStyle w:val="TableGridLight1"/>
        <w:tblpPr w:leftFromText="180" w:rightFromText="180" w:vertAnchor="text" w:horzAnchor="margin" w:tblpY="1"/>
        <w:tblW w:w="9001" w:type="dxa"/>
        <w:tblLook w:val="04A0" w:firstRow="1" w:lastRow="0" w:firstColumn="1" w:lastColumn="0" w:noHBand="0" w:noVBand="1"/>
      </w:tblPr>
      <w:tblGrid>
        <w:gridCol w:w="3927"/>
        <w:gridCol w:w="1378"/>
        <w:gridCol w:w="1346"/>
        <w:gridCol w:w="1188"/>
        <w:gridCol w:w="1162"/>
      </w:tblGrid>
      <w:tr w:rsidRPr="00CA5FAB" w:rsidR="00E22854" w:rsidTr="007C7B32" w14:paraId="529198DD" w14:textId="77777777">
        <w:trPr>
          <w:trHeight w:val="246"/>
          <w:tblHeader/>
        </w:trPr>
        <w:tc>
          <w:tcPr>
            <w:tcW w:w="3927" w:type="dxa"/>
            <w:shd w:val="clear" w:color="auto" w:fill="EDEDED" w:themeFill="accent3" w:themeFillTint="33"/>
          </w:tcPr>
          <w:p w:rsidRPr="00CA5FAB" w:rsidR="00E22854" w:rsidP="00984273" w:rsidRDefault="00E22854" w14:paraId="1E7B30CD" w14:textId="77777777">
            <w:pPr>
              <w:spacing w:line="276" w:lineRule="auto"/>
              <w:ind w:left="0" w:firstLine="0"/>
              <w:rPr>
                <w:b/>
                <w:sz w:val="20"/>
              </w:rPr>
            </w:pPr>
            <w:r w:rsidRPr="00CA5FAB">
              <w:rPr>
                <w:b/>
                <w:sz w:val="20"/>
              </w:rPr>
              <w:t>Confounder</w:t>
            </w:r>
          </w:p>
        </w:tc>
        <w:tc>
          <w:tcPr>
            <w:tcW w:w="2724" w:type="dxa"/>
            <w:gridSpan w:val="2"/>
            <w:shd w:val="clear" w:color="auto" w:fill="EDEDED" w:themeFill="accent3" w:themeFillTint="33"/>
          </w:tcPr>
          <w:p w:rsidRPr="00CA5FAB" w:rsidR="00E22854" w:rsidP="00984273" w:rsidRDefault="00E22854" w14:paraId="770BF3D9" w14:textId="710C1B99">
            <w:pPr>
              <w:spacing w:line="276" w:lineRule="auto"/>
              <w:ind w:left="0" w:firstLine="0"/>
              <w:rPr>
                <w:sz w:val="20"/>
              </w:rPr>
            </w:pPr>
            <w:r w:rsidRPr="00CA5FAB">
              <w:rPr>
                <w:b/>
                <w:sz w:val="20"/>
              </w:rPr>
              <w:t>Time-fixed</w:t>
            </w:r>
            <w:r w:rsidR="007F26A3">
              <w:rPr>
                <w:b/>
                <w:sz w:val="20"/>
              </w:rPr>
              <w:t>, time point of measurement</w:t>
            </w:r>
          </w:p>
        </w:tc>
        <w:tc>
          <w:tcPr>
            <w:tcW w:w="2350" w:type="dxa"/>
            <w:gridSpan w:val="2"/>
            <w:shd w:val="clear" w:color="auto" w:fill="EDEDED" w:themeFill="accent3" w:themeFillTint="33"/>
          </w:tcPr>
          <w:p w:rsidRPr="00CA5FAB" w:rsidR="00E22854" w:rsidP="00984273" w:rsidRDefault="00E22854" w14:paraId="2096C1B2" w14:textId="4101A2DC">
            <w:pPr>
              <w:spacing w:line="276" w:lineRule="auto"/>
              <w:ind w:left="0" w:firstLine="0"/>
              <w:rPr>
                <w:sz w:val="20"/>
              </w:rPr>
            </w:pPr>
            <w:r w:rsidRPr="00CA5FAB">
              <w:rPr>
                <w:b/>
                <w:sz w:val="20"/>
              </w:rPr>
              <w:t>Time-varying</w:t>
            </w:r>
            <w:r w:rsidR="007F26A3">
              <w:rPr>
                <w:b/>
                <w:sz w:val="20"/>
              </w:rPr>
              <w:t>, time point of measurement</w:t>
            </w:r>
          </w:p>
        </w:tc>
      </w:tr>
      <w:tr w:rsidRPr="00CA5FAB" w:rsidR="00E22854" w:rsidTr="00CF4197" w14:paraId="096739EA" w14:textId="77777777">
        <w:trPr>
          <w:trHeight w:val="246"/>
          <w:tblHeader/>
        </w:trPr>
        <w:tc>
          <w:tcPr>
            <w:tcW w:w="3927" w:type="dxa"/>
            <w:shd w:val="clear" w:color="auto" w:fill="EDEDED" w:themeFill="accent3" w:themeFillTint="33"/>
          </w:tcPr>
          <w:p w:rsidRPr="00CA5FAB" w:rsidR="00E22854" w:rsidP="00984273" w:rsidRDefault="00E22854" w14:paraId="36A22FE6" w14:textId="77777777">
            <w:pPr>
              <w:spacing w:line="276" w:lineRule="auto"/>
              <w:ind w:left="0" w:firstLine="0"/>
              <w:rPr>
                <w:b/>
                <w:sz w:val="20"/>
              </w:rPr>
            </w:pPr>
          </w:p>
        </w:tc>
        <w:tc>
          <w:tcPr>
            <w:tcW w:w="1378" w:type="dxa"/>
            <w:shd w:val="clear" w:color="auto" w:fill="EDEDED" w:themeFill="accent3" w:themeFillTint="33"/>
          </w:tcPr>
          <w:p w:rsidRPr="00CA5FAB" w:rsidR="00E22854" w:rsidP="00984273" w:rsidRDefault="00E22854" w14:paraId="07146DB0" w14:textId="7CD14EBD">
            <w:pPr>
              <w:spacing w:line="276" w:lineRule="auto"/>
              <w:ind w:left="0" w:firstLine="0"/>
              <w:rPr>
                <w:sz w:val="20"/>
              </w:rPr>
            </w:pPr>
            <w:r w:rsidRPr="00CA5FAB">
              <w:rPr>
                <w:sz w:val="20"/>
              </w:rPr>
              <w:t>1 year</w:t>
            </w:r>
            <w:r w:rsidR="003802A3">
              <w:rPr>
                <w:sz w:val="20"/>
              </w:rPr>
              <w:t xml:space="preserve"> or 2.5/3 months </w:t>
            </w:r>
            <w:r w:rsidRPr="00CA5FAB">
              <w:rPr>
                <w:sz w:val="20"/>
              </w:rPr>
              <w:t xml:space="preserve"> &lt; cohort entry</w:t>
            </w:r>
          </w:p>
        </w:tc>
        <w:tc>
          <w:tcPr>
            <w:tcW w:w="1346" w:type="dxa"/>
            <w:shd w:val="clear" w:color="auto" w:fill="EDEDED" w:themeFill="accent3" w:themeFillTint="33"/>
          </w:tcPr>
          <w:p w:rsidRPr="00CA5FAB" w:rsidR="00E22854" w:rsidP="00984273" w:rsidRDefault="00E22854" w14:paraId="35C0B854" w14:textId="77777777">
            <w:pPr>
              <w:spacing w:line="276" w:lineRule="auto"/>
              <w:ind w:left="0" w:firstLine="0"/>
              <w:rPr>
                <w:sz w:val="20"/>
              </w:rPr>
            </w:pPr>
            <w:r w:rsidRPr="00CA5FAB">
              <w:rPr>
                <w:sz w:val="20"/>
              </w:rPr>
              <w:t>At cohort entry</w:t>
            </w:r>
          </w:p>
        </w:tc>
        <w:tc>
          <w:tcPr>
            <w:tcW w:w="1188" w:type="dxa"/>
            <w:shd w:val="clear" w:color="auto" w:fill="EDEDED" w:themeFill="accent3" w:themeFillTint="33"/>
          </w:tcPr>
          <w:p w:rsidRPr="00CA5FAB" w:rsidR="00E22854" w:rsidP="00984273" w:rsidRDefault="00E22854" w14:paraId="3D6C3B9E" w14:textId="77777777">
            <w:pPr>
              <w:spacing w:line="276" w:lineRule="auto"/>
              <w:ind w:left="0" w:firstLine="0"/>
              <w:rPr>
                <w:sz w:val="20"/>
              </w:rPr>
            </w:pPr>
            <w:r w:rsidRPr="00CA5FAB">
              <w:rPr>
                <w:sz w:val="20"/>
              </w:rPr>
              <w:t>First trimester</w:t>
            </w:r>
          </w:p>
        </w:tc>
        <w:tc>
          <w:tcPr>
            <w:tcW w:w="1162" w:type="dxa"/>
            <w:shd w:val="clear" w:color="auto" w:fill="EDEDED" w:themeFill="accent3" w:themeFillTint="33"/>
          </w:tcPr>
          <w:p w:rsidRPr="00CA5FAB" w:rsidR="00E22854" w:rsidP="00984273" w:rsidRDefault="00E22854" w14:paraId="7C37F2B6" w14:textId="77777777">
            <w:pPr>
              <w:spacing w:line="276" w:lineRule="auto"/>
              <w:ind w:left="0" w:firstLine="0"/>
              <w:rPr>
                <w:sz w:val="20"/>
              </w:rPr>
            </w:pPr>
            <w:r w:rsidRPr="00CA5FAB">
              <w:rPr>
                <w:sz w:val="20"/>
              </w:rPr>
              <w:t>Second trimester</w:t>
            </w:r>
          </w:p>
        </w:tc>
      </w:tr>
      <w:tr w:rsidRPr="00667B62" w:rsidR="00667B62" w:rsidTr="00CF4197" w14:paraId="090012B9" w14:textId="77777777">
        <w:trPr>
          <w:trHeight w:val="370"/>
        </w:trPr>
        <w:tc>
          <w:tcPr>
            <w:tcW w:w="3927" w:type="dxa"/>
          </w:tcPr>
          <w:p w:rsidRPr="00667B62" w:rsidR="00667B62" w:rsidP="00984273" w:rsidRDefault="00667B62" w14:paraId="670D6F31" w14:textId="344F6117">
            <w:pPr>
              <w:spacing w:line="276" w:lineRule="auto"/>
              <w:ind w:left="0" w:firstLine="0"/>
              <w:jc w:val="left"/>
              <w:rPr>
                <w:b/>
                <w:spacing w:val="-2"/>
              </w:rPr>
            </w:pPr>
            <w:r w:rsidRPr="00667B62">
              <w:rPr>
                <w:b/>
                <w:spacing w:val="-2"/>
              </w:rPr>
              <w:t>Migraine-related factors</w:t>
            </w:r>
          </w:p>
        </w:tc>
        <w:tc>
          <w:tcPr>
            <w:tcW w:w="1378" w:type="dxa"/>
          </w:tcPr>
          <w:p w:rsidRPr="00667B62" w:rsidR="00667B62" w:rsidP="00984273" w:rsidRDefault="00667B62" w14:paraId="096F87B7" w14:textId="77777777">
            <w:pPr>
              <w:spacing w:line="276" w:lineRule="auto"/>
              <w:ind w:left="0" w:firstLine="0"/>
              <w:rPr>
                <w:rFonts w:ascii="Segoe UI Symbol" w:hAnsi="Segoe UI Symbol" w:eastAsia="Arial Unicode MS" w:cs="Segoe UI Symbol"/>
                <w:b/>
                <w:color w:val="000000"/>
                <w:sz w:val="20"/>
                <w:szCs w:val="20"/>
              </w:rPr>
            </w:pPr>
          </w:p>
        </w:tc>
        <w:tc>
          <w:tcPr>
            <w:tcW w:w="1346" w:type="dxa"/>
          </w:tcPr>
          <w:p w:rsidRPr="00667B62" w:rsidR="00667B62" w:rsidP="00984273" w:rsidRDefault="00667B62" w14:paraId="16B633F3" w14:textId="77777777">
            <w:pPr>
              <w:spacing w:line="276" w:lineRule="auto"/>
              <w:ind w:left="0" w:firstLine="0"/>
              <w:rPr>
                <w:b/>
                <w:sz w:val="20"/>
              </w:rPr>
            </w:pPr>
          </w:p>
        </w:tc>
        <w:tc>
          <w:tcPr>
            <w:tcW w:w="1188" w:type="dxa"/>
          </w:tcPr>
          <w:p w:rsidRPr="00667B62" w:rsidR="00667B62" w:rsidP="00984273" w:rsidRDefault="00667B62" w14:paraId="66F3BB28" w14:textId="77777777">
            <w:pPr>
              <w:spacing w:line="276" w:lineRule="auto"/>
              <w:ind w:left="0" w:firstLine="0"/>
              <w:rPr>
                <w:rFonts w:ascii="Segoe UI Symbol" w:hAnsi="Segoe UI Symbol" w:eastAsia="Arial Unicode MS" w:cs="Segoe UI Symbol"/>
                <w:b/>
                <w:color w:val="000000"/>
                <w:sz w:val="20"/>
                <w:szCs w:val="20"/>
              </w:rPr>
            </w:pPr>
          </w:p>
        </w:tc>
        <w:tc>
          <w:tcPr>
            <w:tcW w:w="1162" w:type="dxa"/>
          </w:tcPr>
          <w:p w:rsidRPr="00667B62" w:rsidR="00667B62" w:rsidP="00984273" w:rsidRDefault="00667B62" w14:paraId="2F5FCB1E" w14:textId="77777777">
            <w:pPr>
              <w:spacing w:line="276" w:lineRule="auto"/>
              <w:ind w:left="0" w:firstLine="0"/>
              <w:rPr>
                <w:rFonts w:ascii="Segoe UI Symbol" w:hAnsi="Segoe UI Symbol" w:eastAsia="Arial Unicode MS" w:cs="Segoe UI Symbol"/>
                <w:b/>
                <w:color w:val="000000"/>
                <w:sz w:val="20"/>
                <w:szCs w:val="20"/>
              </w:rPr>
            </w:pPr>
          </w:p>
        </w:tc>
      </w:tr>
      <w:tr w:rsidRPr="00CA5FAB" w:rsidR="00E22854" w:rsidTr="00CF4197" w14:paraId="3389B6EE" w14:textId="77777777">
        <w:trPr>
          <w:trHeight w:val="648"/>
        </w:trPr>
        <w:tc>
          <w:tcPr>
            <w:tcW w:w="3927" w:type="dxa"/>
          </w:tcPr>
          <w:p w:rsidRPr="00CA5FAB" w:rsidR="00E22854" w:rsidP="00984273" w:rsidRDefault="00E22854" w14:paraId="58257AFB" w14:textId="77777777">
            <w:pPr>
              <w:spacing w:line="276" w:lineRule="auto"/>
              <w:ind w:left="0" w:firstLine="0"/>
              <w:jc w:val="left"/>
              <w:rPr>
                <w:spacing w:val="-2"/>
              </w:rPr>
            </w:pPr>
            <w:r>
              <w:rPr>
                <w:spacing w:val="-2"/>
              </w:rPr>
              <w:t>Acute m</w:t>
            </w:r>
            <w:r w:rsidRPr="00CA5FAB">
              <w:rPr>
                <w:spacing w:val="-2"/>
              </w:rPr>
              <w:t xml:space="preserve">igraine co-medications (i.e., analgesics, NSAIDs, </w:t>
            </w:r>
            <w:proofErr w:type="spellStart"/>
            <w:r w:rsidRPr="00CA5FAB">
              <w:rPr>
                <w:spacing w:val="-2"/>
              </w:rPr>
              <w:t>antinauseants</w:t>
            </w:r>
            <w:proofErr w:type="spellEnd"/>
            <w:r w:rsidRPr="00CA5FAB">
              <w:rPr>
                <w:spacing w:val="-2"/>
              </w:rPr>
              <w:t>)</w:t>
            </w:r>
          </w:p>
        </w:tc>
        <w:tc>
          <w:tcPr>
            <w:tcW w:w="1378" w:type="dxa"/>
          </w:tcPr>
          <w:p w:rsidRPr="00CA5FAB" w:rsidR="00E22854" w:rsidP="00984273" w:rsidRDefault="00E22854" w14:paraId="30EBD922"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346" w:type="dxa"/>
          </w:tcPr>
          <w:p w:rsidRPr="00CA5FAB" w:rsidR="00E22854" w:rsidP="00984273" w:rsidRDefault="00E22854" w14:paraId="62F5C10B" w14:textId="77777777">
            <w:pPr>
              <w:spacing w:line="276" w:lineRule="auto"/>
              <w:ind w:left="0" w:firstLine="0"/>
              <w:rPr>
                <w:sz w:val="20"/>
              </w:rPr>
            </w:pPr>
          </w:p>
        </w:tc>
        <w:tc>
          <w:tcPr>
            <w:tcW w:w="1188" w:type="dxa"/>
          </w:tcPr>
          <w:p w:rsidRPr="00CA5FAB" w:rsidR="00E22854" w:rsidP="00984273" w:rsidRDefault="00E22854" w14:paraId="08FBBF15"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62" w:type="dxa"/>
          </w:tcPr>
          <w:p w:rsidRPr="00CA5FAB" w:rsidR="00E22854" w:rsidP="00984273" w:rsidRDefault="00E22854" w14:paraId="3CDE3450"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r>
      <w:tr w:rsidRPr="00CA5FAB" w:rsidR="00E22854" w:rsidTr="00CF4197" w14:paraId="4ED9309E" w14:textId="77777777">
        <w:trPr>
          <w:trHeight w:val="266"/>
        </w:trPr>
        <w:tc>
          <w:tcPr>
            <w:tcW w:w="3927" w:type="dxa"/>
          </w:tcPr>
          <w:p w:rsidRPr="00CA5FAB" w:rsidR="00E22854" w:rsidP="00984273" w:rsidRDefault="00E22854" w14:paraId="453BA872" w14:textId="77777777">
            <w:pPr>
              <w:spacing w:line="276" w:lineRule="auto"/>
              <w:ind w:left="0" w:firstLine="0"/>
              <w:rPr>
                <w:spacing w:val="-2"/>
              </w:rPr>
            </w:pPr>
            <w:r w:rsidRPr="00CA5FAB">
              <w:rPr>
                <w:spacing w:val="-2"/>
              </w:rPr>
              <w:t>Migraine preventive treatment</w:t>
            </w:r>
          </w:p>
        </w:tc>
        <w:tc>
          <w:tcPr>
            <w:tcW w:w="1378" w:type="dxa"/>
          </w:tcPr>
          <w:p w:rsidRPr="00CA5FAB" w:rsidR="00E22854" w:rsidP="00984273" w:rsidRDefault="00E22854" w14:paraId="1CB9EB0B" w14:textId="77777777">
            <w:pPr>
              <w:spacing w:line="276" w:lineRule="auto"/>
              <w:ind w:left="0" w:firstLine="0"/>
              <w:rPr>
                <w:rFonts w:ascii="Segoe UI Symbol" w:hAnsi="Segoe UI Symbol" w:eastAsia="Arial Unicode MS" w:cs="Segoe UI Symbol"/>
                <w:color w:val="000000"/>
                <w:sz w:val="20"/>
                <w:szCs w:val="20"/>
              </w:rPr>
            </w:pPr>
            <w:r w:rsidRPr="00CA5FAB">
              <w:rPr>
                <w:rFonts w:ascii="Segoe UI Symbol" w:hAnsi="Segoe UI Symbol" w:eastAsia="Arial Unicode MS" w:cs="Segoe UI Symbol"/>
                <w:color w:val="000000"/>
                <w:sz w:val="20"/>
                <w:szCs w:val="20"/>
              </w:rPr>
              <w:t>☒</w:t>
            </w:r>
          </w:p>
        </w:tc>
        <w:tc>
          <w:tcPr>
            <w:tcW w:w="1346" w:type="dxa"/>
          </w:tcPr>
          <w:p w:rsidRPr="00CA5FAB" w:rsidR="00E22854" w:rsidP="00984273" w:rsidRDefault="00E22854" w14:paraId="237ABF5E" w14:textId="77777777">
            <w:pPr>
              <w:spacing w:line="276" w:lineRule="auto"/>
              <w:ind w:left="0" w:firstLine="0"/>
              <w:rPr>
                <w:sz w:val="20"/>
              </w:rPr>
            </w:pPr>
          </w:p>
        </w:tc>
        <w:tc>
          <w:tcPr>
            <w:tcW w:w="1188" w:type="dxa"/>
          </w:tcPr>
          <w:p w:rsidRPr="00CA5FAB" w:rsidR="00E22854" w:rsidP="00984273" w:rsidRDefault="00E22854" w14:paraId="370C3FBB" w14:textId="77777777">
            <w:pPr>
              <w:spacing w:line="276" w:lineRule="auto"/>
              <w:ind w:left="0" w:firstLine="0"/>
              <w:rPr>
                <w:rFonts w:ascii="Segoe UI Symbol" w:hAnsi="Segoe UI Symbol" w:eastAsia="Arial Unicode MS" w:cs="Segoe UI Symbol"/>
                <w:color w:val="000000"/>
                <w:sz w:val="20"/>
                <w:szCs w:val="20"/>
              </w:rPr>
            </w:pPr>
            <w:r w:rsidRPr="00CA5FAB">
              <w:rPr>
                <w:rFonts w:ascii="Segoe UI Symbol" w:hAnsi="Segoe UI Symbol" w:eastAsia="Arial Unicode MS" w:cs="Segoe UI Symbol"/>
                <w:color w:val="000000"/>
                <w:sz w:val="20"/>
                <w:szCs w:val="20"/>
              </w:rPr>
              <w:t>☒</w:t>
            </w:r>
          </w:p>
        </w:tc>
        <w:tc>
          <w:tcPr>
            <w:tcW w:w="1162" w:type="dxa"/>
          </w:tcPr>
          <w:p w:rsidRPr="00CA5FAB" w:rsidR="00E22854" w:rsidP="00984273" w:rsidRDefault="00E22854" w14:paraId="6BF5C6D1" w14:textId="77777777">
            <w:pPr>
              <w:spacing w:line="276" w:lineRule="auto"/>
              <w:ind w:left="0" w:firstLine="0"/>
              <w:rPr>
                <w:rFonts w:ascii="Segoe UI Symbol" w:hAnsi="Segoe UI Symbol" w:eastAsia="Arial Unicode MS" w:cs="Segoe UI Symbol"/>
                <w:color w:val="000000"/>
                <w:sz w:val="20"/>
                <w:szCs w:val="20"/>
              </w:rPr>
            </w:pPr>
            <w:r w:rsidRPr="00CA5FAB">
              <w:rPr>
                <w:rFonts w:ascii="Segoe UI Symbol" w:hAnsi="Segoe UI Symbol" w:eastAsia="Arial Unicode MS" w:cs="Segoe UI Symbol"/>
                <w:color w:val="000000"/>
                <w:sz w:val="20"/>
                <w:szCs w:val="20"/>
              </w:rPr>
              <w:t>☒</w:t>
            </w:r>
          </w:p>
        </w:tc>
      </w:tr>
      <w:tr w:rsidRPr="00CA5FAB" w:rsidR="00E22854" w:rsidTr="00CF4197" w14:paraId="02E47F90" w14:textId="77777777">
        <w:trPr>
          <w:trHeight w:val="266"/>
        </w:trPr>
        <w:tc>
          <w:tcPr>
            <w:tcW w:w="3927" w:type="dxa"/>
          </w:tcPr>
          <w:p w:rsidRPr="00CA5FAB" w:rsidR="00E22854" w:rsidP="00984273" w:rsidRDefault="00E22854" w14:paraId="14EDCAF9" w14:textId="2C32FA98">
            <w:pPr>
              <w:spacing w:line="276" w:lineRule="auto"/>
              <w:ind w:left="0" w:firstLine="0"/>
              <w:rPr>
                <w:spacing w:val="-2"/>
              </w:rPr>
            </w:pPr>
            <w:r w:rsidRPr="00CA5FAB">
              <w:rPr>
                <w:spacing w:val="-2"/>
              </w:rPr>
              <w:t>Migraine severity at baseline</w:t>
            </w:r>
            <w:r w:rsidR="00317328">
              <w:rPr>
                <w:spacing w:val="-2"/>
              </w:rPr>
              <w:t>**</w:t>
            </w:r>
          </w:p>
        </w:tc>
        <w:tc>
          <w:tcPr>
            <w:tcW w:w="1378" w:type="dxa"/>
          </w:tcPr>
          <w:p w:rsidRPr="00CA5FAB" w:rsidR="00E22854" w:rsidP="00984273" w:rsidRDefault="00E22854" w14:paraId="01907E37"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346" w:type="dxa"/>
          </w:tcPr>
          <w:p w:rsidRPr="00CA5FAB" w:rsidR="00E22854" w:rsidP="00984273" w:rsidRDefault="00E22854" w14:paraId="1F46A999" w14:textId="77777777">
            <w:pPr>
              <w:spacing w:line="276" w:lineRule="auto"/>
              <w:ind w:left="0" w:firstLine="0"/>
              <w:rPr>
                <w:sz w:val="20"/>
              </w:rPr>
            </w:pPr>
          </w:p>
        </w:tc>
        <w:tc>
          <w:tcPr>
            <w:tcW w:w="1188" w:type="dxa"/>
          </w:tcPr>
          <w:p w:rsidRPr="00CA5FAB" w:rsidR="00E22854" w:rsidP="00984273" w:rsidRDefault="00E22854" w14:paraId="74E50D19" w14:textId="77777777">
            <w:pPr>
              <w:spacing w:line="276" w:lineRule="auto"/>
              <w:ind w:left="0" w:firstLine="0"/>
              <w:rPr>
                <w:sz w:val="20"/>
              </w:rPr>
            </w:pPr>
          </w:p>
        </w:tc>
        <w:tc>
          <w:tcPr>
            <w:tcW w:w="1162" w:type="dxa"/>
          </w:tcPr>
          <w:p w:rsidRPr="00CA5FAB" w:rsidR="00E22854" w:rsidP="00984273" w:rsidRDefault="00E22854" w14:paraId="12347E78" w14:textId="77777777">
            <w:pPr>
              <w:spacing w:line="276" w:lineRule="auto"/>
              <w:ind w:left="0" w:firstLine="0"/>
              <w:rPr>
                <w:sz w:val="20"/>
              </w:rPr>
            </w:pPr>
          </w:p>
        </w:tc>
      </w:tr>
      <w:tr w:rsidRPr="00CA5FAB" w:rsidR="00667B62" w:rsidTr="00CF4197" w14:paraId="0C29FCAD" w14:textId="77777777">
        <w:trPr>
          <w:trHeight w:val="259"/>
        </w:trPr>
        <w:tc>
          <w:tcPr>
            <w:tcW w:w="3927" w:type="dxa"/>
          </w:tcPr>
          <w:p w:rsidRPr="00667B62" w:rsidR="00667B62" w:rsidP="00984273" w:rsidRDefault="00667B62" w14:paraId="25AAF5A5" w14:textId="31A929D7">
            <w:pPr>
              <w:spacing w:line="276" w:lineRule="auto"/>
              <w:ind w:left="0" w:firstLine="0"/>
              <w:jc w:val="left"/>
              <w:rPr>
                <w:b/>
                <w:spacing w:val="-2"/>
              </w:rPr>
            </w:pPr>
            <w:r>
              <w:rPr>
                <w:b/>
                <w:spacing w:val="-2"/>
              </w:rPr>
              <w:t xml:space="preserve">Health-related factors </w:t>
            </w:r>
          </w:p>
        </w:tc>
        <w:tc>
          <w:tcPr>
            <w:tcW w:w="1378" w:type="dxa"/>
          </w:tcPr>
          <w:p w:rsidRPr="00CA5FAB" w:rsidR="00667B62" w:rsidP="00984273" w:rsidRDefault="00667B62" w14:paraId="2A9E8F3D" w14:textId="77777777">
            <w:pPr>
              <w:spacing w:line="276" w:lineRule="auto"/>
              <w:ind w:left="0" w:firstLine="0"/>
              <w:rPr>
                <w:rFonts w:ascii="Segoe UI Symbol" w:hAnsi="Segoe UI Symbol" w:eastAsia="Arial Unicode MS" w:cs="Segoe UI Symbol"/>
                <w:color w:val="000000"/>
                <w:sz w:val="20"/>
                <w:szCs w:val="20"/>
              </w:rPr>
            </w:pPr>
          </w:p>
        </w:tc>
        <w:tc>
          <w:tcPr>
            <w:tcW w:w="1346" w:type="dxa"/>
          </w:tcPr>
          <w:p w:rsidRPr="00CA5FAB" w:rsidR="00667B62" w:rsidP="00984273" w:rsidRDefault="00667B62" w14:paraId="1FE9D7E7" w14:textId="77777777">
            <w:pPr>
              <w:spacing w:line="276" w:lineRule="auto"/>
              <w:ind w:left="0" w:firstLine="0"/>
              <w:rPr>
                <w:sz w:val="20"/>
              </w:rPr>
            </w:pPr>
          </w:p>
        </w:tc>
        <w:tc>
          <w:tcPr>
            <w:tcW w:w="1188" w:type="dxa"/>
          </w:tcPr>
          <w:p w:rsidRPr="00CA5FAB" w:rsidR="00667B62" w:rsidP="00984273" w:rsidRDefault="00667B62" w14:paraId="690C69FE" w14:textId="77777777">
            <w:pPr>
              <w:spacing w:line="276" w:lineRule="auto"/>
              <w:ind w:left="0" w:firstLine="0"/>
              <w:rPr>
                <w:rFonts w:ascii="Segoe UI Symbol" w:hAnsi="Segoe UI Symbol" w:eastAsia="Arial Unicode MS" w:cs="Segoe UI Symbol"/>
                <w:color w:val="000000"/>
                <w:sz w:val="20"/>
                <w:szCs w:val="20"/>
              </w:rPr>
            </w:pPr>
          </w:p>
        </w:tc>
        <w:tc>
          <w:tcPr>
            <w:tcW w:w="1162" w:type="dxa"/>
          </w:tcPr>
          <w:p w:rsidRPr="00CA5FAB" w:rsidR="00667B62" w:rsidP="00984273" w:rsidRDefault="00667B62" w14:paraId="1C4B3481" w14:textId="77777777">
            <w:pPr>
              <w:spacing w:line="276" w:lineRule="auto"/>
              <w:ind w:left="0" w:firstLine="0"/>
              <w:rPr>
                <w:rFonts w:ascii="Segoe UI Symbol" w:hAnsi="Segoe UI Symbol" w:eastAsia="Arial Unicode MS" w:cs="Segoe UI Symbol"/>
                <w:color w:val="000000"/>
                <w:sz w:val="20"/>
                <w:szCs w:val="20"/>
              </w:rPr>
            </w:pPr>
          </w:p>
        </w:tc>
      </w:tr>
      <w:tr w:rsidRPr="00CA5FAB" w:rsidR="00E22854" w:rsidTr="00CF4197" w14:paraId="34256626" w14:textId="77777777">
        <w:trPr>
          <w:trHeight w:val="259"/>
        </w:trPr>
        <w:tc>
          <w:tcPr>
            <w:tcW w:w="3927" w:type="dxa"/>
          </w:tcPr>
          <w:p w:rsidRPr="00CA5FAB" w:rsidR="00E22854" w:rsidP="00984273" w:rsidRDefault="00E22854" w14:paraId="75C065A8" w14:textId="379D557C">
            <w:pPr>
              <w:spacing w:line="276" w:lineRule="auto"/>
              <w:ind w:left="0" w:firstLine="0"/>
              <w:rPr>
                <w:spacing w:val="-2"/>
              </w:rPr>
            </w:pPr>
            <w:r w:rsidRPr="00CA5FAB">
              <w:rPr>
                <w:spacing w:val="-2"/>
              </w:rPr>
              <w:t xml:space="preserve">Other psychotropic medication (i.e., antidepressants, </w:t>
            </w:r>
            <w:proofErr w:type="spellStart"/>
            <w:r w:rsidRPr="00CA5FAB">
              <w:rPr>
                <w:spacing w:val="-2"/>
              </w:rPr>
              <w:t>antiepileptics</w:t>
            </w:r>
            <w:proofErr w:type="spellEnd"/>
            <w:r w:rsidRPr="00CA5FAB">
              <w:rPr>
                <w:spacing w:val="-2"/>
              </w:rPr>
              <w:t>, antipsychotics, mood stabilizers, z-hypnotics, benzodiazepines</w:t>
            </w:r>
            <w:r w:rsidR="009641FD">
              <w:rPr>
                <w:spacing w:val="-2"/>
              </w:rPr>
              <w:t>, ADHD drugs</w:t>
            </w:r>
            <w:r w:rsidRPr="00CA5FAB">
              <w:rPr>
                <w:spacing w:val="-2"/>
              </w:rPr>
              <w:t>)</w:t>
            </w:r>
            <w:r w:rsidR="003802A3">
              <w:rPr>
                <w:spacing w:val="-2"/>
              </w:rPr>
              <w:t>*</w:t>
            </w:r>
          </w:p>
        </w:tc>
        <w:tc>
          <w:tcPr>
            <w:tcW w:w="1378" w:type="dxa"/>
          </w:tcPr>
          <w:p w:rsidRPr="00CA5FAB" w:rsidR="00E22854" w:rsidP="00984273" w:rsidRDefault="00E22854" w14:paraId="7108DC0F"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346" w:type="dxa"/>
          </w:tcPr>
          <w:p w:rsidRPr="00CA5FAB" w:rsidR="00E22854" w:rsidP="00984273" w:rsidRDefault="00E22854" w14:paraId="7BEF195E" w14:textId="77777777">
            <w:pPr>
              <w:spacing w:line="276" w:lineRule="auto"/>
              <w:ind w:left="0" w:firstLine="0"/>
              <w:rPr>
                <w:sz w:val="20"/>
              </w:rPr>
            </w:pPr>
          </w:p>
        </w:tc>
        <w:tc>
          <w:tcPr>
            <w:tcW w:w="1188" w:type="dxa"/>
          </w:tcPr>
          <w:p w:rsidRPr="00CA5FAB" w:rsidR="00E22854" w:rsidP="00984273" w:rsidRDefault="00E22854" w14:paraId="1EAD16F9"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62" w:type="dxa"/>
          </w:tcPr>
          <w:p w:rsidRPr="00CA5FAB" w:rsidR="00E22854" w:rsidP="00984273" w:rsidRDefault="00E22854" w14:paraId="7157109E"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r>
      <w:tr w:rsidRPr="00CA5FAB" w:rsidR="00667B62" w:rsidTr="00CF4197" w14:paraId="383990E8" w14:textId="77777777">
        <w:trPr>
          <w:trHeight w:val="266"/>
        </w:trPr>
        <w:tc>
          <w:tcPr>
            <w:tcW w:w="3927" w:type="dxa"/>
          </w:tcPr>
          <w:p w:rsidRPr="00CA5FAB" w:rsidR="00667B62" w:rsidP="00984273" w:rsidRDefault="00667B62" w14:paraId="37249936" w14:textId="3E037091">
            <w:pPr>
              <w:spacing w:line="276" w:lineRule="auto"/>
              <w:ind w:left="0" w:firstLine="0"/>
              <w:rPr>
                <w:spacing w:val="-2"/>
              </w:rPr>
            </w:pPr>
            <w:r w:rsidRPr="00CA5FAB">
              <w:rPr>
                <w:spacing w:val="-2"/>
              </w:rPr>
              <w:t xml:space="preserve">Maternal chronic disorders (i.e., </w:t>
            </w:r>
            <w:r w:rsidRPr="00CA5FAB">
              <w:rPr>
                <w:spacing w:val="-2"/>
              </w:rPr>
              <w:lastRenderedPageBreak/>
              <w:t>depression, epilepsy)</w:t>
            </w:r>
            <w:r>
              <w:rPr>
                <w:spacing w:val="-2"/>
              </w:rPr>
              <w:t>*</w:t>
            </w:r>
          </w:p>
        </w:tc>
        <w:tc>
          <w:tcPr>
            <w:tcW w:w="1378" w:type="dxa"/>
          </w:tcPr>
          <w:p w:rsidRPr="00CA5FAB" w:rsidR="00667B62" w:rsidP="00984273" w:rsidRDefault="00667B62" w14:paraId="12168735" w14:textId="25024411">
            <w:pPr>
              <w:spacing w:line="276" w:lineRule="auto"/>
              <w:ind w:left="0" w:firstLine="0"/>
              <w:rPr>
                <w:sz w:val="20"/>
              </w:rPr>
            </w:pPr>
            <w:r w:rsidRPr="00CA5FAB">
              <w:rPr>
                <w:rFonts w:ascii="Segoe UI Symbol" w:hAnsi="Segoe UI Symbol" w:eastAsia="Arial Unicode MS" w:cs="Segoe UI Symbol"/>
                <w:color w:val="000000"/>
                <w:sz w:val="20"/>
                <w:szCs w:val="20"/>
              </w:rPr>
              <w:lastRenderedPageBreak/>
              <w:t>☒</w:t>
            </w:r>
          </w:p>
        </w:tc>
        <w:tc>
          <w:tcPr>
            <w:tcW w:w="1346" w:type="dxa"/>
          </w:tcPr>
          <w:p w:rsidRPr="00CA5FAB" w:rsidR="00667B62" w:rsidP="00984273" w:rsidRDefault="00667B62" w14:paraId="054DC6E3" w14:textId="77777777">
            <w:pPr>
              <w:spacing w:line="276" w:lineRule="auto"/>
              <w:ind w:left="0" w:firstLine="0"/>
              <w:rPr>
                <w:rFonts w:ascii="Segoe UI Symbol" w:hAnsi="Segoe UI Symbol" w:eastAsia="Arial Unicode MS" w:cs="Segoe UI Symbol"/>
                <w:color w:val="000000"/>
                <w:sz w:val="20"/>
                <w:szCs w:val="20"/>
              </w:rPr>
            </w:pPr>
          </w:p>
        </w:tc>
        <w:tc>
          <w:tcPr>
            <w:tcW w:w="1188" w:type="dxa"/>
          </w:tcPr>
          <w:p w:rsidRPr="00CA5FAB" w:rsidR="00667B62" w:rsidP="00984273" w:rsidRDefault="00667B62" w14:paraId="13D3A2A6" w14:textId="77777777">
            <w:pPr>
              <w:spacing w:line="276" w:lineRule="auto"/>
              <w:ind w:left="0" w:firstLine="0"/>
              <w:rPr>
                <w:color w:val="FF0000"/>
                <w:sz w:val="20"/>
              </w:rPr>
            </w:pPr>
          </w:p>
        </w:tc>
        <w:tc>
          <w:tcPr>
            <w:tcW w:w="1162" w:type="dxa"/>
            <w:shd w:val="clear" w:color="auto" w:fill="auto"/>
          </w:tcPr>
          <w:p w:rsidRPr="00CA5FAB" w:rsidR="00667B62" w:rsidP="00984273" w:rsidRDefault="00667B62" w14:paraId="391365EA" w14:textId="77777777">
            <w:pPr>
              <w:spacing w:line="276" w:lineRule="auto"/>
              <w:ind w:left="0" w:firstLine="0"/>
              <w:rPr>
                <w:color w:val="FF0000"/>
                <w:sz w:val="20"/>
              </w:rPr>
            </w:pPr>
          </w:p>
        </w:tc>
      </w:tr>
      <w:tr w:rsidRPr="00CA5FAB" w:rsidR="00667B62" w:rsidTr="00CF4197" w14:paraId="5DB39A6C" w14:textId="77777777">
        <w:trPr>
          <w:trHeight w:val="266"/>
        </w:trPr>
        <w:tc>
          <w:tcPr>
            <w:tcW w:w="3927" w:type="dxa"/>
          </w:tcPr>
          <w:p w:rsidRPr="00667B62" w:rsidR="00667B62" w:rsidP="00984273" w:rsidRDefault="00667B62" w14:paraId="02A3B95B" w14:textId="6DEA66C8">
            <w:pPr>
              <w:spacing w:line="276" w:lineRule="auto"/>
              <w:ind w:left="0" w:firstLine="0"/>
              <w:jc w:val="left"/>
              <w:rPr>
                <w:b/>
                <w:spacing w:val="-2"/>
              </w:rPr>
            </w:pPr>
            <w:r w:rsidRPr="00667B62">
              <w:rPr>
                <w:b/>
                <w:spacing w:val="-2"/>
              </w:rPr>
              <w:t>Pregnancy-related and sociodemographic factors</w:t>
            </w:r>
          </w:p>
        </w:tc>
        <w:tc>
          <w:tcPr>
            <w:tcW w:w="1378" w:type="dxa"/>
          </w:tcPr>
          <w:p w:rsidRPr="00CA5FAB" w:rsidR="00667B62" w:rsidP="00984273" w:rsidRDefault="00667B62" w14:paraId="5E0A8FA7" w14:textId="77777777">
            <w:pPr>
              <w:spacing w:line="276" w:lineRule="auto"/>
              <w:ind w:left="0" w:firstLine="0"/>
              <w:rPr>
                <w:sz w:val="20"/>
              </w:rPr>
            </w:pPr>
          </w:p>
        </w:tc>
        <w:tc>
          <w:tcPr>
            <w:tcW w:w="1346" w:type="dxa"/>
          </w:tcPr>
          <w:p w:rsidRPr="00CA5FAB" w:rsidR="00667B62" w:rsidP="00984273" w:rsidRDefault="00667B62" w14:paraId="5635F154" w14:textId="77777777">
            <w:pPr>
              <w:spacing w:line="276" w:lineRule="auto"/>
              <w:ind w:left="0" w:firstLine="0"/>
              <w:rPr>
                <w:rFonts w:ascii="Segoe UI Symbol" w:hAnsi="Segoe UI Symbol" w:eastAsia="Arial Unicode MS" w:cs="Segoe UI Symbol"/>
                <w:color w:val="000000"/>
                <w:sz w:val="20"/>
                <w:szCs w:val="20"/>
              </w:rPr>
            </w:pPr>
          </w:p>
        </w:tc>
        <w:tc>
          <w:tcPr>
            <w:tcW w:w="1188" w:type="dxa"/>
          </w:tcPr>
          <w:p w:rsidRPr="00CA5FAB" w:rsidR="00667B62" w:rsidP="00984273" w:rsidRDefault="00667B62" w14:paraId="6E78176D" w14:textId="77777777">
            <w:pPr>
              <w:spacing w:line="276" w:lineRule="auto"/>
              <w:ind w:left="0" w:firstLine="0"/>
              <w:rPr>
                <w:color w:val="FF0000"/>
                <w:sz w:val="20"/>
              </w:rPr>
            </w:pPr>
          </w:p>
        </w:tc>
        <w:tc>
          <w:tcPr>
            <w:tcW w:w="1162" w:type="dxa"/>
            <w:shd w:val="clear" w:color="auto" w:fill="auto"/>
          </w:tcPr>
          <w:p w:rsidRPr="00CA5FAB" w:rsidR="00667B62" w:rsidP="00984273" w:rsidRDefault="00667B62" w14:paraId="1027B0BA" w14:textId="77777777">
            <w:pPr>
              <w:spacing w:line="276" w:lineRule="auto"/>
              <w:ind w:left="0" w:firstLine="0"/>
              <w:rPr>
                <w:color w:val="FF0000"/>
                <w:sz w:val="20"/>
              </w:rPr>
            </w:pPr>
          </w:p>
        </w:tc>
      </w:tr>
      <w:tr w:rsidRPr="00CA5FAB" w:rsidR="00667B62" w:rsidTr="00CF4197" w14:paraId="46F901C1" w14:textId="77777777">
        <w:trPr>
          <w:trHeight w:val="266"/>
        </w:trPr>
        <w:tc>
          <w:tcPr>
            <w:tcW w:w="3927" w:type="dxa"/>
          </w:tcPr>
          <w:p w:rsidRPr="00CA5FAB" w:rsidR="00667B62" w:rsidP="00984273" w:rsidRDefault="00667B62" w14:paraId="19CC9740" w14:textId="270F77DF">
            <w:pPr>
              <w:spacing w:line="276" w:lineRule="auto"/>
              <w:ind w:left="0" w:firstLine="0"/>
              <w:rPr>
                <w:color w:val="000000" w:themeColor="text1"/>
                <w:sz w:val="20"/>
              </w:rPr>
            </w:pPr>
            <w:r w:rsidRPr="00CA5FAB">
              <w:rPr>
                <w:spacing w:val="-2"/>
              </w:rPr>
              <w:t xml:space="preserve">Folic acid prior to/during </w:t>
            </w:r>
            <w:r>
              <w:rPr>
                <w:spacing w:val="-2"/>
              </w:rPr>
              <w:t xml:space="preserve">first trimester of </w:t>
            </w:r>
            <w:r w:rsidRPr="00CA5FAB">
              <w:rPr>
                <w:spacing w:val="-2"/>
              </w:rPr>
              <w:t>pregnancy</w:t>
            </w:r>
          </w:p>
        </w:tc>
        <w:tc>
          <w:tcPr>
            <w:tcW w:w="1378" w:type="dxa"/>
          </w:tcPr>
          <w:p w:rsidRPr="00CA5FAB" w:rsidR="00667B62" w:rsidP="00984273" w:rsidRDefault="00667B62" w14:paraId="58D324C0" w14:textId="77777777">
            <w:pPr>
              <w:spacing w:line="276" w:lineRule="auto"/>
              <w:ind w:left="0" w:firstLine="0"/>
              <w:rPr>
                <w:sz w:val="20"/>
              </w:rPr>
            </w:pPr>
          </w:p>
        </w:tc>
        <w:tc>
          <w:tcPr>
            <w:tcW w:w="1346" w:type="dxa"/>
          </w:tcPr>
          <w:p w:rsidRPr="00CA5FAB" w:rsidR="00667B62" w:rsidP="00984273" w:rsidRDefault="00667B62" w14:paraId="3735C3ED"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88" w:type="dxa"/>
          </w:tcPr>
          <w:p w:rsidRPr="00CA5FAB" w:rsidR="00667B62" w:rsidP="00984273" w:rsidRDefault="00667B62" w14:paraId="24AA1D56" w14:textId="77777777">
            <w:pPr>
              <w:spacing w:line="276" w:lineRule="auto"/>
              <w:ind w:left="0" w:firstLine="0"/>
              <w:rPr>
                <w:color w:val="FF0000"/>
                <w:sz w:val="20"/>
              </w:rPr>
            </w:pPr>
          </w:p>
        </w:tc>
        <w:tc>
          <w:tcPr>
            <w:tcW w:w="1162" w:type="dxa"/>
            <w:shd w:val="clear" w:color="auto" w:fill="auto"/>
          </w:tcPr>
          <w:p w:rsidRPr="00CA5FAB" w:rsidR="00667B62" w:rsidP="00984273" w:rsidRDefault="00667B62" w14:paraId="2D343599" w14:textId="77777777">
            <w:pPr>
              <w:spacing w:line="276" w:lineRule="auto"/>
              <w:ind w:left="0" w:firstLine="0"/>
              <w:rPr>
                <w:color w:val="FF0000"/>
                <w:sz w:val="20"/>
              </w:rPr>
            </w:pPr>
          </w:p>
        </w:tc>
      </w:tr>
      <w:tr w:rsidRPr="00CA5FAB" w:rsidR="00667B62" w:rsidTr="00CF4197" w14:paraId="066C9B54" w14:textId="77777777">
        <w:trPr>
          <w:trHeight w:val="266"/>
        </w:trPr>
        <w:tc>
          <w:tcPr>
            <w:tcW w:w="3927" w:type="dxa"/>
          </w:tcPr>
          <w:p w:rsidRPr="00CA5FAB" w:rsidR="00667B62" w:rsidP="00984273" w:rsidRDefault="00667B62" w14:paraId="604A390C" w14:textId="5DF2AFE2">
            <w:pPr>
              <w:spacing w:line="276" w:lineRule="auto"/>
              <w:ind w:left="0" w:firstLine="0"/>
              <w:rPr>
                <w:spacing w:val="-2"/>
              </w:rPr>
            </w:pPr>
            <w:r w:rsidRPr="00CA5FAB">
              <w:rPr>
                <w:spacing w:val="-2"/>
              </w:rPr>
              <w:t>Parity</w:t>
            </w:r>
          </w:p>
        </w:tc>
        <w:tc>
          <w:tcPr>
            <w:tcW w:w="1378" w:type="dxa"/>
          </w:tcPr>
          <w:p w:rsidRPr="00CA5FAB" w:rsidR="00667B62" w:rsidP="00984273" w:rsidRDefault="00667B62" w14:paraId="1A7B7C18" w14:textId="77777777">
            <w:pPr>
              <w:spacing w:line="276" w:lineRule="auto"/>
              <w:ind w:left="0" w:firstLine="0"/>
              <w:rPr>
                <w:sz w:val="20"/>
              </w:rPr>
            </w:pPr>
          </w:p>
        </w:tc>
        <w:tc>
          <w:tcPr>
            <w:tcW w:w="1346" w:type="dxa"/>
          </w:tcPr>
          <w:p w:rsidRPr="00CA5FAB" w:rsidR="00667B62" w:rsidP="00984273" w:rsidRDefault="00667B62" w14:paraId="0E546C6E" w14:textId="42525D39">
            <w:pPr>
              <w:spacing w:line="276" w:lineRule="auto"/>
              <w:ind w:left="0" w:firstLine="0"/>
              <w:rPr>
                <w:rFonts w:ascii="Segoe UI Symbol" w:hAnsi="Segoe UI Symbol" w:eastAsia="Arial Unicode MS" w:cs="Segoe UI Symbol"/>
                <w:color w:val="000000"/>
                <w:sz w:val="20"/>
                <w:szCs w:val="20"/>
              </w:rPr>
            </w:pPr>
            <w:r w:rsidRPr="00CA5FAB">
              <w:rPr>
                <w:rFonts w:ascii="Segoe UI Symbol" w:hAnsi="Segoe UI Symbol" w:eastAsia="Arial Unicode MS" w:cs="Segoe UI Symbol"/>
                <w:color w:val="000000"/>
                <w:sz w:val="20"/>
                <w:szCs w:val="20"/>
              </w:rPr>
              <w:t>☒</w:t>
            </w:r>
          </w:p>
        </w:tc>
        <w:tc>
          <w:tcPr>
            <w:tcW w:w="1188" w:type="dxa"/>
          </w:tcPr>
          <w:p w:rsidRPr="00CA5FAB" w:rsidR="00667B62" w:rsidP="00984273" w:rsidRDefault="00667B62" w14:paraId="57D064EB" w14:textId="77777777">
            <w:pPr>
              <w:spacing w:line="276" w:lineRule="auto"/>
              <w:ind w:left="0" w:firstLine="0"/>
              <w:rPr>
                <w:color w:val="FF0000"/>
                <w:sz w:val="20"/>
              </w:rPr>
            </w:pPr>
          </w:p>
        </w:tc>
        <w:tc>
          <w:tcPr>
            <w:tcW w:w="1162" w:type="dxa"/>
            <w:shd w:val="clear" w:color="auto" w:fill="auto"/>
          </w:tcPr>
          <w:p w:rsidRPr="00CA5FAB" w:rsidR="00667B62" w:rsidP="00984273" w:rsidRDefault="00667B62" w14:paraId="70BC649C" w14:textId="77777777">
            <w:pPr>
              <w:spacing w:line="276" w:lineRule="auto"/>
              <w:ind w:left="0" w:firstLine="0"/>
              <w:rPr>
                <w:color w:val="FF0000"/>
                <w:sz w:val="20"/>
              </w:rPr>
            </w:pPr>
          </w:p>
        </w:tc>
      </w:tr>
      <w:tr w:rsidRPr="00CA5FAB" w:rsidR="00667B62" w:rsidTr="00CF4197" w14:paraId="3EA04F0A" w14:textId="77777777">
        <w:trPr>
          <w:trHeight w:val="266"/>
        </w:trPr>
        <w:tc>
          <w:tcPr>
            <w:tcW w:w="3927" w:type="dxa"/>
          </w:tcPr>
          <w:p w:rsidRPr="00CA5FAB" w:rsidR="00667B62" w:rsidP="00984273" w:rsidRDefault="00667B62" w14:paraId="4EF17A38" w14:textId="6CCF31AA">
            <w:pPr>
              <w:spacing w:line="276" w:lineRule="auto"/>
              <w:ind w:left="0" w:firstLine="0"/>
              <w:rPr>
                <w:spacing w:val="-2"/>
              </w:rPr>
            </w:pPr>
            <w:r w:rsidRPr="00CA5FAB">
              <w:rPr>
                <w:spacing w:val="-2"/>
              </w:rPr>
              <w:t>Year of LMP</w:t>
            </w:r>
          </w:p>
        </w:tc>
        <w:tc>
          <w:tcPr>
            <w:tcW w:w="1378" w:type="dxa"/>
          </w:tcPr>
          <w:p w:rsidRPr="00CA5FAB" w:rsidR="00667B62" w:rsidP="00984273" w:rsidRDefault="00667B62" w14:paraId="20EA859F" w14:textId="77777777">
            <w:pPr>
              <w:spacing w:line="276" w:lineRule="auto"/>
              <w:ind w:left="0" w:firstLine="0"/>
              <w:rPr>
                <w:sz w:val="20"/>
              </w:rPr>
            </w:pPr>
          </w:p>
        </w:tc>
        <w:tc>
          <w:tcPr>
            <w:tcW w:w="1346" w:type="dxa"/>
          </w:tcPr>
          <w:p w:rsidRPr="00CA5FAB" w:rsidR="00667B62" w:rsidP="00984273" w:rsidRDefault="00667B62" w14:paraId="6014DEFB" w14:textId="63B13E6B">
            <w:pPr>
              <w:spacing w:line="276" w:lineRule="auto"/>
              <w:ind w:left="0" w:firstLine="0"/>
              <w:rPr>
                <w:rFonts w:ascii="Segoe UI Symbol" w:hAnsi="Segoe UI Symbol" w:eastAsia="Arial Unicode MS" w:cs="Segoe UI Symbol"/>
                <w:color w:val="000000"/>
                <w:sz w:val="20"/>
                <w:szCs w:val="20"/>
              </w:rPr>
            </w:pPr>
            <w:r w:rsidRPr="00CA5FAB">
              <w:rPr>
                <w:rFonts w:ascii="Segoe UI Symbol" w:hAnsi="Segoe UI Symbol" w:eastAsia="Arial Unicode MS" w:cs="Segoe UI Symbol"/>
                <w:color w:val="000000"/>
                <w:sz w:val="20"/>
                <w:szCs w:val="20"/>
              </w:rPr>
              <w:t>☒</w:t>
            </w:r>
          </w:p>
        </w:tc>
        <w:tc>
          <w:tcPr>
            <w:tcW w:w="1188" w:type="dxa"/>
          </w:tcPr>
          <w:p w:rsidRPr="00CA5FAB" w:rsidR="00667B62" w:rsidP="00984273" w:rsidRDefault="00667B62" w14:paraId="1BBB2232" w14:textId="77777777">
            <w:pPr>
              <w:spacing w:line="276" w:lineRule="auto"/>
              <w:ind w:left="0" w:firstLine="0"/>
              <w:rPr>
                <w:color w:val="FF0000"/>
                <w:sz w:val="20"/>
              </w:rPr>
            </w:pPr>
          </w:p>
        </w:tc>
        <w:tc>
          <w:tcPr>
            <w:tcW w:w="1162" w:type="dxa"/>
            <w:shd w:val="clear" w:color="auto" w:fill="auto"/>
          </w:tcPr>
          <w:p w:rsidRPr="00CA5FAB" w:rsidR="00667B62" w:rsidP="00984273" w:rsidRDefault="00667B62" w14:paraId="751B97ED" w14:textId="77777777">
            <w:pPr>
              <w:spacing w:line="276" w:lineRule="auto"/>
              <w:ind w:left="0" w:firstLine="0"/>
              <w:rPr>
                <w:color w:val="FF0000"/>
                <w:sz w:val="20"/>
              </w:rPr>
            </w:pPr>
          </w:p>
        </w:tc>
      </w:tr>
      <w:tr w:rsidRPr="00CA5FAB" w:rsidR="00667B62" w:rsidTr="00CF4197" w14:paraId="4EE4C5D8" w14:textId="77777777">
        <w:trPr>
          <w:trHeight w:val="259"/>
        </w:trPr>
        <w:tc>
          <w:tcPr>
            <w:tcW w:w="3927" w:type="dxa"/>
          </w:tcPr>
          <w:p w:rsidRPr="00CA5FAB" w:rsidR="00667B62" w:rsidP="00984273" w:rsidRDefault="00667B62" w14:paraId="72D06462" w14:textId="77777777">
            <w:pPr>
              <w:spacing w:line="276" w:lineRule="auto"/>
              <w:ind w:left="0" w:firstLine="0"/>
              <w:rPr>
                <w:spacing w:val="-2"/>
              </w:rPr>
            </w:pPr>
            <w:r w:rsidRPr="00CA5FAB">
              <w:rPr>
                <w:spacing w:val="-2"/>
              </w:rPr>
              <w:t>Maternal age</w:t>
            </w:r>
          </w:p>
        </w:tc>
        <w:tc>
          <w:tcPr>
            <w:tcW w:w="1378" w:type="dxa"/>
          </w:tcPr>
          <w:p w:rsidRPr="00CA5FAB" w:rsidR="00667B62" w:rsidP="00984273" w:rsidRDefault="00667B62" w14:paraId="3FA80394" w14:textId="77777777">
            <w:pPr>
              <w:spacing w:line="276" w:lineRule="auto"/>
              <w:ind w:left="0" w:firstLine="0"/>
              <w:rPr>
                <w:sz w:val="20"/>
              </w:rPr>
            </w:pPr>
          </w:p>
        </w:tc>
        <w:tc>
          <w:tcPr>
            <w:tcW w:w="1346" w:type="dxa"/>
          </w:tcPr>
          <w:p w:rsidRPr="00CA5FAB" w:rsidR="00667B62" w:rsidP="00984273" w:rsidRDefault="00667B62" w14:paraId="2B9E27E6"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88" w:type="dxa"/>
          </w:tcPr>
          <w:p w:rsidRPr="00CA5FAB" w:rsidR="00667B62" w:rsidP="00984273" w:rsidRDefault="00667B62" w14:paraId="6D6D61F1" w14:textId="77777777">
            <w:pPr>
              <w:spacing w:line="276" w:lineRule="auto"/>
              <w:ind w:left="0" w:firstLine="0"/>
              <w:rPr>
                <w:sz w:val="20"/>
              </w:rPr>
            </w:pPr>
          </w:p>
        </w:tc>
        <w:tc>
          <w:tcPr>
            <w:tcW w:w="1162" w:type="dxa"/>
          </w:tcPr>
          <w:p w:rsidRPr="00CA5FAB" w:rsidR="00667B62" w:rsidP="00984273" w:rsidRDefault="00667B62" w14:paraId="18534E05" w14:textId="77777777">
            <w:pPr>
              <w:spacing w:line="276" w:lineRule="auto"/>
              <w:ind w:left="0" w:firstLine="0"/>
              <w:rPr>
                <w:sz w:val="20"/>
              </w:rPr>
            </w:pPr>
          </w:p>
        </w:tc>
      </w:tr>
      <w:tr w:rsidRPr="00CA5FAB" w:rsidR="00667B62" w:rsidTr="00CF4197" w14:paraId="7DF6F955" w14:textId="77777777">
        <w:trPr>
          <w:trHeight w:val="266"/>
        </w:trPr>
        <w:tc>
          <w:tcPr>
            <w:tcW w:w="3927" w:type="dxa"/>
          </w:tcPr>
          <w:p w:rsidRPr="00CA5FAB" w:rsidR="00667B62" w:rsidP="00984273" w:rsidRDefault="00667B62" w14:paraId="3986D9DE" w14:textId="7040482A">
            <w:pPr>
              <w:spacing w:line="276" w:lineRule="auto"/>
              <w:ind w:left="0" w:firstLine="0"/>
              <w:rPr>
                <w:spacing w:val="-2"/>
              </w:rPr>
            </w:pPr>
            <w:r w:rsidRPr="00CA5FAB">
              <w:rPr>
                <w:spacing w:val="-2"/>
              </w:rPr>
              <w:t>Maternal occupation/employment/education</w:t>
            </w:r>
            <w:r>
              <w:rPr>
                <w:spacing w:val="-2"/>
              </w:rPr>
              <w:t>/social economic status**</w:t>
            </w:r>
            <w:r w:rsidR="00317328">
              <w:rPr>
                <w:spacing w:val="-2"/>
              </w:rPr>
              <w:t>*</w:t>
            </w:r>
          </w:p>
        </w:tc>
        <w:tc>
          <w:tcPr>
            <w:tcW w:w="1378" w:type="dxa"/>
          </w:tcPr>
          <w:p w:rsidRPr="00CA5FAB" w:rsidR="00667B62" w:rsidP="00984273" w:rsidRDefault="00667B62" w14:paraId="0560F0CB" w14:textId="77777777">
            <w:pPr>
              <w:spacing w:line="276" w:lineRule="auto"/>
              <w:ind w:left="0" w:firstLine="0"/>
              <w:rPr>
                <w:sz w:val="20"/>
              </w:rPr>
            </w:pPr>
          </w:p>
        </w:tc>
        <w:tc>
          <w:tcPr>
            <w:tcW w:w="1346" w:type="dxa"/>
          </w:tcPr>
          <w:p w:rsidRPr="00CA5FAB" w:rsidR="00667B62" w:rsidP="00984273" w:rsidRDefault="00667B62" w14:paraId="730258BC"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88" w:type="dxa"/>
          </w:tcPr>
          <w:p w:rsidRPr="00CA5FAB" w:rsidR="00667B62" w:rsidP="00984273" w:rsidRDefault="00667B62" w14:paraId="3C131EF4" w14:textId="77777777">
            <w:pPr>
              <w:spacing w:line="276" w:lineRule="auto"/>
              <w:ind w:left="0" w:firstLine="0"/>
              <w:rPr>
                <w:sz w:val="20"/>
              </w:rPr>
            </w:pPr>
          </w:p>
        </w:tc>
        <w:tc>
          <w:tcPr>
            <w:tcW w:w="1162" w:type="dxa"/>
          </w:tcPr>
          <w:p w:rsidRPr="00CA5FAB" w:rsidR="00667B62" w:rsidP="00984273" w:rsidRDefault="00667B62" w14:paraId="44975DD1" w14:textId="77777777">
            <w:pPr>
              <w:spacing w:line="276" w:lineRule="auto"/>
              <w:ind w:left="0" w:firstLine="0"/>
              <w:rPr>
                <w:sz w:val="20"/>
              </w:rPr>
            </w:pPr>
          </w:p>
        </w:tc>
      </w:tr>
      <w:tr w:rsidRPr="00CA5FAB" w:rsidR="00667B62" w:rsidTr="00CF4197" w14:paraId="5439B00C" w14:textId="77777777">
        <w:trPr>
          <w:trHeight w:val="282"/>
        </w:trPr>
        <w:tc>
          <w:tcPr>
            <w:tcW w:w="3927" w:type="dxa"/>
          </w:tcPr>
          <w:p w:rsidRPr="00CA5FAB" w:rsidR="00667B62" w:rsidP="00984273" w:rsidRDefault="00667B62" w14:paraId="06C82CFD" w14:textId="77777777">
            <w:pPr>
              <w:spacing w:line="276" w:lineRule="auto"/>
              <w:ind w:left="0" w:firstLine="0"/>
              <w:rPr>
                <w:spacing w:val="-2"/>
              </w:rPr>
            </w:pPr>
            <w:r w:rsidRPr="00CA5FAB">
              <w:rPr>
                <w:spacing w:val="-2"/>
              </w:rPr>
              <w:t>Smoking status before pregnancy</w:t>
            </w:r>
          </w:p>
        </w:tc>
        <w:tc>
          <w:tcPr>
            <w:tcW w:w="1378" w:type="dxa"/>
          </w:tcPr>
          <w:p w:rsidRPr="00CA5FAB" w:rsidR="00667B62" w:rsidP="00984273" w:rsidRDefault="00667B62" w14:paraId="4872AA2B" w14:textId="77777777">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346" w:type="dxa"/>
          </w:tcPr>
          <w:p w:rsidRPr="00CA5FAB" w:rsidR="00667B62" w:rsidP="00984273" w:rsidRDefault="00667B62" w14:paraId="71F71FAA" w14:textId="77777777">
            <w:pPr>
              <w:spacing w:line="276" w:lineRule="auto"/>
              <w:ind w:left="0" w:firstLine="0"/>
              <w:rPr>
                <w:sz w:val="20"/>
              </w:rPr>
            </w:pPr>
          </w:p>
        </w:tc>
        <w:tc>
          <w:tcPr>
            <w:tcW w:w="1188" w:type="dxa"/>
          </w:tcPr>
          <w:p w:rsidRPr="00CA5FAB" w:rsidR="00667B62" w:rsidP="00984273" w:rsidRDefault="00667B62" w14:paraId="3086BA1D" w14:textId="77777777">
            <w:pPr>
              <w:spacing w:line="276" w:lineRule="auto"/>
              <w:ind w:left="0" w:firstLine="0"/>
              <w:rPr>
                <w:sz w:val="20"/>
              </w:rPr>
            </w:pPr>
          </w:p>
        </w:tc>
        <w:tc>
          <w:tcPr>
            <w:tcW w:w="1162" w:type="dxa"/>
            <w:shd w:val="clear" w:color="auto" w:fill="auto"/>
          </w:tcPr>
          <w:p w:rsidRPr="00CA5FAB" w:rsidR="00667B62" w:rsidP="00984273" w:rsidRDefault="00667B62" w14:paraId="3B9EC007" w14:textId="77777777">
            <w:pPr>
              <w:spacing w:line="276" w:lineRule="auto"/>
              <w:ind w:left="0" w:firstLine="0"/>
              <w:rPr>
                <w:sz w:val="20"/>
              </w:rPr>
            </w:pPr>
          </w:p>
        </w:tc>
      </w:tr>
      <w:tr w:rsidRPr="00CA5FAB" w:rsidR="00CF4197" w:rsidTr="00CF4197" w14:paraId="321338D1" w14:textId="77777777">
        <w:trPr>
          <w:trHeight w:val="282"/>
        </w:trPr>
        <w:tc>
          <w:tcPr>
            <w:tcW w:w="3927" w:type="dxa"/>
          </w:tcPr>
          <w:p w:rsidRPr="00CA5FAB" w:rsidR="00CF4197" w:rsidP="00984273" w:rsidRDefault="00CF4197" w14:paraId="4927E37E" w14:textId="64CC9626">
            <w:pPr>
              <w:spacing w:line="276" w:lineRule="auto"/>
              <w:ind w:left="0" w:firstLine="0"/>
              <w:rPr>
                <w:spacing w:val="-2"/>
              </w:rPr>
            </w:pPr>
            <w:r w:rsidRPr="00CA5FAB">
              <w:rPr>
                <w:spacing w:val="-2"/>
              </w:rPr>
              <w:t>O</w:t>
            </w:r>
            <w:r w:rsidRPr="00CA5FAB">
              <w:rPr>
                <w:rFonts w:hint="eastAsia"/>
                <w:spacing w:val="-2"/>
              </w:rPr>
              <w:t xml:space="preserve">besity </w:t>
            </w:r>
            <w:r w:rsidRPr="00CA5FAB">
              <w:rPr>
                <w:spacing w:val="-2"/>
              </w:rPr>
              <w:t xml:space="preserve">or </w:t>
            </w:r>
            <w:r w:rsidRPr="00CA5FAB">
              <w:rPr>
                <w:rFonts w:hint="eastAsia"/>
                <w:spacing w:val="-2"/>
              </w:rPr>
              <w:t>BMI</w:t>
            </w:r>
            <w:r w:rsidRPr="00CA5FAB">
              <w:rPr>
                <w:rFonts w:hint="eastAsia"/>
                <w:spacing w:val="-2"/>
              </w:rPr>
              <w:t>≥</w:t>
            </w:r>
            <w:r w:rsidRPr="00CA5FAB">
              <w:rPr>
                <w:rFonts w:hint="eastAsia"/>
                <w:spacing w:val="-2"/>
              </w:rPr>
              <w:t>30</w:t>
            </w:r>
          </w:p>
        </w:tc>
        <w:tc>
          <w:tcPr>
            <w:tcW w:w="1378" w:type="dxa"/>
          </w:tcPr>
          <w:p w:rsidRPr="00CA5FAB" w:rsidR="00CF4197" w:rsidP="00984273" w:rsidRDefault="00CF4197" w14:paraId="1A4F23C7" w14:textId="17A92452">
            <w:pPr>
              <w:spacing w:line="276" w:lineRule="auto"/>
              <w:ind w:left="0" w:firstLine="0"/>
              <w:rPr>
                <w:rFonts w:ascii="Segoe UI Symbol" w:hAnsi="Segoe UI Symbol" w:eastAsia="Arial Unicode MS" w:cs="Segoe UI Symbol"/>
                <w:color w:val="000000"/>
                <w:sz w:val="20"/>
                <w:szCs w:val="20"/>
              </w:rPr>
            </w:pPr>
            <w:r w:rsidRPr="00CA5FAB">
              <w:rPr>
                <w:rFonts w:ascii="Segoe UI Symbol" w:hAnsi="Segoe UI Symbol" w:eastAsia="Arial Unicode MS" w:cs="Segoe UI Symbol"/>
                <w:color w:val="000000"/>
                <w:sz w:val="20"/>
                <w:szCs w:val="20"/>
              </w:rPr>
              <w:t>☒</w:t>
            </w:r>
          </w:p>
        </w:tc>
        <w:tc>
          <w:tcPr>
            <w:tcW w:w="1346" w:type="dxa"/>
          </w:tcPr>
          <w:p w:rsidRPr="00CA5FAB" w:rsidR="00CF4197" w:rsidP="00984273" w:rsidRDefault="00CF4197" w14:paraId="691C5C50" w14:textId="77777777">
            <w:pPr>
              <w:spacing w:line="276" w:lineRule="auto"/>
              <w:ind w:left="0" w:firstLine="0"/>
              <w:rPr>
                <w:sz w:val="20"/>
              </w:rPr>
            </w:pPr>
          </w:p>
        </w:tc>
        <w:tc>
          <w:tcPr>
            <w:tcW w:w="1188" w:type="dxa"/>
          </w:tcPr>
          <w:p w:rsidRPr="00CA5FAB" w:rsidR="00CF4197" w:rsidP="00984273" w:rsidRDefault="00CF4197" w14:paraId="000E4CCC" w14:textId="77777777">
            <w:pPr>
              <w:spacing w:line="276" w:lineRule="auto"/>
              <w:ind w:left="0" w:firstLine="0"/>
              <w:rPr>
                <w:sz w:val="20"/>
              </w:rPr>
            </w:pPr>
          </w:p>
        </w:tc>
        <w:tc>
          <w:tcPr>
            <w:tcW w:w="1162" w:type="dxa"/>
            <w:shd w:val="clear" w:color="auto" w:fill="auto"/>
          </w:tcPr>
          <w:p w:rsidRPr="00CA5FAB" w:rsidR="00CF4197" w:rsidP="00984273" w:rsidRDefault="00CF4197" w14:paraId="3FA4D885" w14:textId="77777777">
            <w:pPr>
              <w:spacing w:line="276" w:lineRule="auto"/>
              <w:ind w:left="0" w:firstLine="0"/>
              <w:rPr>
                <w:sz w:val="20"/>
              </w:rPr>
            </w:pPr>
          </w:p>
        </w:tc>
      </w:tr>
      <w:tr w:rsidRPr="00CA5FAB" w:rsidR="00A0794F" w:rsidTr="00CF4197" w14:paraId="0E74D392" w14:textId="77777777">
        <w:trPr>
          <w:trHeight w:val="282"/>
        </w:trPr>
        <w:tc>
          <w:tcPr>
            <w:tcW w:w="3927" w:type="dxa"/>
          </w:tcPr>
          <w:p w:rsidRPr="000735B2" w:rsidR="00A0794F" w:rsidP="00A0794F" w:rsidRDefault="00A0794F" w14:paraId="3F67D0A7" w14:textId="49BB54D1">
            <w:pPr>
              <w:spacing w:line="276" w:lineRule="auto"/>
              <w:ind w:left="0" w:firstLine="0"/>
              <w:rPr>
                <w:spacing w:val="-2"/>
              </w:rPr>
            </w:pPr>
            <w:r w:rsidRPr="000735B2">
              <w:rPr>
                <w:spacing w:val="-2"/>
              </w:rPr>
              <w:t>History of prior births with congenital anomalies</w:t>
            </w:r>
          </w:p>
        </w:tc>
        <w:tc>
          <w:tcPr>
            <w:tcW w:w="1378" w:type="dxa"/>
          </w:tcPr>
          <w:p w:rsidRPr="000735B2" w:rsidR="00A0794F" w:rsidP="00A0794F" w:rsidRDefault="00A0794F" w14:paraId="0CBC62A6" w14:textId="77777777">
            <w:pPr>
              <w:spacing w:line="276" w:lineRule="auto"/>
              <w:ind w:left="0" w:firstLine="0"/>
              <w:rPr>
                <w:rFonts w:ascii="Segoe UI Symbol" w:hAnsi="Segoe UI Symbol" w:eastAsia="Arial Unicode MS" w:cs="Segoe UI Symbol"/>
                <w:color w:val="000000"/>
                <w:sz w:val="20"/>
                <w:szCs w:val="20"/>
              </w:rPr>
            </w:pPr>
          </w:p>
        </w:tc>
        <w:tc>
          <w:tcPr>
            <w:tcW w:w="1346" w:type="dxa"/>
          </w:tcPr>
          <w:p w:rsidRPr="00CA5FAB" w:rsidR="00A0794F" w:rsidP="00A0794F" w:rsidRDefault="00A0794F" w14:paraId="322134D3" w14:textId="6F758F9C">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88" w:type="dxa"/>
          </w:tcPr>
          <w:p w:rsidRPr="00CA5FAB" w:rsidR="00A0794F" w:rsidP="00A0794F" w:rsidRDefault="00A0794F" w14:paraId="3EF4572C" w14:textId="77777777">
            <w:pPr>
              <w:spacing w:line="276" w:lineRule="auto"/>
              <w:ind w:left="0" w:firstLine="0"/>
              <w:rPr>
                <w:sz w:val="20"/>
              </w:rPr>
            </w:pPr>
          </w:p>
        </w:tc>
        <w:tc>
          <w:tcPr>
            <w:tcW w:w="1162" w:type="dxa"/>
            <w:shd w:val="clear" w:color="auto" w:fill="auto"/>
          </w:tcPr>
          <w:p w:rsidRPr="00CA5FAB" w:rsidR="00A0794F" w:rsidP="00A0794F" w:rsidRDefault="00A0794F" w14:paraId="3EC108A1" w14:textId="77777777">
            <w:pPr>
              <w:spacing w:line="276" w:lineRule="auto"/>
              <w:ind w:left="0" w:firstLine="0"/>
              <w:rPr>
                <w:sz w:val="20"/>
              </w:rPr>
            </w:pPr>
          </w:p>
        </w:tc>
      </w:tr>
      <w:tr w:rsidRPr="00CA5FAB" w:rsidR="00A0794F" w:rsidTr="00CF4197" w14:paraId="5BCD8405" w14:textId="77777777">
        <w:trPr>
          <w:trHeight w:val="282"/>
        </w:trPr>
        <w:tc>
          <w:tcPr>
            <w:tcW w:w="3927" w:type="dxa"/>
          </w:tcPr>
          <w:p w:rsidRPr="000735B2" w:rsidR="00A0794F" w:rsidP="00A0794F" w:rsidRDefault="00A0794F" w14:paraId="32E53BAA" w14:textId="68C46070">
            <w:pPr>
              <w:spacing w:line="276" w:lineRule="auto"/>
              <w:ind w:left="0" w:firstLine="0"/>
              <w:rPr>
                <w:spacing w:val="-2"/>
              </w:rPr>
            </w:pPr>
            <w:r w:rsidRPr="000735B2">
              <w:rPr>
                <w:spacing w:val="-2"/>
              </w:rPr>
              <w:t>Reproductive history (previous abortions, stillbirths)</w:t>
            </w:r>
          </w:p>
        </w:tc>
        <w:tc>
          <w:tcPr>
            <w:tcW w:w="1378" w:type="dxa"/>
          </w:tcPr>
          <w:p w:rsidRPr="000735B2" w:rsidR="00A0794F" w:rsidP="00A0794F" w:rsidRDefault="00A0794F" w14:paraId="1F2EC85E" w14:textId="77777777">
            <w:pPr>
              <w:spacing w:line="276" w:lineRule="auto"/>
              <w:ind w:left="0" w:firstLine="0"/>
              <w:rPr>
                <w:rFonts w:ascii="Segoe UI Symbol" w:hAnsi="Segoe UI Symbol" w:eastAsia="Arial Unicode MS" w:cs="Segoe UI Symbol"/>
                <w:color w:val="000000"/>
                <w:sz w:val="20"/>
                <w:szCs w:val="20"/>
              </w:rPr>
            </w:pPr>
          </w:p>
        </w:tc>
        <w:tc>
          <w:tcPr>
            <w:tcW w:w="1346" w:type="dxa"/>
          </w:tcPr>
          <w:p w:rsidRPr="00CA5FAB" w:rsidR="00A0794F" w:rsidP="00A0794F" w:rsidRDefault="00A0794F" w14:paraId="60C98F4B" w14:textId="0C135394">
            <w:pPr>
              <w:spacing w:line="276" w:lineRule="auto"/>
              <w:ind w:left="0" w:firstLine="0"/>
              <w:rPr>
                <w:sz w:val="20"/>
              </w:rPr>
            </w:pPr>
            <w:r w:rsidRPr="00CA5FAB">
              <w:rPr>
                <w:rFonts w:ascii="Segoe UI Symbol" w:hAnsi="Segoe UI Symbol" w:eastAsia="Arial Unicode MS" w:cs="Segoe UI Symbol"/>
                <w:color w:val="000000"/>
                <w:sz w:val="20"/>
                <w:szCs w:val="20"/>
              </w:rPr>
              <w:t>☒</w:t>
            </w:r>
          </w:p>
        </w:tc>
        <w:tc>
          <w:tcPr>
            <w:tcW w:w="1188" w:type="dxa"/>
          </w:tcPr>
          <w:p w:rsidRPr="00CA5FAB" w:rsidR="00A0794F" w:rsidP="00A0794F" w:rsidRDefault="00A0794F" w14:paraId="2F8B2596" w14:textId="77777777">
            <w:pPr>
              <w:spacing w:line="276" w:lineRule="auto"/>
              <w:ind w:left="0" w:firstLine="0"/>
              <w:rPr>
                <w:sz w:val="20"/>
              </w:rPr>
            </w:pPr>
          </w:p>
        </w:tc>
        <w:tc>
          <w:tcPr>
            <w:tcW w:w="1162" w:type="dxa"/>
            <w:shd w:val="clear" w:color="auto" w:fill="auto"/>
          </w:tcPr>
          <w:p w:rsidRPr="00CA5FAB" w:rsidR="00A0794F" w:rsidP="00A0794F" w:rsidRDefault="00A0794F" w14:paraId="082DB035" w14:textId="77777777">
            <w:pPr>
              <w:spacing w:line="276" w:lineRule="auto"/>
              <w:ind w:left="0" w:firstLine="0"/>
              <w:rPr>
                <w:sz w:val="20"/>
              </w:rPr>
            </w:pPr>
          </w:p>
        </w:tc>
      </w:tr>
    </w:tbl>
    <w:p w:rsidR="00305181" w:rsidP="00984273" w:rsidRDefault="003802A3" w14:paraId="4C4CD160" w14:textId="0E263738">
      <w:pPr>
        <w:pStyle w:val="Heading2"/>
        <w:spacing w:line="276" w:lineRule="auto"/>
        <w:ind w:left="0" w:firstLine="0"/>
        <w:rPr>
          <w:rFonts w:eastAsia="SimSun" w:asciiTheme="minorHAnsi" w:hAnsiTheme="minorHAnsi" w:cstheme="minorHAnsi"/>
          <w:color w:val="auto"/>
          <w:sz w:val="22"/>
          <w:szCs w:val="22"/>
        </w:rPr>
      </w:pPr>
      <w:r>
        <w:rPr>
          <w:rFonts w:eastAsia="SimSun" w:asciiTheme="minorHAnsi" w:hAnsiTheme="minorHAnsi" w:cstheme="minorHAnsi"/>
          <w:color w:val="auto"/>
          <w:sz w:val="22"/>
          <w:szCs w:val="22"/>
        </w:rPr>
        <w:t>*See Table 7 for ATC codes</w:t>
      </w:r>
      <w:r w:rsidR="00125A3B">
        <w:rPr>
          <w:rFonts w:eastAsia="SimSun" w:asciiTheme="minorHAnsi" w:hAnsiTheme="minorHAnsi" w:cstheme="minorHAnsi"/>
          <w:color w:val="auto"/>
          <w:sz w:val="22"/>
          <w:szCs w:val="22"/>
        </w:rPr>
        <w:t xml:space="preserve">. </w:t>
      </w:r>
      <w:r w:rsidR="00317328">
        <w:rPr>
          <w:rFonts w:eastAsia="SimSun" w:asciiTheme="minorHAnsi" w:hAnsiTheme="minorHAnsi" w:cstheme="minorHAnsi"/>
          <w:color w:val="auto"/>
          <w:sz w:val="22"/>
          <w:szCs w:val="22"/>
        </w:rPr>
        <w:t>**</w:t>
      </w:r>
      <w:r w:rsidRPr="00317328" w:rsidR="00317328">
        <w:rPr>
          <w:rFonts w:eastAsia="SimSun" w:asciiTheme="minorHAnsi" w:hAnsiTheme="minorHAnsi" w:cstheme="minorHAnsi"/>
          <w:color w:val="auto"/>
          <w:sz w:val="22"/>
          <w:szCs w:val="22"/>
        </w:rPr>
        <w:t>as defined based on the Migraine algorithm</w:t>
      </w:r>
      <w:r w:rsidR="00317328">
        <w:rPr>
          <w:rFonts w:eastAsia="SimSun" w:asciiTheme="minorHAnsi" w:hAnsiTheme="minorHAnsi" w:cstheme="minorHAnsi"/>
          <w:color w:val="auto"/>
          <w:sz w:val="22"/>
          <w:szCs w:val="22"/>
        </w:rPr>
        <w:t xml:space="preserve">. </w:t>
      </w:r>
      <w:r>
        <w:rPr>
          <w:rFonts w:eastAsia="SimSun" w:asciiTheme="minorHAnsi" w:hAnsiTheme="minorHAnsi" w:cstheme="minorHAnsi"/>
          <w:color w:val="auto"/>
          <w:sz w:val="22"/>
          <w:szCs w:val="22"/>
        </w:rPr>
        <w:t>*</w:t>
      </w:r>
      <w:r w:rsidR="00317328">
        <w:rPr>
          <w:rFonts w:eastAsia="SimSun" w:asciiTheme="minorHAnsi" w:hAnsiTheme="minorHAnsi" w:cstheme="minorHAnsi"/>
          <w:color w:val="auto"/>
          <w:sz w:val="22"/>
          <w:szCs w:val="22"/>
        </w:rPr>
        <w:t>*</w:t>
      </w:r>
      <w:r w:rsidRPr="00305181" w:rsidR="009641FD">
        <w:rPr>
          <w:rFonts w:eastAsia="SimSun" w:asciiTheme="minorHAnsi" w:hAnsiTheme="minorHAnsi" w:cstheme="minorHAnsi"/>
          <w:color w:val="auto"/>
          <w:sz w:val="22"/>
          <w:szCs w:val="22"/>
        </w:rPr>
        <w:t>*as operationalized in the WP7 data char</w:t>
      </w:r>
      <w:r w:rsidRPr="00305181" w:rsidR="00305181">
        <w:rPr>
          <w:rFonts w:eastAsia="SimSun" w:asciiTheme="minorHAnsi" w:hAnsiTheme="minorHAnsi" w:cstheme="minorHAnsi"/>
          <w:color w:val="auto"/>
          <w:sz w:val="22"/>
          <w:szCs w:val="22"/>
        </w:rPr>
        <w:t>a</w:t>
      </w:r>
      <w:r w:rsidRPr="00305181" w:rsidR="009641FD">
        <w:rPr>
          <w:rFonts w:eastAsia="SimSun" w:asciiTheme="minorHAnsi" w:hAnsiTheme="minorHAnsi" w:cstheme="minorHAnsi"/>
          <w:color w:val="auto"/>
          <w:sz w:val="22"/>
          <w:szCs w:val="22"/>
        </w:rPr>
        <w:t>c</w:t>
      </w:r>
      <w:r w:rsidRPr="00305181" w:rsidR="00305181">
        <w:rPr>
          <w:rFonts w:eastAsia="SimSun" w:asciiTheme="minorHAnsi" w:hAnsiTheme="minorHAnsi" w:cstheme="minorHAnsi"/>
          <w:color w:val="auto"/>
          <w:sz w:val="22"/>
          <w:szCs w:val="22"/>
        </w:rPr>
        <w:t xml:space="preserve">terization. </w:t>
      </w:r>
    </w:p>
    <w:p w:rsidR="00012CAF" w:rsidP="00984273" w:rsidRDefault="00305181" w14:paraId="6B56D996" w14:textId="59E3461F">
      <w:pPr>
        <w:spacing w:line="276" w:lineRule="auto"/>
        <w:ind w:left="0" w:firstLine="0"/>
      </w:pPr>
      <w:r>
        <w:t>Confounding by migraine severity at baseline is addressed by stratification, see</w:t>
      </w:r>
      <w:r w:rsidR="00125A3B">
        <w:t xml:space="preserve"> later</w:t>
      </w:r>
      <w:r>
        <w:t xml:space="preserve"> section</w:t>
      </w:r>
      <w:r w:rsidR="00125A3B">
        <w:t xml:space="preserve">. </w:t>
      </w:r>
      <w:r w:rsidRPr="00125A3B" w:rsidR="00012CAF">
        <w:t>To capture the time-varying status of relevant co</w:t>
      </w:r>
      <w:r w:rsidR="00317328">
        <w:t>-medications</w:t>
      </w:r>
      <w:r w:rsidRPr="00125A3B" w:rsidR="00012CAF">
        <w:t xml:space="preserve"> during pregnancy, the assessment of these</w:t>
      </w:r>
      <w:r w:rsidR="00012CAF">
        <w:t xml:space="preserve"> specific covariates will be done at two time points in pregnancy</w:t>
      </w:r>
      <w:r w:rsidR="00125A3B">
        <w:t>; by design</w:t>
      </w:r>
      <w:r w:rsidR="00012CAF">
        <w:t xml:space="preserve">, </w:t>
      </w:r>
      <w:r w:rsidR="00125A3B">
        <w:t xml:space="preserve">all pregnancies evaluate for the time-varying analyses have </w:t>
      </w:r>
      <w:proofErr w:type="spellStart"/>
      <w:r w:rsidR="00125A3B">
        <w:t>triptan</w:t>
      </w:r>
      <w:proofErr w:type="spellEnd"/>
      <w:r w:rsidR="00125A3B">
        <w:t xml:space="preserve"> exposure </w:t>
      </w:r>
      <w:r w:rsidR="000735B2">
        <w:t>before pregnancy</w:t>
      </w:r>
      <w:r w:rsidR="00125A3B">
        <w:t xml:space="preserve">, to meet the positivity assumption. </w:t>
      </w:r>
      <w:r w:rsidR="00012CAF">
        <w:t xml:space="preserve">The measurement points of the time-varying confounders </w:t>
      </w:r>
      <w:r w:rsidRPr="008B26B6" w:rsidR="00012CAF">
        <w:t>is described in more details in section 2.7.</w:t>
      </w:r>
      <w:r w:rsidR="00012CAF">
        <w:t xml:space="preserve"> </w:t>
      </w:r>
    </w:p>
    <w:p w:rsidR="00E11346" w:rsidP="00984273" w:rsidRDefault="00E11346" w14:paraId="7F05FBC8" w14:textId="6599DC74">
      <w:pPr>
        <w:spacing w:line="276" w:lineRule="auto"/>
        <w:ind w:left="0" w:firstLine="0"/>
      </w:pPr>
      <w:commentRangeStart w:id="17"/>
      <w:commentRangeStart w:id="1667517513"/>
      <w:r w:rsidRPr="4B254A4C" w:rsidR="00E11346">
        <w:rPr>
          <w:highlight w:val="yellow"/>
        </w:rPr>
        <w:t xml:space="preserve">To make the baseline period prior to pregnancy more comparable between pregnancies – as the look-back time varies by data source – we will include as confounding factor (yes / no) </w:t>
      </w:r>
      <w:r w:rsidRPr="4B254A4C" w:rsidR="00E11346">
        <w:rPr>
          <w:highlight w:val="yellow"/>
        </w:rPr>
        <w:t>triptan</w:t>
      </w:r>
      <w:r w:rsidRPr="4B254A4C" w:rsidR="00E11346">
        <w:rPr>
          <w:highlight w:val="yellow"/>
        </w:rPr>
        <w:t xml:space="preserve"> prescriptions filled/dispensed in the one month prior to pregnancy start. </w:t>
      </w:r>
      <w:commentRangeEnd w:id="17"/>
      <w:r>
        <w:rPr>
          <w:rStyle w:val="CommentReference"/>
        </w:rPr>
        <w:commentReference w:id="17"/>
      </w:r>
      <w:commentRangeEnd w:id="1667517513"/>
      <w:r>
        <w:rPr>
          <w:rStyle w:val="CommentReference"/>
        </w:rPr>
        <w:commentReference w:id="1667517513"/>
      </w:r>
      <w:r w:rsidRPr="4B254A4C" w:rsidR="00E11346">
        <w:rPr>
          <w:highlight w:val="yellow"/>
        </w:rPr>
        <w:t xml:space="preserve">This factor is relevant only for the comparison between continued versus discontinued </w:t>
      </w:r>
      <w:r w:rsidRPr="4B254A4C" w:rsidR="00E11346">
        <w:rPr>
          <w:highlight w:val="yellow"/>
        </w:rPr>
        <w:t>triptan</w:t>
      </w:r>
      <w:r w:rsidRPr="4B254A4C" w:rsidR="00E11346">
        <w:rPr>
          <w:highlight w:val="yellow"/>
        </w:rPr>
        <w:t xml:space="preserve">, and the extended versus no extended use of </w:t>
      </w:r>
      <w:r w:rsidRPr="4B254A4C" w:rsidR="00E11346">
        <w:rPr>
          <w:highlight w:val="yellow"/>
        </w:rPr>
        <w:t>triptan</w:t>
      </w:r>
      <w:r w:rsidRPr="4B254A4C" w:rsidR="00E11346">
        <w:rPr>
          <w:highlight w:val="yellow"/>
        </w:rPr>
        <w:t>.</w:t>
      </w:r>
      <w:r w:rsidR="00E11346">
        <w:rPr/>
        <w:t xml:space="preserve"> </w:t>
      </w:r>
    </w:p>
    <w:p w:rsidR="00125A3B" w:rsidP="00984273" w:rsidRDefault="00125A3B" w14:paraId="7E0D3BD1" w14:textId="77777777">
      <w:pPr>
        <w:spacing w:line="276" w:lineRule="auto"/>
        <w:ind w:left="0" w:firstLine="0"/>
      </w:pPr>
    </w:p>
    <w:p w:rsidR="005B735A" w:rsidP="00984273" w:rsidRDefault="008D774F" w14:paraId="046690B7" w14:textId="77777777">
      <w:pPr>
        <w:pStyle w:val="Heading2"/>
        <w:numPr>
          <w:ilvl w:val="2"/>
          <w:numId w:val="11"/>
        </w:numPr>
        <w:spacing w:line="276" w:lineRule="auto"/>
        <w:ind w:left="0" w:firstLine="0"/>
      </w:pPr>
      <w:r>
        <w:t>M</w:t>
      </w:r>
      <w:r w:rsidRPr="00A924B9" w:rsidR="00D86897">
        <w:t xml:space="preserve">igraine </w:t>
      </w:r>
      <w:r w:rsidR="005B735A">
        <w:t>related factors</w:t>
      </w:r>
    </w:p>
    <w:p w:rsidRPr="00317328" w:rsidR="002A2A9A" w:rsidP="00984273" w:rsidRDefault="002A2A9A" w14:paraId="46A4E6B1" w14:textId="58084C29">
      <w:pPr>
        <w:spacing w:line="276" w:lineRule="auto"/>
        <w:ind w:left="0" w:firstLine="0"/>
        <w:rPr>
          <w:i/>
        </w:rPr>
      </w:pPr>
      <w:r w:rsidRPr="00317328">
        <w:rPr>
          <w:i/>
        </w:rPr>
        <w:t>Medications</w:t>
      </w:r>
    </w:p>
    <w:p w:rsidRPr="00DC7961" w:rsidR="00E6030C" w:rsidP="00984273" w:rsidRDefault="00B02CC9" w14:paraId="6178C36C" w14:textId="29D8F41D">
      <w:pPr>
        <w:spacing w:line="276" w:lineRule="auto"/>
        <w:ind w:left="0" w:firstLine="0"/>
      </w:pPr>
      <w:r>
        <w:t>Proxy of mild or more severe migraine include use of co-medication for migraine. These</w:t>
      </w:r>
      <w:r w:rsidRPr="00A924B9" w:rsidR="00E6030C">
        <w:t xml:space="preserve"> </w:t>
      </w:r>
      <w:r w:rsidR="008D774F">
        <w:t xml:space="preserve">includes the groups listed in Table 6, along with ATC codes. </w:t>
      </w:r>
      <w:r w:rsidRPr="00A924B9" w:rsidR="00E6030C">
        <w:t>These are grouped into (i) acute use and (ii) preventive treatments. T</w:t>
      </w:r>
      <w:r w:rsidR="00E6030C">
        <w:t xml:space="preserve">he definition </w:t>
      </w:r>
      <w:r w:rsidRPr="00A924B9" w:rsidR="00E6030C">
        <w:t xml:space="preserve">of the exposure window </w:t>
      </w:r>
      <w:r w:rsidR="00E6030C">
        <w:t>for these medications operationally coincides with the main exposure</w:t>
      </w:r>
      <w:r w:rsidR="008D774F">
        <w:t xml:space="preserve"> definition applied to </w:t>
      </w:r>
      <w:proofErr w:type="spellStart"/>
      <w:r w:rsidR="008D774F">
        <w:t>triptans</w:t>
      </w:r>
      <w:proofErr w:type="spellEnd"/>
      <w:r w:rsidR="008D774F">
        <w:t xml:space="preserve">. </w:t>
      </w:r>
      <w:r w:rsidRPr="00DC7961" w:rsidR="00E6030C">
        <w:t xml:space="preserve">In brief, a pregnancy is </w:t>
      </w:r>
      <w:r w:rsidR="00E6030C">
        <w:t xml:space="preserve">defined as </w:t>
      </w:r>
      <w:r w:rsidRPr="00DC7961" w:rsidR="00E6030C">
        <w:t xml:space="preserve">exposed to a </w:t>
      </w:r>
      <w:r w:rsidR="00E6030C">
        <w:t xml:space="preserve">migraine </w:t>
      </w:r>
      <w:r w:rsidRPr="00DC7961" w:rsidR="00E6030C">
        <w:t xml:space="preserve">drug X, whenever the prescription is </w:t>
      </w:r>
      <w:r w:rsidR="00E6030C">
        <w:t>prescribed/</w:t>
      </w:r>
      <w:r w:rsidRPr="00DC7961" w:rsidR="00E6030C">
        <w:t>dispensed within the relevant window of exposure irrespective of dispensed drug supply</w:t>
      </w:r>
      <w:r w:rsidR="00E6030C">
        <w:t>.</w:t>
      </w:r>
      <w:r w:rsidR="00CE10C6">
        <w:t xml:space="preserve"> Migraine co-medications are used as time-varying confounders in the timing analysis. The rationale for this is that these co-medications are, depending on time of measurement, both confounders and intermediates. </w:t>
      </w:r>
      <w:r w:rsidR="00A22628">
        <w:t xml:space="preserve">For instance, use of acute migraine </w:t>
      </w:r>
      <w:r w:rsidR="00A22628">
        <w:lastRenderedPageBreak/>
        <w:t xml:space="preserve">medication in early pregnancy can affect use of </w:t>
      </w:r>
      <w:proofErr w:type="spellStart"/>
      <w:r w:rsidR="00A22628">
        <w:t>triptans</w:t>
      </w:r>
      <w:proofErr w:type="spellEnd"/>
      <w:r w:rsidR="00A22628">
        <w:t xml:space="preserve"> in mid-gestation, and such exposure status in turn determines use of acute migraine medications in the third trimester</w:t>
      </w:r>
      <w:r w:rsidR="00125A3B">
        <w:t>, as shown in prior research</w:t>
      </w:r>
      <w:r w:rsidR="00A22628">
        <w:t>.</w:t>
      </w:r>
      <w:r w:rsidR="00125A3B">
        <w:fldChar w:fldCharType="begin">
          <w:fldData xml:space="preserve">PEVuZE5vdGU+PENpdGU+PEF1dGhvcj5IYXJyaXM8L0F1dGhvcj48WWVhcj4yMDIwPC9ZZWFyPjxS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</w:fldData>
        </w:fldChar>
      </w:r>
      <w:r w:rsidR="00BD6573">
        <w:instrText xml:space="preserve"> ADDIN EN.CITE </w:instrText>
      </w:r>
      <w:r w:rsidR="00BD6573">
        <w:fldChar w:fldCharType="begin">
          <w:fldData xml:space="preserve">PEVuZE5vdGU+PENpdGU+PEF1dGhvcj5IYXJyaXM8L0F1dGhvcj48WWVhcj4yMDIwPC9ZZWFyPjxS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</w:fldData>
        </w:fldChar>
      </w:r>
      <w:r w:rsidR="00BD6573">
        <w:instrText xml:space="preserve"> ADDIN EN.CITE.DATA </w:instrText>
      </w:r>
      <w:r w:rsidR="00BD6573">
        <w:fldChar w:fldCharType="end"/>
      </w:r>
      <w:r w:rsidR="00125A3B">
        <w:fldChar w:fldCharType="separate"/>
      </w:r>
      <w:r w:rsidRPr="00BD6573" w:rsidR="00BD6573">
        <w:rPr>
          <w:noProof/>
          <w:vertAlign w:val="superscript"/>
        </w:rPr>
        <w:t>5,6</w:t>
      </w:r>
      <w:r w:rsidR="00125A3B">
        <w:fldChar w:fldCharType="end"/>
      </w:r>
      <w:r w:rsidR="00A22628">
        <w:t xml:space="preserve"> </w:t>
      </w:r>
      <w:proofErr w:type="gramStart"/>
      <w:r w:rsidR="00CE10C6">
        <w:t>This</w:t>
      </w:r>
      <w:proofErr w:type="gramEnd"/>
      <w:r w:rsidR="00CE10C6">
        <w:t xml:space="preserve"> is why these factors are handled as time-varying, as described in section </w:t>
      </w:r>
      <w:r w:rsidR="00C03B8B">
        <w:t>3.3</w:t>
      </w:r>
      <w:r w:rsidR="00CE10C6">
        <w:t xml:space="preserve"> below. Standard adjustment for these factors would lead to biased estimates.</w:t>
      </w:r>
      <w:r w:rsidR="00125A3B">
        <w:fldChar w:fldCharType="begin">
          <w:fldData xml:space="preserve">PEVuZE5vdGU+PENpdGU+PEF1dGhvcj5Xb29kPC9BdXRob3I+PFllYXI+MjAxNTwvWWVhcj48UmVj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</w:fldData>
        </w:fldChar>
      </w:r>
      <w:r w:rsidR="00BD6573">
        <w:instrText xml:space="preserve"> ADDIN EN.CITE </w:instrText>
      </w:r>
      <w:r w:rsidR="00BD6573">
        <w:fldChar w:fldCharType="begin">
          <w:fldData xml:space="preserve">PEVuZE5vdGU+PENpdGU+PEF1dGhvcj5Xb29kPC9BdXRob3I+PFllYXI+MjAxNTwvWWVhcj48UmVj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</w:fldData>
        </w:fldChar>
      </w:r>
      <w:r w:rsidR="00BD6573">
        <w:instrText xml:space="preserve"> ADDIN EN.CITE.DATA </w:instrText>
      </w:r>
      <w:r w:rsidR="00BD6573">
        <w:fldChar w:fldCharType="end"/>
      </w:r>
      <w:r w:rsidR="00125A3B">
        <w:fldChar w:fldCharType="separate"/>
      </w:r>
      <w:r w:rsidRPr="00BD6573" w:rsidR="00BD6573">
        <w:rPr>
          <w:noProof/>
          <w:vertAlign w:val="superscript"/>
        </w:rPr>
        <w:t>7-10</w:t>
      </w:r>
      <w:r w:rsidR="00125A3B">
        <w:fldChar w:fldCharType="end"/>
      </w:r>
      <w:r w:rsidR="00CE10C6">
        <w:t xml:space="preserve"> </w:t>
      </w:r>
    </w:p>
    <w:p w:rsidR="00E22854" w:rsidP="00984273" w:rsidRDefault="00E22854" w14:paraId="53E657BC" w14:textId="77777777">
      <w:pPr>
        <w:pStyle w:val="NoSpacing"/>
        <w:spacing w:line="276" w:lineRule="auto"/>
        <w:ind w:left="0" w:firstLine="0"/>
        <w:rPr>
          <w:b/>
          <w:bCs/>
          <w:sz w:val="20"/>
          <w:szCs w:val="20"/>
        </w:rPr>
      </w:pPr>
    </w:p>
    <w:p w:rsidRPr="00A924B9" w:rsidR="00E6030C" w:rsidP="00984273" w:rsidRDefault="00E6030C" w14:paraId="70EDDF52" w14:textId="63587751">
      <w:pPr>
        <w:pStyle w:val="NoSpacing"/>
        <w:spacing w:line="276" w:lineRule="auto"/>
        <w:ind w:left="0" w:firstLine="0"/>
        <w:rPr>
          <w:b/>
          <w:bCs/>
          <w:sz w:val="20"/>
          <w:szCs w:val="20"/>
        </w:rPr>
      </w:pPr>
      <w:r w:rsidRPr="00A924B9">
        <w:rPr>
          <w:b/>
          <w:bCs/>
          <w:sz w:val="20"/>
          <w:szCs w:val="20"/>
        </w:rPr>
        <w:t xml:space="preserve">Table </w:t>
      </w:r>
      <w:r w:rsidR="008D774F">
        <w:rPr>
          <w:b/>
          <w:bCs/>
          <w:sz w:val="20"/>
          <w:szCs w:val="20"/>
        </w:rPr>
        <w:t>6</w:t>
      </w:r>
      <w:r w:rsidRPr="00A924B9">
        <w:rPr>
          <w:b/>
          <w:bCs/>
          <w:sz w:val="20"/>
          <w:szCs w:val="20"/>
        </w:rPr>
        <w:t>: Medication for acute and preventive treatment of migraine</w:t>
      </w:r>
    </w:p>
    <w:tbl>
      <w:tblPr>
        <w:tblStyle w:val="TableGrid"/>
        <w:tblpPr w:leftFromText="180" w:rightFromText="180" w:vertAnchor="text" w:horzAnchor="margin" w:tblpY="54"/>
        <w:tblW w:w="7838"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5349"/>
        <w:gridCol w:w="2489"/>
      </w:tblGrid>
      <w:tr w:rsidRPr="00A924B9" w:rsidR="00E6030C" w:rsidTr="00305181" w14:paraId="548F5204" w14:textId="77777777">
        <w:trPr>
          <w:trHeight w:val="237"/>
          <w:tblHeader/>
        </w:trPr>
        <w:tc>
          <w:tcPr>
            <w:tcW w:w="5349" w:type="dxa"/>
            <w:shd w:val="clear" w:color="auto" w:fill="F2F2F2" w:themeFill="background1" w:themeFillShade="F2"/>
            <w:hideMark/>
          </w:tcPr>
          <w:p w:rsidRPr="00A056FA" w:rsidR="00E6030C" w:rsidP="00984273" w:rsidRDefault="00E6030C" w14:paraId="709D4BDD" w14:textId="77777777">
            <w:pPr>
              <w:spacing w:line="276" w:lineRule="auto"/>
              <w:ind w:left="0" w:firstLine="0"/>
              <w:rPr>
                <w:b/>
                <w:szCs w:val="20"/>
              </w:rPr>
            </w:pPr>
            <w:r w:rsidRPr="00A056FA">
              <w:rPr>
                <w:b/>
                <w:szCs w:val="20"/>
              </w:rPr>
              <w:t>Co-medication</w:t>
            </w:r>
          </w:p>
        </w:tc>
        <w:tc>
          <w:tcPr>
            <w:tcW w:w="2489" w:type="dxa"/>
            <w:shd w:val="clear" w:color="auto" w:fill="F2F2F2" w:themeFill="background1" w:themeFillShade="F2"/>
            <w:hideMark/>
          </w:tcPr>
          <w:p w:rsidRPr="00A056FA" w:rsidR="00E6030C" w:rsidP="00984273" w:rsidRDefault="00E6030C" w14:paraId="5D745FE2" w14:textId="77777777">
            <w:pPr>
              <w:spacing w:line="276" w:lineRule="auto"/>
              <w:ind w:left="0" w:firstLine="0"/>
              <w:rPr>
                <w:b/>
                <w:szCs w:val="20"/>
              </w:rPr>
            </w:pPr>
            <w:r w:rsidRPr="00A056FA">
              <w:rPr>
                <w:b/>
                <w:szCs w:val="20"/>
              </w:rPr>
              <w:t>ATC code</w:t>
            </w:r>
          </w:p>
        </w:tc>
      </w:tr>
      <w:tr w:rsidRPr="00A924B9" w:rsidR="000E07F1" w:rsidTr="00305181" w14:paraId="5D9A0B82" w14:textId="77777777">
        <w:trPr>
          <w:trHeight w:val="237"/>
          <w:tblHeader/>
        </w:trPr>
        <w:tc>
          <w:tcPr>
            <w:tcW w:w="5349" w:type="dxa"/>
            <w:shd w:val="clear" w:color="auto" w:fill="F2F2F2" w:themeFill="background1" w:themeFillShade="F2"/>
          </w:tcPr>
          <w:p w:rsidRPr="00A056FA" w:rsidR="000E07F1" w:rsidP="00984273" w:rsidRDefault="000E07F1" w14:paraId="51B47B26" w14:textId="319FC626">
            <w:pPr>
              <w:spacing w:line="276" w:lineRule="auto"/>
              <w:ind w:left="0" w:firstLine="0"/>
              <w:rPr>
                <w:b/>
                <w:szCs w:val="20"/>
              </w:rPr>
            </w:pPr>
            <w:r w:rsidRPr="00A056FA">
              <w:rPr>
                <w:b/>
                <w:szCs w:val="20"/>
              </w:rPr>
              <w:t>Other acute migraine medication</w:t>
            </w:r>
          </w:p>
        </w:tc>
        <w:tc>
          <w:tcPr>
            <w:tcW w:w="2489" w:type="dxa"/>
            <w:shd w:val="clear" w:color="auto" w:fill="F2F2F2" w:themeFill="background1" w:themeFillShade="F2"/>
          </w:tcPr>
          <w:p w:rsidRPr="00A056FA" w:rsidR="000E07F1" w:rsidP="00984273" w:rsidRDefault="000E07F1" w14:paraId="13E54523" w14:textId="77777777">
            <w:pPr>
              <w:spacing w:line="276" w:lineRule="auto"/>
              <w:ind w:left="0" w:firstLine="0"/>
              <w:rPr>
                <w:b/>
                <w:szCs w:val="20"/>
              </w:rPr>
            </w:pPr>
          </w:p>
        </w:tc>
      </w:tr>
      <w:tr w:rsidRPr="00A924B9" w:rsidR="00E6030C" w:rsidTr="00305181" w14:paraId="3B7928C3" w14:textId="77777777">
        <w:trPr>
          <w:trHeight w:val="217"/>
        </w:trPr>
        <w:tc>
          <w:tcPr>
            <w:tcW w:w="5349" w:type="dxa"/>
          </w:tcPr>
          <w:p w:rsidRPr="00A924B9" w:rsidR="00E6030C" w:rsidP="00984273" w:rsidRDefault="00E6030C" w14:paraId="194A5965" w14:textId="77777777">
            <w:pPr>
              <w:spacing w:line="276" w:lineRule="auto"/>
              <w:ind w:left="0" w:firstLine="0"/>
              <w:rPr>
                <w:b/>
                <w:sz w:val="20"/>
                <w:szCs w:val="20"/>
              </w:rPr>
            </w:pPr>
            <w:r w:rsidRPr="00A924B9">
              <w:rPr>
                <w:b/>
                <w:sz w:val="20"/>
                <w:szCs w:val="20"/>
              </w:rPr>
              <w:t>Analgesics</w:t>
            </w:r>
          </w:p>
        </w:tc>
        <w:tc>
          <w:tcPr>
            <w:tcW w:w="2489" w:type="dxa"/>
          </w:tcPr>
          <w:p w:rsidRPr="00A924B9" w:rsidR="00E6030C" w:rsidP="00984273" w:rsidRDefault="00E6030C" w14:paraId="5454276B" w14:textId="77777777">
            <w:pPr>
              <w:spacing w:line="276" w:lineRule="auto"/>
              <w:ind w:left="0" w:firstLine="0"/>
              <w:rPr>
                <w:rFonts w:eastAsia="Times New Roman" w:asciiTheme="majorHAnsi" w:hAnsiTheme="majorHAnsi"/>
                <w:color w:val="000000"/>
                <w:sz w:val="20"/>
                <w:szCs w:val="20"/>
                <w:lang w:eastAsia="en-GB"/>
              </w:rPr>
            </w:pPr>
          </w:p>
        </w:tc>
      </w:tr>
      <w:tr w:rsidRPr="00A924B9" w:rsidR="00E6030C" w:rsidTr="00305181" w14:paraId="0DDFC95B" w14:textId="77777777">
        <w:trPr>
          <w:trHeight w:val="217"/>
        </w:trPr>
        <w:tc>
          <w:tcPr>
            <w:tcW w:w="5349" w:type="dxa"/>
          </w:tcPr>
          <w:p w:rsidRPr="00A924B9" w:rsidR="00E6030C" w:rsidP="009D709F" w:rsidRDefault="009D709F" w14:paraId="321D821B" w14:textId="08BE7D23">
            <w:pPr>
              <w:spacing w:line="276" w:lineRule="auto"/>
              <w:ind w:left="0" w:firstLine="0"/>
              <w:rPr>
                <w:b/>
                <w:sz w:val="20"/>
                <w:szCs w:val="20"/>
              </w:rPr>
            </w:pPr>
            <w:r>
              <w:rPr>
                <w:rFonts w:eastAsia="Times New Roman" w:asciiTheme="majorHAnsi" w:hAnsiTheme="majorHAnsi"/>
                <w:color w:val="000000"/>
                <w:sz w:val="20"/>
                <w:szCs w:val="20"/>
                <w:lang w:eastAsia="en-GB"/>
              </w:rPr>
              <w:t>Acetaminophen</w:t>
            </w:r>
            <w:r w:rsidR="00125A3B">
              <w:rPr>
                <w:rFonts w:eastAsia="Times New Roman" w:asciiTheme="majorHAnsi" w:hAnsiTheme="majorHAnsi"/>
                <w:color w:val="000000"/>
                <w:sz w:val="20"/>
                <w:szCs w:val="20"/>
                <w:lang w:eastAsia="en-GB"/>
              </w:rPr>
              <w:t>*</w:t>
            </w:r>
          </w:p>
        </w:tc>
        <w:tc>
          <w:tcPr>
            <w:tcW w:w="2489" w:type="dxa"/>
          </w:tcPr>
          <w:p w:rsidRPr="00A924B9" w:rsidR="00E6030C" w:rsidP="00984273" w:rsidRDefault="00E6030C" w14:paraId="3115014E"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N02BE01</w:t>
            </w:r>
          </w:p>
        </w:tc>
      </w:tr>
      <w:tr w:rsidRPr="00A924B9" w:rsidR="00E6030C" w:rsidTr="00305181" w14:paraId="0D9A36C8" w14:textId="77777777">
        <w:trPr>
          <w:trHeight w:val="217"/>
        </w:trPr>
        <w:tc>
          <w:tcPr>
            <w:tcW w:w="5349" w:type="dxa"/>
          </w:tcPr>
          <w:p w:rsidRPr="00A924B9" w:rsidR="00E6030C" w:rsidP="00984273" w:rsidRDefault="00E6030C" w14:paraId="5D3C6E7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Codeine and paracetamol</w:t>
            </w:r>
          </w:p>
        </w:tc>
        <w:tc>
          <w:tcPr>
            <w:tcW w:w="2489" w:type="dxa"/>
          </w:tcPr>
          <w:p w:rsidRPr="00A924B9" w:rsidR="00E6030C" w:rsidP="00984273" w:rsidRDefault="00E6030C" w14:paraId="7267A7B8"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N02AJ06 </w:t>
            </w:r>
          </w:p>
        </w:tc>
      </w:tr>
      <w:tr w:rsidRPr="00A924B9" w:rsidR="00E6030C" w:rsidTr="00305181" w14:paraId="6B304218" w14:textId="77777777">
        <w:trPr>
          <w:trHeight w:val="217"/>
        </w:trPr>
        <w:tc>
          <w:tcPr>
            <w:tcW w:w="5349" w:type="dxa"/>
          </w:tcPr>
          <w:p w:rsidRPr="00A924B9" w:rsidR="00E6030C" w:rsidP="00984273" w:rsidRDefault="00E6030C" w14:paraId="703450B9" w14:textId="7DE0079C">
            <w:pPr>
              <w:spacing w:line="276" w:lineRule="auto"/>
              <w:ind w:left="0" w:firstLine="0"/>
              <w:rPr>
                <w:rFonts w:eastAsia="Times New Roman" w:asciiTheme="majorHAnsi" w:hAnsiTheme="majorHAnsi"/>
                <w:color w:val="000000"/>
                <w:sz w:val="20"/>
                <w:szCs w:val="20"/>
                <w:lang w:eastAsia="en-GB"/>
              </w:rPr>
            </w:pPr>
            <w:r w:rsidRPr="00A924B9">
              <w:rPr>
                <w:b/>
                <w:sz w:val="20"/>
                <w:szCs w:val="20"/>
              </w:rPr>
              <w:t>NSAIDs</w:t>
            </w:r>
            <w:r w:rsidR="00125A3B">
              <w:rPr>
                <w:b/>
                <w:sz w:val="20"/>
                <w:szCs w:val="20"/>
              </w:rPr>
              <w:t>*</w:t>
            </w:r>
          </w:p>
        </w:tc>
        <w:tc>
          <w:tcPr>
            <w:tcW w:w="2489" w:type="dxa"/>
          </w:tcPr>
          <w:p w:rsidRPr="00A924B9" w:rsidR="00E6030C" w:rsidP="00984273" w:rsidRDefault="00E6030C" w14:paraId="2209C0A5" w14:textId="77777777">
            <w:pPr>
              <w:spacing w:line="276" w:lineRule="auto"/>
              <w:ind w:left="0" w:firstLine="0"/>
              <w:rPr>
                <w:rFonts w:eastAsia="Times New Roman" w:asciiTheme="majorHAnsi" w:hAnsiTheme="majorHAnsi"/>
                <w:color w:val="000000"/>
                <w:sz w:val="20"/>
                <w:szCs w:val="20"/>
                <w:lang w:eastAsia="en-GB"/>
              </w:rPr>
            </w:pPr>
          </w:p>
        </w:tc>
      </w:tr>
      <w:tr w:rsidRPr="00A924B9" w:rsidR="00E6030C" w:rsidTr="00305181" w14:paraId="1316EE66" w14:textId="77777777">
        <w:trPr>
          <w:trHeight w:val="217"/>
        </w:trPr>
        <w:tc>
          <w:tcPr>
            <w:tcW w:w="5349" w:type="dxa"/>
          </w:tcPr>
          <w:p w:rsidRPr="00A924B9" w:rsidR="00E6030C" w:rsidP="00984273" w:rsidRDefault="00E6030C" w14:paraId="35648FDA"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Ibuprofen</w:t>
            </w:r>
          </w:p>
        </w:tc>
        <w:tc>
          <w:tcPr>
            <w:tcW w:w="2489" w:type="dxa"/>
          </w:tcPr>
          <w:p w:rsidRPr="00A924B9" w:rsidR="00E6030C" w:rsidP="00984273" w:rsidRDefault="00E6030C" w14:paraId="6DEF5EDB"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M01AE01</w:t>
            </w:r>
          </w:p>
        </w:tc>
      </w:tr>
      <w:tr w:rsidRPr="00A924B9" w:rsidR="00E6030C" w:rsidTr="00305181" w14:paraId="413314FF" w14:textId="77777777">
        <w:trPr>
          <w:trHeight w:val="217"/>
        </w:trPr>
        <w:tc>
          <w:tcPr>
            <w:tcW w:w="5349" w:type="dxa"/>
          </w:tcPr>
          <w:p w:rsidRPr="00A924B9" w:rsidR="00E6030C" w:rsidP="00984273" w:rsidRDefault="00E6030C" w14:paraId="71C475D3"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Diclofenac</w:t>
            </w:r>
          </w:p>
        </w:tc>
        <w:tc>
          <w:tcPr>
            <w:tcW w:w="2489" w:type="dxa"/>
          </w:tcPr>
          <w:p w:rsidRPr="00A924B9" w:rsidR="00E6030C" w:rsidP="00984273" w:rsidRDefault="00E6030C" w14:paraId="18E91764"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M01AB05</w:t>
            </w:r>
          </w:p>
        </w:tc>
      </w:tr>
      <w:tr w:rsidRPr="00A924B9" w:rsidR="00E6030C" w:rsidTr="00305181" w14:paraId="4CF1FD33" w14:textId="77777777">
        <w:trPr>
          <w:trHeight w:val="217"/>
        </w:trPr>
        <w:tc>
          <w:tcPr>
            <w:tcW w:w="5349" w:type="dxa"/>
          </w:tcPr>
          <w:p w:rsidRPr="00A924B9" w:rsidR="00E6030C" w:rsidP="00984273" w:rsidRDefault="00E6030C" w14:paraId="5FB940EB"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Naproxen</w:t>
            </w:r>
          </w:p>
        </w:tc>
        <w:tc>
          <w:tcPr>
            <w:tcW w:w="2489" w:type="dxa"/>
          </w:tcPr>
          <w:p w:rsidRPr="00A924B9" w:rsidR="00E6030C" w:rsidP="00984273" w:rsidRDefault="00E6030C" w14:paraId="60FC5FBF"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M01AE02</w:t>
            </w:r>
          </w:p>
        </w:tc>
      </w:tr>
      <w:tr w:rsidRPr="00A924B9" w:rsidR="00E6030C" w:rsidTr="00305181" w14:paraId="2AA28B85" w14:textId="77777777">
        <w:trPr>
          <w:trHeight w:val="217"/>
        </w:trPr>
        <w:tc>
          <w:tcPr>
            <w:tcW w:w="5349" w:type="dxa"/>
          </w:tcPr>
          <w:p w:rsidRPr="00A924B9" w:rsidR="00E6030C" w:rsidP="00984273" w:rsidRDefault="00E6030C" w14:paraId="7A8B6D0F" w14:textId="77777777">
            <w:pPr>
              <w:spacing w:line="276" w:lineRule="auto"/>
              <w:ind w:left="0" w:firstLine="0"/>
              <w:rPr>
                <w:rFonts w:eastAsia="Times New Roman" w:asciiTheme="majorHAnsi" w:hAnsiTheme="majorHAnsi"/>
                <w:color w:val="000000"/>
                <w:sz w:val="20"/>
                <w:szCs w:val="20"/>
                <w:lang w:eastAsia="en-GB"/>
              </w:rPr>
            </w:pPr>
            <w:proofErr w:type="spellStart"/>
            <w:r>
              <w:rPr>
                <w:rFonts w:eastAsia="Times New Roman" w:asciiTheme="majorHAnsi" w:hAnsiTheme="majorHAnsi"/>
                <w:color w:val="000000"/>
                <w:sz w:val="20"/>
                <w:szCs w:val="20"/>
                <w:lang w:eastAsia="en-GB"/>
              </w:rPr>
              <w:t>Ketoprofen</w:t>
            </w:r>
            <w:proofErr w:type="spellEnd"/>
          </w:p>
        </w:tc>
        <w:tc>
          <w:tcPr>
            <w:tcW w:w="2489" w:type="dxa"/>
          </w:tcPr>
          <w:p w:rsidRPr="00A924B9" w:rsidR="00E6030C" w:rsidP="00984273" w:rsidRDefault="00E6030C" w14:paraId="51E3C8FE" w14:textId="77777777">
            <w:pPr>
              <w:spacing w:line="276" w:lineRule="auto"/>
              <w:ind w:left="0" w:firstLine="0"/>
              <w:rPr>
                <w:rFonts w:eastAsia="Times New Roman" w:asciiTheme="majorHAnsi" w:hAnsiTheme="majorHAnsi"/>
                <w:color w:val="000000"/>
                <w:sz w:val="20"/>
                <w:szCs w:val="20"/>
                <w:lang w:eastAsia="en-GB"/>
              </w:rPr>
            </w:pPr>
            <w:r>
              <w:rPr>
                <w:rFonts w:eastAsia="Times New Roman" w:asciiTheme="majorHAnsi" w:hAnsiTheme="majorHAnsi"/>
                <w:color w:val="000000"/>
                <w:sz w:val="20"/>
                <w:szCs w:val="20"/>
                <w:lang w:eastAsia="en-GB"/>
              </w:rPr>
              <w:t>M01AE03</w:t>
            </w:r>
          </w:p>
        </w:tc>
      </w:tr>
      <w:tr w:rsidRPr="00A924B9" w:rsidR="00E6030C" w:rsidTr="00305181" w14:paraId="552C2C52" w14:textId="77777777">
        <w:trPr>
          <w:trHeight w:val="217"/>
        </w:trPr>
        <w:tc>
          <w:tcPr>
            <w:tcW w:w="5349" w:type="dxa"/>
          </w:tcPr>
          <w:p w:rsidRPr="00A924B9" w:rsidR="00E6030C" w:rsidP="00984273" w:rsidRDefault="00E6030C" w14:paraId="38CF3F97"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Tolfenamic</w:t>
            </w:r>
            <w:proofErr w:type="spellEnd"/>
            <w:r w:rsidRPr="00A924B9">
              <w:rPr>
                <w:rFonts w:eastAsia="Times New Roman" w:asciiTheme="majorHAnsi" w:hAnsiTheme="majorHAnsi"/>
                <w:color w:val="000000"/>
                <w:sz w:val="20"/>
                <w:szCs w:val="20"/>
                <w:lang w:eastAsia="en-GB"/>
              </w:rPr>
              <w:t xml:space="preserve"> acid</w:t>
            </w:r>
          </w:p>
        </w:tc>
        <w:tc>
          <w:tcPr>
            <w:tcW w:w="2489" w:type="dxa"/>
          </w:tcPr>
          <w:p w:rsidRPr="00A924B9" w:rsidR="00E6030C" w:rsidP="00984273" w:rsidRDefault="00E6030C" w14:paraId="01C7484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M01AG02</w:t>
            </w:r>
          </w:p>
        </w:tc>
      </w:tr>
      <w:tr w:rsidRPr="00A924B9" w:rsidR="00E6030C" w:rsidTr="00305181" w14:paraId="25CC47C9" w14:textId="77777777">
        <w:trPr>
          <w:trHeight w:val="217"/>
        </w:trPr>
        <w:tc>
          <w:tcPr>
            <w:tcW w:w="5349" w:type="dxa"/>
          </w:tcPr>
          <w:p w:rsidRPr="00A924B9" w:rsidR="00E6030C" w:rsidP="00984273" w:rsidRDefault="00E6030C" w14:paraId="1AAD3AE8" w14:textId="6875F9EA">
            <w:pPr>
              <w:spacing w:line="276" w:lineRule="auto"/>
              <w:ind w:left="0" w:firstLine="0"/>
              <w:rPr>
                <w:b/>
                <w:sz w:val="20"/>
                <w:szCs w:val="20"/>
              </w:rPr>
            </w:pPr>
            <w:proofErr w:type="spellStart"/>
            <w:r w:rsidRPr="00A924B9">
              <w:rPr>
                <w:b/>
                <w:sz w:val="20"/>
                <w:szCs w:val="20"/>
              </w:rPr>
              <w:t>Antinauseants</w:t>
            </w:r>
            <w:proofErr w:type="spellEnd"/>
            <w:r w:rsidR="00A056FA">
              <w:rPr>
                <w:b/>
                <w:sz w:val="20"/>
                <w:szCs w:val="20"/>
              </w:rPr>
              <w:t>*</w:t>
            </w:r>
          </w:p>
        </w:tc>
        <w:tc>
          <w:tcPr>
            <w:tcW w:w="2489" w:type="dxa"/>
          </w:tcPr>
          <w:p w:rsidRPr="00A924B9" w:rsidR="00E6030C" w:rsidP="00984273" w:rsidRDefault="00E6030C" w14:paraId="02B99D18" w14:textId="77777777">
            <w:pPr>
              <w:spacing w:line="276" w:lineRule="auto"/>
              <w:ind w:left="0" w:firstLine="0"/>
              <w:rPr>
                <w:rFonts w:eastAsia="Times New Roman" w:asciiTheme="majorHAnsi" w:hAnsiTheme="majorHAnsi"/>
                <w:color w:val="000000"/>
                <w:sz w:val="20"/>
                <w:szCs w:val="20"/>
                <w:lang w:eastAsia="en-GB"/>
              </w:rPr>
            </w:pPr>
          </w:p>
        </w:tc>
      </w:tr>
      <w:tr w:rsidRPr="00A924B9" w:rsidR="00E6030C" w:rsidTr="00305181" w14:paraId="7B065993" w14:textId="77777777">
        <w:trPr>
          <w:trHeight w:val="217"/>
        </w:trPr>
        <w:tc>
          <w:tcPr>
            <w:tcW w:w="5349" w:type="dxa"/>
          </w:tcPr>
          <w:p w:rsidRPr="00A924B9" w:rsidR="00E6030C" w:rsidP="00984273" w:rsidRDefault="00E6030C" w14:paraId="28EAA7F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Metoclopramide</w:t>
            </w:r>
          </w:p>
        </w:tc>
        <w:tc>
          <w:tcPr>
            <w:tcW w:w="2489" w:type="dxa"/>
          </w:tcPr>
          <w:p w:rsidRPr="00A924B9" w:rsidR="00E6030C" w:rsidP="00984273" w:rsidRDefault="00E6030C" w14:paraId="4D3B67B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A03FA01</w:t>
            </w:r>
          </w:p>
        </w:tc>
      </w:tr>
      <w:tr w:rsidRPr="00A924B9" w:rsidR="00E6030C" w:rsidTr="00305181" w14:paraId="605CC4A2" w14:textId="77777777">
        <w:trPr>
          <w:trHeight w:val="217"/>
        </w:trPr>
        <w:tc>
          <w:tcPr>
            <w:tcW w:w="5349" w:type="dxa"/>
          </w:tcPr>
          <w:p w:rsidRPr="00A924B9" w:rsidR="00E6030C" w:rsidP="00984273" w:rsidRDefault="00E6030C" w14:paraId="3DA75FE7"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Doxylamine</w:t>
            </w:r>
            <w:proofErr w:type="spellEnd"/>
          </w:p>
        </w:tc>
        <w:tc>
          <w:tcPr>
            <w:tcW w:w="2489" w:type="dxa"/>
          </w:tcPr>
          <w:p w:rsidRPr="00A924B9" w:rsidR="00E6030C" w:rsidP="00984273" w:rsidRDefault="00E6030C" w14:paraId="5916F25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R06AA09</w:t>
            </w:r>
          </w:p>
        </w:tc>
      </w:tr>
      <w:tr w:rsidRPr="00A924B9" w:rsidR="00E6030C" w:rsidTr="00305181" w14:paraId="1DDCDBC1" w14:textId="77777777">
        <w:trPr>
          <w:trHeight w:val="217"/>
        </w:trPr>
        <w:tc>
          <w:tcPr>
            <w:tcW w:w="5349" w:type="dxa"/>
          </w:tcPr>
          <w:p w:rsidRPr="00A924B9" w:rsidR="00E6030C" w:rsidP="00984273" w:rsidRDefault="00E6030C" w14:paraId="61F05570"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Meclozine</w:t>
            </w:r>
            <w:proofErr w:type="spellEnd"/>
          </w:p>
        </w:tc>
        <w:tc>
          <w:tcPr>
            <w:tcW w:w="2489" w:type="dxa"/>
          </w:tcPr>
          <w:p w:rsidRPr="00A924B9" w:rsidR="00E6030C" w:rsidP="00984273" w:rsidRDefault="00E6030C" w14:paraId="5C0A9AAE"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R06AE05</w:t>
            </w:r>
          </w:p>
        </w:tc>
      </w:tr>
      <w:tr w:rsidRPr="00A924B9" w:rsidR="00E6030C" w:rsidTr="00305181" w14:paraId="5C58F5EE" w14:textId="77777777">
        <w:trPr>
          <w:trHeight w:val="217"/>
        </w:trPr>
        <w:tc>
          <w:tcPr>
            <w:tcW w:w="5349" w:type="dxa"/>
          </w:tcPr>
          <w:p w:rsidRPr="00A924B9" w:rsidR="00E6030C" w:rsidP="00984273" w:rsidRDefault="00E6030C" w14:paraId="3CE74D16"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Prochlorperazine</w:t>
            </w:r>
            <w:proofErr w:type="spellEnd"/>
          </w:p>
        </w:tc>
        <w:tc>
          <w:tcPr>
            <w:tcW w:w="2489" w:type="dxa"/>
          </w:tcPr>
          <w:p w:rsidRPr="00A924B9" w:rsidR="00E6030C" w:rsidP="00984273" w:rsidRDefault="00E6030C" w14:paraId="108513E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N05AB04</w:t>
            </w:r>
          </w:p>
        </w:tc>
      </w:tr>
      <w:tr w:rsidRPr="00A924B9" w:rsidR="00E6030C" w:rsidTr="00305181" w14:paraId="21CF59B9" w14:textId="77777777">
        <w:trPr>
          <w:trHeight w:val="217"/>
        </w:trPr>
        <w:tc>
          <w:tcPr>
            <w:tcW w:w="5349" w:type="dxa"/>
          </w:tcPr>
          <w:p w:rsidRPr="00A924B9" w:rsidR="00E6030C" w:rsidP="00984273" w:rsidRDefault="00E6030C" w14:paraId="5BDF9F13"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Promethazine</w:t>
            </w:r>
          </w:p>
        </w:tc>
        <w:tc>
          <w:tcPr>
            <w:tcW w:w="2489" w:type="dxa"/>
          </w:tcPr>
          <w:p w:rsidRPr="00A924B9" w:rsidR="00E6030C" w:rsidP="00984273" w:rsidRDefault="00E6030C" w14:paraId="2CE68028"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R06AD02</w:t>
            </w:r>
          </w:p>
        </w:tc>
      </w:tr>
      <w:tr w:rsidRPr="00A924B9" w:rsidR="00E6030C" w:rsidTr="00305181" w14:paraId="01EED11C" w14:textId="77777777">
        <w:trPr>
          <w:trHeight w:val="217"/>
        </w:trPr>
        <w:tc>
          <w:tcPr>
            <w:tcW w:w="5349" w:type="dxa"/>
          </w:tcPr>
          <w:p w:rsidRPr="00A924B9" w:rsidR="00E6030C" w:rsidP="00984273" w:rsidRDefault="00E6030C" w14:paraId="2AB1C3DB"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Serotonin (5HT3) antagonists</w:t>
            </w:r>
          </w:p>
        </w:tc>
        <w:tc>
          <w:tcPr>
            <w:tcW w:w="2489" w:type="dxa"/>
          </w:tcPr>
          <w:p w:rsidRPr="00A924B9" w:rsidR="00E6030C" w:rsidP="00984273" w:rsidRDefault="00E6030C" w14:paraId="00B38480"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A04AA</w:t>
            </w:r>
          </w:p>
        </w:tc>
      </w:tr>
      <w:tr w:rsidRPr="00A924B9" w:rsidR="00E6030C" w:rsidTr="00305181" w14:paraId="5331609D" w14:textId="77777777">
        <w:trPr>
          <w:trHeight w:val="217"/>
        </w:trPr>
        <w:tc>
          <w:tcPr>
            <w:tcW w:w="5349" w:type="dxa"/>
          </w:tcPr>
          <w:p w:rsidRPr="00A924B9" w:rsidR="00E6030C" w:rsidP="00984273" w:rsidRDefault="00E6030C" w14:paraId="65995CAB" w14:textId="77777777">
            <w:pPr>
              <w:spacing w:line="276" w:lineRule="auto"/>
              <w:ind w:left="0" w:firstLine="0"/>
              <w:rPr>
                <w:rFonts w:eastAsia="Times New Roman" w:asciiTheme="majorHAnsi" w:hAnsiTheme="majorHAnsi"/>
                <w:color w:val="000000"/>
                <w:sz w:val="20"/>
                <w:szCs w:val="20"/>
                <w:lang w:eastAsia="en-GB"/>
              </w:rPr>
            </w:pPr>
            <w:r w:rsidRPr="00A924B9">
              <w:rPr>
                <w:b/>
                <w:sz w:val="20"/>
                <w:szCs w:val="20"/>
              </w:rPr>
              <w:t>Preventive treatment – continuous use</w:t>
            </w:r>
          </w:p>
        </w:tc>
        <w:tc>
          <w:tcPr>
            <w:tcW w:w="2489" w:type="dxa"/>
          </w:tcPr>
          <w:p w:rsidRPr="00A924B9" w:rsidR="00E6030C" w:rsidP="00984273" w:rsidRDefault="00E6030C" w14:paraId="4784F82B" w14:textId="77777777">
            <w:pPr>
              <w:spacing w:line="276" w:lineRule="auto"/>
              <w:ind w:left="0" w:firstLine="0"/>
              <w:rPr>
                <w:rFonts w:eastAsia="Times New Roman" w:asciiTheme="majorHAnsi" w:hAnsiTheme="majorHAnsi"/>
                <w:color w:val="000000"/>
                <w:sz w:val="20"/>
                <w:szCs w:val="20"/>
                <w:lang w:eastAsia="en-GB"/>
              </w:rPr>
            </w:pPr>
          </w:p>
        </w:tc>
      </w:tr>
      <w:tr w:rsidRPr="00A924B9" w:rsidR="00E6030C" w:rsidTr="00305181" w14:paraId="10C67534" w14:textId="77777777">
        <w:trPr>
          <w:trHeight w:val="217"/>
        </w:trPr>
        <w:tc>
          <w:tcPr>
            <w:tcW w:w="5349" w:type="dxa"/>
          </w:tcPr>
          <w:p w:rsidRPr="00A924B9" w:rsidR="00E6030C" w:rsidP="00984273" w:rsidRDefault="00E6030C" w14:paraId="28543C7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Metoprolol</w:t>
            </w:r>
          </w:p>
        </w:tc>
        <w:tc>
          <w:tcPr>
            <w:tcW w:w="2489" w:type="dxa"/>
          </w:tcPr>
          <w:p w:rsidRPr="00A924B9" w:rsidR="00E6030C" w:rsidP="00984273" w:rsidRDefault="00E6030C" w14:paraId="42A00AA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C07AB02</w:t>
            </w:r>
          </w:p>
        </w:tc>
      </w:tr>
      <w:tr w:rsidRPr="00A924B9" w:rsidR="00E6030C" w:rsidTr="00305181" w14:paraId="5BAF18E6" w14:textId="77777777">
        <w:trPr>
          <w:trHeight w:val="217"/>
        </w:trPr>
        <w:tc>
          <w:tcPr>
            <w:tcW w:w="5349" w:type="dxa"/>
          </w:tcPr>
          <w:p w:rsidRPr="00A924B9" w:rsidR="00E6030C" w:rsidP="00984273" w:rsidRDefault="00E6030C" w14:paraId="288B0404"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Propranolol</w:t>
            </w:r>
          </w:p>
        </w:tc>
        <w:tc>
          <w:tcPr>
            <w:tcW w:w="2489" w:type="dxa"/>
          </w:tcPr>
          <w:p w:rsidRPr="00A924B9" w:rsidR="00E6030C" w:rsidP="00984273" w:rsidRDefault="00E6030C" w14:paraId="7825C2C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C07AA05</w:t>
            </w:r>
          </w:p>
        </w:tc>
      </w:tr>
      <w:tr w:rsidRPr="00A924B9" w:rsidR="00E6030C" w:rsidTr="00305181" w14:paraId="6082051E" w14:textId="77777777">
        <w:trPr>
          <w:trHeight w:val="217"/>
        </w:trPr>
        <w:tc>
          <w:tcPr>
            <w:tcW w:w="5349" w:type="dxa"/>
          </w:tcPr>
          <w:p w:rsidRPr="00A924B9" w:rsidR="00E6030C" w:rsidP="00984273" w:rsidRDefault="00E6030C" w14:paraId="675B151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Amitriptyline</w:t>
            </w:r>
          </w:p>
        </w:tc>
        <w:tc>
          <w:tcPr>
            <w:tcW w:w="2489" w:type="dxa"/>
          </w:tcPr>
          <w:p w:rsidRPr="00A924B9" w:rsidR="00E6030C" w:rsidP="00984273" w:rsidRDefault="00E6030C" w14:paraId="2C44A531"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N06AA09</w:t>
            </w:r>
          </w:p>
        </w:tc>
      </w:tr>
      <w:tr w:rsidRPr="00A924B9" w:rsidR="00E6030C" w:rsidTr="00305181" w14:paraId="0D8098FE" w14:textId="77777777">
        <w:trPr>
          <w:trHeight w:val="217"/>
        </w:trPr>
        <w:tc>
          <w:tcPr>
            <w:tcW w:w="5349" w:type="dxa"/>
          </w:tcPr>
          <w:p w:rsidRPr="00A924B9" w:rsidR="00E6030C" w:rsidP="00984273" w:rsidRDefault="00E6030C" w14:paraId="770B3234"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Candesartan</w:t>
            </w:r>
          </w:p>
        </w:tc>
        <w:tc>
          <w:tcPr>
            <w:tcW w:w="2489" w:type="dxa"/>
          </w:tcPr>
          <w:p w:rsidRPr="00A924B9" w:rsidR="00E6030C" w:rsidP="00984273" w:rsidRDefault="00E6030C" w14:paraId="0391DAB9"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C09CA06</w:t>
            </w:r>
          </w:p>
        </w:tc>
      </w:tr>
      <w:tr w:rsidRPr="00A924B9" w:rsidR="00E6030C" w:rsidTr="00305181" w14:paraId="193E3D9C" w14:textId="77777777">
        <w:trPr>
          <w:trHeight w:val="217"/>
        </w:trPr>
        <w:tc>
          <w:tcPr>
            <w:tcW w:w="5349" w:type="dxa"/>
          </w:tcPr>
          <w:p w:rsidRPr="00A924B9" w:rsidR="00E6030C" w:rsidP="00984273" w:rsidRDefault="00E6030C" w14:paraId="1979FB14"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Topiramate</w:t>
            </w:r>
            <w:proofErr w:type="spellEnd"/>
          </w:p>
        </w:tc>
        <w:tc>
          <w:tcPr>
            <w:tcW w:w="2489" w:type="dxa"/>
          </w:tcPr>
          <w:p w:rsidRPr="00A924B9" w:rsidR="00E6030C" w:rsidP="00984273" w:rsidRDefault="00E6030C" w14:paraId="77A1E79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N03AX11</w:t>
            </w:r>
          </w:p>
        </w:tc>
      </w:tr>
      <w:tr w:rsidRPr="00A924B9" w:rsidR="00E6030C" w:rsidTr="00305181" w14:paraId="5912AB98" w14:textId="77777777">
        <w:trPr>
          <w:trHeight w:val="217"/>
        </w:trPr>
        <w:tc>
          <w:tcPr>
            <w:tcW w:w="5349" w:type="dxa"/>
          </w:tcPr>
          <w:p w:rsidRPr="00A924B9" w:rsidR="00E6030C" w:rsidP="00984273" w:rsidRDefault="00E6030C" w14:paraId="03CE5487"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Valproic</w:t>
            </w:r>
            <w:proofErr w:type="spellEnd"/>
            <w:r w:rsidRPr="00A924B9">
              <w:rPr>
                <w:rFonts w:eastAsia="Times New Roman" w:asciiTheme="majorHAnsi" w:hAnsiTheme="majorHAnsi"/>
                <w:color w:val="000000"/>
                <w:sz w:val="20"/>
                <w:szCs w:val="20"/>
                <w:lang w:eastAsia="en-GB"/>
              </w:rPr>
              <w:t xml:space="preserve"> acid</w:t>
            </w:r>
          </w:p>
        </w:tc>
        <w:tc>
          <w:tcPr>
            <w:tcW w:w="2489" w:type="dxa"/>
          </w:tcPr>
          <w:p w:rsidRPr="00A924B9" w:rsidR="00E6030C" w:rsidP="00984273" w:rsidRDefault="00E6030C" w14:paraId="1D8D8421"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N03AG01</w:t>
            </w:r>
          </w:p>
        </w:tc>
      </w:tr>
      <w:tr w:rsidRPr="00A924B9" w:rsidR="00E6030C" w:rsidTr="00305181" w14:paraId="4AA803FE" w14:textId="77777777">
        <w:trPr>
          <w:trHeight w:val="217"/>
        </w:trPr>
        <w:tc>
          <w:tcPr>
            <w:tcW w:w="5349" w:type="dxa"/>
          </w:tcPr>
          <w:p w:rsidRPr="00A924B9" w:rsidR="00E6030C" w:rsidP="00984273" w:rsidRDefault="00E6030C" w14:paraId="3C4DDC9B"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Botulinum toxin</w:t>
            </w:r>
          </w:p>
        </w:tc>
        <w:tc>
          <w:tcPr>
            <w:tcW w:w="2489" w:type="dxa"/>
          </w:tcPr>
          <w:p w:rsidRPr="00A924B9" w:rsidR="00E6030C" w:rsidP="00984273" w:rsidRDefault="00E6030C" w14:paraId="1214FFDA"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M03AX01</w:t>
            </w:r>
          </w:p>
        </w:tc>
      </w:tr>
      <w:tr w:rsidRPr="00A924B9" w:rsidR="00E6030C" w:rsidTr="00305181" w14:paraId="63C55A3E" w14:textId="77777777">
        <w:trPr>
          <w:trHeight w:val="217"/>
        </w:trPr>
        <w:tc>
          <w:tcPr>
            <w:tcW w:w="5349" w:type="dxa"/>
          </w:tcPr>
          <w:p w:rsidRPr="00A924B9" w:rsidR="00E6030C" w:rsidP="00984273" w:rsidRDefault="00E6030C" w14:paraId="2AAE1126" w14:textId="77777777">
            <w:pPr>
              <w:spacing w:line="276" w:lineRule="auto"/>
              <w:ind w:left="0" w:firstLine="0"/>
              <w:rPr>
                <w:rFonts w:eastAsia="Times New Roman" w:asciiTheme="majorHAnsi" w:hAnsiTheme="majorHAnsi"/>
                <w:color w:val="000000"/>
                <w:sz w:val="20"/>
                <w:szCs w:val="20"/>
                <w:lang w:eastAsia="en-GB"/>
              </w:rPr>
            </w:pPr>
            <w:proofErr w:type="spellStart"/>
            <w:r>
              <w:rPr>
                <w:rFonts w:eastAsia="Times New Roman" w:asciiTheme="majorHAnsi" w:hAnsiTheme="majorHAnsi"/>
                <w:color w:val="000000"/>
                <w:sz w:val="20"/>
                <w:szCs w:val="20"/>
                <w:lang w:eastAsia="en-GB"/>
              </w:rPr>
              <w:t>Pizotifen</w:t>
            </w:r>
            <w:proofErr w:type="spellEnd"/>
          </w:p>
        </w:tc>
        <w:tc>
          <w:tcPr>
            <w:tcW w:w="2489" w:type="dxa"/>
          </w:tcPr>
          <w:p w:rsidRPr="00A924B9" w:rsidR="00E6030C" w:rsidP="00984273" w:rsidRDefault="00E6030C" w14:paraId="72D4AB87"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N02CX0</w:t>
            </w:r>
            <w:r>
              <w:rPr>
                <w:rFonts w:eastAsia="Times New Roman" w:asciiTheme="majorHAnsi" w:hAnsiTheme="majorHAnsi"/>
                <w:color w:val="000000"/>
                <w:sz w:val="20"/>
                <w:szCs w:val="20"/>
                <w:lang w:eastAsia="en-GB"/>
              </w:rPr>
              <w:t>1</w:t>
            </w:r>
          </w:p>
        </w:tc>
      </w:tr>
      <w:tr w:rsidRPr="00A924B9" w:rsidR="00E6030C" w:rsidTr="00305181" w14:paraId="3BBCA0B9" w14:textId="77777777">
        <w:trPr>
          <w:trHeight w:val="217"/>
        </w:trPr>
        <w:tc>
          <w:tcPr>
            <w:tcW w:w="5349" w:type="dxa"/>
          </w:tcPr>
          <w:p w:rsidRPr="00A924B9" w:rsidR="00E6030C" w:rsidP="00984273" w:rsidRDefault="00E6030C" w14:paraId="2523F4A3"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Clonidine</w:t>
            </w:r>
          </w:p>
        </w:tc>
        <w:tc>
          <w:tcPr>
            <w:tcW w:w="2489" w:type="dxa"/>
          </w:tcPr>
          <w:p w:rsidRPr="00A924B9" w:rsidR="00E6030C" w:rsidP="00984273" w:rsidRDefault="00E6030C" w14:paraId="6F6CCB3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N02CX02</w:t>
            </w:r>
          </w:p>
        </w:tc>
      </w:tr>
      <w:tr w:rsidRPr="00A924B9" w:rsidR="00E6030C" w:rsidTr="00305181" w14:paraId="10D3B533" w14:textId="77777777">
        <w:trPr>
          <w:trHeight w:val="217"/>
        </w:trPr>
        <w:tc>
          <w:tcPr>
            <w:tcW w:w="5349" w:type="dxa"/>
          </w:tcPr>
          <w:p w:rsidRPr="00A924B9" w:rsidR="00E6030C" w:rsidP="00984273" w:rsidRDefault="00E6030C" w14:paraId="4E6EA569"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Lisinopril</w:t>
            </w:r>
          </w:p>
        </w:tc>
        <w:tc>
          <w:tcPr>
            <w:tcW w:w="2489" w:type="dxa"/>
          </w:tcPr>
          <w:p w:rsidRPr="00A924B9" w:rsidR="00E6030C" w:rsidP="00984273" w:rsidRDefault="00E6030C" w14:paraId="05CC7C93"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C09AA03</w:t>
            </w:r>
          </w:p>
        </w:tc>
      </w:tr>
      <w:tr w:rsidRPr="00A924B9" w:rsidR="00E6030C" w:rsidTr="00305181" w14:paraId="0AC8F625" w14:textId="77777777">
        <w:trPr>
          <w:trHeight w:val="217"/>
        </w:trPr>
        <w:tc>
          <w:tcPr>
            <w:tcW w:w="5349" w:type="dxa"/>
          </w:tcPr>
          <w:p w:rsidRPr="00A924B9" w:rsidR="00E6030C" w:rsidP="00984273" w:rsidRDefault="00E6030C" w14:paraId="24DB15EF"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Verapamil</w:t>
            </w:r>
          </w:p>
        </w:tc>
        <w:tc>
          <w:tcPr>
            <w:tcW w:w="2489" w:type="dxa"/>
          </w:tcPr>
          <w:p w:rsidRPr="00A924B9" w:rsidR="00E6030C" w:rsidP="00984273" w:rsidRDefault="00E6030C" w14:paraId="03E53257"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C08DA01</w:t>
            </w:r>
          </w:p>
        </w:tc>
      </w:tr>
      <w:tr w:rsidRPr="00A924B9" w:rsidR="00E6030C" w:rsidTr="00305181" w14:paraId="09DC1FC5" w14:textId="77777777">
        <w:trPr>
          <w:trHeight w:val="277"/>
        </w:trPr>
        <w:tc>
          <w:tcPr>
            <w:tcW w:w="5349" w:type="dxa"/>
          </w:tcPr>
          <w:p w:rsidRPr="00A924B9" w:rsidR="00E6030C" w:rsidP="00984273" w:rsidRDefault="00E6030C" w14:paraId="5A97A84E"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Calcitonin gene-related peptide (CGRP) antagonists</w:t>
            </w:r>
          </w:p>
        </w:tc>
        <w:tc>
          <w:tcPr>
            <w:tcW w:w="2489" w:type="dxa"/>
          </w:tcPr>
          <w:p w:rsidRPr="00A924B9" w:rsidR="00E6030C" w:rsidP="00984273" w:rsidRDefault="00E6030C" w14:paraId="0720A164" w14:textId="0A386BA0">
            <w:pPr>
              <w:spacing w:line="276" w:lineRule="auto"/>
              <w:ind w:left="0" w:firstLine="0"/>
              <w:rPr>
                <w:rFonts w:eastAsia="Times New Roman" w:asciiTheme="majorHAnsi" w:hAnsiTheme="majorHAnsi"/>
                <w:color w:val="000000"/>
                <w:sz w:val="20"/>
                <w:szCs w:val="20"/>
                <w:lang w:eastAsia="en-GB"/>
              </w:rPr>
            </w:pPr>
            <w:r>
              <w:rPr>
                <w:rFonts w:eastAsia="Times New Roman" w:asciiTheme="majorHAnsi" w:hAnsiTheme="majorHAnsi"/>
                <w:color w:val="000000"/>
                <w:sz w:val="20"/>
                <w:szCs w:val="20"/>
                <w:lang w:eastAsia="en-GB"/>
              </w:rPr>
              <w:t xml:space="preserve">N02CD </w:t>
            </w:r>
          </w:p>
        </w:tc>
      </w:tr>
      <w:tr w:rsidRPr="00A924B9" w:rsidR="003802A3" w:rsidTr="00305181" w14:paraId="6484784A" w14:textId="77777777">
        <w:trPr>
          <w:trHeight w:val="217"/>
        </w:trPr>
        <w:tc>
          <w:tcPr>
            <w:tcW w:w="5349" w:type="dxa"/>
          </w:tcPr>
          <w:p w:rsidRPr="003802A3" w:rsidR="003802A3" w:rsidP="00984273" w:rsidRDefault="003802A3" w14:paraId="19FD5120" w14:textId="2760C092">
            <w:pPr>
              <w:spacing w:line="276" w:lineRule="auto"/>
              <w:ind w:left="0" w:firstLine="0"/>
              <w:jc w:val="left"/>
              <w:rPr>
                <w:rFonts w:eastAsia="Times New Roman" w:asciiTheme="majorHAnsi" w:hAnsiTheme="majorHAnsi"/>
                <w:color w:val="000000"/>
                <w:sz w:val="20"/>
                <w:szCs w:val="20"/>
                <w:lang w:eastAsia="en-GB"/>
              </w:rPr>
            </w:pPr>
            <w:proofErr w:type="spellStart"/>
            <w:r w:rsidRPr="003802A3">
              <w:rPr>
                <w:rFonts w:eastAsia="Times New Roman" w:asciiTheme="majorHAnsi" w:hAnsiTheme="majorHAnsi"/>
                <w:color w:val="000000"/>
                <w:sz w:val="20"/>
                <w:szCs w:val="20"/>
                <w:lang w:eastAsia="en-GB"/>
              </w:rPr>
              <w:t>Oxetorone</w:t>
            </w:r>
            <w:proofErr w:type="spellEnd"/>
            <w:r w:rsidRPr="003802A3">
              <w:rPr>
                <w:rFonts w:eastAsia="Times New Roman" w:asciiTheme="majorHAnsi" w:hAnsiTheme="majorHAnsi"/>
                <w:color w:val="000000"/>
                <w:sz w:val="20"/>
                <w:szCs w:val="20"/>
                <w:lang w:eastAsia="en-GB"/>
              </w:rPr>
              <w:t xml:space="preserve"> </w:t>
            </w:r>
          </w:p>
        </w:tc>
        <w:tc>
          <w:tcPr>
            <w:tcW w:w="2489" w:type="dxa"/>
          </w:tcPr>
          <w:p w:rsidRPr="00A924B9" w:rsidR="003802A3" w:rsidP="00984273" w:rsidRDefault="003802A3" w14:paraId="261DE91B" w14:textId="0C358CE4">
            <w:pPr>
              <w:spacing w:line="276" w:lineRule="auto"/>
              <w:ind w:left="0" w:firstLine="0"/>
              <w:jc w:val="left"/>
              <w:rPr>
                <w:rFonts w:eastAsia="Times New Roman" w:asciiTheme="majorHAnsi" w:hAnsiTheme="majorHAnsi"/>
                <w:color w:val="000000"/>
                <w:sz w:val="20"/>
                <w:szCs w:val="20"/>
                <w:lang w:eastAsia="en-GB"/>
              </w:rPr>
            </w:pPr>
            <w:r w:rsidRPr="003802A3">
              <w:rPr>
                <w:rFonts w:eastAsia="Times New Roman" w:asciiTheme="majorHAnsi" w:hAnsiTheme="majorHAnsi"/>
                <w:color w:val="000000"/>
                <w:sz w:val="20"/>
                <w:szCs w:val="20"/>
                <w:lang w:eastAsia="en-GB"/>
              </w:rPr>
              <w:t>N02CX06</w:t>
            </w:r>
          </w:p>
        </w:tc>
      </w:tr>
      <w:tr w:rsidRPr="00A924B9" w:rsidR="003802A3" w:rsidTr="00305181" w14:paraId="76AE4C85" w14:textId="77777777">
        <w:trPr>
          <w:trHeight w:val="217"/>
        </w:trPr>
        <w:tc>
          <w:tcPr>
            <w:tcW w:w="5349" w:type="dxa"/>
          </w:tcPr>
          <w:p w:rsidRPr="003802A3" w:rsidR="003802A3" w:rsidP="00984273" w:rsidRDefault="003802A3" w14:paraId="1BBAFF9E" w14:textId="2839023A">
            <w:pPr>
              <w:spacing w:line="276" w:lineRule="auto"/>
              <w:ind w:left="0" w:firstLine="0"/>
              <w:jc w:val="left"/>
              <w:rPr>
                <w:rFonts w:eastAsia="Times New Roman" w:asciiTheme="majorHAnsi" w:hAnsiTheme="majorHAnsi"/>
                <w:color w:val="000000"/>
                <w:sz w:val="20"/>
                <w:szCs w:val="20"/>
                <w:lang w:eastAsia="en-GB"/>
              </w:rPr>
            </w:pPr>
            <w:proofErr w:type="spellStart"/>
            <w:r w:rsidRPr="003802A3">
              <w:rPr>
                <w:rFonts w:eastAsia="Times New Roman" w:asciiTheme="majorHAnsi" w:hAnsiTheme="majorHAnsi"/>
                <w:color w:val="000000"/>
                <w:sz w:val="20"/>
                <w:szCs w:val="20"/>
                <w:lang w:eastAsia="en-GB"/>
              </w:rPr>
              <w:t>Flunarizine</w:t>
            </w:r>
            <w:proofErr w:type="spellEnd"/>
          </w:p>
        </w:tc>
        <w:tc>
          <w:tcPr>
            <w:tcW w:w="2489" w:type="dxa"/>
          </w:tcPr>
          <w:p w:rsidRPr="00A924B9" w:rsidR="003802A3" w:rsidP="00984273" w:rsidRDefault="003802A3" w14:paraId="6FED1E3F" w14:textId="05667AF6">
            <w:pPr>
              <w:spacing w:line="276" w:lineRule="auto"/>
              <w:ind w:left="0" w:firstLine="0"/>
              <w:jc w:val="left"/>
              <w:rPr>
                <w:rFonts w:eastAsia="Times New Roman" w:asciiTheme="majorHAnsi" w:hAnsiTheme="majorHAnsi"/>
                <w:color w:val="000000"/>
                <w:sz w:val="20"/>
                <w:szCs w:val="20"/>
                <w:lang w:eastAsia="en-GB"/>
              </w:rPr>
            </w:pPr>
            <w:r w:rsidRPr="003802A3">
              <w:rPr>
                <w:rFonts w:eastAsia="Times New Roman" w:asciiTheme="majorHAnsi" w:hAnsiTheme="majorHAnsi"/>
                <w:color w:val="000000"/>
                <w:sz w:val="20"/>
                <w:szCs w:val="20"/>
                <w:lang w:eastAsia="en-GB"/>
              </w:rPr>
              <w:t>N07CA03</w:t>
            </w:r>
          </w:p>
        </w:tc>
      </w:tr>
      <w:tr w:rsidRPr="00A924B9" w:rsidR="003802A3" w:rsidTr="00305181" w14:paraId="0C3C27F5" w14:textId="77777777">
        <w:trPr>
          <w:trHeight w:val="217"/>
        </w:trPr>
        <w:tc>
          <w:tcPr>
            <w:tcW w:w="5349" w:type="dxa"/>
          </w:tcPr>
          <w:p w:rsidRPr="00A924B9" w:rsidR="003802A3" w:rsidP="00984273" w:rsidRDefault="003802A3" w14:paraId="5E91F433" w14:textId="62166857">
            <w:pPr>
              <w:spacing w:line="276" w:lineRule="auto"/>
              <w:ind w:left="0" w:firstLine="0"/>
              <w:jc w:val="left"/>
              <w:rPr>
                <w:rFonts w:eastAsia="Times New Roman" w:asciiTheme="majorHAnsi" w:hAnsiTheme="majorHAnsi"/>
                <w:color w:val="000000"/>
                <w:sz w:val="20"/>
                <w:szCs w:val="20"/>
                <w:lang w:eastAsia="en-GB"/>
              </w:rPr>
            </w:pPr>
            <w:r w:rsidRPr="003802A3">
              <w:rPr>
                <w:rFonts w:eastAsia="Times New Roman" w:asciiTheme="majorHAnsi" w:hAnsiTheme="majorHAnsi"/>
                <w:color w:val="000000"/>
                <w:sz w:val="20"/>
                <w:szCs w:val="20"/>
                <w:lang w:eastAsia="en-GB"/>
              </w:rPr>
              <w:t>Ergotamine</w:t>
            </w:r>
            <w:r>
              <w:rPr>
                <w:rFonts w:eastAsia="Times New Roman" w:asciiTheme="majorHAnsi" w:hAnsiTheme="majorHAnsi"/>
                <w:color w:val="000000"/>
                <w:sz w:val="20"/>
                <w:szCs w:val="20"/>
                <w:lang w:eastAsia="en-GB"/>
              </w:rPr>
              <w:t xml:space="preserve"> combined with </w:t>
            </w:r>
            <w:r w:rsidRPr="003802A3">
              <w:rPr>
                <w:rFonts w:eastAsia="Times New Roman" w:asciiTheme="majorHAnsi" w:hAnsiTheme="majorHAnsi"/>
                <w:color w:val="000000"/>
                <w:sz w:val="20"/>
                <w:szCs w:val="20"/>
                <w:lang w:eastAsia="en-GB"/>
              </w:rPr>
              <w:t>caf</w:t>
            </w:r>
            <w:r>
              <w:rPr>
                <w:rFonts w:eastAsia="Times New Roman" w:asciiTheme="majorHAnsi" w:hAnsiTheme="majorHAnsi"/>
                <w:color w:val="000000"/>
                <w:sz w:val="20"/>
                <w:szCs w:val="20"/>
                <w:lang w:eastAsia="en-GB"/>
              </w:rPr>
              <w:t>f</w:t>
            </w:r>
            <w:r w:rsidRPr="003802A3">
              <w:rPr>
                <w:rFonts w:eastAsia="Times New Roman" w:asciiTheme="majorHAnsi" w:hAnsiTheme="majorHAnsi"/>
                <w:color w:val="000000"/>
                <w:sz w:val="20"/>
                <w:szCs w:val="20"/>
                <w:lang w:eastAsia="en-GB"/>
              </w:rPr>
              <w:t>eine</w:t>
            </w:r>
          </w:p>
        </w:tc>
        <w:tc>
          <w:tcPr>
            <w:tcW w:w="2489" w:type="dxa"/>
          </w:tcPr>
          <w:p w:rsidRPr="003802A3" w:rsidR="003802A3" w:rsidP="00984273" w:rsidRDefault="003802A3" w14:paraId="2052315B" w14:textId="3E7055B4">
            <w:pPr>
              <w:pStyle w:val="Heading4"/>
              <w:spacing w:line="276" w:lineRule="auto"/>
              <w:ind w:left="0" w:firstLine="0"/>
              <w:jc w:val="left"/>
              <w:outlineLvl w:val="3"/>
              <w:rPr>
                <w:rFonts w:eastAsia="Times New Roman" w:cstheme="minorHAnsi"/>
                <w:i w:val="0"/>
                <w:iCs w:val="0"/>
                <w:color w:val="000000"/>
                <w:sz w:val="20"/>
                <w:szCs w:val="20"/>
                <w:lang w:eastAsia="en-GB"/>
              </w:rPr>
            </w:pPr>
            <w:r w:rsidRPr="003802A3">
              <w:rPr>
                <w:rFonts w:eastAsia="Times New Roman" w:cstheme="minorHAnsi"/>
                <w:i w:val="0"/>
                <w:iCs w:val="0"/>
                <w:color w:val="000000"/>
                <w:sz w:val="20"/>
                <w:szCs w:val="20"/>
                <w:lang w:eastAsia="en-GB"/>
              </w:rPr>
              <w:t>N02CA52</w:t>
            </w:r>
          </w:p>
        </w:tc>
      </w:tr>
      <w:tr w:rsidRPr="00A924B9" w:rsidR="003802A3" w:rsidTr="00305181" w14:paraId="7F112EEC" w14:textId="77777777">
        <w:trPr>
          <w:trHeight w:val="217"/>
        </w:trPr>
        <w:tc>
          <w:tcPr>
            <w:tcW w:w="5349" w:type="dxa"/>
          </w:tcPr>
          <w:p w:rsidRPr="00A924B9" w:rsidR="003802A3" w:rsidP="00984273" w:rsidRDefault="003802A3" w14:paraId="2B08F141" w14:textId="2AAFF64D">
            <w:pPr>
              <w:spacing w:line="276" w:lineRule="auto"/>
              <w:ind w:left="0" w:firstLine="0"/>
              <w:jc w:val="left"/>
              <w:rPr>
                <w:rFonts w:eastAsia="Times New Roman" w:asciiTheme="majorHAnsi" w:hAnsiTheme="majorHAnsi"/>
                <w:color w:val="000000"/>
                <w:sz w:val="20"/>
                <w:szCs w:val="20"/>
                <w:lang w:eastAsia="en-GB"/>
              </w:rPr>
            </w:pPr>
            <w:proofErr w:type="spellStart"/>
            <w:r w:rsidRPr="003802A3">
              <w:rPr>
                <w:rFonts w:eastAsia="Times New Roman" w:asciiTheme="majorHAnsi" w:hAnsiTheme="majorHAnsi"/>
                <w:color w:val="000000"/>
                <w:sz w:val="20"/>
                <w:szCs w:val="20"/>
                <w:lang w:eastAsia="en-GB"/>
              </w:rPr>
              <w:t>Dihydroergotamine</w:t>
            </w:r>
            <w:proofErr w:type="spellEnd"/>
          </w:p>
        </w:tc>
        <w:tc>
          <w:tcPr>
            <w:tcW w:w="2489" w:type="dxa"/>
          </w:tcPr>
          <w:p w:rsidRPr="00A924B9" w:rsidR="003802A3" w:rsidP="00984273" w:rsidRDefault="003802A3" w14:paraId="111C2056" w14:textId="3D910BC6">
            <w:pPr>
              <w:spacing w:line="276" w:lineRule="auto"/>
              <w:ind w:left="0" w:firstLine="0"/>
              <w:jc w:val="left"/>
              <w:rPr>
                <w:rFonts w:eastAsia="Times New Roman" w:asciiTheme="majorHAnsi" w:hAnsiTheme="majorHAnsi"/>
                <w:color w:val="000000"/>
                <w:sz w:val="20"/>
                <w:szCs w:val="20"/>
                <w:lang w:eastAsia="en-GB"/>
              </w:rPr>
            </w:pPr>
            <w:r w:rsidRPr="003802A3">
              <w:rPr>
                <w:rFonts w:eastAsia="Times New Roman" w:asciiTheme="majorHAnsi" w:hAnsiTheme="majorHAnsi"/>
                <w:color w:val="000000"/>
                <w:sz w:val="20"/>
                <w:szCs w:val="20"/>
                <w:lang w:eastAsia="en-GB"/>
              </w:rPr>
              <w:t>N02CA01</w:t>
            </w:r>
          </w:p>
        </w:tc>
      </w:tr>
    </w:tbl>
    <w:p w:rsidR="00E6030C" w:rsidP="00984273" w:rsidRDefault="00E6030C" w14:paraId="62A35A4A" w14:textId="31E304DC">
      <w:pPr>
        <w:spacing w:line="276" w:lineRule="auto"/>
      </w:pPr>
    </w:p>
    <w:p w:rsidR="00E22854" w:rsidP="00984273" w:rsidRDefault="00E22854" w14:paraId="6D3E283D" w14:textId="4C4E4C10">
      <w:pPr>
        <w:spacing w:line="276" w:lineRule="auto"/>
      </w:pPr>
    </w:p>
    <w:p w:rsidR="00E22854" w:rsidP="00984273" w:rsidRDefault="00E22854" w14:paraId="72C8E2CE" w14:textId="27A4C53A">
      <w:pPr>
        <w:spacing w:line="276" w:lineRule="auto"/>
      </w:pPr>
    </w:p>
    <w:p w:rsidR="00E22854" w:rsidP="00984273" w:rsidRDefault="00E22854" w14:paraId="772F0C9F" w14:textId="4FD30208">
      <w:pPr>
        <w:spacing w:line="276" w:lineRule="auto"/>
      </w:pPr>
    </w:p>
    <w:p w:rsidR="00E22854" w:rsidP="00984273" w:rsidRDefault="00E22854" w14:paraId="6D01BD60" w14:textId="6044BECE">
      <w:pPr>
        <w:spacing w:line="276" w:lineRule="auto"/>
      </w:pPr>
    </w:p>
    <w:p w:rsidR="00A056FA" w:rsidP="00984273" w:rsidRDefault="00A056FA" w14:paraId="4858C6EB" w14:textId="534B0385">
      <w:pPr>
        <w:spacing w:line="276" w:lineRule="auto"/>
      </w:pPr>
    </w:p>
    <w:p w:rsidR="00A056FA" w:rsidP="00984273" w:rsidRDefault="00A056FA" w14:paraId="7FD2D556" w14:textId="5B9E007E">
      <w:pPr>
        <w:spacing w:line="276" w:lineRule="auto"/>
      </w:pPr>
    </w:p>
    <w:p w:rsidR="00A056FA" w:rsidP="00984273" w:rsidRDefault="00A056FA" w14:paraId="5785D649" w14:textId="29DCFC0C">
      <w:pPr>
        <w:spacing w:line="276" w:lineRule="auto"/>
      </w:pPr>
    </w:p>
    <w:p w:rsidR="00A056FA" w:rsidP="00984273" w:rsidRDefault="00A056FA" w14:paraId="1DBE2191" w14:textId="5C4F9CBB">
      <w:pPr>
        <w:spacing w:line="276" w:lineRule="auto"/>
      </w:pPr>
    </w:p>
    <w:p w:rsidR="00A056FA" w:rsidP="00984273" w:rsidRDefault="00A056FA" w14:paraId="753C90B7" w14:textId="4E000322">
      <w:pPr>
        <w:spacing w:line="276" w:lineRule="auto"/>
      </w:pPr>
    </w:p>
    <w:p w:rsidR="00A056FA" w:rsidP="00984273" w:rsidRDefault="00A056FA" w14:paraId="718518C6" w14:textId="3BD67D65">
      <w:pPr>
        <w:pStyle w:val="Heading2"/>
        <w:spacing w:line="276" w:lineRule="auto"/>
        <w:ind w:left="0" w:firstLine="0"/>
        <w:rPr>
          <w:rFonts w:eastAsia="SimSun" w:asciiTheme="minorHAnsi" w:hAnsiTheme="minorHAnsi" w:cstheme="minorHAnsi"/>
          <w:color w:val="auto"/>
          <w:sz w:val="22"/>
          <w:szCs w:val="22"/>
        </w:rPr>
      </w:pPr>
      <w:r w:rsidRPr="00A056FA">
        <w:rPr>
          <w:rFonts w:eastAsia="SimSun" w:asciiTheme="minorHAnsi" w:hAnsiTheme="minorHAnsi" w:cstheme="minorHAnsi"/>
          <w:color w:val="auto"/>
          <w:sz w:val="22"/>
          <w:szCs w:val="22"/>
        </w:rPr>
        <w:t xml:space="preserve">*Depending on dose, these other medications are available over-the-counter. The study will therefore be able to consider time-varying confounding by analgesics, anti-inflammatory and </w:t>
      </w:r>
      <w:proofErr w:type="spellStart"/>
      <w:r w:rsidRPr="00A056FA">
        <w:rPr>
          <w:rFonts w:eastAsia="SimSun" w:asciiTheme="minorHAnsi" w:hAnsiTheme="minorHAnsi" w:cstheme="minorHAnsi"/>
          <w:color w:val="auto"/>
          <w:sz w:val="22"/>
          <w:szCs w:val="22"/>
        </w:rPr>
        <w:t>antinauseant</w:t>
      </w:r>
      <w:proofErr w:type="spellEnd"/>
      <w:r w:rsidRPr="00A056FA">
        <w:rPr>
          <w:rFonts w:eastAsia="SimSun" w:asciiTheme="minorHAnsi" w:hAnsiTheme="minorHAnsi" w:cstheme="minorHAnsi"/>
          <w:color w:val="auto"/>
          <w:sz w:val="22"/>
          <w:szCs w:val="22"/>
        </w:rPr>
        <w:t xml:space="preserve"> drugs at higher dosage, which require </w:t>
      </w:r>
      <w:r w:rsidR="00667B62">
        <w:rPr>
          <w:rFonts w:eastAsia="SimSun" w:asciiTheme="minorHAnsi" w:hAnsiTheme="minorHAnsi" w:cstheme="minorHAnsi"/>
          <w:color w:val="auto"/>
          <w:sz w:val="22"/>
          <w:szCs w:val="22"/>
        </w:rPr>
        <w:t>a prescription.</w:t>
      </w:r>
    </w:p>
    <w:p w:rsidRPr="00317328" w:rsidR="002A2A9A" w:rsidP="00C76F56" w:rsidRDefault="002A2A9A" w14:paraId="2E95703F" w14:textId="7CE93F2A">
      <w:pPr>
        <w:ind w:left="0" w:firstLine="0"/>
        <w:rPr>
          <w:i/>
        </w:rPr>
      </w:pPr>
      <w:r w:rsidRPr="00317328">
        <w:rPr>
          <w:i/>
        </w:rPr>
        <w:t>Migraine diagnosis</w:t>
      </w:r>
    </w:p>
    <w:p w:rsidR="00E11346" w:rsidP="00C76F56" w:rsidRDefault="005B735A" w14:paraId="192F98BA" w14:textId="7CEA3A96">
      <w:pPr>
        <w:spacing w:line="276" w:lineRule="auto"/>
        <w:ind w:left="0" w:firstLine="0"/>
      </w:pPr>
      <w:r>
        <w:lastRenderedPageBreak/>
        <w:t>Maternal migraine-related factors include proxy of migraine severity at the time prior to cohort entry and during different trimester in pregnancy.</w:t>
      </w:r>
      <w:r w:rsidR="00CF4197">
        <w:t xml:space="preserve"> </w:t>
      </w:r>
      <w:r>
        <w:t xml:space="preserve">Migraine severity </w:t>
      </w:r>
      <w:r w:rsidRPr="00804445">
        <w:t xml:space="preserve">in the 12 months period </w:t>
      </w:r>
      <w:r>
        <w:t xml:space="preserve">before pregnancy is defined </w:t>
      </w:r>
      <w:r w:rsidRPr="00A924B9">
        <w:t xml:space="preserve">based on </w:t>
      </w:r>
      <w:r>
        <w:t>the output of T</w:t>
      </w:r>
      <w:r w:rsidRPr="00A924B9">
        <w:t>a</w:t>
      </w:r>
      <w:r>
        <w:t>sk</w:t>
      </w:r>
      <w:r w:rsidRPr="00A924B9">
        <w:t xml:space="preserve"> 1.</w:t>
      </w:r>
      <w:r>
        <w:t xml:space="preserve">5.4.  </w:t>
      </w:r>
      <w:r w:rsidRPr="008530E6" w:rsidR="00E11346">
        <w:rPr>
          <w:highlight w:val="yellow"/>
        </w:rPr>
        <w:t xml:space="preserve">As this information may not be available to all data sources, especially if primary health care records </w:t>
      </w:r>
      <w:r w:rsidRPr="008530E6" w:rsidR="008530E6">
        <w:rPr>
          <w:highlight w:val="yellow"/>
        </w:rPr>
        <w:t xml:space="preserve">are not captured, we will use proxies of migraine severity before pregnancy (see end of section 2.7 above); in specific, we will include as confounding factor (yes / no) </w:t>
      </w:r>
      <w:proofErr w:type="spellStart"/>
      <w:r w:rsidRPr="008530E6" w:rsidR="008530E6">
        <w:rPr>
          <w:highlight w:val="yellow"/>
        </w:rPr>
        <w:t>triptan</w:t>
      </w:r>
      <w:proofErr w:type="spellEnd"/>
      <w:r w:rsidRPr="008530E6" w:rsidR="008530E6">
        <w:rPr>
          <w:highlight w:val="yellow"/>
        </w:rPr>
        <w:t xml:space="preserve"> prescriptions filled/dispensed in the one month prior to pregnancy start.</w:t>
      </w:r>
      <w:r w:rsidRPr="008530E6" w:rsidR="008530E6">
        <w:t xml:space="preserve"> </w:t>
      </w:r>
    </w:p>
    <w:p w:rsidR="005B735A" w:rsidP="00C76F56" w:rsidRDefault="005B735A" w14:paraId="7BADAF76" w14:textId="368B4DAC">
      <w:pPr>
        <w:spacing w:line="276" w:lineRule="auto"/>
        <w:ind w:left="0" w:firstLine="0"/>
      </w:pPr>
      <w:r w:rsidRPr="00A924B9">
        <w:t xml:space="preserve">Migraine </w:t>
      </w:r>
      <w:r>
        <w:t xml:space="preserve">type </w:t>
      </w:r>
      <w:r w:rsidRPr="00804445">
        <w:t xml:space="preserve">in the 12 months period </w:t>
      </w:r>
      <w:r>
        <w:t>before pregnancy is defined as any recorded diagnostic codes (ICD-9/10:  346.9, G43 and subclasses; ICPC-1 or 2: N89; Read codes: F26)</w:t>
      </w:r>
      <w:r w:rsidR="00A0794F">
        <w:t>; see Table 7 below for the applied coding system in each data source</w:t>
      </w:r>
      <w:r>
        <w:t xml:space="preserve">. One pregnancy can have multiple migraine types diagnosis registered; yet, a hierarchy of migraine types cannot necessarily inform the level of migraine severity; thus, we will count the number of different migraine diagnosis types registered before and during pregnancy for descriptive purposes. Depending on statistical power, we will stratify the association measure by most common migraine type at baseline. </w:t>
      </w:r>
    </w:p>
    <w:p w:rsidRPr="00A0794F" w:rsidR="002A2A9A" w:rsidP="00A0794F" w:rsidRDefault="002A2A9A" w14:paraId="3EAE1FBE" w14:textId="3A1A91DE">
      <w:pPr>
        <w:pStyle w:val="NoSpacing"/>
        <w:spacing w:line="276" w:lineRule="auto"/>
        <w:ind w:left="0" w:firstLine="0"/>
        <w:rPr>
          <w:b/>
          <w:bCs/>
          <w:sz w:val="20"/>
          <w:szCs w:val="20"/>
        </w:rPr>
      </w:pPr>
      <w:commentRangeStart w:id="18"/>
      <w:r w:rsidRPr="00A0794F">
        <w:rPr>
          <w:b/>
          <w:bCs/>
          <w:sz w:val="20"/>
          <w:szCs w:val="20"/>
        </w:rPr>
        <w:t xml:space="preserve">Table </w:t>
      </w:r>
      <w:r w:rsidR="00A0794F">
        <w:rPr>
          <w:b/>
          <w:bCs/>
          <w:sz w:val="20"/>
          <w:szCs w:val="20"/>
        </w:rPr>
        <w:t>7</w:t>
      </w:r>
      <w:r w:rsidRPr="00A0794F">
        <w:rPr>
          <w:b/>
          <w:bCs/>
          <w:sz w:val="20"/>
          <w:szCs w:val="20"/>
        </w:rPr>
        <w:t xml:space="preserve">. Health care sectors covered and coding system used to detect Migraine diagnosis per </w:t>
      </w:r>
      <w:r w:rsidR="00A0794F">
        <w:rPr>
          <w:b/>
          <w:bCs/>
          <w:sz w:val="20"/>
          <w:szCs w:val="20"/>
        </w:rPr>
        <w:t>data source</w:t>
      </w:r>
      <w:commentRangeEnd w:id="18"/>
      <w:r w:rsidR="00C63AA8">
        <w:rPr>
          <w:rStyle w:val="CommentReference"/>
        </w:rPr>
        <w:commentReference w:id="18"/>
      </w:r>
    </w:p>
    <w:tbl>
      <w:tblPr>
        <w:tblStyle w:val="ListTable3-Accent3"/>
        <w:tblW w:w="5038" w:type="pct"/>
        <w:tblLook w:val="04A0" w:firstRow="1" w:lastRow="0" w:firstColumn="1" w:lastColumn="0" w:noHBand="0" w:noVBand="1"/>
      </w:tblPr>
      <w:tblGrid>
        <w:gridCol w:w="2897"/>
        <w:gridCol w:w="3174"/>
        <w:gridCol w:w="3014"/>
      </w:tblGrid>
      <w:tr w:rsidRPr="00C63AA8" w:rsidR="002A2A9A" w:rsidTr="00A0794F" w14:paraId="20C5B3CC" w14:textId="77777777">
        <w:trPr>
          <w:cnfStyle w:val="100000000000" w:firstRow="1" w:lastRow="0" w:firstColumn="0" w:lastColumn="0" w:oddVBand="0" w:evenVBand="0" w:oddHBand="0" w:evenHBand="0" w:firstRowFirstColumn="0" w:firstRowLastColumn="0" w:lastRowFirstColumn="0" w:lastRowLastColumn="0"/>
          <w:trHeight w:val="113"/>
        </w:trPr>
        <w:tc>
          <w:tcPr>
            <w:cnfStyle w:val="001000000100" w:firstRow="0" w:lastRow="0" w:firstColumn="1" w:lastColumn="0" w:oddVBand="0" w:evenVBand="0" w:oddHBand="0" w:evenHBand="0" w:firstRowFirstColumn="1" w:firstRowLastColumn="0" w:lastRowFirstColumn="0" w:lastRowLastColumn="0"/>
            <w:tcW w:w="1594" w:type="pct"/>
            <w:shd w:val="clear" w:color="auto" w:fill="F2F2F2" w:themeFill="background1" w:themeFillShade="F2"/>
          </w:tcPr>
          <w:p w:rsidRPr="00C63AA8" w:rsidR="002A2A9A" w:rsidP="00A0794F" w:rsidRDefault="002A2A9A" w14:paraId="3904A2C0" w14:textId="77777777">
            <w:pPr>
              <w:spacing w:line="276" w:lineRule="auto"/>
              <w:jc w:val="both"/>
              <w:rPr>
                <w:rFonts w:asciiTheme="minorHAnsi" w:hAnsiTheme="minorHAnsi"/>
                <w:color w:val="auto"/>
                <w:sz w:val="20"/>
                <w:szCs w:val="20"/>
              </w:rPr>
            </w:pPr>
            <w:r w:rsidRPr="00C63AA8">
              <w:rPr>
                <w:rFonts w:asciiTheme="minorHAnsi" w:hAnsiTheme="minorHAnsi"/>
                <w:color w:val="auto"/>
                <w:sz w:val="20"/>
                <w:szCs w:val="20"/>
              </w:rPr>
              <w:t>Data source</w:t>
            </w:r>
          </w:p>
        </w:tc>
        <w:tc>
          <w:tcPr>
            <w:tcW w:w="1747" w:type="pct"/>
            <w:shd w:val="clear" w:color="auto" w:fill="F2F2F2" w:themeFill="background1" w:themeFillShade="F2"/>
          </w:tcPr>
          <w:p w:rsidRPr="00C63AA8" w:rsidR="002A2A9A" w:rsidP="00A0794F" w:rsidRDefault="002A2A9A" w14:paraId="01E47AB8"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szCs w:val="20"/>
              </w:rPr>
            </w:pPr>
            <w:r w:rsidRPr="00C63AA8">
              <w:rPr>
                <w:rFonts w:asciiTheme="minorHAnsi" w:hAnsiTheme="minorHAnsi"/>
                <w:color w:val="auto"/>
                <w:sz w:val="20"/>
                <w:szCs w:val="20"/>
              </w:rPr>
              <w:t>Migraine diagnoses in Primary care</w:t>
            </w:r>
          </w:p>
        </w:tc>
        <w:tc>
          <w:tcPr>
            <w:tcW w:w="1659" w:type="pct"/>
            <w:shd w:val="clear" w:color="auto" w:fill="F2F2F2" w:themeFill="background1" w:themeFillShade="F2"/>
          </w:tcPr>
          <w:p w:rsidRPr="00C63AA8" w:rsidR="002A2A9A" w:rsidP="00A0794F" w:rsidRDefault="002A2A9A" w14:paraId="35448597"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0"/>
                <w:szCs w:val="20"/>
              </w:rPr>
            </w:pPr>
            <w:r w:rsidRPr="00C63AA8">
              <w:rPr>
                <w:rFonts w:asciiTheme="minorHAnsi" w:hAnsiTheme="minorHAnsi"/>
                <w:color w:val="auto"/>
                <w:sz w:val="20"/>
                <w:szCs w:val="20"/>
              </w:rPr>
              <w:t>Migraine diagnoses in hospital</w:t>
            </w:r>
          </w:p>
        </w:tc>
      </w:tr>
      <w:tr w:rsidRPr="00C63AA8" w:rsidR="002A2A9A" w:rsidTr="00EE707D" w14:paraId="281C088F" w14:textId="77777777">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594" w:type="pct"/>
          </w:tcPr>
          <w:p w:rsidRPr="00C63AA8" w:rsidR="002A2A9A" w:rsidP="00A0794F" w:rsidRDefault="00A0794F" w14:paraId="5B8F5D98" w14:textId="1D826A53">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Finland</w:t>
            </w:r>
          </w:p>
        </w:tc>
        <w:tc>
          <w:tcPr>
            <w:tcW w:w="1747" w:type="pct"/>
          </w:tcPr>
          <w:p w:rsidRPr="00C63AA8" w:rsidR="002A2A9A" w:rsidP="00A0794F" w:rsidRDefault="002A2A9A" w14:paraId="26066AC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GP and specialist: ICD-10 or ICPC-2 codes since 2011 and more complete 2013 onwards</w:t>
            </w:r>
          </w:p>
        </w:tc>
        <w:tc>
          <w:tcPr>
            <w:tcW w:w="1659" w:type="pct"/>
          </w:tcPr>
          <w:p w:rsidRPr="00C63AA8" w:rsidR="002A2A9A" w:rsidP="00A0794F" w:rsidRDefault="002A2A9A" w14:paraId="5F3C51D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ICD-10 codes</w:t>
            </w:r>
          </w:p>
        </w:tc>
      </w:tr>
      <w:tr w:rsidRPr="00C63AA8" w:rsidR="00A0794F" w:rsidTr="00EE707D" w14:paraId="144FBC12" w14:textId="77777777">
        <w:trPr>
          <w:trHeight w:val="227"/>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110694DA" w14:textId="0B9F8A23">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France</w:t>
            </w:r>
            <w:r w:rsidRPr="00C63AA8" w:rsidR="00C63AA8">
              <w:rPr>
                <w:rFonts w:eastAsia="Times New Roman" w:asciiTheme="minorHAnsi" w:hAnsiTheme="minorHAnsi"/>
                <w:b w:val="0"/>
                <w:color w:val="000000"/>
                <w:sz w:val="20"/>
                <w:szCs w:val="20"/>
                <w:lang w:eastAsia="en-GB"/>
              </w:rPr>
              <w:t xml:space="preserve"> (Haute Garonne)</w:t>
            </w:r>
          </w:p>
        </w:tc>
        <w:tc>
          <w:tcPr>
            <w:tcW w:w="1747" w:type="pct"/>
          </w:tcPr>
          <w:p w:rsidRPr="00C63AA8" w:rsidR="00A0794F" w:rsidP="00A0794F" w:rsidRDefault="00A0794F" w14:paraId="44892D89" w14:textId="60AD7F43">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no</w:t>
            </w:r>
          </w:p>
        </w:tc>
        <w:tc>
          <w:tcPr>
            <w:tcW w:w="1659" w:type="pct"/>
          </w:tcPr>
          <w:p w:rsidRPr="00C63AA8" w:rsidR="00A0794F" w:rsidP="00A0794F" w:rsidRDefault="00A0794F" w14:paraId="5DA4BF67" w14:textId="7AF81377">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ICD-10 codes</w:t>
            </w:r>
          </w:p>
        </w:tc>
      </w:tr>
      <w:tr w:rsidRPr="00C63AA8" w:rsidR="00A0794F" w:rsidTr="00EE707D" w14:paraId="753A1541"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568127EB" w14:textId="75D1C4B2">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 xml:space="preserve">Germany </w:t>
            </w:r>
          </w:p>
        </w:tc>
        <w:tc>
          <w:tcPr>
            <w:tcW w:w="1747" w:type="pct"/>
          </w:tcPr>
          <w:p w:rsidRPr="00C63AA8" w:rsidR="00A0794F" w:rsidP="00A0794F" w:rsidRDefault="00A0794F" w14:paraId="33E557A3" w14:textId="0B73E584">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GP and specialist</w:t>
            </w:r>
          </w:p>
        </w:tc>
        <w:tc>
          <w:tcPr>
            <w:tcW w:w="1659" w:type="pct"/>
          </w:tcPr>
          <w:p w:rsidRPr="00C63AA8" w:rsidR="00A0794F" w:rsidP="00A0794F" w:rsidRDefault="00A0794F" w14:paraId="005FC5F6" w14:textId="7838AE60">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ICD-10 codes</w:t>
            </w:r>
          </w:p>
        </w:tc>
      </w:tr>
      <w:tr w:rsidRPr="00C63AA8" w:rsidR="00A0794F" w:rsidTr="00EE707D" w14:paraId="7AA9ED0E" w14:textId="77777777">
        <w:trPr>
          <w:trHeight w:val="224"/>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504E42DE" w14:textId="1E03A9F3">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Italy (Tuscany)</w:t>
            </w:r>
          </w:p>
        </w:tc>
        <w:tc>
          <w:tcPr>
            <w:tcW w:w="1747" w:type="pct"/>
          </w:tcPr>
          <w:p w:rsidRPr="00C63AA8" w:rsidR="00A0794F" w:rsidP="00A0794F" w:rsidRDefault="00A0794F" w14:paraId="65682838" w14:textId="5DA70DDE">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no</w:t>
            </w:r>
          </w:p>
        </w:tc>
        <w:tc>
          <w:tcPr>
            <w:tcW w:w="1659" w:type="pct"/>
          </w:tcPr>
          <w:p w:rsidRPr="00C63AA8" w:rsidR="00A0794F" w:rsidP="00A0794F" w:rsidRDefault="00A0794F" w14:paraId="67DBE9EC" w14:textId="6CCBDAC8">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ICD-10 codes</w:t>
            </w:r>
          </w:p>
        </w:tc>
      </w:tr>
      <w:tr w:rsidRPr="00C63AA8" w:rsidR="00A0794F" w:rsidTr="00EE707D" w14:paraId="4F6670A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63F8289F" w14:textId="12AFC002">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Italy (Emilia-Romagna)</w:t>
            </w:r>
          </w:p>
        </w:tc>
        <w:tc>
          <w:tcPr>
            <w:tcW w:w="1747" w:type="pct"/>
          </w:tcPr>
          <w:p w:rsidRPr="00C63AA8" w:rsidR="00A0794F" w:rsidP="00A0794F" w:rsidRDefault="00A0794F" w14:paraId="423B4363" w14:textId="6B553A5B">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no</w:t>
            </w:r>
          </w:p>
        </w:tc>
        <w:tc>
          <w:tcPr>
            <w:tcW w:w="1659" w:type="pct"/>
          </w:tcPr>
          <w:p w:rsidRPr="00C63AA8" w:rsidR="00A0794F" w:rsidP="00A0794F" w:rsidRDefault="00A0794F" w14:paraId="76950ED1" w14:textId="3FACA1B4">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ICD-10 codes</w:t>
            </w:r>
          </w:p>
        </w:tc>
      </w:tr>
      <w:tr w:rsidRPr="00C63AA8" w:rsidR="00A0794F" w:rsidTr="00EE707D" w14:paraId="1C351B0E" w14:textId="77777777">
        <w:trPr>
          <w:trHeight w:val="227"/>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7F3B3A41" w14:textId="21160C38">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Norway</w:t>
            </w:r>
          </w:p>
        </w:tc>
        <w:tc>
          <w:tcPr>
            <w:tcW w:w="1747" w:type="pct"/>
          </w:tcPr>
          <w:p w:rsidRPr="00C63AA8" w:rsidR="00A0794F" w:rsidP="00A0794F" w:rsidRDefault="00A0794F" w14:paraId="1E36D7FC" w14:textId="65DF7757">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GP and specialist: ICD-10 and ICPC codes</w:t>
            </w:r>
          </w:p>
        </w:tc>
        <w:tc>
          <w:tcPr>
            <w:tcW w:w="1659" w:type="pct"/>
          </w:tcPr>
          <w:p w:rsidRPr="00C63AA8" w:rsidR="00A0794F" w:rsidP="00A0794F" w:rsidRDefault="00A0794F" w14:paraId="3908A880" w14:textId="48F22AE2">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ICD-10 codes</w:t>
            </w:r>
          </w:p>
        </w:tc>
      </w:tr>
      <w:tr w:rsidRPr="00C63AA8" w:rsidR="00A0794F" w:rsidTr="00EE707D" w14:paraId="1371F47F" w14:textId="77777777">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3C5BB8C9" w14:textId="43BA1E4A">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Spain</w:t>
            </w:r>
            <w:r w:rsidR="00C63AA8">
              <w:rPr>
                <w:rFonts w:eastAsia="Times New Roman" w:asciiTheme="minorHAnsi" w:hAnsiTheme="minorHAnsi"/>
                <w:b w:val="0"/>
                <w:color w:val="000000"/>
                <w:sz w:val="20"/>
                <w:szCs w:val="20"/>
                <w:lang w:eastAsia="en-GB"/>
              </w:rPr>
              <w:t xml:space="preserve"> </w:t>
            </w:r>
            <w:r w:rsidRPr="00C63AA8" w:rsidR="00C63AA8">
              <w:rPr>
                <w:rFonts w:eastAsia="Times New Roman" w:asciiTheme="minorHAnsi" w:hAnsiTheme="minorHAnsi"/>
                <w:b w:val="0"/>
                <w:color w:val="000000"/>
                <w:sz w:val="20"/>
                <w:szCs w:val="20"/>
                <w:lang w:eastAsia="en-GB"/>
              </w:rPr>
              <w:t>(Valencian Region)</w:t>
            </w:r>
          </w:p>
        </w:tc>
        <w:tc>
          <w:tcPr>
            <w:tcW w:w="1747" w:type="pct"/>
          </w:tcPr>
          <w:p w:rsidRPr="00C63AA8" w:rsidR="00A0794F" w:rsidP="00A0794F" w:rsidRDefault="00A0794F" w14:paraId="25CCC28D" w14:textId="7863C6FA">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p>
        </w:tc>
        <w:tc>
          <w:tcPr>
            <w:tcW w:w="1659" w:type="pct"/>
          </w:tcPr>
          <w:p w:rsidRPr="00C63AA8" w:rsidR="00A0794F" w:rsidP="00A0794F" w:rsidRDefault="00A0794F" w14:paraId="3B50524C" w14:textId="168E9E83">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p>
        </w:tc>
      </w:tr>
      <w:tr w:rsidRPr="00C63AA8" w:rsidR="00A0794F" w:rsidTr="00EE707D" w14:paraId="4456D03B" w14:textId="77777777">
        <w:trPr>
          <w:trHeight w:val="451"/>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15BD592C" w14:textId="759BB0C0">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UK</w:t>
            </w:r>
          </w:p>
        </w:tc>
        <w:tc>
          <w:tcPr>
            <w:tcW w:w="1747" w:type="pct"/>
          </w:tcPr>
          <w:p w:rsidRPr="00C63AA8" w:rsidR="00A0794F" w:rsidP="00A0794F" w:rsidRDefault="00A0794F" w14:paraId="1C12A6D5" w14:textId="2E7014DE">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p>
        </w:tc>
        <w:tc>
          <w:tcPr>
            <w:tcW w:w="1659" w:type="pct"/>
          </w:tcPr>
          <w:p w:rsidRPr="00C63AA8" w:rsidR="00A0794F" w:rsidP="00A0794F" w:rsidRDefault="00A0794F" w14:paraId="1296F58D" w14:textId="10F8A8CA">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olor w:val="000000"/>
                <w:sz w:val="20"/>
                <w:szCs w:val="20"/>
                <w:lang w:eastAsia="en-GB"/>
              </w:rPr>
            </w:pPr>
          </w:p>
        </w:tc>
      </w:tr>
      <w:tr w:rsidRPr="00C63AA8" w:rsidR="00A0794F" w:rsidTr="00EE707D" w14:paraId="2A35A56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2F745933" w14:textId="319A3681">
            <w:pPr>
              <w:spacing w:line="276" w:lineRule="auto"/>
              <w:jc w:val="both"/>
              <w:rPr>
                <w:rFonts w:eastAsia="Times New Roman" w:asciiTheme="minorHAnsi" w:hAnsiTheme="minorHAnsi"/>
                <w:b w:val="0"/>
                <w:color w:val="000000"/>
                <w:sz w:val="20"/>
                <w:szCs w:val="20"/>
                <w:lang w:eastAsia="en-GB"/>
              </w:rPr>
            </w:pPr>
            <w:r w:rsidRPr="00C63AA8">
              <w:rPr>
                <w:rFonts w:eastAsia="Times New Roman" w:asciiTheme="minorHAnsi" w:hAnsiTheme="minorHAnsi"/>
                <w:b w:val="0"/>
                <w:color w:val="000000"/>
                <w:sz w:val="20"/>
                <w:szCs w:val="20"/>
                <w:lang w:eastAsia="en-GB"/>
              </w:rPr>
              <w:t>UK-CPRD</w:t>
            </w:r>
          </w:p>
        </w:tc>
        <w:tc>
          <w:tcPr>
            <w:tcW w:w="1747" w:type="pct"/>
          </w:tcPr>
          <w:p w:rsidRPr="00C63AA8" w:rsidR="00A0794F" w:rsidP="00A0794F" w:rsidRDefault="00A0794F" w14:paraId="1D8EBADE" w14:textId="0429C3A4">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GP: READ codes</w:t>
            </w:r>
          </w:p>
        </w:tc>
        <w:tc>
          <w:tcPr>
            <w:tcW w:w="1659" w:type="pct"/>
          </w:tcPr>
          <w:p w:rsidRPr="00C63AA8" w:rsidR="00A0794F" w:rsidP="00A0794F" w:rsidRDefault="00A0794F" w14:paraId="07A3991D" w14:textId="514316B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olor w:val="000000"/>
                <w:sz w:val="20"/>
                <w:szCs w:val="20"/>
                <w:lang w:eastAsia="en-GB"/>
              </w:rPr>
            </w:pPr>
            <w:r w:rsidRPr="00C63AA8">
              <w:rPr>
                <w:rFonts w:eastAsia="Times New Roman" w:asciiTheme="minorHAnsi" w:hAnsiTheme="minorHAnsi"/>
                <w:color w:val="000000"/>
                <w:sz w:val="20"/>
                <w:szCs w:val="20"/>
                <w:lang w:eastAsia="en-GB"/>
              </w:rPr>
              <w:t>no</w:t>
            </w:r>
          </w:p>
        </w:tc>
      </w:tr>
      <w:tr w:rsidRPr="00C63AA8" w:rsidR="00A0794F" w:rsidTr="00EE707D" w14:paraId="4F3660E6" w14:textId="77777777">
        <w:trPr>
          <w:trHeight w:val="340"/>
        </w:trPr>
        <w:tc>
          <w:tcPr>
            <w:cnfStyle w:val="001000000000" w:firstRow="0" w:lastRow="0" w:firstColumn="1" w:lastColumn="0" w:oddVBand="0" w:evenVBand="0" w:oddHBand="0" w:evenHBand="0" w:firstRowFirstColumn="0" w:firstRowLastColumn="0" w:lastRowFirstColumn="0" w:lastRowLastColumn="0"/>
            <w:tcW w:w="1594" w:type="pct"/>
          </w:tcPr>
          <w:p w:rsidRPr="00C63AA8" w:rsidR="00A0794F" w:rsidP="00A0794F" w:rsidRDefault="00A0794F" w14:paraId="517F2F24" w14:textId="0DE462BC">
            <w:pPr>
              <w:spacing w:line="276" w:lineRule="auto"/>
              <w:jc w:val="both"/>
              <w:rPr>
                <w:rFonts w:asciiTheme="minorHAnsi" w:hAnsiTheme="minorHAnsi"/>
                <w:b w:val="0"/>
                <w:bCs w:val="0"/>
                <w:sz w:val="20"/>
                <w:szCs w:val="20"/>
              </w:rPr>
            </w:pPr>
            <w:r w:rsidRPr="00C63AA8">
              <w:rPr>
                <w:rFonts w:eastAsia="Times New Roman" w:asciiTheme="minorHAnsi" w:hAnsiTheme="minorHAnsi"/>
                <w:b w:val="0"/>
                <w:color w:val="000000"/>
                <w:sz w:val="20"/>
                <w:szCs w:val="20"/>
                <w:lang w:eastAsia="en-GB"/>
              </w:rPr>
              <w:t>Sweden</w:t>
            </w:r>
          </w:p>
        </w:tc>
        <w:tc>
          <w:tcPr>
            <w:tcW w:w="1747" w:type="pct"/>
          </w:tcPr>
          <w:p w:rsidRPr="00C63AA8" w:rsidR="00A0794F" w:rsidP="00A0794F" w:rsidRDefault="00A0794F" w14:paraId="17404B67" w14:textId="34F4C60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c>
          <w:tcPr>
            <w:tcW w:w="1659" w:type="pct"/>
          </w:tcPr>
          <w:p w:rsidRPr="00C63AA8" w:rsidR="00A0794F" w:rsidP="00A0794F" w:rsidRDefault="00A0794F" w14:paraId="1899614C" w14:textId="6FFC166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bl>
    <w:p w:rsidRPr="00A056FA" w:rsidR="00A0794F" w:rsidP="00984273" w:rsidRDefault="00A0794F" w14:paraId="41CDFF43" w14:textId="77777777">
      <w:pPr>
        <w:spacing w:line="276" w:lineRule="auto"/>
        <w:ind w:left="0" w:firstLine="0"/>
        <w:rPr>
          <w:sz w:val="20"/>
        </w:rPr>
      </w:pPr>
    </w:p>
    <w:p w:rsidR="00667B62" w:rsidP="00984273" w:rsidRDefault="00CF4197" w14:paraId="613E32B9" w14:textId="6E01D65E">
      <w:pPr>
        <w:pStyle w:val="Heading2"/>
        <w:numPr>
          <w:ilvl w:val="2"/>
          <w:numId w:val="11"/>
        </w:numPr>
        <w:spacing w:line="276" w:lineRule="auto"/>
      </w:pPr>
      <w:r>
        <w:t>H</w:t>
      </w:r>
      <w:r w:rsidR="00667B62">
        <w:t>ealth-related factors</w:t>
      </w:r>
    </w:p>
    <w:p w:rsidRPr="00A0794F" w:rsidR="002A2A9A" w:rsidP="00A0794F" w:rsidRDefault="002A2A9A" w14:paraId="500A88D5" w14:textId="77777777">
      <w:pPr>
        <w:ind w:left="0" w:firstLine="0"/>
        <w:rPr>
          <w:i/>
        </w:rPr>
      </w:pPr>
      <w:r w:rsidRPr="00A0794F">
        <w:rPr>
          <w:i/>
        </w:rPr>
        <w:t>Medications</w:t>
      </w:r>
    </w:p>
    <w:p w:rsidR="008D774F" w:rsidP="00984273" w:rsidRDefault="008D774F" w14:paraId="53EAB23F" w14:textId="2738FB39">
      <w:pPr>
        <w:spacing w:line="276" w:lineRule="auto"/>
        <w:ind w:left="0" w:firstLine="0"/>
      </w:pPr>
      <w:r>
        <w:t>O</w:t>
      </w:r>
      <w:r w:rsidRPr="00A924B9">
        <w:t xml:space="preserve">ther medications </w:t>
      </w:r>
      <w:r w:rsidR="00E22854">
        <w:t>include those</w:t>
      </w:r>
      <w:r>
        <w:t xml:space="preserve"> listed in Table </w:t>
      </w:r>
      <w:r w:rsidR="00E22854">
        <w:t>7</w:t>
      </w:r>
      <w:r>
        <w:t xml:space="preserve">, along with ATC codes. </w:t>
      </w:r>
      <w:r w:rsidRPr="00A924B9">
        <w:t>T</w:t>
      </w:r>
      <w:r>
        <w:t xml:space="preserve">he definition </w:t>
      </w:r>
      <w:r w:rsidRPr="00A924B9">
        <w:t xml:space="preserve">of the exposure window </w:t>
      </w:r>
      <w:r>
        <w:t xml:space="preserve">for these medications operationally coincides with the main exposure definition applied to </w:t>
      </w:r>
      <w:proofErr w:type="spellStart"/>
      <w:r>
        <w:t>triptans</w:t>
      </w:r>
      <w:proofErr w:type="spellEnd"/>
      <w:r>
        <w:t xml:space="preserve">. </w:t>
      </w:r>
      <w:r w:rsidRPr="00DC7961">
        <w:t xml:space="preserve">In brief, a pregnancy is </w:t>
      </w:r>
      <w:r>
        <w:t xml:space="preserve">defined as </w:t>
      </w:r>
      <w:r w:rsidRPr="00DC7961">
        <w:t xml:space="preserve">exposed to a </w:t>
      </w:r>
      <w:r>
        <w:t xml:space="preserve">migraine </w:t>
      </w:r>
      <w:r w:rsidRPr="00DC7961">
        <w:t xml:space="preserve">drug X, whenever the prescription is </w:t>
      </w:r>
      <w:r>
        <w:t>prescribed/</w:t>
      </w:r>
      <w:r w:rsidRPr="00DC7961">
        <w:t>dispensed within the relevant window of exposure irrespective of dispensed drug supply</w:t>
      </w:r>
      <w:r>
        <w:t>.</w:t>
      </w:r>
      <w:r w:rsidR="00CE10C6">
        <w:t xml:space="preserve"> These other medications are treated as time-varying confounders in the timing analysis. </w:t>
      </w:r>
    </w:p>
    <w:p w:rsidRPr="00A924B9" w:rsidR="008D774F" w:rsidP="00984273" w:rsidRDefault="008D774F" w14:paraId="151CB385" w14:textId="094CDBCD">
      <w:pPr>
        <w:pStyle w:val="NoSpacing"/>
        <w:spacing w:line="276" w:lineRule="auto"/>
        <w:ind w:left="0" w:firstLine="0"/>
        <w:rPr>
          <w:b/>
          <w:bCs/>
          <w:sz w:val="20"/>
          <w:szCs w:val="20"/>
        </w:rPr>
      </w:pPr>
      <w:r w:rsidRPr="00A924B9">
        <w:rPr>
          <w:b/>
          <w:bCs/>
          <w:sz w:val="20"/>
          <w:szCs w:val="20"/>
        </w:rPr>
        <w:t xml:space="preserve">Table </w:t>
      </w:r>
      <w:r>
        <w:rPr>
          <w:b/>
          <w:bCs/>
          <w:sz w:val="20"/>
          <w:szCs w:val="20"/>
        </w:rPr>
        <w:t>7</w:t>
      </w:r>
      <w:r w:rsidRPr="00A924B9">
        <w:rPr>
          <w:b/>
          <w:bCs/>
          <w:sz w:val="20"/>
          <w:szCs w:val="20"/>
        </w:rPr>
        <w:t xml:space="preserve">: </w:t>
      </w:r>
      <w:r>
        <w:rPr>
          <w:b/>
          <w:bCs/>
          <w:sz w:val="20"/>
          <w:szCs w:val="20"/>
        </w:rPr>
        <w:t>Other m</w:t>
      </w:r>
      <w:r w:rsidRPr="00A924B9">
        <w:rPr>
          <w:b/>
          <w:bCs/>
          <w:sz w:val="20"/>
          <w:szCs w:val="20"/>
        </w:rPr>
        <w:t xml:space="preserve">edication </w:t>
      </w:r>
      <w:r>
        <w:rPr>
          <w:b/>
          <w:bCs/>
          <w:sz w:val="20"/>
          <w:szCs w:val="20"/>
        </w:rPr>
        <w:t>use</w:t>
      </w:r>
    </w:p>
    <w:tbl>
      <w:tblPr>
        <w:tblStyle w:val="TableGrid"/>
        <w:tblpPr w:leftFromText="180" w:rightFromText="180" w:vertAnchor="text" w:horzAnchor="margin" w:tblpY="54"/>
        <w:tblW w:w="899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7107"/>
        <w:gridCol w:w="1890"/>
      </w:tblGrid>
      <w:tr w:rsidRPr="00C63AA8" w:rsidR="008D774F" w:rsidTr="00337BED" w14:paraId="08CE8E5A" w14:textId="77777777">
        <w:trPr>
          <w:trHeight w:val="237"/>
          <w:tblHeader/>
        </w:trPr>
        <w:tc>
          <w:tcPr>
            <w:tcW w:w="7107" w:type="dxa"/>
            <w:shd w:val="clear" w:color="auto" w:fill="F2F2F2" w:themeFill="background1" w:themeFillShade="F2"/>
            <w:hideMark/>
          </w:tcPr>
          <w:p w:rsidRPr="00C63AA8" w:rsidR="008D774F" w:rsidP="00984273" w:rsidRDefault="008D774F" w14:paraId="484FAE7B" w14:textId="660EF50A">
            <w:pPr>
              <w:spacing w:line="276" w:lineRule="auto"/>
              <w:ind w:left="0" w:firstLine="0"/>
              <w:rPr>
                <w:b/>
                <w:sz w:val="20"/>
                <w:szCs w:val="20"/>
              </w:rPr>
            </w:pPr>
            <w:r w:rsidRPr="00C63AA8">
              <w:rPr>
                <w:b/>
                <w:sz w:val="20"/>
                <w:szCs w:val="20"/>
              </w:rPr>
              <w:t>Medication</w:t>
            </w:r>
          </w:p>
        </w:tc>
        <w:tc>
          <w:tcPr>
            <w:tcW w:w="1890" w:type="dxa"/>
            <w:shd w:val="clear" w:color="auto" w:fill="F2F2F2" w:themeFill="background1" w:themeFillShade="F2"/>
            <w:hideMark/>
          </w:tcPr>
          <w:p w:rsidRPr="00C63AA8" w:rsidR="008D774F" w:rsidP="00984273" w:rsidRDefault="008D774F" w14:paraId="33E58FE8" w14:textId="77777777">
            <w:pPr>
              <w:spacing w:line="276" w:lineRule="auto"/>
              <w:ind w:left="0" w:firstLine="0"/>
              <w:rPr>
                <w:b/>
                <w:sz w:val="20"/>
                <w:szCs w:val="20"/>
              </w:rPr>
            </w:pPr>
            <w:r w:rsidRPr="00C63AA8">
              <w:rPr>
                <w:b/>
                <w:sz w:val="20"/>
                <w:szCs w:val="20"/>
              </w:rPr>
              <w:t>ATC code</w:t>
            </w:r>
          </w:p>
        </w:tc>
      </w:tr>
      <w:tr w:rsidRPr="00C63AA8" w:rsidR="008D774F" w:rsidTr="00337BED" w14:paraId="7A1BB1B3" w14:textId="77777777">
        <w:trPr>
          <w:trHeight w:val="217"/>
        </w:trPr>
        <w:tc>
          <w:tcPr>
            <w:tcW w:w="7107" w:type="dxa"/>
          </w:tcPr>
          <w:p w:rsidRPr="00C63AA8" w:rsidR="008D774F" w:rsidP="00984273" w:rsidRDefault="00F60FE2" w14:paraId="7737C8B7" w14:textId="40CF38D9">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Antidepressants</w:t>
            </w:r>
          </w:p>
        </w:tc>
        <w:tc>
          <w:tcPr>
            <w:tcW w:w="1890" w:type="dxa"/>
          </w:tcPr>
          <w:p w:rsidRPr="00C63AA8" w:rsidR="008D774F" w:rsidP="00984273" w:rsidRDefault="00F60FE2" w14:paraId="321C1343" w14:textId="5C476F4F">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N06A</w:t>
            </w:r>
          </w:p>
        </w:tc>
      </w:tr>
      <w:tr w:rsidRPr="00C63AA8" w:rsidR="008D774F" w:rsidTr="00337BED" w14:paraId="2D095E4D" w14:textId="77777777">
        <w:trPr>
          <w:trHeight w:val="217"/>
        </w:trPr>
        <w:tc>
          <w:tcPr>
            <w:tcW w:w="7107" w:type="dxa"/>
          </w:tcPr>
          <w:p w:rsidRPr="00C63AA8" w:rsidR="008D774F" w:rsidP="00984273" w:rsidRDefault="00F60FE2" w14:paraId="137D215B" w14:textId="3084ABB7">
            <w:pPr>
              <w:spacing w:line="276" w:lineRule="auto"/>
              <w:ind w:left="0" w:firstLine="0"/>
              <w:rPr>
                <w:rFonts w:eastAsia="Times New Roman"/>
                <w:color w:val="000000"/>
                <w:sz w:val="20"/>
                <w:szCs w:val="20"/>
                <w:lang w:eastAsia="en-GB"/>
              </w:rPr>
            </w:pPr>
            <w:proofErr w:type="spellStart"/>
            <w:r w:rsidRPr="00C63AA8">
              <w:rPr>
                <w:rFonts w:eastAsia="Times New Roman"/>
                <w:color w:val="000000"/>
                <w:sz w:val="20"/>
                <w:szCs w:val="20"/>
                <w:lang w:eastAsia="en-GB"/>
              </w:rPr>
              <w:t>Antiepileptics</w:t>
            </w:r>
            <w:proofErr w:type="spellEnd"/>
          </w:p>
        </w:tc>
        <w:tc>
          <w:tcPr>
            <w:tcW w:w="1890" w:type="dxa"/>
          </w:tcPr>
          <w:p w:rsidRPr="00C63AA8" w:rsidR="008D774F" w:rsidP="00984273" w:rsidRDefault="00F60FE2" w14:paraId="42756751" w14:textId="63A7AFE2">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N03A</w:t>
            </w:r>
          </w:p>
        </w:tc>
      </w:tr>
      <w:tr w:rsidRPr="00C63AA8" w:rsidR="008D774F" w:rsidTr="00337BED" w14:paraId="7A37B9F5" w14:textId="77777777">
        <w:trPr>
          <w:trHeight w:val="217"/>
        </w:trPr>
        <w:tc>
          <w:tcPr>
            <w:tcW w:w="7107" w:type="dxa"/>
          </w:tcPr>
          <w:p w:rsidRPr="00C63AA8" w:rsidR="008D774F" w:rsidP="00984273" w:rsidRDefault="00F60FE2" w14:paraId="5B737B93" w14:textId="7E05296B">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lastRenderedPageBreak/>
              <w:t>Antipsychotics</w:t>
            </w:r>
          </w:p>
        </w:tc>
        <w:tc>
          <w:tcPr>
            <w:tcW w:w="1890" w:type="dxa"/>
          </w:tcPr>
          <w:p w:rsidRPr="00C63AA8" w:rsidR="008D774F" w:rsidP="00984273" w:rsidRDefault="00F60FE2" w14:paraId="78589ACE" w14:textId="088223B6">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N05A</w:t>
            </w:r>
            <w:r w:rsidRPr="00C63AA8" w:rsidR="008D774F">
              <w:rPr>
                <w:rFonts w:eastAsia="Times New Roman"/>
                <w:color w:val="000000"/>
                <w:sz w:val="20"/>
                <w:szCs w:val="20"/>
                <w:lang w:eastAsia="en-GB"/>
              </w:rPr>
              <w:t> </w:t>
            </w:r>
          </w:p>
        </w:tc>
      </w:tr>
      <w:tr w:rsidRPr="00C63AA8" w:rsidR="008D774F" w:rsidTr="00337BED" w14:paraId="1DED50DC" w14:textId="77777777">
        <w:trPr>
          <w:trHeight w:val="217"/>
        </w:trPr>
        <w:tc>
          <w:tcPr>
            <w:tcW w:w="7107" w:type="dxa"/>
          </w:tcPr>
          <w:p w:rsidRPr="00C63AA8" w:rsidR="008D774F" w:rsidP="00984273" w:rsidRDefault="00F60FE2" w14:paraId="6B509A74" w14:textId="09C79858">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z-Hypnotics</w:t>
            </w:r>
          </w:p>
        </w:tc>
        <w:tc>
          <w:tcPr>
            <w:tcW w:w="1890" w:type="dxa"/>
          </w:tcPr>
          <w:p w:rsidRPr="00C63AA8" w:rsidR="008D774F" w:rsidP="00984273" w:rsidRDefault="00F60FE2" w14:paraId="0E423B65" w14:textId="7F1F8A1A">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N05CF</w:t>
            </w:r>
          </w:p>
        </w:tc>
      </w:tr>
      <w:tr w:rsidRPr="00C63AA8" w:rsidR="008D774F" w:rsidTr="00337BED" w14:paraId="52CB0D12" w14:textId="77777777">
        <w:trPr>
          <w:trHeight w:val="217"/>
        </w:trPr>
        <w:tc>
          <w:tcPr>
            <w:tcW w:w="7107" w:type="dxa"/>
          </w:tcPr>
          <w:p w:rsidRPr="00C63AA8" w:rsidR="008D774F" w:rsidP="00984273" w:rsidRDefault="00F60FE2" w14:paraId="3443C01E" w14:textId="644E182A">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Benzodiazepines</w:t>
            </w:r>
            <w:r w:rsidRPr="00C63AA8" w:rsidR="00D4503B">
              <w:rPr>
                <w:rFonts w:eastAsia="Times New Roman"/>
                <w:color w:val="000000"/>
                <w:sz w:val="20"/>
                <w:szCs w:val="20"/>
                <w:lang w:eastAsia="en-GB"/>
              </w:rPr>
              <w:t xml:space="preserve"> </w:t>
            </w:r>
          </w:p>
        </w:tc>
        <w:tc>
          <w:tcPr>
            <w:tcW w:w="1890" w:type="dxa"/>
          </w:tcPr>
          <w:p w:rsidRPr="00C63AA8" w:rsidR="008D774F" w:rsidP="00984273" w:rsidRDefault="00F60FE2" w14:paraId="262E2195" w14:textId="711B31AD">
            <w:pPr>
              <w:spacing w:line="276" w:lineRule="auto"/>
              <w:ind w:left="0" w:firstLine="0"/>
              <w:rPr>
                <w:rFonts w:eastAsia="Times New Roman"/>
                <w:color w:val="000000"/>
                <w:sz w:val="20"/>
                <w:szCs w:val="20"/>
                <w:lang w:eastAsia="en-GB"/>
              </w:rPr>
            </w:pPr>
            <w:r w:rsidRPr="00C63AA8">
              <w:rPr>
                <w:rFonts w:eastAsia="Times New Roman"/>
                <w:color w:val="000000"/>
                <w:sz w:val="20"/>
                <w:szCs w:val="20"/>
                <w:lang w:eastAsia="en-GB"/>
              </w:rPr>
              <w:t>N05CD, N05BA</w:t>
            </w:r>
          </w:p>
        </w:tc>
      </w:tr>
    </w:tbl>
    <w:p w:rsidR="008D774F" w:rsidP="00984273" w:rsidRDefault="008D774F" w14:paraId="67565F42" w14:textId="77777777">
      <w:pPr>
        <w:spacing w:line="276" w:lineRule="auto"/>
      </w:pPr>
    </w:p>
    <w:p w:rsidRPr="00C63AA8" w:rsidR="002A2A9A" w:rsidP="00C63AA8" w:rsidRDefault="002A2A9A" w14:paraId="634AC53E" w14:textId="77777777">
      <w:pPr>
        <w:ind w:left="0" w:firstLine="0"/>
        <w:rPr>
          <w:i/>
        </w:rPr>
      </w:pPr>
      <w:r w:rsidRPr="00C63AA8">
        <w:rPr>
          <w:i/>
        </w:rPr>
        <w:t>Co-morbidities</w:t>
      </w:r>
    </w:p>
    <w:p w:rsidRPr="00804445" w:rsidR="00C76F56" w:rsidP="00C76F56" w:rsidRDefault="00B02CC9" w14:paraId="6420A126" w14:textId="5FDAD5B6">
      <w:pPr>
        <w:spacing w:line="276" w:lineRule="auto"/>
        <w:ind w:left="0" w:firstLine="0"/>
      </w:pPr>
      <w:r w:rsidRPr="00804445">
        <w:t>Pre-existing comorbidities</w:t>
      </w:r>
      <w:r w:rsidR="008530E6">
        <w:t>, that is</w:t>
      </w:r>
      <w:r w:rsidRPr="00804445">
        <w:t xml:space="preserve"> </w:t>
      </w:r>
      <w:r w:rsidRPr="00CA5FAB" w:rsidR="00C64698">
        <w:rPr>
          <w:spacing w:val="-2"/>
        </w:rPr>
        <w:t>depression</w:t>
      </w:r>
      <w:r w:rsidR="008530E6">
        <w:rPr>
          <w:spacing w:val="-2"/>
        </w:rPr>
        <w:t xml:space="preserve"> and </w:t>
      </w:r>
      <w:r w:rsidRPr="00CA5FAB" w:rsidR="00DC0FAC">
        <w:rPr>
          <w:spacing w:val="-2"/>
        </w:rPr>
        <w:t>epilepsy</w:t>
      </w:r>
      <w:r w:rsidRPr="00804445">
        <w:t xml:space="preserve">, </w:t>
      </w:r>
      <w:r w:rsidR="00A53C73">
        <w:t xml:space="preserve">are measured via </w:t>
      </w:r>
      <w:r w:rsidRPr="00804445">
        <w:t>diagnostic codes (e.g., ICD-10, read codes) registered in the 12 month period prior to LMP, depending on the data source</w:t>
      </w:r>
      <w:r w:rsidR="002A2A9A">
        <w:t xml:space="preserve"> (similar to the Migraine diagnosis – see table x)</w:t>
      </w:r>
      <w:r w:rsidRPr="00804445">
        <w:t xml:space="preserve">. </w:t>
      </w:r>
      <w:r w:rsidRPr="00804445" w:rsidR="003C4ADC">
        <w:t>We</w:t>
      </w:r>
      <w:r w:rsidRPr="00804445">
        <w:t xml:space="preserve"> will use the definitions of morbidities from the DP2.</w:t>
      </w:r>
      <w:r w:rsidR="00A056FA">
        <w:t xml:space="preserve"> Not all data sources will be able to provide this information. </w:t>
      </w:r>
    </w:p>
    <w:p w:rsidRPr="00804445" w:rsidR="00667B62" w:rsidP="00984273" w:rsidRDefault="00667B62" w14:paraId="2C5B8C75" w14:textId="06026089">
      <w:pPr>
        <w:spacing w:line="276" w:lineRule="auto"/>
        <w:ind w:left="0" w:firstLine="0"/>
      </w:pPr>
    </w:p>
    <w:p w:rsidRPr="00A924B9" w:rsidR="00874415" w:rsidP="00984273" w:rsidRDefault="00CF4197" w14:paraId="3302DBD3" w14:textId="0788E8A2">
      <w:pPr>
        <w:pStyle w:val="Heading2"/>
        <w:numPr>
          <w:ilvl w:val="2"/>
          <w:numId w:val="11"/>
        </w:numPr>
        <w:spacing w:line="276" w:lineRule="auto"/>
      </w:pPr>
      <w:r>
        <w:t>Pregnancy-related and sociodemographic</w:t>
      </w:r>
      <w:r w:rsidRPr="00A924B9" w:rsidR="008717C7">
        <w:t xml:space="preserve"> characteristics</w:t>
      </w:r>
    </w:p>
    <w:p w:rsidR="00C63AA8" w:rsidP="00C63AA8" w:rsidRDefault="00CE10C6" w14:paraId="03590AA8" w14:textId="77777777">
      <w:pPr>
        <w:spacing w:line="276" w:lineRule="auto"/>
        <w:ind w:left="0" w:firstLine="0"/>
      </w:pPr>
      <w:r>
        <w:rPr>
          <w:rFonts w:eastAsia="Times New Roman"/>
          <w:szCs w:val="20"/>
          <w:lang w:eastAsia="en-GB"/>
        </w:rPr>
        <w:t>Maternal characteristics include sociodemographic, lif</w:t>
      </w:r>
      <w:r w:rsidR="00B02CC9">
        <w:rPr>
          <w:rFonts w:eastAsia="Times New Roman"/>
          <w:szCs w:val="20"/>
          <w:lang w:eastAsia="en-GB"/>
        </w:rPr>
        <w:t>e-style and reproductive characteristics</w:t>
      </w:r>
      <w:r w:rsidR="00C63AA8">
        <w:rPr>
          <w:rFonts w:eastAsia="Times New Roman"/>
          <w:szCs w:val="20"/>
          <w:lang w:eastAsia="en-GB"/>
        </w:rPr>
        <w:t xml:space="preserve"> (see </w:t>
      </w:r>
      <w:r w:rsidR="00C63AA8">
        <w:rPr>
          <w:spacing w:val="-2"/>
        </w:rPr>
        <w:t>Appendix 7 for the description of the confounders available in each data source and their definitions</w:t>
      </w:r>
      <w:r w:rsidR="00C63AA8">
        <w:t xml:space="preserve">): </w:t>
      </w:r>
    </w:p>
    <w:p w:rsidRPr="00804445" w:rsidR="001D78F5" w:rsidP="00C63AA8" w:rsidRDefault="001D78F5" w14:paraId="6525CC2E" w14:textId="6C54915A">
      <w:pPr>
        <w:pStyle w:val="ListParagraph"/>
        <w:numPr>
          <w:ilvl w:val="0"/>
          <w:numId w:val="2"/>
        </w:numPr>
        <w:spacing w:line="276" w:lineRule="auto"/>
        <w:contextualSpacing w:val="0"/>
      </w:pPr>
      <w:r w:rsidRPr="00804445">
        <w:t xml:space="preserve">Calendar year </w:t>
      </w:r>
      <w:r w:rsidRPr="00804445" w:rsidR="00976D83">
        <w:t xml:space="preserve">of </w:t>
      </w:r>
      <w:r w:rsidR="00C726F6">
        <w:t>LMP</w:t>
      </w:r>
      <w:r w:rsidRPr="00804445" w:rsidR="00976D83">
        <w:t xml:space="preserve"> </w:t>
      </w:r>
      <w:r w:rsidRPr="00804445">
        <w:t xml:space="preserve">(5-year intervals) –The intervals of interest for this project are </w:t>
      </w:r>
      <w:r w:rsidRPr="00804445" w:rsidR="00656149">
        <w:t>200</w:t>
      </w:r>
      <w:r w:rsidR="00656FD1">
        <w:t>5</w:t>
      </w:r>
      <w:r w:rsidRPr="00804445" w:rsidR="00656149">
        <w:t xml:space="preserve">-2009, 2010-2014, 2015-2019. </w:t>
      </w:r>
      <w:r w:rsidRPr="00804445">
        <w:t>Each interval will begin on the 1st of Jan of the start year and end on the 31st</w:t>
      </w:r>
      <w:r w:rsidRPr="00804445" w:rsidR="008717C7">
        <w:t xml:space="preserve"> of Dec of the end year</w:t>
      </w:r>
    </w:p>
    <w:p w:rsidRPr="00A924B9" w:rsidR="001D78F5" w:rsidP="00984273" w:rsidRDefault="00D63454" w14:paraId="1AD63DD9" w14:textId="27046A4C">
      <w:pPr>
        <w:pStyle w:val="ListParagraph"/>
        <w:numPr>
          <w:ilvl w:val="0"/>
          <w:numId w:val="2"/>
        </w:numPr>
        <w:spacing w:line="276" w:lineRule="auto"/>
        <w:contextualSpacing w:val="0"/>
      </w:pPr>
      <w:r w:rsidRPr="00A924B9">
        <w:t>Maternal a</w:t>
      </w:r>
      <w:r w:rsidRPr="00A924B9" w:rsidR="001D78F5">
        <w:t xml:space="preserve">ge at </w:t>
      </w:r>
      <w:r w:rsidRPr="00A924B9">
        <w:t>pregnancy start</w:t>
      </w:r>
      <w:r w:rsidRPr="00A924B9" w:rsidR="009F5E79">
        <w:t>, grouped as follows: 15-24, 25-39 and 40-</w:t>
      </w:r>
      <w:r w:rsidR="00CE10C6">
        <w:t>49</w:t>
      </w:r>
      <w:r w:rsidRPr="00A924B9" w:rsidR="009F5E79">
        <w:t xml:space="preserve"> years</w:t>
      </w:r>
    </w:p>
    <w:p w:rsidRPr="00804445" w:rsidR="00600F81" w:rsidP="00984273" w:rsidRDefault="00600F81" w14:paraId="0E65656F" w14:textId="78BDC377">
      <w:pPr>
        <w:pStyle w:val="ListParagraph"/>
        <w:numPr>
          <w:ilvl w:val="0"/>
          <w:numId w:val="2"/>
        </w:numPr>
        <w:spacing w:line="276" w:lineRule="auto"/>
        <w:contextualSpacing w:val="0"/>
      </w:pPr>
      <w:commentRangeStart w:id="19"/>
      <w:r w:rsidRPr="00A924B9">
        <w:t>Parity</w:t>
      </w:r>
      <w:r w:rsidR="00151A48">
        <w:t xml:space="preserve"> </w:t>
      </w:r>
      <w:r w:rsidRPr="00A924B9" w:rsidR="00151A48">
        <w:t>at pregnancy start</w:t>
      </w:r>
      <w:commentRangeEnd w:id="19"/>
      <w:r w:rsidR="008530E6">
        <w:rPr>
          <w:rStyle w:val="CommentReference"/>
        </w:rPr>
        <w:commentReference w:id="19"/>
      </w:r>
      <w:r w:rsidRPr="00A924B9">
        <w:t xml:space="preserve">, </w:t>
      </w:r>
      <w:r w:rsidRPr="00804445">
        <w:t>defined as the number of times the mother has given birth to a foetus with a gestational age of 2</w:t>
      </w:r>
      <w:r w:rsidRPr="00804445" w:rsidR="008F487A">
        <w:t>4</w:t>
      </w:r>
      <w:r w:rsidRPr="00804445">
        <w:t xml:space="preserve"> </w:t>
      </w:r>
      <w:r w:rsidRPr="00804445" w:rsidR="008F487A">
        <w:t xml:space="preserve">(or 22 depending on data source) </w:t>
      </w:r>
      <w:r w:rsidRPr="00804445">
        <w:t xml:space="preserve">weeks or more, regardless of whether the child </w:t>
      </w:r>
      <w:r w:rsidRPr="00804445" w:rsidR="008717C7">
        <w:t>was born alive or was stillborn</w:t>
      </w:r>
      <w:r w:rsidRPr="00804445" w:rsidR="00024527">
        <w:t xml:space="preserve">  - the categories are 0, 1, &gt; 1</w:t>
      </w:r>
    </w:p>
    <w:p w:rsidR="00CE10C6" w:rsidP="00984273" w:rsidRDefault="00CE10C6" w14:paraId="581A3288" w14:textId="610B4106">
      <w:pPr>
        <w:pStyle w:val="ListParagraph"/>
        <w:numPr>
          <w:ilvl w:val="0"/>
          <w:numId w:val="2"/>
        </w:numPr>
        <w:spacing w:line="276" w:lineRule="auto"/>
        <w:contextualSpacing w:val="0"/>
      </w:pPr>
      <w:r>
        <w:t>Folic acid</w:t>
      </w:r>
      <w:r w:rsidR="00B02CC9">
        <w:t xml:space="preserve">, defined as any folic acid intake </w:t>
      </w:r>
      <w:r w:rsidR="00E73828">
        <w:t xml:space="preserve">from one month </w:t>
      </w:r>
      <w:r w:rsidR="00B02CC9">
        <w:t xml:space="preserve">before and/or during </w:t>
      </w:r>
      <w:r w:rsidR="00E73828">
        <w:t>the first trimester of</w:t>
      </w:r>
      <w:r w:rsidR="00B02CC9">
        <w:t xml:space="preserve"> pregnancy, categorized as yes/no</w:t>
      </w:r>
    </w:p>
    <w:p w:rsidRPr="00804445" w:rsidR="003C4ADC" w:rsidP="00984273" w:rsidRDefault="003C4ADC" w14:paraId="051AA1B5" w14:textId="5539AEED">
      <w:pPr>
        <w:pStyle w:val="ListParagraph"/>
        <w:numPr>
          <w:ilvl w:val="0"/>
          <w:numId w:val="2"/>
        </w:numPr>
        <w:spacing w:line="276" w:lineRule="auto"/>
        <w:contextualSpacing w:val="0"/>
      </w:pPr>
      <w:r>
        <w:t xml:space="preserve">Obesity </w:t>
      </w:r>
      <w:r w:rsidRPr="00804445">
        <w:t>(</w:t>
      </w:r>
      <w:r>
        <w:t xml:space="preserve">measured by BMI </w:t>
      </w:r>
      <w:r w:rsidRPr="00804445">
        <w:t xml:space="preserve">in the 12 months period before pregnancy </w:t>
      </w:r>
      <w:r>
        <w:t xml:space="preserve">and where </w:t>
      </w:r>
      <w:r w:rsidRPr="00804445">
        <w:t>BMI≥30</w:t>
      </w:r>
      <w:r>
        <w:t xml:space="preserve"> is classified as obese</w:t>
      </w:r>
      <w:r w:rsidRPr="00804445">
        <w:t xml:space="preserve">, </w:t>
      </w:r>
      <w:r w:rsidR="00C63AA8">
        <w:t xml:space="preserve">and/or diagnostic codes </w:t>
      </w:r>
      <w:r w:rsidRPr="00804445">
        <w:t>categorized as yes/no</w:t>
      </w:r>
      <w:r w:rsidR="0027578F">
        <w:t>).</w:t>
      </w:r>
    </w:p>
    <w:p w:rsidRPr="00A924B9" w:rsidR="00874415" w:rsidP="00984273" w:rsidRDefault="00874415" w14:paraId="3F659B01" w14:textId="356116F1">
      <w:pPr>
        <w:pStyle w:val="Heading1"/>
        <w:numPr>
          <w:ilvl w:val="0"/>
          <w:numId w:val="11"/>
        </w:numPr>
        <w:spacing w:line="276" w:lineRule="auto"/>
        <w:ind w:left="0" w:firstLine="0"/>
        <w:rPr>
          <w:b/>
        </w:rPr>
      </w:pPr>
      <w:r w:rsidRPr="00A924B9">
        <w:rPr>
          <w:b/>
        </w:rPr>
        <w:t>Analyses</w:t>
      </w:r>
    </w:p>
    <w:p w:rsidR="00915564" w:rsidP="00984273" w:rsidRDefault="00F24CE9" w14:paraId="59717DE5" w14:textId="247B1FFB">
      <w:pPr>
        <w:pStyle w:val="Heading2"/>
        <w:numPr>
          <w:ilvl w:val="1"/>
          <w:numId w:val="11"/>
        </w:numPr>
        <w:spacing w:line="276" w:lineRule="auto"/>
        <w:ind w:left="720" w:hanging="720"/>
        <w:rPr>
          <w:b/>
        </w:rPr>
      </w:pPr>
      <w:r>
        <w:rPr>
          <w:b/>
        </w:rPr>
        <w:t>C</w:t>
      </w:r>
      <w:r w:rsidRPr="00337BED" w:rsidR="00915564">
        <w:rPr>
          <w:b/>
        </w:rPr>
        <w:t xml:space="preserve">omparisons </w:t>
      </w:r>
      <w:r w:rsidR="00EF469B">
        <w:rPr>
          <w:b/>
        </w:rPr>
        <w:t xml:space="preserve">of continued </w:t>
      </w:r>
      <w:proofErr w:type="spellStart"/>
      <w:r w:rsidR="00EF469B">
        <w:rPr>
          <w:b/>
        </w:rPr>
        <w:t>triptan</w:t>
      </w:r>
      <w:proofErr w:type="spellEnd"/>
      <w:r w:rsidR="00EF469B">
        <w:rPr>
          <w:b/>
        </w:rPr>
        <w:t xml:space="preserve"> in pregnancy versus </w:t>
      </w:r>
      <w:r>
        <w:rPr>
          <w:b/>
        </w:rPr>
        <w:t xml:space="preserve">(a) </w:t>
      </w:r>
      <w:r w:rsidR="00EF469B">
        <w:rPr>
          <w:b/>
        </w:rPr>
        <w:t>discontinued before pregnancy</w:t>
      </w:r>
      <w:r w:rsidRPr="00337BED" w:rsidR="00337BED">
        <w:rPr>
          <w:b/>
        </w:rPr>
        <w:t xml:space="preserve"> </w:t>
      </w:r>
      <w:r>
        <w:rPr>
          <w:b/>
        </w:rPr>
        <w:t>and (b) unexposed, migraine comparison group</w:t>
      </w:r>
    </w:p>
    <w:p w:rsidRPr="00337BED" w:rsidR="00337BED" w:rsidP="00984273" w:rsidRDefault="00337BED" w14:paraId="75B0E875" w14:textId="350ACB1B">
      <w:pPr>
        <w:spacing w:line="276" w:lineRule="auto"/>
        <w:ind w:left="0" w:firstLine="0"/>
      </w:pPr>
      <w:r>
        <w:t xml:space="preserve">The positivity assumption of causal inference methods used in this study (i.e., propensity score stratification, and marginal structural model) implies that all observations in the cohort are at risk of receiving </w:t>
      </w:r>
      <w:proofErr w:type="spellStart"/>
      <w:r>
        <w:t>triptan</w:t>
      </w:r>
      <w:proofErr w:type="spellEnd"/>
      <w:r>
        <w:t xml:space="preserve">. </w:t>
      </w:r>
      <w:r w:rsidR="00D6136F">
        <w:t xml:space="preserve">Hence, in this main analysis, we compare the </w:t>
      </w:r>
      <w:r>
        <w:t xml:space="preserve">risk for adverse maternal and pregnancy outcomes </w:t>
      </w:r>
      <w:r w:rsidR="00D6136F">
        <w:t xml:space="preserve">in the </w:t>
      </w:r>
      <w:r w:rsidRPr="00D6136F">
        <w:rPr>
          <w:b/>
        </w:rPr>
        <w:t xml:space="preserve">continued </w:t>
      </w:r>
      <w:proofErr w:type="spellStart"/>
      <w:r w:rsidRPr="00D6136F">
        <w:rPr>
          <w:b/>
        </w:rPr>
        <w:t>triptan</w:t>
      </w:r>
      <w:proofErr w:type="spellEnd"/>
      <w:r w:rsidRPr="00D6136F">
        <w:rPr>
          <w:b/>
        </w:rPr>
        <w:t xml:space="preserve"> exposure </w:t>
      </w:r>
      <w:r w:rsidRPr="00D6136F" w:rsidR="00D6136F">
        <w:rPr>
          <w:b/>
        </w:rPr>
        <w:t>group</w:t>
      </w:r>
      <w:r w:rsidR="00D6136F">
        <w:t xml:space="preserve">, with that of (a) </w:t>
      </w:r>
      <w:r w:rsidRPr="00D6136F" w:rsidR="00D6136F">
        <w:rPr>
          <w:b/>
        </w:rPr>
        <w:t xml:space="preserve">discontinued </w:t>
      </w:r>
      <w:proofErr w:type="spellStart"/>
      <w:r w:rsidRPr="00D6136F" w:rsidR="00D6136F">
        <w:rPr>
          <w:b/>
        </w:rPr>
        <w:t>triptan</w:t>
      </w:r>
      <w:proofErr w:type="spellEnd"/>
      <w:r w:rsidRPr="00D6136F" w:rsidR="00D6136F">
        <w:rPr>
          <w:b/>
        </w:rPr>
        <w:t xml:space="preserve"> exposure before pregnancy</w:t>
      </w:r>
      <w:r w:rsidRPr="00D6136F" w:rsidR="00D6136F">
        <w:t xml:space="preserve">, and (b) of the </w:t>
      </w:r>
      <w:r w:rsidRPr="00D6136F" w:rsidR="00D6136F">
        <w:rPr>
          <w:b/>
        </w:rPr>
        <w:t>unexposed, migraine comparison group</w:t>
      </w:r>
      <w:r w:rsidRPr="00D6136F" w:rsidR="00D6136F">
        <w:t>.</w:t>
      </w:r>
    </w:p>
    <w:p w:rsidRPr="00804445" w:rsidR="00915564" w:rsidP="00984273" w:rsidRDefault="00D6136F" w14:paraId="7E962C10" w14:textId="2D674E32">
      <w:pPr>
        <w:spacing w:line="276" w:lineRule="auto"/>
        <w:ind w:left="0" w:firstLine="0"/>
      </w:pPr>
      <w:r>
        <w:t xml:space="preserve">The description of the analyses below is divided by outcomes of interest, and in relation to whether the analysis examines time-fixed </w:t>
      </w:r>
      <w:r w:rsidR="00966653">
        <w:t>(i.e., “ever in pregnancy exposure”, “</w:t>
      </w:r>
      <w:r w:rsidR="00F24CE9">
        <w:t xml:space="preserve">extended use of </w:t>
      </w:r>
      <w:proofErr w:type="spellStart"/>
      <w:r w:rsidR="00C63AA8">
        <w:t>triptans</w:t>
      </w:r>
      <w:proofErr w:type="spellEnd"/>
      <w:r w:rsidR="00966653">
        <w:t xml:space="preserve">”) </w:t>
      </w:r>
      <w:r>
        <w:t xml:space="preserve">or time-varying exposure effects. </w:t>
      </w:r>
    </w:p>
    <w:p w:rsidR="00966653" w:rsidP="00984273" w:rsidRDefault="00966653" w14:paraId="4D3C8D16" w14:textId="77777777">
      <w:pPr>
        <w:spacing w:line="276" w:lineRule="auto"/>
        <w:ind w:left="0" w:firstLine="0"/>
      </w:pPr>
    </w:p>
    <w:p w:rsidRPr="00DD6F5E" w:rsidR="00337BED" w:rsidP="00984273" w:rsidRDefault="00966653" w14:paraId="5F2AF3A4" w14:textId="21ADDCCB">
      <w:pPr>
        <w:pStyle w:val="Heading2"/>
        <w:numPr>
          <w:ilvl w:val="2"/>
          <w:numId w:val="11"/>
        </w:numPr>
        <w:spacing w:line="276" w:lineRule="auto"/>
        <w:rPr>
          <w:b/>
        </w:rPr>
      </w:pPr>
      <w:r w:rsidRPr="00DD6F5E">
        <w:rPr>
          <w:b/>
        </w:rPr>
        <w:lastRenderedPageBreak/>
        <w:t xml:space="preserve">Analysis for time-fixed </w:t>
      </w:r>
      <w:proofErr w:type="spellStart"/>
      <w:r w:rsidRPr="00DD6F5E">
        <w:rPr>
          <w:b/>
        </w:rPr>
        <w:t>triptan</w:t>
      </w:r>
      <w:proofErr w:type="spellEnd"/>
      <w:r w:rsidRPr="00DD6F5E">
        <w:rPr>
          <w:b/>
        </w:rPr>
        <w:t xml:space="preserve"> exposure effects</w:t>
      </w:r>
    </w:p>
    <w:p w:rsidR="00F24CE9" w:rsidP="00984273" w:rsidRDefault="00966653" w14:paraId="5810FB63" w14:textId="3566DF02">
      <w:pPr>
        <w:spacing w:line="276" w:lineRule="auto"/>
        <w:ind w:left="0" w:firstLine="0"/>
      </w:pPr>
      <w:r w:rsidRPr="00966653">
        <w:t xml:space="preserve">To estimate associations with </w:t>
      </w:r>
      <w:r>
        <w:t xml:space="preserve">continued </w:t>
      </w:r>
      <w:proofErr w:type="spellStart"/>
      <w:r>
        <w:t>triptan</w:t>
      </w:r>
      <w:proofErr w:type="spellEnd"/>
      <w:r>
        <w:t xml:space="preserve"> </w:t>
      </w:r>
      <w:r w:rsidRPr="00966653">
        <w:t>exposure in gestation</w:t>
      </w:r>
      <w:r>
        <w:t xml:space="preserve"> (i.e., at any time/intensity in pregnancy, by trimester, in week 0-20)</w:t>
      </w:r>
      <w:r w:rsidRPr="00966653">
        <w:t xml:space="preserve">, we fit crude and weighted analyses using inverse probability of treatment weighting (IPTW), </w:t>
      </w:r>
      <w:r>
        <w:t>based on the propensity score.</w:t>
      </w:r>
      <w:r>
        <w:fldChar w:fldCharType="begin">
          <w:fldData xml:space="preserve">PEVuZE5vdGU+PENpdGU+PEF1dGhvcj5BdXN0aW48L0F1dGhvcj48WWVhcj4yMDE0PC9ZZWFyPjxS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</w:fldData>
        </w:fldChar>
      </w:r>
      <w:r w:rsidR="00BD6573">
        <w:instrText xml:space="preserve"> ADDIN EN.CITE </w:instrText>
      </w:r>
      <w:r w:rsidR="00BD6573">
        <w:fldChar w:fldCharType="begin">
          <w:fldData xml:space="preserve">PEVuZE5vdGU+PENpdGU+PEF1dGhvcj5BdXN0aW48L0F1dGhvcj48WWVhcj4yMDE0PC9ZZWFyPjxS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</w:fldData>
        </w:fldChar>
      </w:r>
      <w:r w:rsidR="00BD6573">
        <w:instrText xml:space="preserve"> ADDIN EN.CITE.DATA </w:instrText>
      </w:r>
      <w:r w:rsidR="00BD6573">
        <w:fldChar w:fldCharType="end"/>
      </w:r>
      <w:r>
        <w:fldChar w:fldCharType="separate"/>
      </w:r>
      <w:r w:rsidRPr="00BD6573" w:rsidR="00BD6573">
        <w:rPr>
          <w:noProof/>
          <w:vertAlign w:val="superscript"/>
        </w:rPr>
        <w:t>11,12</w:t>
      </w:r>
      <w:r>
        <w:fldChar w:fldCharType="end"/>
      </w:r>
      <w:r w:rsidR="00EF34DF">
        <w:t xml:space="preserve"> </w:t>
      </w:r>
      <w:r w:rsidRPr="00966653">
        <w:t xml:space="preserve">Logistic regression models </w:t>
      </w:r>
      <w:r>
        <w:t xml:space="preserve">are </w:t>
      </w:r>
      <w:r w:rsidRPr="00966653">
        <w:t xml:space="preserve">first fit to estimate the probability of </w:t>
      </w:r>
      <w:r>
        <w:t xml:space="preserve">the following exposure statuses (i) </w:t>
      </w:r>
      <w:r w:rsidRPr="00966653">
        <w:t>‘</w:t>
      </w:r>
      <w:r>
        <w:t xml:space="preserve">continued </w:t>
      </w:r>
      <w:proofErr w:type="spellStart"/>
      <w:r>
        <w:t>triptan</w:t>
      </w:r>
      <w:proofErr w:type="spellEnd"/>
      <w:r>
        <w:t>,</w:t>
      </w:r>
      <w:r w:rsidRPr="00966653">
        <w:t xml:space="preserve"> ever </w:t>
      </w:r>
      <w:r>
        <w:t>in pregnancy</w:t>
      </w:r>
      <w:r w:rsidRPr="00966653">
        <w:t xml:space="preserve">’, </w:t>
      </w:r>
      <w:r>
        <w:t xml:space="preserve">(ii) </w:t>
      </w:r>
      <w:r w:rsidRPr="00966653">
        <w:t>‘</w:t>
      </w:r>
      <w:r>
        <w:t xml:space="preserve">continued </w:t>
      </w:r>
      <w:proofErr w:type="spellStart"/>
      <w:r>
        <w:t>triptan</w:t>
      </w:r>
      <w:proofErr w:type="spellEnd"/>
      <w:r>
        <w:t xml:space="preserve"> in week 0-20</w:t>
      </w:r>
      <w:r w:rsidRPr="00966653">
        <w:t>’</w:t>
      </w:r>
      <w:r>
        <w:t xml:space="preserve">, (iii) </w:t>
      </w:r>
      <w:r w:rsidRPr="00966653">
        <w:t>‘</w:t>
      </w:r>
      <w:r>
        <w:t xml:space="preserve">continued </w:t>
      </w:r>
      <w:proofErr w:type="spellStart"/>
      <w:r>
        <w:t>triptan</w:t>
      </w:r>
      <w:proofErr w:type="spellEnd"/>
      <w:r>
        <w:t xml:space="preserve"> in first trimester</w:t>
      </w:r>
      <w:r w:rsidRPr="00966653">
        <w:t>’</w:t>
      </w:r>
      <w:r>
        <w:t xml:space="preserve">, </w:t>
      </w:r>
      <w:r w:rsidR="00F24CE9">
        <w:t xml:space="preserve">relative to the discontinued </w:t>
      </w:r>
      <w:proofErr w:type="spellStart"/>
      <w:r w:rsidR="00F24CE9">
        <w:t>triptan</w:t>
      </w:r>
      <w:proofErr w:type="spellEnd"/>
      <w:r w:rsidR="00F24CE9">
        <w:t xml:space="preserve"> group, as well as the unexposed, migraine comparison group, </w:t>
      </w:r>
      <w:r w:rsidRPr="00966653" w:rsidR="00F24CE9">
        <w:t>given the set of confounders</w:t>
      </w:r>
      <w:r w:rsidR="00F24CE9">
        <w:t xml:space="preserve"> in section 3.7. </w:t>
      </w:r>
    </w:p>
    <w:p w:rsidR="00F24CE9" w:rsidP="00984273" w:rsidRDefault="00F24CE9" w14:paraId="3FE4516E" w14:textId="4137D44A">
      <w:pPr>
        <w:spacing w:line="276" w:lineRule="auto"/>
        <w:ind w:left="0" w:firstLine="0"/>
      </w:pPr>
      <w:r>
        <w:t xml:space="preserve">To estimate associations for extended use of </w:t>
      </w:r>
      <w:proofErr w:type="spellStart"/>
      <w:r>
        <w:t>triptan</w:t>
      </w:r>
      <w:proofErr w:type="spellEnd"/>
      <w:r>
        <w:t xml:space="preserve"> in pregnancy, by week 0-20, or in first trimester, </w:t>
      </w:r>
      <w:r w:rsidRPr="00966653">
        <w:t xml:space="preserve">we fit crude and weighted analyses using inverse probability of treatment weighting (IPTW), </w:t>
      </w:r>
      <w:r>
        <w:t>based on the propensity score.</w:t>
      </w:r>
      <w:r>
        <w:fldChar w:fldCharType="begin">
          <w:fldData xml:space="preserve">PEVuZE5vdGU+PENpdGU+PEF1dGhvcj5BdXN0aW48L0F1dGhvcj48WWVhcj4yMDE0PC9ZZWFyPjxS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</w:fldData>
        </w:fldChar>
      </w:r>
      <w:r w:rsidR="00BD6573">
        <w:instrText xml:space="preserve"> ADDIN EN.CITE </w:instrText>
      </w:r>
      <w:r w:rsidR="00BD6573">
        <w:fldChar w:fldCharType="begin">
          <w:fldData xml:space="preserve">PEVuZE5vdGU+PENpdGU+PEF1dGhvcj5BdXN0aW48L0F1dGhvcj48WWVhcj4yMDE0PC9ZZWFyPjxS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</w:fldData>
        </w:fldChar>
      </w:r>
      <w:r w:rsidR="00BD6573">
        <w:instrText xml:space="preserve"> ADDIN EN.CITE.DATA </w:instrText>
      </w:r>
      <w:r w:rsidR="00BD6573">
        <w:fldChar w:fldCharType="end"/>
      </w:r>
      <w:r>
        <w:fldChar w:fldCharType="separate"/>
      </w:r>
      <w:r w:rsidRPr="00BD6573" w:rsidR="00BD6573">
        <w:rPr>
          <w:noProof/>
          <w:vertAlign w:val="superscript"/>
        </w:rPr>
        <w:t>11,12</w:t>
      </w:r>
      <w:r>
        <w:fldChar w:fldCharType="end"/>
      </w:r>
      <w:r>
        <w:t xml:space="preserve"> </w:t>
      </w:r>
      <w:r w:rsidRPr="00966653">
        <w:t xml:space="preserve">Logistic regression models </w:t>
      </w:r>
      <w:r>
        <w:t xml:space="preserve">are </w:t>
      </w:r>
      <w:r w:rsidRPr="00966653">
        <w:t xml:space="preserve">first fit to estimate the probability of </w:t>
      </w:r>
      <w:r>
        <w:t xml:space="preserve">the following exposure statuses (i) </w:t>
      </w:r>
      <w:r w:rsidRPr="00966653">
        <w:t>‘</w:t>
      </w:r>
      <w:r>
        <w:t xml:space="preserve">continued </w:t>
      </w:r>
      <w:proofErr w:type="spellStart"/>
      <w:r>
        <w:t>triptan</w:t>
      </w:r>
      <w:proofErr w:type="spellEnd"/>
      <w:r>
        <w:t xml:space="preserve"> in pregnancy as extended use</w:t>
      </w:r>
      <w:r w:rsidRPr="00966653">
        <w:t>’</w:t>
      </w:r>
      <w:r>
        <w:t xml:space="preserve"> in the window of interest (ever in pregnancy, week 0-20, first trimester)</w:t>
      </w:r>
      <w:r w:rsidRPr="00966653">
        <w:t xml:space="preserve">, </w:t>
      </w:r>
      <w:r>
        <w:t xml:space="preserve">relative to continued </w:t>
      </w:r>
      <w:proofErr w:type="spellStart"/>
      <w:r>
        <w:t>triptan</w:t>
      </w:r>
      <w:proofErr w:type="spellEnd"/>
      <w:r>
        <w:t xml:space="preserve"> in pregnancy with no extended use, as well as the discontinued </w:t>
      </w:r>
      <w:proofErr w:type="spellStart"/>
      <w:r>
        <w:t>triptan</w:t>
      </w:r>
      <w:proofErr w:type="spellEnd"/>
      <w:r>
        <w:t xml:space="preserve"> group, </w:t>
      </w:r>
      <w:r w:rsidRPr="00966653">
        <w:t>given the set of confounders</w:t>
      </w:r>
      <w:r>
        <w:t xml:space="preserve"> in section 3.7. No comparison is done with the unexposed, migraine comparison group, as intensity-based analyses may produce </w:t>
      </w:r>
      <w:r w:rsidR="00A11D93">
        <w:t>very unstable IPTW.</w:t>
      </w:r>
      <w:r w:rsidR="00A11D93">
        <w:fldChar w:fldCharType="begin">
          <w:fldData xml:space="preserve">PEVuZE5vdGU+PENpdGU+PEF1dGhvcj5MdXBhdHRlbGxpPC9BdXRob3I+PFllYXI+MjAxOTwvWWVh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</w:fldData>
        </w:fldChar>
      </w:r>
      <w:r w:rsidR="00BD6573">
        <w:instrText xml:space="preserve"> ADDIN EN.CITE </w:instrText>
      </w:r>
      <w:r w:rsidR="00BD6573">
        <w:fldChar w:fldCharType="begin">
          <w:fldData xml:space="preserve">PEVuZE5vdGU+PENpdGU+PEF1dGhvcj5MdXBhdHRlbGxpPC9BdXRob3I+PFllYXI+MjAxOTwvWWVh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</w:fldData>
        </w:fldChar>
      </w:r>
      <w:r w:rsidR="00BD6573">
        <w:instrText xml:space="preserve"> ADDIN EN.CITE.DATA </w:instrText>
      </w:r>
      <w:r w:rsidR="00BD6573">
        <w:fldChar w:fldCharType="end"/>
      </w:r>
      <w:r w:rsidR="00A11D93">
        <w:fldChar w:fldCharType="separate"/>
      </w:r>
      <w:r w:rsidRPr="00BD6573" w:rsidR="00BD6573">
        <w:rPr>
          <w:noProof/>
          <w:vertAlign w:val="superscript"/>
        </w:rPr>
        <w:t>13</w:t>
      </w:r>
      <w:r w:rsidR="00A11D93">
        <w:fldChar w:fldCharType="end"/>
      </w:r>
    </w:p>
    <w:p w:rsidR="00F36F96" w:rsidP="00984273" w:rsidRDefault="00EF34DF" w14:paraId="42ABF2F3" w14:textId="1C054E77">
      <w:pPr>
        <w:spacing w:line="276" w:lineRule="auto"/>
        <w:ind w:left="0" w:firstLine="0"/>
      </w:pPr>
      <w:r>
        <w:t>Next, t</w:t>
      </w:r>
      <w:r w:rsidRPr="00966653" w:rsidR="00966653">
        <w:t xml:space="preserve">o estimate mean differences in </w:t>
      </w:r>
      <w:r>
        <w:t xml:space="preserve">birthweight or gestational length, </w:t>
      </w:r>
      <w:r w:rsidRPr="00966653" w:rsidR="00966653">
        <w:t xml:space="preserve">crude and weighted generalized linear models with robust standard errors </w:t>
      </w:r>
      <w:r>
        <w:t xml:space="preserve">are </w:t>
      </w:r>
      <w:r w:rsidRPr="00966653" w:rsidR="00966653">
        <w:t xml:space="preserve">fit. To estimate the </w:t>
      </w:r>
      <w:r>
        <w:t xml:space="preserve">risk </w:t>
      </w:r>
      <w:r w:rsidRPr="00966653" w:rsidR="00966653">
        <w:t>ratio (</w:t>
      </w:r>
      <w:r>
        <w:t>R</w:t>
      </w:r>
      <w:r w:rsidRPr="00966653" w:rsidR="00966653">
        <w:t xml:space="preserve">R) for </w:t>
      </w:r>
      <w:r>
        <w:t>GDM, preeclampsia, MCA, pre</w:t>
      </w:r>
      <w:r w:rsidR="00DD6F5E">
        <w:t xml:space="preserve">maturity, low birth weight, and </w:t>
      </w:r>
      <w:r w:rsidR="00A85561">
        <w:t>small for gestational age</w:t>
      </w:r>
      <w:r>
        <w:t xml:space="preserve">,  a </w:t>
      </w:r>
      <w:r w:rsidR="009660F6">
        <w:t>negative binomial</w:t>
      </w:r>
      <w:r>
        <w:t xml:space="preserve"> regression model, crude and weighted, is then fit </w:t>
      </w:r>
      <w:r w:rsidR="00AB135A">
        <w:t>using</w:t>
      </w:r>
      <w:r w:rsidRPr="00966653" w:rsidR="00966653">
        <w:t xml:space="preserve"> robust standard errors</w:t>
      </w:r>
      <w:r>
        <w:t xml:space="preserve">. </w:t>
      </w:r>
    </w:p>
    <w:p w:rsidR="007948D5" w:rsidP="00984273" w:rsidRDefault="00F36F96" w14:paraId="1D393BD3" w14:textId="38293ADE">
      <w:pPr>
        <w:spacing w:line="276" w:lineRule="auto"/>
        <w:ind w:left="0" w:firstLine="0"/>
      </w:pPr>
      <w:r>
        <w:t>Stratification of effect estimates by migraine s</w:t>
      </w:r>
      <w:r w:rsidRPr="00F36F96">
        <w:t>everity group at baseline (defined in the migraine-event protocol) and the type of migraine (with or without aura) at baseline</w:t>
      </w:r>
      <w:r>
        <w:t xml:space="preserve">, will be conducted to investigate any effect modification. </w:t>
      </w:r>
      <w:r w:rsidR="00E73828">
        <w:t xml:space="preserve">This set of analysis will be done in those data sources having stratification variables available. </w:t>
      </w:r>
      <w:r w:rsidRPr="00AB135A" w:rsidR="007948D5">
        <w:t xml:space="preserve">Data are presented crude and weighted </w:t>
      </w:r>
      <w:r w:rsidR="007948D5">
        <w:t>RR</w:t>
      </w:r>
      <w:r w:rsidRPr="00AB135A" w:rsidR="007948D5">
        <w:t xml:space="preserve">, and as </w:t>
      </w:r>
      <w:r w:rsidR="007948D5">
        <w:t xml:space="preserve">crude and weighted </w:t>
      </w:r>
      <w:r w:rsidRPr="00AB135A" w:rsidR="007948D5">
        <w:t>mean</w:t>
      </w:r>
      <w:r w:rsidR="007948D5">
        <w:t xml:space="preserve"> differences</w:t>
      </w:r>
      <w:r w:rsidRPr="00AB135A" w:rsidR="007948D5">
        <w:t xml:space="preserve"> with 95% CI.</w:t>
      </w:r>
      <w:r w:rsidRPr="007948D5" w:rsidR="007948D5">
        <w:t xml:space="preserve"> Effect estimates will </w:t>
      </w:r>
      <w:r w:rsidR="007948D5">
        <w:t xml:space="preserve">also </w:t>
      </w:r>
      <w:r w:rsidRPr="007948D5" w:rsidR="007948D5">
        <w:t xml:space="preserve">be presented </w:t>
      </w:r>
      <w:r w:rsidR="007948D5">
        <w:t xml:space="preserve">in terms of excess risk and </w:t>
      </w:r>
      <w:r w:rsidRPr="007948D5" w:rsidR="007948D5">
        <w:t>number needed to harm (NNH)</w:t>
      </w:r>
      <w:r w:rsidR="007948D5">
        <w:t xml:space="preserve"> whenever the magnitude of the effect and the results of sensitivity analysis point towards a possible </w:t>
      </w:r>
      <w:proofErr w:type="spellStart"/>
      <w:r w:rsidR="007948D5">
        <w:t>triptan</w:t>
      </w:r>
      <w:proofErr w:type="spellEnd"/>
      <w:r w:rsidR="007948D5">
        <w:t xml:space="preserve"> effect on the explored outcomes</w:t>
      </w:r>
      <w:r w:rsidRPr="007948D5" w:rsidR="007948D5">
        <w:t>.</w:t>
      </w:r>
    </w:p>
    <w:p w:rsidR="00966653" w:rsidP="00984273" w:rsidRDefault="00966653" w14:paraId="50893606" w14:textId="77777777">
      <w:pPr>
        <w:spacing w:line="276" w:lineRule="auto"/>
        <w:ind w:left="0" w:firstLine="0"/>
      </w:pPr>
    </w:p>
    <w:p w:rsidRPr="00DD6F5E" w:rsidR="00966653" w:rsidP="00984273" w:rsidRDefault="00966653" w14:paraId="38971110" w14:textId="030FE79D">
      <w:pPr>
        <w:pStyle w:val="Heading2"/>
        <w:numPr>
          <w:ilvl w:val="2"/>
          <w:numId w:val="11"/>
        </w:numPr>
        <w:spacing w:line="276" w:lineRule="auto"/>
        <w:rPr>
          <w:b/>
        </w:rPr>
      </w:pPr>
      <w:r w:rsidRPr="00966653">
        <w:rPr>
          <w:b/>
        </w:rPr>
        <w:t>Analysis for time-</w:t>
      </w:r>
      <w:r>
        <w:rPr>
          <w:b/>
        </w:rPr>
        <w:t xml:space="preserve">varying </w:t>
      </w:r>
      <w:proofErr w:type="spellStart"/>
      <w:r w:rsidRPr="00966653">
        <w:rPr>
          <w:b/>
        </w:rPr>
        <w:t>triptan</w:t>
      </w:r>
      <w:proofErr w:type="spellEnd"/>
      <w:r w:rsidRPr="00966653">
        <w:rPr>
          <w:b/>
        </w:rPr>
        <w:t xml:space="preserve"> exposure </w:t>
      </w:r>
      <w:r>
        <w:rPr>
          <w:b/>
        </w:rPr>
        <w:t>effects</w:t>
      </w:r>
    </w:p>
    <w:p w:rsidR="00337BED" w:rsidP="00984273" w:rsidRDefault="00966653" w14:paraId="035FD157" w14:textId="7B16C140">
      <w:pPr>
        <w:tabs>
          <w:tab w:val="left" w:pos="709"/>
        </w:tabs>
        <w:spacing w:line="276" w:lineRule="auto"/>
        <w:ind w:left="0" w:firstLine="0"/>
      </w:pPr>
      <w:r w:rsidRPr="00AB135A">
        <w:t xml:space="preserve">To estimate </w:t>
      </w:r>
      <w:r w:rsidR="00AB135A">
        <w:t xml:space="preserve">time-varying effects of continued </w:t>
      </w:r>
      <w:proofErr w:type="spellStart"/>
      <w:r w:rsidR="00AB135A">
        <w:t>triptan</w:t>
      </w:r>
      <w:proofErr w:type="spellEnd"/>
      <w:r w:rsidR="00AB135A">
        <w:t xml:space="preserve"> exposure in pregnancy, w</w:t>
      </w:r>
      <w:r w:rsidRPr="00AB135A">
        <w:t>e fit marginal structural models (MSM)</w:t>
      </w:r>
      <w:r w:rsidR="00AB135A">
        <w:fldChar w:fldCharType="begin">
          <w:fldData xml:space="preserve">PEVuZE5vdGU+PENpdGU+PEF1dGhvcj5IZXJuYW48L0F1dGhvcj48WWVhcj4yMDAwPC9ZZWFyPjxS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</w:fldData>
        </w:fldChar>
      </w:r>
      <w:r w:rsidR="00BD6573">
        <w:instrText xml:space="preserve"> ADDIN EN.CITE </w:instrText>
      </w:r>
      <w:r w:rsidR="00BD6573">
        <w:fldChar w:fldCharType="begin">
          <w:fldData xml:space="preserve">PEVuZE5vdGU+PENpdGU+PEF1dGhvcj5IZXJuYW48L0F1dGhvcj48WWVhcj4yMDAwPC9ZZWFyPjxS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</w:fldData>
        </w:fldChar>
      </w:r>
      <w:r w:rsidR="00BD6573">
        <w:instrText xml:space="preserve"> ADDIN EN.CITE.DATA </w:instrText>
      </w:r>
      <w:r w:rsidR="00BD6573">
        <w:fldChar w:fldCharType="end"/>
      </w:r>
      <w:r w:rsidR="00AB135A">
        <w:fldChar w:fldCharType="separate"/>
      </w:r>
      <w:r w:rsidRPr="00BD6573" w:rsidR="00BD6573">
        <w:rPr>
          <w:noProof/>
          <w:vertAlign w:val="superscript"/>
        </w:rPr>
        <w:t>14,15</w:t>
      </w:r>
      <w:r w:rsidR="00AB135A">
        <w:fldChar w:fldCharType="end"/>
      </w:r>
      <w:r w:rsidRPr="00AB135A">
        <w:t xml:space="preserve"> with t</w:t>
      </w:r>
      <w:r w:rsidR="00F36F96">
        <w:t>hree</w:t>
      </w:r>
      <w:r w:rsidRPr="00AB135A">
        <w:t xml:space="preserve"> time points to account for i) time-varying </w:t>
      </w:r>
      <w:proofErr w:type="spellStart"/>
      <w:r w:rsidR="00F36F96">
        <w:t>triptan</w:t>
      </w:r>
      <w:proofErr w:type="spellEnd"/>
      <w:r w:rsidRPr="00AB135A">
        <w:t xml:space="preserve"> exposure; ii) time-varying confounders (</w:t>
      </w:r>
      <w:proofErr w:type="spellStart"/>
      <w:r w:rsidRPr="00AB135A">
        <w:t>i.e</w:t>
      </w:r>
      <w:proofErr w:type="spellEnd"/>
      <w:r w:rsidRPr="00AB135A">
        <w:t xml:space="preserve">, </w:t>
      </w:r>
      <w:r w:rsidR="00F36F96">
        <w:t>acute migraine medications, migraine preventative treatment, use of other psychotropic</w:t>
      </w:r>
      <w:r w:rsidRPr="00AB135A">
        <w:t xml:space="preserve">) </w:t>
      </w:r>
      <w:r w:rsidRPr="00AB135A" w:rsidR="003C4ADC">
        <w:t xml:space="preserve">which are affected by prior </w:t>
      </w:r>
      <w:proofErr w:type="spellStart"/>
      <w:r w:rsidR="003C4ADC">
        <w:t>triptan</w:t>
      </w:r>
      <w:proofErr w:type="spellEnd"/>
      <w:r w:rsidR="003C4ADC">
        <w:t xml:space="preserve"> </w:t>
      </w:r>
      <w:r w:rsidRPr="00AB135A" w:rsidR="003C4ADC">
        <w:t>treatment</w:t>
      </w:r>
      <w:r w:rsidR="00DD6F5E">
        <w:t xml:space="preserve"> in pregnancy</w:t>
      </w:r>
      <w:r w:rsidRPr="00AB135A">
        <w:t xml:space="preserve">, as shown and illustrated in </w:t>
      </w:r>
      <w:r w:rsidR="00F36F96">
        <w:t xml:space="preserve">Appendix 3. </w:t>
      </w:r>
      <w:r w:rsidRPr="00AB135A">
        <w:t xml:space="preserve">We estimate the probability of </w:t>
      </w:r>
      <w:proofErr w:type="spellStart"/>
      <w:r w:rsidR="00F36F96">
        <w:t>triptan</w:t>
      </w:r>
      <w:proofErr w:type="spellEnd"/>
      <w:r w:rsidR="00F36F96">
        <w:t xml:space="preserve"> exposure </w:t>
      </w:r>
      <w:r w:rsidRPr="00AB135A">
        <w:t xml:space="preserve">using a pooled logistic regression in which the outcome </w:t>
      </w:r>
      <w:r w:rsidR="00F36F96">
        <w:t xml:space="preserve">is </w:t>
      </w:r>
      <w:r w:rsidRPr="00AB135A">
        <w:t>current treatment with a</w:t>
      </w:r>
      <w:r w:rsidR="00F36F96">
        <w:t xml:space="preserve"> </w:t>
      </w:r>
      <w:proofErr w:type="spellStart"/>
      <w:r w:rsidR="00F36F96">
        <w:t>triptan</w:t>
      </w:r>
      <w:proofErr w:type="spellEnd"/>
      <w:r w:rsidR="00F36F96">
        <w:t xml:space="preserve"> in (i) first, (ii) second, or (iii) third trimester, a</w:t>
      </w:r>
      <w:r w:rsidRPr="00AB135A">
        <w:t xml:space="preserve">nd covariates </w:t>
      </w:r>
      <w:r w:rsidR="00F36F96">
        <w:t xml:space="preserve">are </w:t>
      </w:r>
      <w:r w:rsidRPr="00AB135A">
        <w:t xml:space="preserve">maternal baseline factors, time-varying and time-fixed confounders. We then derive stabilized IPTW for each pregnancy at each time point. Generalized </w:t>
      </w:r>
      <w:r w:rsidR="00F36F96">
        <w:t xml:space="preserve">linear and marginal structural </w:t>
      </w:r>
      <w:r w:rsidRPr="00AB135A">
        <w:t xml:space="preserve">models </w:t>
      </w:r>
      <w:r w:rsidR="00F36F96">
        <w:t xml:space="preserve">with a modified Poisson distribution are then </w:t>
      </w:r>
      <w:r w:rsidRPr="00AB135A">
        <w:t>fit</w:t>
      </w:r>
      <w:r w:rsidR="00F36F96">
        <w:t xml:space="preserve"> applying the IPTW and </w:t>
      </w:r>
      <w:r w:rsidRPr="00AB135A" w:rsidR="00F36F96">
        <w:t>with robust standard errors</w:t>
      </w:r>
      <w:r w:rsidR="00F36F96">
        <w:t xml:space="preserve">. </w:t>
      </w:r>
      <w:r w:rsidRPr="00AB135A">
        <w:t xml:space="preserve"> </w:t>
      </w:r>
      <w:r w:rsidR="00F36F96">
        <w:t xml:space="preserve">The </w:t>
      </w:r>
      <w:r w:rsidR="00DD6F5E">
        <w:t xml:space="preserve">latter </w:t>
      </w:r>
      <w:r w:rsidR="00F36F96">
        <w:t>outcome model is used t</w:t>
      </w:r>
      <w:r w:rsidRPr="00966653" w:rsidR="00F36F96">
        <w:t xml:space="preserve">o estimate the </w:t>
      </w:r>
      <w:r w:rsidR="00F36F96">
        <w:t>R</w:t>
      </w:r>
      <w:r w:rsidRPr="00966653" w:rsidR="00F36F96">
        <w:t>R</w:t>
      </w:r>
      <w:r w:rsidR="00F36F96">
        <w:t xml:space="preserve"> for prematurity, low birth weight, and </w:t>
      </w:r>
      <w:r w:rsidR="00A85561">
        <w:t>small for gestational age</w:t>
      </w:r>
      <w:r w:rsidR="00DD6F5E">
        <w:t>, while the former is fit to estimate mean differences in the numeric outcomes birthweight or gestational length.</w:t>
      </w:r>
    </w:p>
    <w:p w:rsidR="00F36F96" w:rsidP="00984273" w:rsidRDefault="00F36F96" w14:paraId="0F159BF7" w14:textId="59F64528">
      <w:pPr>
        <w:spacing w:line="276" w:lineRule="auto"/>
        <w:ind w:left="0" w:firstLine="0"/>
      </w:pPr>
      <w:r>
        <w:lastRenderedPageBreak/>
        <w:t>Stratification of effect estimates by migraine s</w:t>
      </w:r>
      <w:r w:rsidRPr="00F36F96">
        <w:t>everity group at baseline (defined in the migraine-event protocol) and the type of migraine (with or without aura) at baseline</w:t>
      </w:r>
      <w:r>
        <w:t xml:space="preserve">, will be conducted to investigate any effect modification. </w:t>
      </w:r>
      <w:r w:rsidRPr="00AB135A">
        <w:t xml:space="preserve">Data are presented crude and weighted </w:t>
      </w:r>
      <w:r>
        <w:t>RR</w:t>
      </w:r>
      <w:r w:rsidRPr="00AB135A">
        <w:t xml:space="preserve">, and as </w:t>
      </w:r>
      <w:r>
        <w:t xml:space="preserve">crude and weighted </w:t>
      </w:r>
      <w:r w:rsidRPr="00AB135A">
        <w:t>mean</w:t>
      </w:r>
      <w:r>
        <w:t xml:space="preserve"> differences</w:t>
      </w:r>
      <w:r w:rsidRPr="00AB135A">
        <w:t xml:space="preserve"> with 95% CI.</w:t>
      </w:r>
      <w:r w:rsidRPr="007948D5" w:rsidR="007948D5">
        <w:t xml:space="preserve"> Effect estimates will </w:t>
      </w:r>
      <w:r w:rsidR="007948D5">
        <w:t xml:space="preserve">also </w:t>
      </w:r>
      <w:r w:rsidRPr="007948D5" w:rsidR="007948D5">
        <w:t xml:space="preserve">be presented </w:t>
      </w:r>
      <w:r w:rsidR="007948D5">
        <w:t xml:space="preserve">in terms of excess risk and </w:t>
      </w:r>
      <w:r w:rsidRPr="007948D5" w:rsidR="007948D5">
        <w:t>number needed to harm (NNH)</w:t>
      </w:r>
      <w:r w:rsidR="007948D5">
        <w:t xml:space="preserve"> whenever the magnitude of the effect and the results of sensitivity analysis point towards a possible </w:t>
      </w:r>
      <w:proofErr w:type="spellStart"/>
      <w:r w:rsidR="007948D5">
        <w:t>triptan</w:t>
      </w:r>
      <w:proofErr w:type="spellEnd"/>
      <w:r w:rsidR="007948D5">
        <w:t xml:space="preserve"> effect on the explored outcomes</w:t>
      </w:r>
      <w:r w:rsidRPr="007948D5" w:rsidR="007948D5">
        <w:t>.</w:t>
      </w:r>
    </w:p>
    <w:p w:rsidR="00915564" w:rsidP="00984273" w:rsidRDefault="00915564" w14:paraId="37A6037A" w14:textId="77777777">
      <w:pPr>
        <w:tabs>
          <w:tab w:val="left" w:pos="709"/>
        </w:tabs>
        <w:spacing w:line="276" w:lineRule="auto"/>
        <w:ind w:left="0" w:firstLine="0"/>
        <w:rPr>
          <w:rFonts w:asciiTheme="majorHAnsi" w:hAnsiTheme="majorHAnsi"/>
        </w:rPr>
      </w:pPr>
    </w:p>
    <w:p w:rsidRPr="00984273" w:rsidR="00915564" w:rsidP="00984273" w:rsidRDefault="00984273" w14:paraId="660805E9" w14:textId="74B99270">
      <w:pPr>
        <w:pStyle w:val="Heading2"/>
        <w:numPr>
          <w:ilvl w:val="1"/>
          <w:numId w:val="11"/>
        </w:numPr>
        <w:spacing w:line="276" w:lineRule="auto"/>
        <w:ind w:left="0" w:firstLine="0"/>
        <w:rPr>
          <w:b/>
        </w:rPr>
      </w:pPr>
      <w:r w:rsidRPr="00984273">
        <w:rPr>
          <w:b/>
        </w:rPr>
        <w:t xml:space="preserve">Comparisons of continued </w:t>
      </w:r>
      <w:proofErr w:type="spellStart"/>
      <w:r w:rsidRPr="00984273">
        <w:rPr>
          <w:b/>
        </w:rPr>
        <w:t>triptan</w:t>
      </w:r>
      <w:proofErr w:type="spellEnd"/>
      <w:r w:rsidRPr="00984273">
        <w:rPr>
          <w:b/>
        </w:rPr>
        <w:t xml:space="preserve"> in pregnancy versus </w:t>
      </w:r>
      <w:r w:rsidRPr="00984273" w:rsidR="00915564">
        <w:rPr>
          <w:b/>
        </w:rPr>
        <w:t>unexposed</w:t>
      </w:r>
      <w:r w:rsidRPr="00984273" w:rsidR="00D6136F">
        <w:rPr>
          <w:b/>
        </w:rPr>
        <w:t xml:space="preserve">, </w:t>
      </w:r>
      <w:r w:rsidRPr="00984273" w:rsidR="00915564">
        <w:rPr>
          <w:b/>
        </w:rPr>
        <w:t xml:space="preserve">no migraine population group </w:t>
      </w:r>
    </w:p>
    <w:p w:rsidR="007948D5" w:rsidP="00984273" w:rsidRDefault="001B6BC5" w14:paraId="021FA26B" w14:textId="6D922A1A">
      <w:pPr>
        <w:spacing w:line="276" w:lineRule="auto"/>
        <w:ind w:left="0" w:firstLine="0"/>
      </w:pPr>
      <w:r>
        <w:t xml:space="preserve">The population comparison group with no migraine is not “at risk” of receiving </w:t>
      </w:r>
      <w:proofErr w:type="spellStart"/>
      <w:r>
        <w:t>triptan</w:t>
      </w:r>
      <w:proofErr w:type="spellEnd"/>
      <w:r>
        <w:t xml:space="preserve"> treatment in pregnancy. In this scenario, the PS method’s assumption of positivity does not hold. For the comparison between ‘continued </w:t>
      </w:r>
      <w:proofErr w:type="spellStart"/>
      <w:r>
        <w:t>triptan</w:t>
      </w:r>
      <w:proofErr w:type="spellEnd"/>
      <w:r>
        <w:t xml:space="preserve"> exposed, ever in </w:t>
      </w:r>
      <w:r w:rsidR="00C64698">
        <w:t>pregnancy’ and</w:t>
      </w:r>
      <w:r>
        <w:t xml:space="preserve"> the ‘unexposed, no-migraine group’, we use </w:t>
      </w:r>
      <w:r w:rsidRPr="001B6BC5">
        <w:t xml:space="preserve">propensity scores with standardized mortality/morbidity ratio weights (SMR), instead of </w:t>
      </w:r>
      <w:r>
        <w:t>IPTWs</w:t>
      </w:r>
      <w:r w:rsidRPr="001B6BC5">
        <w:t xml:space="preserve"> as in the main analysis. This approach has been recommended by </w:t>
      </w:r>
      <w:proofErr w:type="spellStart"/>
      <w:r w:rsidRPr="001B6BC5">
        <w:t>Stürmer</w:t>
      </w:r>
      <w:proofErr w:type="spellEnd"/>
      <w:r w:rsidRPr="001B6BC5">
        <w:t xml:space="preserve"> et al</w:t>
      </w:r>
      <w:r w:rsidRPr="001B6BC5">
        <w:rPr>
          <w:rFonts w:cs="Times New Roman"/>
          <w:sz w:val="20"/>
          <w:szCs w:val="20"/>
        </w:rPr>
        <w:t>.</w:t>
      </w:r>
      <w:r w:rsidRPr="001B6BC5">
        <w:rPr>
          <w:rFonts w:cs="Times New Roman"/>
          <w:sz w:val="20"/>
          <w:szCs w:val="20"/>
        </w:rPr>
        <w:fldChar w:fldCharType="begin">
          <w:fldData xml:space="preserve">PEVuZE5vdGU+PENpdGU+PEF1dGhvcj5TdMO8cm1lcjwvQXV0aG9yPjxZZWFyPjIwMTQ8L1llYXI+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</w:fldData>
        </w:fldChar>
      </w:r>
      <w:r w:rsidR="00BD6573">
        <w:rPr>
          <w:rFonts w:cs="Times New Roman"/>
          <w:sz w:val="20"/>
          <w:szCs w:val="20"/>
        </w:rPr>
        <w:instrText xml:space="preserve"> ADDIN EN.CITE </w:instrText>
      </w:r>
      <w:r w:rsidR="00BD6573">
        <w:rPr>
          <w:rFonts w:cs="Times New Roman"/>
          <w:sz w:val="20"/>
          <w:szCs w:val="20"/>
        </w:rPr>
        <w:fldChar w:fldCharType="begin">
          <w:fldData xml:space="preserve">PEVuZE5vdGU+PENpdGU+PEF1dGhvcj5TdMO8cm1lcjwvQXV0aG9yPjxZZWFyPjIwMTQ8L1llYXI+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</w:fldData>
        </w:fldChar>
      </w:r>
      <w:r w:rsidR="00BD6573">
        <w:rPr>
          <w:rFonts w:cs="Times New Roman"/>
          <w:sz w:val="20"/>
          <w:szCs w:val="20"/>
        </w:rPr>
        <w:instrText xml:space="preserve"> ADDIN EN.CITE.DATA </w:instrText>
      </w:r>
      <w:r w:rsidR="00BD6573">
        <w:rPr>
          <w:rFonts w:cs="Times New Roman"/>
          <w:sz w:val="20"/>
          <w:szCs w:val="20"/>
        </w:rPr>
      </w:r>
      <w:r w:rsidR="00BD6573">
        <w:rPr>
          <w:rFonts w:cs="Times New Roman"/>
          <w:sz w:val="20"/>
          <w:szCs w:val="20"/>
        </w:rPr>
        <w:fldChar w:fldCharType="end"/>
      </w:r>
      <w:r w:rsidRPr="001B6BC5">
        <w:rPr>
          <w:rFonts w:cs="Times New Roman"/>
          <w:sz w:val="20"/>
          <w:szCs w:val="20"/>
        </w:rPr>
      </w:r>
      <w:r w:rsidRPr="001B6BC5">
        <w:rPr>
          <w:rFonts w:cs="Times New Roman"/>
          <w:sz w:val="20"/>
          <w:szCs w:val="20"/>
        </w:rPr>
        <w:fldChar w:fldCharType="separate"/>
      </w:r>
      <w:r w:rsidRPr="00BD6573" w:rsidR="00BD6573">
        <w:rPr>
          <w:rFonts w:cs="Times New Roman"/>
          <w:noProof/>
          <w:sz w:val="20"/>
          <w:szCs w:val="20"/>
          <w:vertAlign w:val="superscript"/>
        </w:rPr>
        <w:t>16</w:t>
      </w:r>
      <w:r w:rsidRPr="001B6BC5">
        <w:rPr>
          <w:rFonts w:cs="Times New Roman"/>
          <w:sz w:val="20"/>
          <w:szCs w:val="20"/>
        </w:rPr>
        <w:fldChar w:fldCharType="end"/>
      </w:r>
      <w:r w:rsidRPr="001B6BC5">
        <w:rPr>
          <w:rFonts w:cs="Times New Roman"/>
          <w:sz w:val="20"/>
          <w:szCs w:val="20"/>
        </w:rPr>
        <w:t xml:space="preserve"> </w:t>
      </w:r>
      <w:r w:rsidRPr="001B6BC5">
        <w:t xml:space="preserve">The outcome model </w:t>
      </w:r>
      <w:r>
        <w:t>is then fit as described in section 4.2 above. This analysis is limited to the exposure windows ‘</w:t>
      </w:r>
      <w:r w:rsidR="007948D5">
        <w:t xml:space="preserve">continued </w:t>
      </w:r>
      <w:proofErr w:type="spellStart"/>
      <w:r>
        <w:t>triptan</w:t>
      </w:r>
      <w:proofErr w:type="spellEnd"/>
      <w:r w:rsidR="007948D5">
        <w:t>,</w:t>
      </w:r>
      <w:r w:rsidRPr="007948D5" w:rsidR="007948D5">
        <w:t xml:space="preserve"> </w:t>
      </w:r>
      <w:r w:rsidR="007948D5">
        <w:t xml:space="preserve">ever in pregnancy’, ‘continued </w:t>
      </w:r>
      <w:proofErr w:type="spellStart"/>
      <w:r w:rsidR="007948D5">
        <w:t>triptan</w:t>
      </w:r>
      <w:proofErr w:type="spellEnd"/>
      <w:r w:rsidR="007948D5">
        <w:t xml:space="preserve"> in w</w:t>
      </w:r>
      <w:r>
        <w:t>eek 0-20</w:t>
      </w:r>
      <w:r w:rsidR="007948D5">
        <w:t xml:space="preserve">’, and ‘continued </w:t>
      </w:r>
      <w:proofErr w:type="spellStart"/>
      <w:r w:rsidR="007948D5">
        <w:t>triptan</w:t>
      </w:r>
      <w:proofErr w:type="spellEnd"/>
      <w:r w:rsidR="007948D5">
        <w:t xml:space="preserve"> </w:t>
      </w:r>
      <w:r>
        <w:t>in first trimester</w:t>
      </w:r>
      <w:r w:rsidR="007948D5">
        <w:t xml:space="preserve">’; </w:t>
      </w:r>
      <w:r>
        <w:t>no analysis by timing or intensity</w:t>
      </w:r>
      <w:r w:rsidR="007948D5">
        <w:t xml:space="preserve"> is done in the secondary analysis. </w:t>
      </w:r>
    </w:p>
    <w:p w:rsidR="007948D5" w:rsidP="00984273" w:rsidRDefault="007948D5" w14:paraId="7ACF764A" w14:textId="55D9029D">
      <w:pPr>
        <w:spacing w:line="276" w:lineRule="auto"/>
        <w:ind w:left="0" w:firstLine="0"/>
      </w:pPr>
      <w:r w:rsidRPr="00AB135A">
        <w:t xml:space="preserve">Data are presented </w:t>
      </w:r>
      <w:r w:rsidR="00A22628">
        <w:t xml:space="preserve">as </w:t>
      </w:r>
      <w:r w:rsidRPr="00AB135A">
        <w:t xml:space="preserve">crude and weighted </w:t>
      </w:r>
      <w:r>
        <w:t>RR</w:t>
      </w:r>
      <w:r w:rsidRPr="00AB135A">
        <w:t xml:space="preserve">, and as </w:t>
      </w:r>
      <w:r>
        <w:t xml:space="preserve">crude and weighted </w:t>
      </w:r>
      <w:r w:rsidRPr="00AB135A">
        <w:t>mean</w:t>
      </w:r>
      <w:r>
        <w:t xml:space="preserve"> differences</w:t>
      </w:r>
      <w:r w:rsidRPr="00AB135A">
        <w:t xml:space="preserve"> with 95% CI.</w:t>
      </w:r>
      <w:r w:rsidRPr="007948D5">
        <w:t xml:space="preserve"> Effect estimates will </w:t>
      </w:r>
      <w:r>
        <w:t xml:space="preserve">also </w:t>
      </w:r>
      <w:r w:rsidRPr="007948D5">
        <w:t xml:space="preserve">be presented </w:t>
      </w:r>
      <w:r>
        <w:t xml:space="preserve">in terms of excess risk and </w:t>
      </w:r>
      <w:r w:rsidRPr="007948D5">
        <w:t>number needed to harm (NNH)</w:t>
      </w:r>
      <w:r>
        <w:t xml:space="preserve"> whenever the magnitude of the effect and the results of sensitivity analysis point towards a possible </w:t>
      </w:r>
      <w:proofErr w:type="spellStart"/>
      <w:r>
        <w:t>triptan</w:t>
      </w:r>
      <w:proofErr w:type="spellEnd"/>
      <w:r>
        <w:t xml:space="preserve"> effect on the explored outcomes</w:t>
      </w:r>
      <w:r w:rsidRPr="007948D5">
        <w:t>.</w:t>
      </w:r>
    </w:p>
    <w:p w:rsidR="00D4503B" w:rsidP="00984273" w:rsidRDefault="00D4503B" w14:paraId="78A290F1" w14:textId="2DB6138D">
      <w:pPr>
        <w:spacing w:line="276" w:lineRule="auto"/>
        <w:ind w:left="0" w:firstLine="0"/>
      </w:pPr>
      <w:r w:rsidRPr="00DC0FAC">
        <w:t xml:space="preserve">To demonstrate this approach, we will select three outcomes and perform the analysis in selected DAPs and for selected outcomes: preeclampsia, GDM, </w:t>
      </w:r>
      <w:r w:rsidR="00DC0FAC">
        <w:t xml:space="preserve">and </w:t>
      </w:r>
      <w:r w:rsidRPr="00DC0FAC">
        <w:t>MCA</w:t>
      </w:r>
      <w:r>
        <w:t xml:space="preserve">. </w:t>
      </w:r>
    </w:p>
    <w:p w:rsidR="0027578F" w:rsidP="00984273" w:rsidRDefault="0027578F" w14:paraId="3D18C8E3" w14:textId="77777777">
      <w:pPr>
        <w:spacing w:line="276" w:lineRule="auto"/>
        <w:ind w:left="0" w:firstLine="0"/>
      </w:pPr>
    </w:p>
    <w:p w:rsidRPr="00915564" w:rsidR="008952FB" w:rsidP="00984273" w:rsidRDefault="003C4ADC" w14:paraId="16C7F9E9" w14:textId="25FAA1B2">
      <w:pPr>
        <w:pStyle w:val="Heading2"/>
        <w:numPr>
          <w:ilvl w:val="1"/>
          <w:numId w:val="11"/>
        </w:numPr>
        <w:spacing w:line="276" w:lineRule="auto"/>
        <w:ind w:left="0" w:firstLine="0"/>
        <w:rPr>
          <w:b/>
        </w:rPr>
      </w:pPr>
      <w:r>
        <w:rPr>
          <w:b/>
        </w:rPr>
        <w:t>A</w:t>
      </w:r>
      <w:r w:rsidR="008952FB">
        <w:rPr>
          <w:b/>
        </w:rPr>
        <w:t>nalyses for non-live birth outcomes</w:t>
      </w:r>
    </w:p>
    <w:p w:rsidR="00742B38" w:rsidP="00984273" w:rsidRDefault="00A22628" w14:paraId="6E0C8D9F" w14:textId="2E4C02E1">
      <w:pPr>
        <w:spacing w:line="276" w:lineRule="auto"/>
        <w:ind w:left="0" w:firstLine="0"/>
      </w:pPr>
      <w:r>
        <w:t xml:space="preserve">To avoid immortal time bias when studying </w:t>
      </w:r>
      <w:proofErr w:type="spellStart"/>
      <w:r>
        <w:t>triptan</w:t>
      </w:r>
      <w:proofErr w:type="spellEnd"/>
      <w:r>
        <w:t xml:space="preserve"> exposure effects on risk of non-live birth outcome (i.e. </w:t>
      </w:r>
      <w:r w:rsidR="00984273">
        <w:t>miscarriage</w:t>
      </w:r>
      <w:r>
        <w:t xml:space="preserve">, stillbirth), it is crucial to model </w:t>
      </w:r>
      <w:proofErr w:type="spellStart"/>
      <w:r>
        <w:t>triptan</w:t>
      </w:r>
      <w:proofErr w:type="spellEnd"/>
      <w:r>
        <w:t xml:space="preserve"> exposure as time-dependent within the Cox proportional hazard framework</w:t>
      </w:r>
      <w:r w:rsidR="008952FB">
        <w:t>.</w:t>
      </w:r>
      <w:r w:rsidR="008952FB">
        <w:fldChar w:fldCharType="begin"/>
      </w:r>
      <w:r w:rsidR="00BD6573">
        <w:instrText xml:space="preserve"> ADDIN EN.CITE &lt;EndNote&gt;&lt;Cite&gt;&lt;Author&gt;Wood&lt;/Author&gt;&lt;Year&gt;2021&lt;/Year&gt;&lt;RecNum&gt;5311&lt;/RecNum&gt;&lt;DisplayText&gt;&lt;style face="superscript"&gt;17&lt;/style&gt;&lt;/DisplayText&gt;&lt;record&gt;&lt;rec-number&gt;5311&lt;/rec-number&gt;&lt;foreign-keys&gt;&lt;key app="EN" db-id="d2p2xp2wstvavhetpst5rpw1x5xfv0v2tzvz" timestamp="1637598739" guid="c23da42a-cef6-4609-a1e8-3fa63cd47c5e"&gt;5311&lt;/key&gt;&lt;/foreign-keys&gt;&lt;ref-type name="Journal Article"&gt;17&lt;/ref-type&gt;&lt;contributors&gt;&lt;authors&gt;&lt;author&gt;Wood, Mollie E&lt;/author&gt;&lt;author&gt;Lupattelli, Angela&lt;/author&gt;&lt;author&gt;Palmsten, Kristin&lt;/author&gt;&lt;author&gt;Bandoli, Gretchen&lt;/author&gt;&lt;author&gt;Hurault-Delarue, Caroline&lt;/author&gt;&lt;author&gt;Damase-Michel, Christine&lt;/author&gt;&lt;author&gt;Chambers, Christina D&lt;/author&gt;&lt;author&gt;Nordeng, Hedvig M E&lt;/author&gt;&lt;author&gt;van Gelder, Marleen M H J&lt;/author&gt;&lt;/authors&gt;&lt;/contributors&gt;&lt;titles&gt;&lt;title&gt;Longitudinal Methods for Modeling Exposures in Pharmacoepidemiologic Studies in Pregnancy&lt;/title&gt;&lt;secondary-title&gt;Epidemiologic Reviews&lt;/secondary-title&gt;&lt;/titles&gt;&lt;periodical&gt;&lt;full-title&gt;Epidemiologic Reviews&lt;/full-title&gt;&lt;abbr-1&gt;Epidemiol. Rev.&lt;/abbr-1&gt;&lt;abbr-2&gt;Epidemiol Rev&lt;/abbr-2&gt;&lt;/periodical&gt;&lt;dates&gt;&lt;year&gt;2021&lt;/year&gt;&lt;/dates&gt;&lt;isbn&gt;1478-6729&lt;/isbn&gt;&lt;urls&gt;&lt;related-urls&gt;&lt;url&gt;https://doi.org/10.1093/epirev/mxab002&lt;/url&gt;&lt;/related-urls&gt;&lt;/urls&gt;&lt;custom1&gt;mxab002&lt;/custom1&gt;&lt;electronic-resource-num&gt;10.1093/epirev/mxab002&lt;/electronic-resource-num&gt;&lt;access-date&gt;11/22/2021&lt;/access-date&gt;&lt;/record&gt;&lt;/Cite&gt;&lt;/EndNote&gt;</w:instrText>
      </w:r>
      <w:r w:rsidR="008952FB">
        <w:fldChar w:fldCharType="separate"/>
      </w:r>
      <w:r w:rsidRPr="00BD6573" w:rsidR="00BD6573">
        <w:rPr>
          <w:noProof/>
          <w:vertAlign w:val="superscript"/>
        </w:rPr>
        <w:t>17</w:t>
      </w:r>
      <w:r w:rsidR="008952FB">
        <w:fldChar w:fldCharType="end"/>
      </w:r>
      <w:r w:rsidR="008952FB">
        <w:t xml:space="preserve"> </w:t>
      </w:r>
      <w:r w:rsidR="00742B38">
        <w:t>W</w:t>
      </w:r>
      <w:r w:rsidRPr="00966653" w:rsidR="008952FB">
        <w:t xml:space="preserve">e fit </w:t>
      </w:r>
      <w:r w:rsidRPr="00966653" w:rsidR="00742B38">
        <w:t xml:space="preserve">crude and weighted analyses using </w:t>
      </w:r>
      <w:r w:rsidR="00742B38">
        <w:t>IPTW</w:t>
      </w:r>
      <w:r w:rsidRPr="00966653" w:rsidR="00742B38">
        <w:t xml:space="preserve">, </w:t>
      </w:r>
      <w:r w:rsidR="00742B38">
        <w:t>based on the time-dependent propensity score.</w:t>
      </w:r>
      <w:r w:rsidR="00742B38">
        <w:fldChar w:fldCharType="begin">
          <w:fldData xml:space="preserve">PEVuZE5vdGU+PENpdGU+PEF1dGhvcj5YdTwvQXV0aG9yPjxZZWFyPjIwMTQ8L1llYXI+PFJlY051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</w:fldData>
        </w:fldChar>
      </w:r>
      <w:r w:rsidR="00BD6573">
        <w:instrText xml:space="preserve"> ADDIN EN.CITE </w:instrText>
      </w:r>
      <w:r w:rsidR="00BD6573">
        <w:fldChar w:fldCharType="begin">
          <w:fldData xml:space="preserve">PEVuZE5vdGU+PENpdGU+PEF1dGhvcj5YdTwvQXV0aG9yPjxZZWFyPjIwMTQ8L1llYXI+PFJlY051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</w:fldData>
        </w:fldChar>
      </w:r>
      <w:r w:rsidR="00BD6573">
        <w:instrText xml:space="preserve"> ADDIN EN.CITE.DATA </w:instrText>
      </w:r>
      <w:r w:rsidR="00BD6573">
        <w:fldChar w:fldCharType="end"/>
      </w:r>
      <w:r w:rsidR="00742B38">
        <w:fldChar w:fldCharType="separate"/>
      </w:r>
      <w:r w:rsidRPr="00BD6573" w:rsidR="00BD6573">
        <w:rPr>
          <w:noProof/>
          <w:vertAlign w:val="superscript"/>
        </w:rPr>
        <w:t>18</w:t>
      </w:r>
      <w:r w:rsidR="00742B38">
        <w:fldChar w:fldCharType="end"/>
      </w:r>
      <w:r w:rsidR="00742B38">
        <w:t xml:space="preserve"> A Cox proportional hazard regression model is </w:t>
      </w:r>
      <w:r w:rsidRPr="00966653" w:rsidR="00742B38">
        <w:t xml:space="preserve">first fit to estimate the probability of </w:t>
      </w:r>
      <w:proofErr w:type="spellStart"/>
      <w:r w:rsidR="00742B38">
        <w:t>triptan</w:t>
      </w:r>
      <w:proofErr w:type="spellEnd"/>
      <w:r w:rsidR="00742B38">
        <w:t xml:space="preserve"> continuation in first trimester, using the date of first prescription dispensed/prescribed in the time window,  relative to the discontinued </w:t>
      </w:r>
      <w:proofErr w:type="spellStart"/>
      <w:r w:rsidR="00742B38">
        <w:t>triptan</w:t>
      </w:r>
      <w:proofErr w:type="spellEnd"/>
      <w:r w:rsidR="00742B38">
        <w:t xml:space="preserve"> group, as well as the unexposed, migraine comparison group, </w:t>
      </w:r>
      <w:r w:rsidRPr="00966653" w:rsidR="00742B38">
        <w:t>given the set of confounders</w:t>
      </w:r>
      <w:r w:rsidR="00742B38">
        <w:t xml:space="preserve"> in section 3.7</w:t>
      </w:r>
      <w:r w:rsidRPr="00966653" w:rsidR="00742B38">
        <w:t xml:space="preserve">. To estimate the </w:t>
      </w:r>
      <w:r w:rsidR="00742B38">
        <w:t xml:space="preserve">hazard </w:t>
      </w:r>
      <w:r w:rsidRPr="00966653" w:rsidR="00742B38">
        <w:t>ratio (</w:t>
      </w:r>
      <w:r w:rsidR="00742B38">
        <w:t>HR</w:t>
      </w:r>
      <w:r w:rsidRPr="00966653" w:rsidR="00742B38">
        <w:t xml:space="preserve">) for </w:t>
      </w:r>
      <w:r w:rsidR="00742B38">
        <w:t>non-live birth, the extended</w:t>
      </w:r>
      <w:r w:rsidRPr="008952FB" w:rsidR="00742B38">
        <w:t xml:space="preserve"> Cox proportional hazard regression models with </w:t>
      </w:r>
      <w:r w:rsidR="00742B38">
        <w:t xml:space="preserve">continued </w:t>
      </w:r>
      <w:proofErr w:type="spellStart"/>
      <w:r w:rsidR="00742B38">
        <w:t>triptan</w:t>
      </w:r>
      <w:proofErr w:type="spellEnd"/>
      <w:r w:rsidR="00742B38">
        <w:t xml:space="preserve"> in first trimester as time-</w:t>
      </w:r>
      <w:r w:rsidRPr="008952FB" w:rsidR="00742B38">
        <w:t>dependent variable</w:t>
      </w:r>
      <w:r w:rsidR="00742B38">
        <w:t>, is then fit as crude and weighted, using</w:t>
      </w:r>
      <w:r w:rsidRPr="00966653" w:rsidR="00742B38">
        <w:t xml:space="preserve"> robust standard errors</w:t>
      </w:r>
      <w:r w:rsidR="00742B38">
        <w:t xml:space="preserve">. The time scale in this analysis is number of days since LMP. The assumption of proportional hazard will be verified. </w:t>
      </w:r>
      <w:r w:rsidRPr="00AB135A" w:rsidR="00742B38">
        <w:t xml:space="preserve">Data are presented crude and weighted </w:t>
      </w:r>
      <w:r w:rsidR="00742B38">
        <w:t>HR</w:t>
      </w:r>
      <w:r w:rsidRPr="00AB135A" w:rsidR="00742B38">
        <w:t xml:space="preserve"> with 95% CI.</w:t>
      </w:r>
      <w:r w:rsidR="00742B38">
        <w:t xml:space="preserve"> </w:t>
      </w:r>
    </w:p>
    <w:p w:rsidR="002A2A9A" w:rsidP="00984273" w:rsidRDefault="002A2A9A" w14:paraId="3E1CEE59" w14:textId="77777777">
      <w:pPr>
        <w:spacing w:line="276" w:lineRule="auto"/>
        <w:ind w:left="0" w:firstLine="0"/>
      </w:pPr>
    </w:p>
    <w:p w:rsidRPr="00915564" w:rsidR="00B45672" w:rsidP="00B45672" w:rsidRDefault="00B45672" w14:paraId="55B2593C" w14:textId="46E24DF2">
      <w:pPr>
        <w:pStyle w:val="Heading2"/>
        <w:numPr>
          <w:ilvl w:val="1"/>
          <w:numId w:val="11"/>
        </w:numPr>
        <w:spacing w:line="276" w:lineRule="auto"/>
        <w:ind w:left="0" w:firstLine="0"/>
        <w:rPr>
          <w:b/>
        </w:rPr>
      </w:pPr>
      <w:r>
        <w:rPr>
          <w:b/>
        </w:rPr>
        <w:t>Probabilistic bias analysis for exposure misclassification</w:t>
      </w:r>
    </w:p>
    <w:p w:rsidRPr="00DC0FAC" w:rsidR="0027578F" w:rsidP="0027578F" w:rsidRDefault="00B45672" w14:paraId="2CED08E8" w14:textId="4F2E088F">
      <w:pPr>
        <w:widowControl w:val="0"/>
        <w:shd w:val="clear" w:color="auto" w:fill="FFFFFF" w:themeFill="background1"/>
        <w:tabs>
          <w:tab w:val="left" w:pos="0"/>
        </w:tabs>
        <w:spacing w:after="0" w:line="276" w:lineRule="auto"/>
        <w:ind w:left="0" w:firstLine="0"/>
      </w:pPr>
      <w:r w:rsidRPr="008952FB">
        <w:t>Probabilistic bias analysis</w:t>
      </w:r>
      <w:r w:rsidR="0027578F">
        <w:fldChar w:fldCharType="begin"/>
      </w:r>
      <w:r w:rsidR="00BD6573">
        <w:instrText xml:space="preserve"> ADDIN EN.CITE &lt;EndNote&gt;&lt;Cite&gt;&lt;Author&gt;Lash&lt;/Author&gt;&lt;Year&gt;2017&lt;/Year&gt;&lt;RecNum&gt;4053&lt;/RecNum&gt;&lt;DisplayText&gt;&lt;style face="superscript"&gt;19&lt;/style&gt;&lt;/DisplayText&gt;&lt;record&gt;&lt;rec-number&gt;4053&lt;/rec-number&gt;&lt;foreign-keys&gt;&lt;key app="EN" db-id="d2p2xp2wstvavhetpst5rpw1x5xfv0v2tzvz" timestamp="1508956943" guid="4748fab5-77aa-4542-a84f-65a36a10428b"&gt;4053&lt;/key&gt;&lt;/foreign-keys&gt;&lt;ref-type name="Journal Article"&gt;17&lt;/ref-type&gt;&lt;contributors&gt;&lt;authors&gt;&lt;author&gt;Lash, Timothy L.&lt;/author&gt;&lt;/authors&gt;&lt;/contributors&gt;&lt;titles&gt;&lt;title&gt;The Harm Done to Reproducibility by the Culture of Null Hypothesis Significance Testing&lt;/title&gt;&lt;secondary-title&gt;American Journal of Epidemiology&lt;/secondary-title&gt;&lt;/titles&gt;&lt;periodical&gt;&lt;full-title&gt;American Journal of Epidemiology&lt;/full-title&gt;&lt;abbr-1&gt;Am. J. Epidemiol.&lt;/abbr-1&gt;&lt;abbr-2&gt;Am J Epidemiol&lt;/abbr-2&gt;&lt;/periodical&gt;&lt;pages&gt;627-635&lt;/pages&gt;&lt;volume&gt;186&lt;/volume&gt;&lt;number&gt;6&lt;/number&gt;&lt;keywords&gt;&lt;keyword&gt;Data Interpretation, Statistical&lt;/keyword&gt;&lt;keyword&gt;Epidemiologic Methods&lt;/keyword&gt;&lt;keyword&gt;Epidemiologic Research Design&lt;/keyword&gt;&lt;keyword&gt;Null Hypothesis&lt;/keyword&gt;&lt;keyword&gt;Reproducibility Of Results&lt;/keyword&gt;&lt;keyword&gt;Significance Testing&lt;/keyword&gt;&lt;keyword&gt;Statistical Significance&lt;/keyword&gt;&lt;keyword&gt;Statistics&lt;/keyword&gt;&lt;/keywords&gt;&lt;dates&gt;&lt;year&gt;2017&lt;/year&gt;&lt;/dates&gt;&lt;isbn&gt;0002-9262&lt;/isbn&gt;&lt;urls&gt;&lt;/urls&gt;&lt;electronic-resource-num&gt;10.1093/aje/kwx261&lt;/electronic-resource-num&gt;&lt;/record&gt;&lt;/Cite&gt;&lt;/EndNote&gt;</w:instrText>
      </w:r>
      <w:r w:rsidR="0027578F">
        <w:fldChar w:fldCharType="separate"/>
      </w:r>
      <w:r w:rsidRPr="00BD6573" w:rsidR="00BD6573">
        <w:rPr>
          <w:noProof/>
          <w:vertAlign w:val="superscript"/>
        </w:rPr>
        <w:t>19</w:t>
      </w:r>
      <w:r w:rsidR="0027578F">
        <w:fldChar w:fldCharType="end"/>
      </w:r>
      <w:r w:rsidRPr="008952FB" w:rsidR="0027578F">
        <w:t xml:space="preserve"> </w:t>
      </w:r>
      <w:r w:rsidRPr="008952FB">
        <w:t xml:space="preserve"> for exposure misclassification</w:t>
      </w:r>
      <w:r w:rsidR="0027578F">
        <w:t xml:space="preserve"> are conducted for the various primary </w:t>
      </w:r>
      <w:r w:rsidR="0027578F">
        <w:lastRenderedPageBreak/>
        <w:t>exposure definitions</w:t>
      </w:r>
      <w:r w:rsidRPr="008952FB">
        <w:t>, using parameters on sensitivity and specif</w:t>
      </w:r>
      <w:r>
        <w:t xml:space="preserve">icity </w:t>
      </w:r>
      <w:r w:rsidR="0027578F">
        <w:t xml:space="preserve">of relevance for the data source. In Norway, for instance, parameters </w:t>
      </w:r>
      <w:r>
        <w:t>published by Harris et al.</w:t>
      </w:r>
      <w:r>
        <w:fldChar w:fldCharType="begin">
          <w:fldData xml:space="preserve">PEVuZE5vdGU+PENpdGU+PEF1dGhvcj5IYXJyaXM8L0F1dGhvcj48WWVhcj4yMDIwPC9ZZWFyPjxS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</w:fldData>
        </w:fldChar>
      </w:r>
      <w:r w:rsidR="00BD6573">
        <w:instrText xml:space="preserve"> ADDIN EN.CITE </w:instrText>
      </w:r>
      <w:r w:rsidR="00BD6573">
        <w:fldChar w:fldCharType="begin">
          <w:fldData xml:space="preserve">PEVuZE5vdGU+PENpdGU+PEF1dGhvcj5IYXJyaXM8L0F1dGhvcj48WWVhcj4yMDIwPC9ZZWFyPjxS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</w:fldData>
        </w:fldChar>
      </w:r>
      <w:r w:rsidR="00BD6573">
        <w:instrText xml:space="preserve"> ADDIN EN.CITE.DATA </w:instrText>
      </w:r>
      <w:r w:rsidR="00BD6573">
        <w:fldChar w:fldCharType="end"/>
      </w:r>
      <w:r>
        <w:fldChar w:fldCharType="separate"/>
      </w:r>
      <w:r w:rsidRPr="00BD6573" w:rsidR="00BD6573">
        <w:rPr>
          <w:noProof/>
          <w:vertAlign w:val="superscript"/>
        </w:rPr>
        <w:t>5</w:t>
      </w:r>
      <w:r>
        <w:fldChar w:fldCharType="end"/>
      </w:r>
      <w:r w:rsidR="0027578F">
        <w:t xml:space="preserve"> will be used. </w:t>
      </w:r>
      <w:r w:rsidRPr="00C63AA8" w:rsidR="00C63AA8">
        <w:t xml:space="preserve">Based on </w:t>
      </w:r>
      <w:r w:rsidR="00C63AA8">
        <w:t>this</w:t>
      </w:r>
      <w:r w:rsidRPr="00C63AA8" w:rsidR="00C63AA8">
        <w:t>, we define several scenarios for the parameters of sensitivity and specificity (e.g. optimistic, realistic and pessimistic)</w:t>
      </w:r>
      <w:r w:rsidR="00C63AA8">
        <w:t xml:space="preserve"> with sensitivity ranging from 0.30 to 0.70, and specificity ranging from 0.70 to 0.95</w:t>
      </w:r>
      <w:r w:rsidRPr="00C63AA8" w:rsidR="00C63AA8">
        <w:t>.</w:t>
      </w:r>
      <w:r w:rsidR="00C63AA8">
        <w:t xml:space="preserve"> </w:t>
      </w:r>
      <w:r w:rsidRPr="00DC0FAC" w:rsidR="0027578F">
        <w:t>The probabilistic bias analyses are conducted in DAPs where database-spe</w:t>
      </w:r>
      <w:r w:rsidR="00C63AA8">
        <w:t xml:space="preserve">cific parameters are available. </w:t>
      </w:r>
      <w:r w:rsidRPr="00DC0FAC" w:rsidR="0027578F">
        <w:t xml:space="preserve">This is because specificity/sensitivity parameters </w:t>
      </w:r>
      <w:r w:rsidR="00C63AA8">
        <w:t>may be country-specific</w:t>
      </w:r>
      <w:r w:rsidRPr="00DC0FAC" w:rsidR="0027578F">
        <w:t xml:space="preserve">. </w:t>
      </w:r>
      <w:r w:rsidR="0027578F">
        <w:t>The excel sheets published by Lash are used for these analyses.</w:t>
      </w:r>
      <w:r w:rsidR="0027578F">
        <w:fldChar w:fldCharType="begin"/>
      </w:r>
      <w:r w:rsidR="00BD6573">
        <w:instrText xml:space="preserve"> ADDIN EN.CITE &lt;EndNote&gt;&lt;Cite&gt;&lt;Author&gt;Lash&lt;/Author&gt;&lt;Year&gt;2017&lt;/Year&gt;&lt;RecNum&gt;4053&lt;/RecNum&gt;&lt;DisplayText&gt;&lt;style face="superscript"&gt;19&lt;/style&gt;&lt;/DisplayText&gt;&lt;record&gt;&lt;rec-number&gt;4053&lt;/rec-number&gt;&lt;foreign-keys&gt;&lt;key app="EN" db-id="d2p2xp2wstvavhetpst5rpw1x5xfv0v2tzvz" timestamp="1508956943" guid="4748fab5-77aa-4542-a84f-65a36a10428b"&gt;4053&lt;/key&gt;&lt;/foreign-keys&gt;&lt;ref-type name="Journal Article"&gt;17&lt;/ref-type&gt;&lt;contributors&gt;&lt;authors&gt;&lt;author&gt;Lash, Timothy L.&lt;/author&gt;&lt;/authors&gt;&lt;/contributors&gt;&lt;titles&gt;&lt;title&gt;The Harm Done to Reproducibility by the Culture of Null Hypothesis Significance Testing&lt;/title&gt;&lt;secondary-title&gt;American Journal of Epidemiology&lt;/secondary-title&gt;&lt;/titles&gt;&lt;periodical&gt;&lt;full-title&gt;American Journal of Epidemiology&lt;/full-title&gt;&lt;abbr-1&gt;Am. J. Epidemiol.&lt;/abbr-1&gt;&lt;abbr-2&gt;Am J Epidemiol&lt;/abbr-2&gt;&lt;/periodical&gt;&lt;pages&gt;627-635&lt;/pages&gt;&lt;volume&gt;186&lt;/volume&gt;&lt;number&gt;6&lt;/number&gt;&lt;keywords&gt;&lt;keyword&gt;Data Interpretation, Statistical&lt;/keyword&gt;&lt;keyword&gt;Epidemiologic Methods&lt;/keyword&gt;&lt;keyword&gt;Epidemiologic Research Design&lt;/keyword&gt;&lt;keyword&gt;Null Hypothesis&lt;/keyword&gt;&lt;keyword&gt;Reproducibility Of Results&lt;/keyword&gt;&lt;keyword&gt;Significance Testing&lt;/keyword&gt;&lt;keyword&gt;Statistical Significance&lt;/keyword&gt;&lt;keyword&gt;Statistics&lt;/keyword&gt;&lt;/keywords&gt;&lt;dates&gt;&lt;year&gt;2017&lt;/year&gt;&lt;/dates&gt;&lt;isbn&gt;0002-9262&lt;/isbn&gt;&lt;urls&gt;&lt;/urls&gt;&lt;electronic-resource-num&gt;10.1093/aje/kwx261&lt;/electronic-resource-num&gt;&lt;/record&gt;&lt;/Cite&gt;&lt;/EndNote&gt;</w:instrText>
      </w:r>
      <w:r w:rsidR="0027578F">
        <w:fldChar w:fldCharType="separate"/>
      </w:r>
      <w:r w:rsidRPr="00BD6573" w:rsidR="00BD6573">
        <w:rPr>
          <w:noProof/>
          <w:vertAlign w:val="superscript"/>
        </w:rPr>
        <w:t>19</w:t>
      </w:r>
      <w:r w:rsidR="0027578F">
        <w:fldChar w:fldCharType="end"/>
      </w:r>
    </w:p>
    <w:p w:rsidRPr="008952FB" w:rsidR="00B45672" w:rsidP="0027578F" w:rsidRDefault="00B45672" w14:paraId="3CF8EB96" w14:textId="3ED7981A">
      <w:pPr>
        <w:widowControl w:val="0"/>
        <w:shd w:val="clear" w:color="auto" w:fill="FFFFFF" w:themeFill="background1"/>
        <w:tabs>
          <w:tab w:val="left" w:pos="0"/>
        </w:tabs>
        <w:spacing w:after="0" w:line="276" w:lineRule="auto"/>
        <w:ind w:left="0" w:firstLine="0"/>
      </w:pPr>
    </w:p>
    <w:p w:rsidRPr="0032453E" w:rsidR="00A65367" w:rsidP="00984273" w:rsidRDefault="00A65367" w14:paraId="73DE0AEF" w14:textId="78964E10">
      <w:pPr>
        <w:pStyle w:val="Heading2"/>
        <w:numPr>
          <w:ilvl w:val="1"/>
          <w:numId w:val="11"/>
        </w:numPr>
        <w:spacing w:line="276" w:lineRule="auto"/>
        <w:ind w:left="0" w:firstLine="0"/>
        <w:rPr>
          <w:b/>
        </w:rPr>
      </w:pPr>
      <w:bookmarkStart w:name="_Toc65855551" w:id="20"/>
      <w:bookmarkStart w:name="_Toc68687781" w:id="21"/>
      <w:bookmarkStart w:name="_Toc83933724" w:id="22"/>
      <w:r w:rsidRPr="0032453E">
        <w:rPr>
          <w:b/>
        </w:rPr>
        <w:t>Sensitivity analyses</w:t>
      </w:r>
      <w:bookmarkEnd w:id="20"/>
      <w:bookmarkEnd w:id="21"/>
      <w:bookmarkEnd w:id="22"/>
    </w:p>
    <w:p w:rsidRPr="00D464F3" w:rsidR="00D464F3" w:rsidP="00D464F3" w:rsidRDefault="00A65367" w14:paraId="40D1252C" w14:textId="3A761C8C">
      <w:pPr>
        <w:spacing w:line="276" w:lineRule="auto"/>
        <w:ind w:left="0" w:firstLine="0"/>
        <w:rPr>
          <w:spacing w:val="-2"/>
          <w:u w:val="single"/>
        </w:rPr>
      </w:pPr>
      <w:r w:rsidRPr="00DC0FAC">
        <w:t>Several sensitivity analyses will be performed to assess the robustness of results</w:t>
      </w:r>
      <w:r w:rsidRPr="00DC0FAC" w:rsidR="00DC0FAC">
        <w:t xml:space="preserve">, and at the same time, to </w:t>
      </w:r>
      <w:r w:rsidRPr="00DC0FAC" w:rsidR="00A70980">
        <w:t xml:space="preserve">demonstrate the feasibility </w:t>
      </w:r>
      <w:r w:rsidRPr="00DC0FAC" w:rsidR="00DC0FAC">
        <w:t>of the</w:t>
      </w:r>
      <w:r w:rsidRPr="00DC0FAC" w:rsidR="00A70980">
        <w:t xml:space="preserve"> C</w:t>
      </w:r>
      <w:r w:rsidRPr="00DC0FAC" w:rsidR="00DC0FAC">
        <w:t>ONCEPTION</w:t>
      </w:r>
      <w:r w:rsidRPr="00DC0FAC" w:rsidR="00A70980">
        <w:t xml:space="preserve"> analytical pipeline</w:t>
      </w:r>
      <w:r w:rsidR="00D464F3">
        <w:t xml:space="preserve">. These analyses will be conducted in relation to the </w:t>
      </w:r>
      <w:r w:rsidRPr="00D464F3" w:rsidR="00D464F3">
        <w:rPr>
          <w:u w:val="single"/>
        </w:rPr>
        <w:t>p</w:t>
      </w:r>
      <w:r w:rsidRPr="00D464F3" w:rsidR="00D464F3">
        <w:rPr>
          <w:spacing w:val="-2"/>
          <w:u w:val="single"/>
        </w:rPr>
        <w:t>rimary analysis</w:t>
      </w:r>
      <w:r w:rsidRPr="00D464F3" w:rsidR="00D464F3">
        <w:rPr>
          <w:spacing w:val="-2"/>
        </w:rPr>
        <w:t xml:space="preserve"> described in section 2.5</w:t>
      </w:r>
      <w:r w:rsidR="00D464F3">
        <w:rPr>
          <w:spacing w:val="-2"/>
          <w:u w:val="single"/>
        </w:rPr>
        <w:t xml:space="preserve">. </w:t>
      </w:r>
    </w:p>
    <w:p w:rsidR="00A65367" w:rsidP="00984273" w:rsidRDefault="00A65367" w14:paraId="6573E06B" w14:textId="262E6C33">
      <w:pPr>
        <w:pStyle w:val="ListParagraph"/>
        <w:widowControl w:val="0"/>
        <w:numPr>
          <w:ilvl w:val="0"/>
          <w:numId w:val="29"/>
        </w:numPr>
        <w:tabs>
          <w:tab w:val="left" w:pos="709"/>
        </w:tabs>
        <w:spacing w:after="0" w:line="276" w:lineRule="auto"/>
        <w:ind w:left="0" w:firstLine="0"/>
        <w:contextualSpacing w:val="0"/>
      </w:pPr>
      <w:r w:rsidRPr="008952FB">
        <w:t>Restrict</w:t>
      </w:r>
      <w:r w:rsidR="008952FB">
        <w:t>ion</w:t>
      </w:r>
      <w:r w:rsidRPr="008952FB">
        <w:t xml:space="preserve"> to term pregnancies</w:t>
      </w:r>
      <w:r w:rsidR="00984273">
        <w:t xml:space="preserve"> when examining prematurity, low birth weight, and </w:t>
      </w:r>
      <w:r w:rsidR="00A85561">
        <w:t>small for gestational age</w:t>
      </w:r>
      <w:r w:rsidR="00984273">
        <w:t>;</w:t>
      </w:r>
    </w:p>
    <w:p w:rsidR="009660F6" w:rsidP="00984273" w:rsidRDefault="008952FB" w14:paraId="6F821DAB" w14:textId="177C810B">
      <w:pPr>
        <w:pStyle w:val="ListParagraph"/>
        <w:widowControl w:val="0"/>
        <w:numPr>
          <w:ilvl w:val="0"/>
          <w:numId w:val="29"/>
        </w:numPr>
        <w:tabs>
          <w:tab w:val="left" w:pos="709"/>
        </w:tabs>
        <w:spacing w:after="0" w:line="276" w:lineRule="auto"/>
        <w:ind w:left="0" w:firstLine="0"/>
        <w:contextualSpacing w:val="0"/>
      </w:pPr>
      <w:r>
        <w:t>Restriction to live-births to understand the impact of non-live birth bias on the effect estimates for preeclampsia, GDM, and all pregnancy outcomes</w:t>
      </w:r>
      <w:r w:rsidR="00984273">
        <w:t>;</w:t>
      </w:r>
    </w:p>
    <w:p w:rsidRPr="00FE762D" w:rsidR="00A22628" w:rsidP="00984273" w:rsidRDefault="00A22628" w14:paraId="579DFBC6" w14:textId="456CDBA5">
      <w:pPr>
        <w:pStyle w:val="ListParagraph"/>
        <w:widowControl w:val="0"/>
        <w:numPr>
          <w:ilvl w:val="0"/>
          <w:numId w:val="29"/>
        </w:numPr>
        <w:tabs>
          <w:tab w:val="left" w:pos="709"/>
        </w:tabs>
        <w:spacing w:after="0" w:line="276" w:lineRule="auto"/>
        <w:ind w:left="0" w:firstLine="0"/>
        <w:contextualSpacing w:val="0"/>
      </w:pPr>
      <w:r w:rsidRPr="00FE762D">
        <w:t xml:space="preserve">Restriction to pregnancies filling at least 2 prescriptions for </w:t>
      </w:r>
      <w:proofErr w:type="spellStart"/>
      <w:r w:rsidRPr="00FE762D">
        <w:t>triptans</w:t>
      </w:r>
      <w:proofErr w:type="spellEnd"/>
      <w:r w:rsidR="00D464F3">
        <w:t>, ever</w:t>
      </w:r>
      <w:r w:rsidRPr="00FE762D">
        <w:t xml:space="preserve"> in </w:t>
      </w:r>
      <w:r w:rsidR="00674C4A">
        <w:t xml:space="preserve"> </w:t>
      </w:r>
      <w:r w:rsidRPr="008952FB" w:rsidR="00674C4A">
        <w:t>pregnancy</w:t>
      </w:r>
      <w:r w:rsidR="00D464F3">
        <w:t xml:space="preserve"> as well as in the window of interest (i.e., trimesters) when examining time-varying effects;</w:t>
      </w:r>
      <w:r w:rsidRPr="00FE762D">
        <w:t xml:space="preserve"> </w:t>
      </w:r>
    </w:p>
    <w:p w:rsidR="00646049" w:rsidP="00984273" w:rsidRDefault="00646049" w14:paraId="5C13CFDC" w14:textId="70E3A3D7">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rsidRPr="008952FB">
        <w:t xml:space="preserve">Re-define the exposure definition for </w:t>
      </w:r>
      <w:proofErr w:type="spellStart"/>
      <w:r w:rsidRPr="008952FB">
        <w:t>triptans</w:t>
      </w:r>
      <w:proofErr w:type="spellEnd"/>
      <w:r w:rsidRPr="008952FB">
        <w:t xml:space="preserve">, allowing prescription filled/prescribed in the 30 </w:t>
      </w:r>
      <w:r w:rsidRPr="00DC0FAC">
        <w:t xml:space="preserve">days prior to LMP with dispensed </w:t>
      </w:r>
      <w:r w:rsidR="00D464F3">
        <w:t xml:space="preserve">dosage units </w:t>
      </w:r>
      <w:r w:rsidRPr="00DC0FAC">
        <w:t>overlapping the LMP date to count as expose</w:t>
      </w:r>
      <w:r w:rsidRPr="00DC0FAC" w:rsidR="008952FB">
        <w:t>d</w:t>
      </w:r>
      <w:r w:rsidR="00D464F3">
        <w:t>;</w:t>
      </w:r>
    </w:p>
    <w:p w:rsidR="00AC68EC" w:rsidP="00D464F3" w:rsidRDefault="00DC0FAC" w14:paraId="147795F1" w14:textId="619A471C">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rsidRPr="00DC0FAC">
        <w:t>Exclusion of p</w:t>
      </w:r>
      <w:r w:rsidRPr="00DC0FAC" w:rsidR="00AC68EC">
        <w:t>regnancies within women exposed to strong teratogenic drugs in first trimester</w:t>
      </w:r>
      <w:r w:rsidRPr="00DC0FAC">
        <w:t xml:space="preserve"> (see Appendix </w:t>
      </w:r>
      <w:r w:rsidR="006F7151">
        <w:t>8</w:t>
      </w:r>
      <w:r w:rsidRPr="00DC0FAC">
        <w:t xml:space="preserve"> for the list of these drugs)</w:t>
      </w:r>
      <w:r w:rsidR="00C06F8C">
        <w:t>, as defined in prior work</w:t>
      </w:r>
      <w:r w:rsidR="00D464F3">
        <w:t>;</w:t>
      </w:r>
      <w:r w:rsidR="00C06F8C">
        <w:fldChar w:fldCharType="begin">
          <w:fldData xml:space="preserve">PEVuZE5vdGU+PENpdGU+PEF1dGhvcj5Hb21lczwvQXV0aG9yPjxZZWFyPjIwMjE8L1llYXI+PFJl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</w:fldData>
        </w:fldChar>
      </w:r>
      <w:r w:rsidR="00BD6573">
        <w:instrText xml:space="preserve"> ADDIN EN.CITE </w:instrText>
      </w:r>
      <w:r w:rsidR="00BD6573">
        <w:fldChar w:fldCharType="begin">
          <w:fldData xml:space="preserve">PEVuZE5vdGU+PENpdGU+PEF1dGhvcj5Hb21lczwvQXV0aG9yPjxZZWFyPjIwMjE8L1llYXI+PFJl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</w:fldData>
        </w:fldChar>
      </w:r>
      <w:r w:rsidR="00BD6573">
        <w:instrText xml:space="preserve"> ADDIN EN.CITE.DATA </w:instrText>
      </w:r>
      <w:r w:rsidR="00BD6573">
        <w:fldChar w:fldCharType="end"/>
      </w:r>
      <w:r w:rsidR="00C06F8C">
        <w:fldChar w:fldCharType="separate"/>
      </w:r>
      <w:r w:rsidRPr="00BD6573" w:rsidR="00BD6573">
        <w:rPr>
          <w:noProof/>
          <w:vertAlign w:val="superscript"/>
        </w:rPr>
        <w:t>20,21</w:t>
      </w:r>
      <w:r w:rsidR="00C06F8C">
        <w:fldChar w:fldCharType="end"/>
      </w:r>
      <w:r w:rsidR="00D464F3">
        <w:t xml:space="preserve"> this analysis applies to MCA outcome;</w:t>
      </w:r>
    </w:p>
    <w:p w:rsidRPr="00D464F3" w:rsidR="004A24C6" w:rsidP="004A24C6" w:rsidRDefault="004A24C6" w14:paraId="605C0AE7" w14:textId="77777777">
      <w:pPr>
        <w:pStyle w:val="ListParagraph"/>
        <w:widowControl w:val="0"/>
        <w:numPr>
          <w:ilvl w:val="0"/>
          <w:numId w:val="29"/>
        </w:numPr>
        <w:shd w:val="clear" w:color="auto" w:fill="FFFFFF" w:themeFill="background1"/>
        <w:tabs>
          <w:tab w:val="left" w:pos="709"/>
        </w:tabs>
        <w:spacing w:after="0" w:line="276" w:lineRule="auto"/>
        <w:ind w:left="0" w:firstLine="0"/>
        <w:contextualSpacing w:val="0"/>
        <w:rPr>
          <w:rFonts w:asciiTheme="majorHAnsi" w:hAnsiTheme="majorHAnsi"/>
        </w:rPr>
      </w:pPr>
      <w:r>
        <w:t>Exclusion of p</w:t>
      </w:r>
      <w:r w:rsidRPr="00AC68EC">
        <w:t>regnancies within women with pre-gestational diabetes (type I or II), identified as described in Task 1.3.5/1.5.4</w:t>
      </w:r>
      <w:r>
        <w:t>, when studying GDM;</w:t>
      </w:r>
    </w:p>
    <w:p w:rsidRPr="00D464F3" w:rsidR="004A24C6" w:rsidP="004A24C6" w:rsidRDefault="004A24C6" w14:paraId="461B249F" w14:textId="77777777">
      <w:pPr>
        <w:pStyle w:val="ListParagraph"/>
        <w:widowControl w:val="0"/>
        <w:numPr>
          <w:ilvl w:val="0"/>
          <w:numId w:val="29"/>
        </w:numPr>
        <w:shd w:val="clear" w:color="auto" w:fill="FFFFFF" w:themeFill="background1"/>
        <w:tabs>
          <w:tab w:val="left" w:pos="709"/>
        </w:tabs>
        <w:spacing w:after="0" w:line="276" w:lineRule="auto"/>
        <w:ind w:left="0" w:firstLine="0"/>
        <w:contextualSpacing w:val="0"/>
        <w:rPr>
          <w:rFonts w:asciiTheme="majorHAnsi" w:hAnsiTheme="majorHAnsi"/>
        </w:rPr>
      </w:pPr>
      <w:r>
        <w:t>Exclusion of p</w:t>
      </w:r>
      <w:r w:rsidRPr="00AC68EC">
        <w:t>regnancies within women with</w:t>
      </w:r>
      <w:r w:rsidRPr="00D464F3">
        <w:t xml:space="preserve"> </w:t>
      </w:r>
      <w:r w:rsidRPr="00AC68EC">
        <w:t xml:space="preserve">pre-existing hypertension, </w:t>
      </w:r>
      <w:r w:rsidRPr="007C7B32">
        <w:t>defined as (a) filled/prescribed/dispensed prescription for antihypertensive drugs (ATC C02), and/or (b) any hypertensive disease diagnosis (ICD-10: I10-I15)</w:t>
      </w:r>
      <w:r>
        <w:t xml:space="preserve"> in the 12 or 2.5/3 months prior to LMP, when studying preeclampsia.</w:t>
      </w:r>
    </w:p>
    <w:p w:rsidR="003802A3" w:rsidP="00D464F3" w:rsidRDefault="009660F6" w14:paraId="2484847B" w14:textId="6DE3A429">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rsidRPr="00C76F56">
        <w:t>Restriction to only one random pregnancy per woman</w:t>
      </w:r>
      <w:r w:rsidRPr="00C76F56" w:rsidR="00D464F3">
        <w:t xml:space="preserve"> when studying all outcomes;</w:t>
      </w:r>
    </w:p>
    <w:p w:rsidR="007E494A" w:rsidP="00D464F3" w:rsidRDefault="007E494A" w14:paraId="511DAE4E" w14:textId="19C91B48">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rsidRPr="007E494A">
        <w:rPr>
          <w:highlight w:val="yellow"/>
        </w:rPr>
        <w:t>Redefinition of equal look-back time across data sources, which is 2.5 months before LMP</w:t>
      </w:r>
      <w:r>
        <w:rPr>
          <w:highlight w:val="yellow"/>
        </w:rPr>
        <w:t>,</w:t>
      </w:r>
      <w:r w:rsidRPr="007E494A">
        <w:rPr>
          <w:highlight w:val="yellow"/>
        </w:rPr>
        <w:t xml:space="preserve"> when defining migraine at baseline</w:t>
      </w:r>
      <w:r>
        <w:t xml:space="preserve">. </w:t>
      </w:r>
    </w:p>
    <w:p w:rsidRPr="00C76F56" w:rsidR="00C63AA8" w:rsidP="4B254A4C" w:rsidRDefault="00C63AA8" w14:paraId="6013B6CC" w14:textId="56E68310" w14:noSpellErr="1">
      <w:pPr>
        <w:pStyle w:val="ListParagraph"/>
        <w:widowControl w:val="0"/>
        <w:numPr>
          <w:ilvl w:val="0"/>
          <w:numId w:val="29"/>
        </w:numPr>
        <w:shd w:val="clear" w:color="auto" w:fill="FFFFFF" w:themeFill="background1"/>
        <w:tabs>
          <w:tab w:val="left" w:pos="709"/>
        </w:tabs>
        <w:spacing w:after="0" w:line="276" w:lineRule="auto"/>
        <w:ind w:left="0" w:firstLine="0"/>
        <w:rPr/>
      </w:pPr>
      <w:commentRangeStart w:id="23"/>
      <w:commentRangeStart w:id="1828157706"/>
      <w:r w:rsidRPr="4B254A4C" w:rsidR="00C63AA8">
        <w:rPr>
          <w:highlight w:val="yellow"/>
        </w:rPr>
        <w:t xml:space="preserve">Sensitivity analyses </w:t>
      </w:r>
      <w:r w:rsidRPr="4B254A4C" w:rsidR="008530E6">
        <w:rPr>
          <w:highlight w:val="yellow"/>
        </w:rPr>
        <w:t xml:space="preserve">including pregnancies with unknown pregnancy outcome or with unknown birth or start date (that is observations where </w:t>
      </w:r>
      <w:r w:rsidRPr="4B254A4C" w:rsidR="008530E6">
        <w:rPr>
          <w:highlight w:val="yellow"/>
        </w:rPr>
        <w:t>gestational age is imputed</w:t>
      </w:r>
      <w:r w:rsidRPr="4B254A4C" w:rsidR="008530E6">
        <w:rPr>
          <w:highlight w:val="yellow"/>
        </w:rPr>
        <w:t xml:space="preserve">), </w:t>
      </w:r>
      <w:r w:rsidRPr="4B254A4C" w:rsidR="00C63AA8">
        <w:rPr>
          <w:highlight w:val="yellow"/>
        </w:rPr>
        <w:t>using the</w:t>
      </w:r>
      <w:r w:rsidRPr="4B254A4C" w:rsidR="008530E6">
        <w:rPr>
          <w:highlight w:val="yellow"/>
        </w:rPr>
        <w:t xml:space="preserve"> Pregnancy Algorithm (Task 7.7)</w:t>
      </w:r>
      <w:r w:rsidR="00C63AA8">
        <w:rPr/>
        <w:t>.</w:t>
      </w:r>
      <w:commentRangeEnd w:id="23"/>
      <w:r>
        <w:rPr>
          <w:rStyle w:val="CommentReference"/>
        </w:rPr>
        <w:commentReference w:id="23"/>
      </w:r>
      <w:commentRangeEnd w:id="1828157706"/>
      <w:r>
        <w:rPr>
          <w:rStyle w:val="CommentReference"/>
        </w:rPr>
        <w:commentReference w:id="1828157706"/>
      </w:r>
    </w:p>
    <w:p w:rsidRPr="00C76F56" w:rsidR="00646049" w:rsidP="4B254A4C" w:rsidRDefault="00646049" w14:paraId="33BDE4E2" w14:textId="2CE7AB67" w14:noSpellErr="1">
      <w:pPr>
        <w:pStyle w:val="ListParagraph"/>
        <w:widowControl w:val="0"/>
        <w:numPr>
          <w:ilvl w:val="0"/>
          <w:numId w:val="29"/>
        </w:numPr>
        <w:shd w:val="clear" w:color="auto" w:fill="FFFFFF" w:themeFill="background1"/>
        <w:tabs>
          <w:tab w:val="left" w:pos="709"/>
        </w:tabs>
        <w:spacing w:after="0" w:line="276" w:lineRule="auto"/>
        <w:ind w:left="0" w:firstLine="0"/>
        <w:rPr/>
      </w:pPr>
      <w:r w:rsidR="00646049">
        <w:rPr/>
        <w:t>Probabilistic bias analysis for outcome misclassification,</w:t>
      </w:r>
      <w:r>
        <w:fldChar w:fldCharType="begin"/>
      </w:r>
      <w:r>
        <w:instrText xml:space="preserve"> ADDIN EN.CITE &lt;EndNote&gt;&lt;Cite&gt;&lt;Author&gt;Lash&lt;/Author&gt;&lt;Year&gt;2017&lt;/Year&gt;&lt;RecNum&gt;4053&lt;/RecNum&gt;&lt;DisplayText&gt;&lt;style face="superscript"&gt;19&lt;/style&gt;&lt;/DisplayText&gt;&lt;record&gt;&lt;rec-number&gt;4053&lt;/rec-number&gt;&lt;foreign-keys&gt;&lt;key app="EN" db-id="d2p2xp2wstvavhetpst5rpw1x5xfv0v2tzvz" timestamp="1508956943" guid="4748fab5-77aa-4542-a84f-65a36a10428b"&gt;4053&lt;/key&gt;&lt;/foreign-keys&gt;&lt;ref-type name="Journal Article"&gt;17&lt;/ref-type&gt;&lt;contributors&gt;&lt;authors&gt;&lt;author&gt;Lash, Timothy L.&lt;/author&gt;&lt;/authors&gt;&lt;/contributors&gt;&lt;titles&gt;&lt;title&gt;The Harm Done to Reproducibility by the Culture of Null Hypothesis Significance Testing&lt;/title&gt;&lt;secondary-title&gt;American Journal of Epidemiology&lt;/secondary-title&gt;&lt;/titles&gt;&lt;periodical&gt;&lt;full-title&gt;American Journal of Epidemiology&lt;/full-title&gt;&lt;abbr-1&gt;Am. J. Epidemiol.&lt;/abbr-1&gt;&lt;abbr-2&gt;Am J Epidemiol&lt;/abbr-2&gt;&lt;/periodical&gt;&lt;pages&gt;627-635&lt;/pages&gt;&lt;volume&gt;186&lt;/volume&gt;&lt;number&gt;6&lt;/number&gt;&lt;keywords&gt;&lt;keyword&gt;Data Interpretation, Statistical&lt;/keyword&gt;&lt;keyword&gt;Epidemiologic Methods&lt;/keyword&gt;&lt;keyword&gt;Epidemiologic Research Design&lt;/keyword&gt;&lt;keyword&gt;Null Hypothesis&lt;/keyword&gt;&lt;keyword&gt;Reproducibility Of Results&lt;/keyword&gt;&lt;keyword&gt;Significance Testing&lt;/keyword&gt;&lt;keyword&gt;Statistical Significance&lt;/keyword&gt;&lt;keyword&gt;Statistics&lt;/keyword&gt;&lt;/keywords&gt;&lt;dates&gt;&lt;year&gt;2017&lt;/year&gt;&lt;/dates&gt;&lt;isbn&gt;0002-9262&lt;/isbn&gt;&lt;urls&gt;&lt;/urls&gt;&lt;electronic-resource-num&gt;10.1093/aje/kwx261&lt;/electronic-resource-num&gt;&lt;/record&gt;&lt;/Cite&gt;&lt;/EndNote&gt;</w:instrText>
      </w:r>
      <w:r>
        <w:fldChar w:fldCharType="separate"/>
      </w:r>
      <w:r w:rsidRPr="4B254A4C" w:rsidR="00BD6573">
        <w:rPr>
          <w:noProof/>
          <w:vertAlign w:val="superscript"/>
        </w:rPr>
        <w:t>19</w:t>
      </w:r>
      <w:r>
        <w:fldChar w:fldCharType="end"/>
      </w:r>
      <w:r w:rsidR="00646049">
        <w:rPr/>
        <w:t xml:space="preserve"> in specific preeclampsia and GDM</w:t>
      </w:r>
      <w:r w:rsidR="008952FB">
        <w:rPr/>
        <w:t>, using parameters on sensitivity and specificity published in the literatu</w:t>
      </w:r>
      <w:r w:rsidR="00DC0FAC">
        <w:rPr/>
        <w:t>re (see the Sap for Task 1.3.5)*</w:t>
      </w:r>
    </w:p>
    <w:p w:rsidRPr="00C76F56" w:rsidR="00D53DAE" w:rsidP="00D53DAE" w:rsidRDefault="00646049" w14:paraId="14D78385" w14:textId="4A07FF67">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rsidRPr="00C76F56">
        <w:t xml:space="preserve">Probabilistic bias analysis for unmeasured confounding </w:t>
      </w:r>
      <w:r w:rsidRPr="00C76F56" w:rsidR="008952FB">
        <w:t>using the e</w:t>
      </w:r>
      <w:r w:rsidRPr="00C76F56" w:rsidR="00DB2E47">
        <w:t>-</w:t>
      </w:r>
      <w:r w:rsidRPr="00C76F56" w:rsidR="008952FB">
        <w:t>value</w:t>
      </w:r>
      <w:r w:rsidRPr="00C76F56" w:rsidR="00D464F3">
        <w:t>, as well as probabilistic bias analysis for unmeasured confounding by migraine severity, BMI at LMP, alcohol use at baseline</w:t>
      </w:r>
      <w:r w:rsidR="00C76F56">
        <w:t xml:space="preserve">. Different scenarios with varying strength of the association confounder-exposure and confounder-outcome will be applied, ranging from small-moderate to larger effect size (relative risk range: 1.2, 1.5, 1.8, 2.0, </w:t>
      </w:r>
      <w:proofErr w:type="gramStart"/>
      <w:r w:rsidR="00C76F56">
        <w:t>2.3</w:t>
      </w:r>
      <w:proofErr w:type="gramEnd"/>
      <w:r w:rsidR="00C76F56">
        <w:t>).</w:t>
      </w:r>
      <w:r w:rsidRPr="00C76F56" w:rsidR="009D2F80">
        <w:fldChar w:fldCharType="begin">
          <w:fldData xml:space="preserve">PEVuZE5vdGU+PENpdGU+PEF1dGhvcj5MYXNoPC9BdXRob3I+PFllYXI+MjAwOTwvWWVhcj48UmVj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</w:fldData>
        </w:fldChar>
      </w:r>
      <w:r w:rsidR="00BD6573">
        <w:instrText xml:space="preserve"> ADDIN EN.CITE </w:instrText>
      </w:r>
      <w:r w:rsidR="00BD6573">
        <w:fldChar w:fldCharType="begin">
          <w:fldData xml:space="preserve">PEVuZE5vdGU+PENpdGU+PEF1dGhvcj5MYXNoPC9BdXRob3I+PFllYXI+MjAwOTwvWWVhcj48UmVj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</w:fldData>
        </w:fldChar>
      </w:r>
      <w:r w:rsidR="00BD6573">
        <w:instrText xml:space="preserve"> ADDIN EN.CITE.DATA </w:instrText>
      </w:r>
      <w:r w:rsidR="00BD6573">
        <w:fldChar w:fldCharType="end"/>
      </w:r>
      <w:r w:rsidRPr="00C76F56" w:rsidR="009D2F80">
        <w:fldChar w:fldCharType="separate"/>
      </w:r>
      <w:r w:rsidRPr="00BD6573" w:rsidR="00BD6573">
        <w:rPr>
          <w:noProof/>
          <w:vertAlign w:val="superscript"/>
        </w:rPr>
        <w:t>3,22</w:t>
      </w:r>
      <w:r w:rsidRPr="00C76F56" w:rsidR="009D2F80">
        <w:fldChar w:fldCharType="end"/>
      </w:r>
      <w:r w:rsidRPr="00C76F56" w:rsidR="00D53DAE">
        <w:t xml:space="preserve"> </w:t>
      </w:r>
    </w:p>
    <w:p w:rsidR="00D464F3" w:rsidP="00D53DAE" w:rsidRDefault="00D464F3" w14:paraId="17320026" w14:textId="1AFD858F">
      <w:pPr>
        <w:widowControl w:val="0"/>
        <w:shd w:val="clear" w:color="auto" w:fill="FFFFFF" w:themeFill="background1"/>
        <w:tabs>
          <w:tab w:val="left" w:pos="709"/>
        </w:tabs>
        <w:spacing w:after="0" w:line="276" w:lineRule="auto"/>
        <w:ind w:left="0" w:firstLine="0"/>
        <w:rPr>
          <w:rFonts w:asciiTheme="majorHAnsi" w:hAnsiTheme="majorHAnsi"/>
        </w:rPr>
      </w:pPr>
    </w:p>
    <w:p w:rsidRPr="00C76F56" w:rsidR="00D53DAE" w:rsidP="00D53DAE" w:rsidRDefault="006F7151" w14:paraId="0AF96CE2" w14:textId="0995F294">
      <w:pPr>
        <w:widowControl w:val="0"/>
        <w:shd w:val="clear" w:color="auto" w:fill="FFFFFF" w:themeFill="background1"/>
        <w:tabs>
          <w:tab w:val="left" w:pos="709"/>
        </w:tabs>
        <w:spacing w:after="0" w:line="276" w:lineRule="auto"/>
        <w:ind w:left="0" w:firstLine="0"/>
      </w:pPr>
      <w:r>
        <w:lastRenderedPageBreak/>
        <w:t>A</w:t>
      </w:r>
      <w:r w:rsidRPr="00C76F56" w:rsidR="00D53DAE">
        <w:t>dditional sensitivity analysis will be conducted, which</w:t>
      </w:r>
      <w:r>
        <w:t xml:space="preserve"> are</w:t>
      </w:r>
      <w:r w:rsidRPr="00C76F56" w:rsidR="00D53DAE">
        <w:t xml:space="preserve"> inherent the secondary analysis:</w:t>
      </w:r>
    </w:p>
    <w:p w:rsidR="00D53DAE" w:rsidP="00D53DAE" w:rsidRDefault="00D53DAE" w14:paraId="042F7957" w14:textId="72E46B5C">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rsidRPr="00C76F56">
        <w:t xml:space="preserve">Re-definition of extended use of </w:t>
      </w:r>
      <w:proofErr w:type="spellStart"/>
      <w:r w:rsidRPr="00C76F56">
        <w:t>triptans</w:t>
      </w:r>
      <w:proofErr w:type="spellEnd"/>
      <w:r w:rsidRPr="00C76F56">
        <w:t xml:space="preserve"> based on &gt;15 dosage unit (rather than DDD) within the 1 month period (30 days) ever in pregnancy.  </w:t>
      </w:r>
    </w:p>
    <w:p w:rsidR="00C63AA8" w:rsidP="00D53DAE" w:rsidRDefault="00C63AA8" w14:paraId="3FF79CC9" w14:textId="536A94C9">
      <w:pPr>
        <w:pStyle w:val="ListParagraph"/>
        <w:widowControl w:val="0"/>
        <w:numPr>
          <w:ilvl w:val="0"/>
          <w:numId w:val="29"/>
        </w:numPr>
        <w:shd w:val="clear" w:color="auto" w:fill="FFFFFF" w:themeFill="background1"/>
        <w:tabs>
          <w:tab w:val="left" w:pos="709"/>
        </w:tabs>
        <w:spacing w:after="0" w:line="276" w:lineRule="auto"/>
        <w:ind w:left="0" w:firstLine="0"/>
        <w:contextualSpacing w:val="0"/>
      </w:pPr>
      <w:r>
        <w:t xml:space="preserve">Exclusion of data sources lacking information on migraine diagnosis in primary care, in relation to the comparison of continued </w:t>
      </w:r>
      <w:proofErr w:type="spellStart"/>
      <w:r>
        <w:t>triptan</w:t>
      </w:r>
      <w:proofErr w:type="spellEnd"/>
      <w:r>
        <w:t xml:space="preserve"> in pregnancy relative to unexposed with migraine. </w:t>
      </w:r>
    </w:p>
    <w:p w:rsidRPr="006D0CAD" w:rsidR="003E75A8" w:rsidP="00C76F56" w:rsidRDefault="003E75A8" w14:paraId="6ABD6CC1" w14:textId="77777777">
      <w:pPr>
        <w:pStyle w:val="ListParagraph"/>
        <w:widowControl w:val="0"/>
        <w:shd w:val="clear" w:color="auto" w:fill="FFFFFF" w:themeFill="background1"/>
        <w:tabs>
          <w:tab w:val="left" w:pos="709"/>
        </w:tabs>
        <w:spacing w:after="0" w:line="276" w:lineRule="auto"/>
        <w:ind w:left="0" w:firstLine="0"/>
        <w:contextualSpacing w:val="0"/>
        <w:rPr>
          <w:highlight w:val="yellow"/>
        </w:rPr>
      </w:pPr>
    </w:p>
    <w:p w:rsidRPr="0032453E" w:rsidR="00A65367" w:rsidP="00984273" w:rsidRDefault="00A65367" w14:paraId="5AA20A30" w14:textId="60503B79">
      <w:pPr>
        <w:pStyle w:val="Heading2"/>
        <w:numPr>
          <w:ilvl w:val="1"/>
          <w:numId w:val="11"/>
        </w:numPr>
        <w:spacing w:line="276" w:lineRule="auto"/>
        <w:ind w:left="0" w:firstLine="0"/>
        <w:rPr>
          <w:b/>
        </w:rPr>
      </w:pPr>
      <w:bookmarkStart w:name="_Toc65855552" w:id="24"/>
      <w:bookmarkStart w:name="_Toc68687782" w:id="25"/>
      <w:bookmarkStart w:name="_Toc83933725" w:id="26"/>
      <w:r w:rsidRPr="0032453E">
        <w:rPr>
          <w:b/>
        </w:rPr>
        <w:t>Handling of missing data</w:t>
      </w:r>
      <w:bookmarkEnd w:id="24"/>
      <w:bookmarkEnd w:id="25"/>
      <w:bookmarkEnd w:id="26"/>
      <w:r w:rsidRPr="0032453E">
        <w:rPr>
          <w:b/>
        </w:rPr>
        <w:t xml:space="preserve"> </w:t>
      </w:r>
    </w:p>
    <w:p w:rsidRPr="00A736B0" w:rsidR="00A736B0" w:rsidP="00984273" w:rsidRDefault="0032453E" w14:paraId="11C1B5DA" w14:textId="4F250421">
      <w:pPr>
        <w:tabs>
          <w:tab w:val="left" w:pos="709"/>
        </w:tabs>
        <w:spacing w:line="276" w:lineRule="auto"/>
        <w:ind w:left="0" w:firstLine="0"/>
      </w:pPr>
      <w:r w:rsidRPr="00A736B0">
        <w:t>Observations with missing data on</w:t>
      </w:r>
      <w:r w:rsidRPr="00A736B0" w:rsidR="00A83628">
        <w:t xml:space="preserve"> the sufficient set of</w:t>
      </w:r>
      <w:r w:rsidRPr="00A736B0">
        <w:t xml:space="preserve"> confounders are excluded from the study cohort</w:t>
      </w:r>
      <w:r w:rsidR="00C63AA8">
        <w:t xml:space="preserve"> (see exclusion and inclusion criteria)</w:t>
      </w:r>
      <w:r w:rsidRPr="00A736B0">
        <w:t xml:space="preserve">. However, to understand the possible bias introduced by the complete case approach on the effect estimates, we will </w:t>
      </w:r>
      <w:r w:rsidRPr="00A736B0" w:rsidR="00A83628">
        <w:t xml:space="preserve">first </w:t>
      </w:r>
      <w:r w:rsidRPr="00A736B0">
        <w:t xml:space="preserve">explore and show descriptively the patterns of </w:t>
      </w:r>
      <w:proofErr w:type="spellStart"/>
      <w:r w:rsidRPr="00A736B0">
        <w:t>missingness</w:t>
      </w:r>
      <w:proofErr w:type="spellEnd"/>
      <w:r w:rsidRPr="00A736B0" w:rsidR="008952FB">
        <w:t xml:space="preserve"> at the phase of cohort selection</w:t>
      </w:r>
      <w:r w:rsidRPr="00A736B0">
        <w:t xml:space="preserve">. For each confounder, the extent of </w:t>
      </w:r>
      <w:proofErr w:type="spellStart"/>
      <w:r w:rsidRPr="00A736B0">
        <w:t>missingness</w:t>
      </w:r>
      <w:proofErr w:type="spellEnd"/>
      <w:r w:rsidRPr="00A736B0">
        <w:t xml:space="preserve"> will be tabulated by outcome and exposure group</w:t>
      </w:r>
      <w:r w:rsidR="00C76F56">
        <w:t>, by data source</w:t>
      </w:r>
      <w:r w:rsidRPr="00A736B0">
        <w:t>.</w:t>
      </w:r>
      <w:r w:rsidRPr="00A736B0" w:rsidR="00A83628">
        <w:t xml:space="preserve"> </w:t>
      </w:r>
    </w:p>
    <w:p w:rsidRPr="00A736B0" w:rsidR="0032453E" w:rsidP="00984273" w:rsidRDefault="00A83628" w14:paraId="535A4D6C" w14:textId="40FCD7DE">
      <w:pPr>
        <w:tabs>
          <w:tab w:val="left" w:pos="709"/>
        </w:tabs>
        <w:spacing w:line="276" w:lineRule="auto"/>
        <w:ind w:left="0" w:firstLine="0"/>
      </w:pPr>
      <w:r w:rsidRPr="00C76F56">
        <w:t>Furthermore, in the Norwegian data sources, we will conduct multiple imputation by chained equation for missing data in covariates</w:t>
      </w:r>
      <w:r w:rsidRPr="00C76F56" w:rsidR="00A736B0">
        <w:t>, in addition to a complete case approach</w:t>
      </w:r>
      <w:r w:rsidRPr="00C76F56">
        <w:t xml:space="preserve">. By comparing the effect estimates in the complete case versus multiple imputed approach in one data source, we will appraise, at least to some extent, the impact of missing data on our results. The imputation model will include exposure and outcome variables, as well as auxiliary variables. We will impute </w:t>
      </w:r>
      <w:r w:rsidR="007E494A">
        <w:t>1</w:t>
      </w:r>
      <w:r w:rsidRPr="00C76F56">
        <w:t>0 datasets.</w:t>
      </w:r>
      <w:r w:rsidRPr="00C76F56" w:rsidR="006D0CAD">
        <w:fldChar w:fldCharType="begin">
          <w:fldData xml:space="preserve">PEVuZE5vdGU+PENpdGU+PEF1dGhvcj5BenVyPC9BdXRob3I+PFllYXI+MjAxMTwvWWVhcj48UmVj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</w:fldData>
        </w:fldChar>
      </w:r>
      <w:r w:rsidR="00BD6573">
        <w:instrText xml:space="preserve"> ADDIN EN.CITE </w:instrText>
      </w:r>
      <w:r w:rsidR="00BD6573">
        <w:fldChar w:fldCharType="begin">
          <w:fldData xml:space="preserve">PEVuZE5vdGU+PENpdGU+PEF1dGhvcj5BenVyPC9BdXRob3I+PFllYXI+MjAxMTwvWWVhcj48UmVj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</w:fldData>
        </w:fldChar>
      </w:r>
      <w:r w:rsidR="00BD6573">
        <w:instrText xml:space="preserve"> ADDIN EN.CITE.DATA </w:instrText>
      </w:r>
      <w:r w:rsidR="00BD6573">
        <w:fldChar w:fldCharType="end"/>
      </w:r>
      <w:r w:rsidRPr="00C76F56" w:rsidR="006D0CAD">
        <w:fldChar w:fldCharType="separate"/>
      </w:r>
      <w:r w:rsidRPr="00BD6573" w:rsidR="00BD6573">
        <w:rPr>
          <w:noProof/>
          <w:vertAlign w:val="superscript"/>
        </w:rPr>
        <w:t>23,24</w:t>
      </w:r>
      <w:r w:rsidRPr="00C76F56" w:rsidR="006D0CAD">
        <w:fldChar w:fldCharType="end"/>
      </w:r>
      <w:r w:rsidRPr="00A736B0">
        <w:t xml:space="preserve"> </w:t>
      </w:r>
    </w:p>
    <w:p w:rsidRPr="00A924B9" w:rsidR="00E1610E" w:rsidP="00984273" w:rsidRDefault="00E1610E" w14:paraId="69575BBE" w14:textId="57677D0F">
      <w:pPr>
        <w:spacing w:line="276" w:lineRule="auto"/>
        <w:ind w:left="0"/>
      </w:pPr>
    </w:p>
    <w:p w:rsidRPr="007948D5" w:rsidR="007948D5" w:rsidP="00984273" w:rsidRDefault="007948D5" w14:paraId="4188389B" w14:textId="77777777">
      <w:pPr>
        <w:pStyle w:val="Heading2"/>
        <w:numPr>
          <w:ilvl w:val="1"/>
          <w:numId w:val="11"/>
        </w:numPr>
        <w:spacing w:line="276" w:lineRule="auto"/>
        <w:ind w:left="0" w:firstLine="0"/>
        <w:rPr>
          <w:b/>
        </w:rPr>
      </w:pPr>
      <w:r>
        <w:rPr>
          <w:b/>
        </w:rPr>
        <w:t>Meta-analysis of effect estimates</w:t>
      </w:r>
    </w:p>
    <w:p w:rsidR="006D32FD" w:rsidP="00513C6B" w:rsidRDefault="007948D5" w14:paraId="370E261F" w14:textId="392F5933">
      <w:pPr>
        <w:spacing w:line="276" w:lineRule="auto"/>
        <w:ind w:left="0" w:firstLine="0"/>
        <w:rPr>
          <w:b/>
          <w:bCs/>
        </w:rPr>
      </w:pPr>
      <w:r w:rsidRPr="007948D5">
        <w:t xml:space="preserve">For the meta-analysis of effects, effect estimates will be pooled using the random-effects model. The meta-analysis on aggregate </w:t>
      </w:r>
      <w:r w:rsidRPr="007948D5" w:rsidR="00DA5F81">
        <w:t>dat</w:t>
      </w:r>
      <w:r w:rsidR="00DA5F81">
        <w:t>a</w:t>
      </w:r>
      <w:r w:rsidRPr="007948D5" w:rsidR="00DA5F81">
        <w:t xml:space="preserve"> </w:t>
      </w:r>
      <w:r w:rsidRPr="007948D5">
        <w:t xml:space="preserve">will allow for adjustment for country-optimized covariates. To combine aggregated results from across countries accurately, suitable meta-analytic techniques for sparse data </w:t>
      </w:r>
      <w:r w:rsidR="00A7660E">
        <w:t>may</w:t>
      </w:r>
      <w:r w:rsidRPr="007948D5">
        <w:t xml:space="preserve"> be </w:t>
      </w:r>
      <w:r w:rsidR="00A7660E">
        <w:t>needed</w:t>
      </w:r>
      <w:r w:rsidRPr="007948D5">
        <w:t xml:space="preserve">. </w:t>
      </w:r>
    </w:p>
    <w:p w:rsidR="00BB7D01" w:rsidP="00984273" w:rsidRDefault="00BB7D01" w14:paraId="3FB4B0A4" w14:textId="186A18E0">
      <w:pPr>
        <w:tabs>
          <w:tab w:val="left" w:pos="3285"/>
        </w:tabs>
        <w:spacing w:line="276" w:lineRule="auto"/>
        <w:ind w:left="0" w:firstLine="0"/>
      </w:pPr>
      <w:r>
        <w:t>The re</w:t>
      </w:r>
      <w:r w:rsidRPr="00BB7D01">
        <w:t xml:space="preserve">sults </w:t>
      </w:r>
      <w:r>
        <w:t xml:space="preserve">of this project are </w:t>
      </w:r>
      <w:r w:rsidRPr="00BB7D01">
        <w:t xml:space="preserve">presented as shown in </w:t>
      </w:r>
      <w:r>
        <w:t xml:space="preserve">the </w:t>
      </w:r>
      <w:r w:rsidRPr="00BB7D01">
        <w:t>Table shells</w:t>
      </w:r>
      <w:r>
        <w:t xml:space="preserve"> </w:t>
      </w:r>
      <w:r w:rsidR="009D1E28">
        <w:t>1-9</w:t>
      </w:r>
      <w:r w:rsidR="00A039FE">
        <w:t xml:space="preserve"> and Figures 1-2</w:t>
      </w:r>
      <w:r>
        <w:t>.</w:t>
      </w:r>
      <w:r w:rsidR="009D1E28">
        <w:t xml:space="preserve"> Many results will be plotted in </w:t>
      </w:r>
      <w:r w:rsidR="00A039FE">
        <w:t xml:space="preserve">additional </w:t>
      </w:r>
      <w:r w:rsidR="009D1E28">
        <w:t xml:space="preserve">figures. </w:t>
      </w:r>
    </w:p>
    <w:p w:rsidR="00A039FE" w:rsidP="00984273" w:rsidRDefault="00A039FE" w14:paraId="39490970" w14:textId="5832052C">
      <w:pPr>
        <w:tabs>
          <w:tab w:val="left" w:pos="3285"/>
        </w:tabs>
        <w:spacing w:line="276" w:lineRule="auto"/>
        <w:ind w:left="0" w:firstLine="0"/>
      </w:pPr>
    </w:p>
    <w:p w:rsidRPr="00A039FE" w:rsidR="00A039FE" w:rsidP="00A039FE" w:rsidRDefault="00A039FE" w14:paraId="11FD53C3" w14:textId="017E28E2">
      <w:pPr>
        <w:pStyle w:val="Heading2"/>
        <w:numPr>
          <w:ilvl w:val="1"/>
          <w:numId w:val="11"/>
        </w:numPr>
        <w:spacing w:line="276" w:lineRule="auto"/>
        <w:ind w:left="0" w:firstLine="0"/>
        <w:rPr>
          <w:b/>
        </w:rPr>
      </w:pPr>
      <w:r w:rsidRPr="00A039FE">
        <w:rPr>
          <w:b/>
        </w:rPr>
        <w:t>Power calculation</w:t>
      </w:r>
    </w:p>
    <w:p w:rsidRPr="002F3951" w:rsidR="00A736B0" w:rsidP="00A736B0" w:rsidRDefault="00A736B0" w14:paraId="348D40DD" w14:textId="3F8814DA">
      <w:pPr>
        <w:tabs>
          <w:tab w:val="left" w:pos="3285"/>
        </w:tabs>
        <w:spacing w:line="276" w:lineRule="auto"/>
        <w:ind w:left="0" w:firstLine="0"/>
      </w:pPr>
      <w:r w:rsidRPr="002F3951">
        <w:t>The nine contributing data sources capture approximately 5 million pregnancies, depending on the in- and exclusion criteria that will differ according to the objectives. Based on recent research</w:t>
      </w:r>
      <w:r w:rsidRPr="002F3951" w:rsidR="00EF1F14">
        <w:t xml:space="preserve"> in Norway</w:t>
      </w:r>
      <w:proofErr w:type="gramStart"/>
      <w:r w:rsidRPr="002F3951">
        <w:t>,</w:t>
      </w:r>
      <w:proofErr w:type="gramEnd"/>
      <w:r w:rsidRPr="002F3951" w:rsidR="001C5492">
        <w:fldChar w:fldCharType="begin">
          <w:fldData xml:space="preserve">PEVuZE5vdGU+PENpdGU+PEF1dGhvcj5UYXVxZWVyPC9BdXRob3I+PFllYXI+MjAyMTwvWWVhcj48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</w:fldData>
        </w:fldChar>
      </w:r>
      <w:r w:rsidR="00BD6573">
        <w:instrText xml:space="preserve"> ADDIN EN.CITE </w:instrText>
      </w:r>
      <w:r w:rsidR="00BD6573">
        <w:fldChar w:fldCharType="begin">
          <w:fldData xml:space="preserve">PEVuZE5vdGU+PENpdGU+PEF1dGhvcj5UYXVxZWVyPC9BdXRob3I+PFllYXI+MjAyMTwvWWVhcj48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</w:fldData>
        </w:fldChar>
      </w:r>
      <w:r w:rsidR="00BD6573">
        <w:instrText xml:space="preserve"> ADDIN EN.CITE.DATA </w:instrText>
      </w:r>
      <w:r w:rsidR="00BD6573">
        <w:fldChar w:fldCharType="end"/>
      </w:r>
      <w:r w:rsidRPr="002F3951" w:rsidR="001C5492">
        <w:fldChar w:fldCharType="separate"/>
      </w:r>
      <w:r w:rsidRPr="00BD6573" w:rsidR="00BD6573">
        <w:rPr>
          <w:noProof/>
          <w:vertAlign w:val="superscript"/>
        </w:rPr>
        <w:t>6</w:t>
      </w:r>
      <w:r w:rsidRPr="002F3951" w:rsidR="001C5492">
        <w:fldChar w:fldCharType="end"/>
      </w:r>
      <w:r w:rsidRPr="002F3951">
        <w:t xml:space="preserve"> we expect that 0.6</w:t>
      </w:r>
      <w:r w:rsidRPr="002F3951" w:rsidR="00D47706">
        <w:t>-0.8</w:t>
      </w:r>
      <w:r w:rsidRPr="002F3951">
        <w:t xml:space="preserve">% of pregnant women at population level continue </w:t>
      </w:r>
      <w:proofErr w:type="spellStart"/>
      <w:r w:rsidRPr="002F3951">
        <w:t>triptan</w:t>
      </w:r>
      <w:proofErr w:type="spellEnd"/>
      <w:r w:rsidRPr="002F3951">
        <w:t xml:space="preserve"> in pregnancy, while </w:t>
      </w:r>
      <w:r w:rsidRPr="002F3951" w:rsidR="00EF1F14">
        <w:t xml:space="preserve">2.3% discontinue. Thus, we estimate - conservatively - to include at least 30,000 pregnancies with continued </w:t>
      </w:r>
      <w:proofErr w:type="spellStart"/>
      <w:r w:rsidRPr="002F3951" w:rsidR="00EF1F14">
        <w:t>triptan</w:t>
      </w:r>
      <w:proofErr w:type="spellEnd"/>
      <w:r w:rsidRPr="002F3951" w:rsidR="00EF1F14">
        <w:t xml:space="preserve"> use in pregnancy, 115 000 discontinuers before pregnancy, and about 350 000 with no </w:t>
      </w:r>
      <w:proofErr w:type="spellStart"/>
      <w:r w:rsidRPr="002F3951" w:rsidR="00EF1F14">
        <w:t>triptan</w:t>
      </w:r>
      <w:proofErr w:type="spellEnd"/>
      <w:r w:rsidRPr="002F3951" w:rsidR="00EF1F14">
        <w:t xml:space="preserve"> exposure but migraine. </w:t>
      </w:r>
      <w:proofErr w:type="spellStart"/>
      <w:r w:rsidRPr="002F3951" w:rsidR="00D47706">
        <w:t>Triptan</w:t>
      </w:r>
      <w:proofErr w:type="spellEnd"/>
      <w:r w:rsidRPr="002F3951" w:rsidR="00D47706">
        <w:t xml:space="preserve"> exposure in first, second and third trimester is estimate to be 0.6%, 0.2% and 0.1%, respectively;</w:t>
      </w:r>
      <w:r w:rsidRPr="002F3951" w:rsidR="00D47706">
        <w:fldChar w:fldCharType="begin"/>
      </w:r>
      <w:r w:rsidR="00BD6573">
        <w:instrText xml:space="preserve"> ADDIN EN.CITE &lt;EndNote&gt;&lt;Cite&gt;&lt;Author&gt;Nezvalová-Henriksen&lt;/Author&gt;&lt;Year&gt;2013&lt;/Year&gt;&lt;RecNum&gt;5342&lt;/RecNum&gt;&lt;DisplayText&gt;&lt;style face="superscript"&gt;25&lt;/style&gt;&lt;/DisplayText&gt;&lt;record&gt;&lt;rec-number&gt;5342&lt;/rec-number&gt;&lt;foreign-keys&gt;&lt;key app="EN" db-id="d2p2xp2wstvavhetpst5rpw1x5xfv0v2tzvz" timestamp="1649781374" guid="96107bb5-94b1-4d45-8625-4f111d924ea3"&gt;5342&lt;/key&gt;&lt;/foreign-keys&gt;&lt;ref-type name="Journal Article"&gt;17&lt;/ref-type&gt;&lt;contributors&gt;&lt;authors&gt;&lt;author&gt;Nezvalová-Henriksen, Kateřina&lt;/author&gt;&lt;author&gt;Spigset, Olav&lt;/author&gt;&lt;author&gt;Nordeng, Hedvig&lt;/author&gt;&lt;/authors&gt;&lt;/contributors&gt;&lt;titles&gt;&lt;title&gt;Triptan safety during pregnancy: a Norwegian population registry study&lt;/title&gt;&lt;secondary-title&gt;European Journal of Epidemiology&lt;/secondary-title&gt;&lt;/titles&gt;&lt;periodical&gt;&lt;full-title&gt;European Journal of Epidemiology&lt;/full-title&gt;&lt;abbr-1&gt;Eur. J. Epidemiol.&lt;/abbr-1&gt;&lt;abbr-2&gt;Eur J Epidemiol&lt;/abbr-2&gt;&lt;/periodical&gt;&lt;pages&gt;759-769&lt;/pages&gt;&lt;volume&gt;28&lt;/volume&gt;&lt;number&gt;9&lt;/number&gt;&lt;dates&gt;&lt;year&gt;2013&lt;/year&gt;&lt;pub-dates&gt;&lt;date&gt;2013/09/01&lt;/date&gt;&lt;/pub-dates&gt;&lt;/dates&gt;&lt;isbn&gt;1573-7284&lt;/isbn&gt;&lt;urls&gt;&lt;related-urls&gt;&lt;url&gt;https://doi.org/10.1007/s10654-013-9831-x&lt;/url&gt;&lt;url&gt;https://link.springer.com/content/pdf/10.1007/s10654-013-9831-x.pdf&lt;/url&gt;&lt;/related-urls&gt;&lt;/urls&gt;&lt;electronic-resource-num&gt;10.1007/s10654-013-9831-x&lt;/electronic-resource-num&gt;&lt;/record&gt;&lt;/Cite&gt;&lt;/EndNote&gt;</w:instrText>
      </w:r>
      <w:r w:rsidRPr="002F3951" w:rsidR="00D47706">
        <w:fldChar w:fldCharType="separate"/>
      </w:r>
      <w:r w:rsidRPr="00BD6573" w:rsidR="00BD6573">
        <w:rPr>
          <w:noProof/>
          <w:vertAlign w:val="superscript"/>
        </w:rPr>
        <w:t>25</w:t>
      </w:r>
      <w:r w:rsidRPr="002F3951" w:rsidR="00D47706">
        <w:fldChar w:fldCharType="end"/>
      </w:r>
      <w:r w:rsidRPr="002F3951" w:rsidR="00D47706">
        <w:t xml:space="preserve"> thus, we conservatively estimate to include at least 30,000 pregnancies with </w:t>
      </w:r>
      <w:proofErr w:type="spellStart"/>
      <w:r w:rsidRPr="002F3951" w:rsidR="00D47706">
        <w:t>triptan</w:t>
      </w:r>
      <w:proofErr w:type="spellEnd"/>
      <w:r w:rsidRPr="002F3951" w:rsidR="00D47706">
        <w:t xml:space="preserve"> exposure in first trimester, 10,000 and 5,000 with exposure in second and third trimester. </w:t>
      </w:r>
    </w:p>
    <w:p w:rsidR="00F07227" w:rsidP="007A048D" w:rsidRDefault="00A736B0" w14:paraId="0D3E9A37" w14:textId="5CE4B976">
      <w:pPr>
        <w:tabs>
          <w:tab w:val="left" w:pos="3285"/>
        </w:tabs>
        <w:spacing w:line="276" w:lineRule="auto"/>
        <w:ind w:left="0" w:firstLine="0"/>
      </w:pPr>
      <w:r w:rsidRPr="002F3951">
        <w:t>Power calculations showed that we can expect t</w:t>
      </w:r>
      <w:r w:rsidRPr="002F3951" w:rsidR="003F70D9">
        <w:t xml:space="preserve">o be able to detect at least a </w:t>
      </w:r>
      <w:r w:rsidRPr="002F3951" w:rsidR="00E0699A">
        <w:t>20</w:t>
      </w:r>
      <w:r w:rsidRPr="002F3951">
        <w:t xml:space="preserve">% increased risk in cardiac anomalies (baseline prevalence: 1%) and </w:t>
      </w:r>
      <w:r w:rsidRPr="002F3951" w:rsidR="00E0699A">
        <w:t xml:space="preserve">15% increased risk for </w:t>
      </w:r>
      <w:r w:rsidRPr="002F3951">
        <w:t xml:space="preserve">any major congenital anomaly (baseline prevalence: 2.3%) for </w:t>
      </w:r>
      <w:r w:rsidRPr="002F3951" w:rsidR="00E0699A">
        <w:t xml:space="preserve">continued </w:t>
      </w:r>
      <w:proofErr w:type="spellStart"/>
      <w:r w:rsidRPr="002F3951" w:rsidR="00E0699A">
        <w:t>triptan</w:t>
      </w:r>
      <w:proofErr w:type="spellEnd"/>
      <w:r w:rsidRPr="002F3951" w:rsidR="00E0699A">
        <w:t xml:space="preserve"> use in first trimester, relative to discontinuation.  For </w:t>
      </w:r>
      <w:r w:rsidRPr="002F3951" w:rsidR="00E0699A">
        <w:lastRenderedPageBreak/>
        <w:t>the more common outcomes of prematurity (baseline prevalence: 10%), low birth weight (baseline prevalence: 5-7%) and small-for-gestational-age (baseline prevalence: 10%), we are able to rule out at least 10-15% increased risk in the models assessing time-varying exposure effects</w:t>
      </w:r>
      <w:r w:rsidRPr="002F3951" w:rsidR="00DE6766">
        <w:t xml:space="preserve"> in second and third trimester where the prevalence of </w:t>
      </w:r>
      <w:proofErr w:type="spellStart"/>
      <w:r w:rsidRPr="002F3951" w:rsidR="00DE6766">
        <w:t>triptan</w:t>
      </w:r>
      <w:proofErr w:type="spellEnd"/>
      <w:r w:rsidRPr="002F3951" w:rsidR="00DE6766">
        <w:t xml:space="preserve"> exposure is lowest</w:t>
      </w:r>
      <w:r w:rsidRPr="002F3951" w:rsidR="00E0699A">
        <w:t>.</w:t>
      </w:r>
    </w:p>
    <w:p w:rsidR="007A048D" w:rsidRDefault="007A048D" w14:paraId="4DABCC64" w14:textId="2418831B">
      <w:r>
        <w:br w:type="page"/>
      </w:r>
    </w:p>
    <w:p w:rsidR="007A048D" w:rsidP="007A048D" w:rsidRDefault="007A048D" w14:paraId="17C68925" w14:textId="77777777">
      <w:pPr>
        <w:tabs>
          <w:tab w:val="left" w:pos="3285"/>
        </w:tabs>
        <w:spacing w:line="276" w:lineRule="auto"/>
        <w:ind w:left="0" w:firstLine="0"/>
        <w:sectPr w:rsidR="007A048D" w:rsidSect="007A048D">
          <w:headerReference w:type="default" r:id="rId21"/>
          <w:footerReference w:type="default" r:id="rId22"/>
          <w:pgSz w:w="11906" w:h="16838" w:orient="portrait" w:code="9"/>
          <w:pgMar w:top="1440" w:right="1440" w:bottom="1440" w:left="1440" w:header="706" w:footer="706" w:gutter="0"/>
          <w:cols w:space="708"/>
          <w:docGrid w:linePitch="360"/>
        </w:sectPr>
      </w:pPr>
    </w:p>
    <w:p w:rsidR="007A048D" w:rsidP="007A048D" w:rsidRDefault="007A048D" w14:paraId="5B6A58F1" w14:textId="286A7991">
      <w:pPr>
        <w:tabs>
          <w:tab w:val="left" w:pos="3285"/>
        </w:tabs>
        <w:spacing w:line="276" w:lineRule="auto"/>
        <w:ind w:left="0" w:firstLine="0"/>
      </w:pPr>
    </w:p>
    <w:tbl>
      <w:tblPr>
        <w:tblStyle w:val="PlainTable21"/>
        <w:tblpPr w:leftFromText="180" w:rightFromText="180" w:vertAnchor="text" w:horzAnchor="margin" w:tblpXSpec="center" w:tblpY="115"/>
        <w:tblW w:w="5253" w:type="pct"/>
        <w:tblLook w:val="0000" w:firstRow="0" w:lastRow="0" w:firstColumn="0" w:lastColumn="0" w:noHBand="0" w:noVBand="0"/>
      </w:tblPr>
      <w:tblGrid>
        <w:gridCol w:w="1027"/>
        <w:gridCol w:w="367"/>
        <w:gridCol w:w="1915"/>
        <w:gridCol w:w="1032"/>
        <w:gridCol w:w="1680"/>
        <w:gridCol w:w="1387"/>
        <w:gridCol w:w="1965"/>
        <w:gridCol w:w="1505"/>
        <w:gridCol w:w="1795"/>
        <w:gridCol w:w="1991"/>
      </w:tblGrid>
      <w:tr w:rsidRPr="007A048D" w:rsidR="005E421B" w:rsidTr="4B254A4C" w14:paraId="1BD5A5DE" w14:textId="77777777">
        <w:trPr>
          <w:cnfStyle w:val="000000100000" w:firstRow="0" w:lastRow="0" w:firstColumn="0" w:lastColumn="0" w:oddVBand="0" w:evenVBand="0" w:oddHBand="1" w:evenHBand="0" w:firstRowFirstColumn="0" w:firstRowLastColumn="0" w:lastRowFirstColumn="0" w:lastRowLastColumn="0"/>
          <w:trHeight w:val="53"/>
        </w:trPr>
        <w:tc>
          <w:tcPr>
            <w:cnfStyle w:val="000010000000" w:firstRow="0" w:lastRow="0" w:firstColumn="0" w:lastColumn="0" w:oddVBand="1" w:evenVBand="0" w:oddHBand="0" w:evenHBand="0" w:firstRowFirstColumn="0" w:firstRowLastColumn="0" w:lastRowFirstColumn="0" w:lastRowLastColumn="0"/>
            <w:tcW w:w="350" w:type="pct"/>
            <w:tcBorders>
              <w:top w:val="nil"/>
              <w:left w:val="nil"/>
              <w:right w:val="nil"/>
            </w:tcBorders>
            <w:tcMar/>
            <w:vAlign w:val="center"/>
          </w:tcPr>
          <w:p w:rsidRPr="007A048D" w:rsidR="005E421B" w:rsidP="4B254A4C" w:rsidRDefault="005E421B" w14:paraId="382EE7E5" w14:textId="77777777" w14:noSpellErr="1">
            <w:pPr>
              <w:jc w:val="left"/>
              <w:rPr>
                <w:b w:val="1"/>
                <w:bCs w:val="1"/>
                <w:sz w:val="16"/>
                <w:szCs w:val="16"/>
              </w:rPr>
            </w:pPr>
          </w:p>
        </w:tc>
        <w:tc>
          <w:tcPr>
            <w:cnfStyle w:val="000001000000" w:firstRow="0" w:lastRow="0" w:firstColumn="0" w:lastColumn="0" w:oddVBand="0" w:evenVBand="1" w:oddHBand="0" w:evenHBand="0" w:firstRowFirstColumn="0" w:firstRowLastColumn="0" w:lastRowFirstColumn="0" w:lastRowLastColumn="0"/>
            <w:tcW w:w="4650" w:type="pct"/>
            <w:gridSpan w:val="9"/>
            <w:tcBorders>
              <w:top w:val="nil"/>
              <w:left w:val="nil"/>
              <w:right w:val="nil"/>
            </w:tcBorders>
            <w:tcMar/>
            <w:vAlign w:val="center"/>
          </w:tcPr>
          <w:p w:rsidRPr="007A048D" w:rsidR="005E421B" w:rsidP="4B254A4C" w:rsidRDefault="005E421B" w14:paraId="1C35D276" w14:textId="66DFF10A" w14:noSpellErr="1">
            <w:pPr>
              <w:jc w:val="left"/>
              <w:rPr>
                <w:sz w:val="24"/>
                <w:szCs w:val="24"/>
              </w:rPr>
            </w:pPr>
            <w:commentRangeStart w:id="27"/>
            <w:r w:rsidRPr="4B254A4C" w:rsidR="1FC2FA61">
              <w:rPr>
                <w:b w:val="1"/>
                <w:bCs w:val="1"/>
                <w:sz w:val="24"/>
                <w:szCs w:val="24"/>
              </w:rPr>
              <w:t>Appendix 1</w:t>
            </w:r>
            <w:r w:rsidRPr="4B254A4C" w:rsidR="1FC2FA61">
              <w:rPr>
                <w:b w:val="1"/>
                <w:bCs w:val="1"/>
                <w:sz w:val="24"/>
                <w:szCs w:val="24"/>
              </w:rPr>
              <w:t xml:space="preserve">: </w:t>
            </w:r>
            <w:r w:rsidRPr="4B254A4C" w:rsidR="1FC2FA61">
              <w:rPr>
                <w:sz w:val="24"/>
                <w:szCs w:val="24"/>
              </w:rPr>
              <w:t>Overview of data sources and estimates of number of pregnancies and type of data</w:t>
            </w:r>
            <w:commentRangeEnd w:id="27"/>
            <w:r>
              <w:rPr>
                <w:rStyle w:val="CommentReference"/>
              </w:rPr>
              <w:commentReference w:id="27"/>
            </w:r>
          </w:p>
          <w:p w:rsidRPr="007A048D" w:rsidR="005E421B" w:rsidP="4B254A4C" w:rsidRDefault="005E421B" w14:paraId="1AC1E75D" w14:textId="783ECC70" w14:noSpellErr="1">
            <w:pPr>
              <w:jc w:val="left"/>
              <w:rPr>
                <w:b w:val="1"/>
                <w:bCs w:val="1"/>
                <w:sz w:val="24"/>
                <w:szCs w:val="24"/>
              </w:rPr>
            </w:pPr>
          </w:p>
        </w:tc>
      </w:tr>
      <w:tr w:rsidRPr="007A048D" w:rsidR="007A048D" w:rsidTr="4B254A4C" w14:paraId="32E7976E" w14:textId="77777777">
        <w:trPr>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33CCDDB5"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Country</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55622A8A"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Name Data source</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3206DC68"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Births per year (1000)</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4C424750"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Pregnancies (2005-2019) (1000)</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25B6B77C"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Type of data source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6DA9C757"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Registries used</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255156C2" w14:textId="77777777"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Diagnoses recordings</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5E421B" w14:paraId="134FB2CE" w14:textId="2154BCB6"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Prescriptions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3C7A1796" w14:textId="7A831F2B" w14:noSpellErr="1">
            <w:pPr>
              <w:pStyle w:val="Normal"/>
              <w:bidi w:val="0"/>
              <w:spacing w:before="0" w:beforeAutospacing="off" w:after="120" w:afterAutospacing="off" w:line="276" w:lineRule="auto"/>
              <w:ind w:left="0" w:right="0"/>
              <w:jc w:val="both"/>
              <w:rPr>
                <w:sz w:val="20"/>
                <w:szCs w:val="20"/>
              </w:rPr>
            </w:pPr>
            <w:r w:rsidRPr="4B254A4C" w:rsidR="1FC2FA61">
              <w:rPr>
                <w:sz w:val="20"/>
                <w:szCs w:val="20"/>
              </w:rPr>
              <w:t>Birth registry data</w:t>
            </w:r>
          </w:p>
        </w:tc>
      </w:tr>
      <w:tr w:rsidRPr="007A048D" w:rsidR="007A048D" w:rsidTr="4B254A4C" w14:paraId="6F85778C" w14:textId="77777777">
        <w:trPr>
          <w:cnfStyle w:val="000000100000" w:firstRow="0" w:lastRow="0" w:firstColumn="0" w:lastColumn="0" w:oddVBand="0" w:evenVBand="0" w:oddHBand="1" w:evenHBand="0" w:firstRowFirstColumn="0" w:firstRowLastColumn="0" w:lastRowFirstColumn="0" w:lastRowLastColumn="0"/>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79A92ACD" w14:textId="77777777" w14:noSpellErr="1">
            <w:pPr>
              <w:jc w:val="left"/>
              <w:rPr>
                <w:sz w:val="16"/>
                <w:szCs w:val="16"/>
              </w:rPr>
            </w:pPr>
            <w:r w:rsidRPr="4B254A4C" w:rsidR="1FC2FA61">
              <w:rPr>
                <w:sz w:val="16"/>
                <w:szCs w:val="16"/>
              </w:rPr>
              <w:t>Finland</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69DC047D" w14:textId="77777777" w14:noSpellErr="1">
            <w:pPr>
              <w:jc w:val="left"/>
              <w:rPr>
                <w:sz w:val="16"/>
                <w:szCs w:val="16"/>
              </w:rPr>
            </w:pPr>
            <w:r w:rsidRPr="4B254A4C" w:rsidR="1FC2FA61">
              <w:rPr>
                <w:sz w:val="16"/>
                <w:szCs w:val="16"/>
              </w:rPr>
              <w:t>Finish registries</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38A51FBA" w14:textId="77777777" w14:noSpellErr="1">
            <w:pPr>
              <w:jc w:val="left"/>
              <w:rPr>
                <w:sz w:val="16"/>
                <w:szCs w:val="16"/>
              </w:rPr>
            </w:pPr>
            <w:r w:rsidRPr="4B254A4C" w:rsidR="1FC2FA61">
              <w:rPr>
                <w:sz w:val="16"/>
                <w:szCs w:val="16"/>
              </w:rPr>
              <w:t>60</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31BF0720" w14:textId="77777777" w14:noSpellErr="1">
            <w:pPr>
              <w:jc w:val="left"/>
              <w:rPr>
                <w:sz w:val="16"/>
                <w:szCs w:val="16"/>
              </w:rPr>
            </w:pPr>
            <w:r w:rsidRPr="4B254A4C" w:rsidR="1FC2FA61">
              <w:rPr>
                <w:sz w:val="16"/>
                <w:szCs w:val="16"/>
              </w:rPr>
              <w:t>900</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08812754"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5DCE66AE" w14:textId="77777777" w14:noSpellErr="1">
            <w:pPr>
              <w:jc w:val="left"/>
              <w:rPr>
                <w:sz w:val="16"/>
                <w:szCs w:val="16"/>
              </w:rPr>
            </w:pPr>
            <w:r w:rsidRPr="4B254A4C" w:rsidR="1FC2FA61">
              <w:rPr>
                <w:sz w:val="16"/>
                <w:szCs w:val="16"/>
              </w:rPr>
              <w:t>Care Register for Health Care (HILMO)</w:t>
            </w:r>
          </w:p>
          <w:p w:rsidRPr="007A048D" w:rsidR="005E421B" w:rsidP="4B254A4C" w:rsidRDefault="005E421B" w14:paraId="5245FEA5" w14:textId="77777777">
            <w:pPr>
              <w:jc w:val="left"/>
              <w:rPr>
                <w:sz w:val="16"/>
                <w:szCs w:val="16"/>
              </w:rPr>
            </w:pPr>
            <w:r w:rsidRPr="4B254A4C" w:rsidR="1FC2FA61">
              <w:rPr>
                <w:sz w:val="16"/>
                <w:szCs w:val="16"/>
              </w:rPr>
              <w:t>Register of Primary Health Care visits (</w:t>
            </w:r>
            <w:proofErr w:type="spellStart"/>
            <w:r w:rsidRPr="4B254A4C" w:rsidR="1FC2FA61">
              <w:rPr>
                <w:sz w:val="16"/>
                <w:szCs w:val="16"/>
              </w:rPr>
              <w:t>Avohilmo</w:t>
            </w:r>
            <w:proofErr w:type="spellEnd"/>
            <w:r w:rsidRPr="4B254A4C" w:rsidR="1FC2FA61">
              <w:rPr>
                <w:sz w:val="16"/>
                <w:szCs w:val="16"/>
              </w:rPr>
              <w:t>)</w:t>
            </w:r>
          </w:p>
          <w:p w:rsidRPr="007A048D" w:rsidR="005E421B" w:rsidP="4B254A4C" w:rsidRDefault="005E421B" w14:paraId="6246ED2F" w14:textId="77777777" w14:noSpellErr="1">
            <w:pPr>
              <w:jc w:val="left"/>
              <w:rPr>
                <w:sz w:val="16"/>
                <w:szCs w:val="16"/>
              </w:rPr>
            </w:pPr>
            <w:r w:rsidRPr="4B254A4C" w:rsidR="1FC2FA61">
              <w:rPr>
                <w:sz w:val="16"/>
                <w:szCs w:val="16"/>
              </w:rPr>
              <w:t>Medical Birth Register</w:t>
            </w:r>
          </w:p>
          <w:p w:rsidRPr="007A048D" w:rsidR="005E421B" w:rsidP="4B254A4C" w:rsidRDefault="005E421B" w14:paraId="56061DD5" w14:textId="77777777" w14:noSpellErr="1">
            <w:pPr>
              <w:jc w:val="left"/>
              <w:rPr>
                <w:sz w:val="16"/>
                <w:szCs w:val="16"/>
              </w:rPr>
            </w:pPr>
            <w:r w:rsidRPr="4B254A4C" w:rsidR="1FC2FA61">
              <w:rPr>
                <w:sz w:val="16"/>
                <w:szCs w:val="16"/>
              </w:rPr>
              <w:t>Register of Congenital Malformations</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43B35496" w14:textId="77777777" w14:noSpellErr="1">
            <w:pPr>
              <w:jc w:val="left"/>
              <w:rPr>
                <w:sz w:val="16"/>
                <w:szCs w:val="16"/>
              </w:rPr>
            </w:pPr>
            <w:r w:rsidRPr="4B254A4C" w:rsidR="1FC2FA61">
              <w:rPr>
                <w:sz w:val="16"/>
                <w:szCs w:val="16"/>
              </w:rPr>
              <w:t>GP, 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7A048D" w:rsidP="4B254A4C" w:rsidRDefault="007A048D" w14:paraId="3EC0096F" w14:textId="77777777">
            <w:pPr>
              <w:jc w:val="left"/>
              <w:rPr>
                <w:sz w:val="16"/>
                <w:szCs w:val="16"/>
              </w:rPr>
            </w:pPr>
            <w:proofErr w:type="spellStart"/>
            <w:r w:rsidRPr="4B254A4C" w:rsidR="007A048D">
              <w:rPr>
                <w:sz w:val="16"/>
                <w:szCs w:val="16"/>
              </w:rPr>
              <w:t>Dispensings</w:t>
            </w:r>
            <w:proofErr w:type="spellEnd"/>
            <w:r w:rsidRPr="4B254A4C" w:rsidR="007A048D">
              <w:rPr>
                <w:sz w:val="16"/>
                <w:szCs w:val="16"/>
              </w:rPr>
              <w:t xml:space="preserve"> in</w:t>
            </w:r>
          </w:p>
          <w:p w:rsidRPr="007A048D" w:rsidR="005E421B" w:rsidP="4B254A4C" w:rsidRDefault="007A048D" w14:paraId="3EE9227F" w14:textId="6836B6F9" w14:noSpellErr="1">
            <w:pPr>
              <w:jc w:val="left"/>
              <w:rPr>
                <w:sz w:val="16"/>
                <w:szCs w:val="16"/>
              </w:rPr>
            </w:pPr>
            <w:r w:rsidRPr="4B254A4C" w:rsidR="007A048D">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51C0E106" w14:textId="738B37D0" w14:noSpellErr="1">
            <w:pPr>
              <w:jc w:val="left"/>
              <w:rPr>
                <w:sz w:val="16"/>
                <w:szCs w:val="16"/>
              </w:rPr>
            </w:pPr>
            <w:r w:rsidRPr="4B254A4C" w:rsidR="1FC2FA61">
              <w:rPr>
                <w:sz w:val="16"/>
                <w:szCs w:val="16"/>
              </w:rPr>
              <w:t>Yes</w:t>
            </w:r>
          </w:p>
        </w:tc>
      </w:tr>
      <w:tr w:rsidRPr="007A048D" w:rsidR="007A048D" w:rsidTr="4B254A4C" w14:paraId="53CF8229" w14:textId="77777777">
        <w:trPr>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7A048D" w:rsidP="4B254A4C" w:rsidRDefault="007A048D" w14:paraId="6E4823ED" w14:textId="77777777" w14:noSpellErr="1">
            <w:pPr>
              <w:jc w:val="left"/>
              <w:rPr>
                <w:sz w:val="16"/>
                <w:szCs w:val="16"/>
              </w:rPr>
            </w:pPr>
            <w:r w:rsidRPr="4B254A4C" w:rsidR="007A048D">
              <w:rPr>
                <w:sz w:val="16"/>
                <w:szCs w:val="16"/>
              </w:rPr>
              <w:t>France</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7A048D" w:rsidP="4B254A4C" w:rsidRDefault="007A048D" w14:paraId="609734DB" w14:textId="77777777" w14:noSpellErr="1">
            <w:pPr>
              <w:jc w:val="left"/>
              <w:rPr>
                <w:sz w:val="16"/>
                <w:szCs w:val="16"/>
              </w:rPr>
            </w:pPr>
            <w:r w:rsidRPr="4B254A4C" w:rsidR="007A048D">
              <w:rPr>
                <w:sz w:val="16"/>
                <w:szCs w:val="16"/>
              </w:rPr>
              <w:t>EFEMERIS</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7A048D" w:rsidP="4B254A4C" w:rsidRDefault="007A048D" w14:paraId="23D395D8" w14:textId="77777777" w14:noSpellErr="1">
            <w:pPr>
              <w:jc w:val="left"/>
              <w:rPr>
                <w:sz w:val="16"/>
                <w:szCs w:val="16"/>
              </w:rPr>
            </w:pPr>
            <w:r w:rsidRPr="4B254A4C" w:rsidR="007A048D">
              <w:rPr>
                <w:sz w:val="16"/>
                <w:szCs w:val="16"/>
              </w:rPr>
              <w:t>10</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7A048D" w:rsidP="4B254A4C" w:rsidRDefault="007A048D" w14:paraId="0728429C" w14:textId="77777777" w14:noSpellErr="1">
            <w:pPr>
              <w:jc w:val="left"/>
              <w:rPr>
                <w:sz w:val="16"/>
                <w:szCs w:val="16"/>
              </w:rPr>
            </w:pPr>
            <w:r w:rsidRPr="4B254A4C" w:rsidR="007A048D">
              <w:rPr>
                <w:sz w:val="16"/>
                <w:szCs w:val="16"/>
              </w:rPr>
              <w:t>140</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7A048D" w:rsidP="4B254A4C" w:rsidRDefault="007A048D" w14:paraId="2E90048F" w14:textId="77777777" w14:noSpellErr="1">
            <w:pPr>
              <w:jc w:val="left"/>
              <w:rPr>
                <w:sz w:val="16"/>
                <w:szCs w:val="16"/>
              </w:rPr>
            </w:pPr>
            <w:r w:rsidRPr="4B254A4C" w:rsidR="007A048D">
              <w:rPr>
                <w:sz w:val="16"/>
                <w:szCs w:val="16"/>
              </w:rPr>
              <w:t>Cohort</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7A048D" w:rsidP="4B254A4C" w:rsidRDefault="007A048D" w14:paraId="660BAA07" w14:textId="77777777" w14:noSpellErr="1">
            <w:pPr>
              <w:jc w:val="left"/>
              <w:rPr>
                <w:sz w:val="16"/>
                <w:szCs w:val="16"/>
              </w:rPr>
            </w:pPr>
            <w:r w:rsidRPr="4B254A4C" w:rsidR="007A048D">
              <w:rPr>
                <w:sz w:val="16"/>
                <w:szCs w:val="16"/>
              </w:rPr>
              <w:t>EFEMERIS</w:t>
            </w:r>
          </w:p>
          <w:p w:rsidRPr="007A048D" w:rsidR="007A048D" w:rsidP="4B254A4C" w:rsidRDefault="007A048D" w14:paraId="6886C4B4" w14:textId="77777777" w14:noSpellErr="1">
            <w:pPr>
              <w:jc w:val="left"/>
              <w:rPr>
                <w:sz w:val="16"/>
                <w:szCs w:val="16"/>
              </w:rPr>
            </w:pP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7A048D" w:rsidP="4B254A4C" w:rsidRDefault="007A048D" w14:paraId="15351864" w14:textId="77777777" w14:noSpellErr="1">
            <w:pPr>
              <w:jc w:val="left"/>
              <w:rPr>
                <w:sz w:val="16"/>
                <w:szCs w:val="16"/>
              </w:rPr>
            </w:pPr>
            <w:r w:rsidRPr="4B254A4C" w:rsidR="007A048D">
              <w:rPr>
                <w:sz w:val="16"/>
                <w:szCs w:val="16"/>
              </w:rPr>
              <w:t>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7A048D" w:rsidP="4B254A4C" w:rsidRDefault="007A048D" w14:paraId="3B05732E" w14:textId="77777777">
            <w:pPr>
              <w:jc w:val="left"/>
              <w:rPr>
                <w:sz w:val="16"/>
                <w:szCs w:val="16"/>
              </w:rPr>
            </w:pPr>
            <w:proofErr w:type="spellStart"/>
            <w:r w:rsidRPr="4B254A4C" w:rsidR="007A048D">
              <w:rPr>
                <w:sz w:val="16"/>
                <w:szCs w:val="16"/>
              </w:rPr>
              <w:t>Dispensings</w:t>
            </w:r>
            <w:proofErr w:type="spellEnd"/>
            <w:r w:rsidRPr="4B254A4C" w:rsidR="007A048D">
              <w:rPr>
                <w:sz w:val="16"/>
                <w:szCs w:val="16"/>
              </w:rPr>
              <w:t xml:space="preserve"> in</w:t>
            </w:r>
          </w:p>
          <w:p w:rsidRPr="007A048D" w:rsidR="007A048D" w:rsidP="4B254A4C" w:rsidRDefault="007A048D" w14:paraId="0F16DCBE" w14:textId="5B208C08" w14:noSpellErr="1">
            <w:pPr>
              <w:jc w:val="left"/>
              <w:rPr>
                <w:sz w:val="16"/>
                <w:szCs w:val="16"/>
              </w:rPr>
            </w:pPr>
            <w:r w:rsidRPr="4B254A4C" w:rsidR="007A048D">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7A048D" w:rsidP="4B254A4C" w:rsidRDefault="007A048D" w14:paraId="30F5767E" w14:textId="10DD2666" w14:noSpellErr="1">
            <w:pPr>
              <w:jc w:val="left"/>
              <w:rPr>
                <w:sz w:val="16"/>
                <w:szCs w:val="16"/>
              </w:rPr>
            </w:pPr>
            <w:r w:rsidRPr="4B254A4C" w:rsidR="007A048D">
              <w:rPr>
                <w:sz w:val="16"/>
                <w:szCs w:val="16"/>
              </w:rPr>
              <w:t>Yes</w:t>
            </w:r>
          </w:p>
        </w:tc>
      </w:tr>
      <w:tr w:rsidRPr="007A048D" w:rsidR="007A048D" w:rsidTr="4B254A4C" w14:paraId="4A766D7A" w14:textId="77777777">
        <w:trPr>
          <w:cnfStyle w:val="000000100000" w:firstRow="0" w:lastRow="0" w:firstColumn="0" w:lastColumn="0" w:oddVBand="0" w:evenVBand="0" w:oddHBand="1" w:evenHBand="0" w:firstRowFirstColumn="0" w:firstRowLastColumn="0" w:lastRowFirstColumn="0" w:lastRowLastColumn="0"/>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7A048D" w:rsidP="4B254A4C" w:rsidRDefault="007A048D" w14:paraId="5AC1362F" w14:textId="77777777" w14:noSpellErr="1">
            <w:pPr>
              <w:jc w:val="left"/>
              <w:rPr>
                <w:sz w:val="16"/>
                <w:szCs w:val="16"/>
              </w:rPr>
            </w:pPr>
            <w:r w:rsidRPr="4B254A4C" w:rsidR="007A048D">
              <w:rPr>
                <w:sz w:val="16"/>
                <w:szCs w:val="16"/>
              </w:rPr>
              <w:t>Germany</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7A048D" w:rsidP="4B254A4C" w:rsidRDefault="007A048D" w14:paraId="41489A5E" w14:textId="77777777">
            <w:pPr>
              <w:jc w:val="left"/>
              <w:rPr>
                <w:sz w:val="16"/>
                <w:szCs w:val="16"/>
              </w:rPr>
            </w:pPr>
            <w:proofErr w:type="spellStart"/>
            <w:r w:rsidRPr="4B254A4C" w:rsidR="007A048D">
              <w:rPr>
                <w:sz w:val="16"/>
                <w:szCs w:val="16"/>
              </w:rPr>
              <w:t>GePaRD</w:t>
            </w:r>
            <w:proofErr w:type="spellEnd"/>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7A048D" w:rsidP="4B254A4C" w:rsidRDefault="007A048D" w14:paraId="1956D434" w14:textId="77777777" w14:noSpellErr="1">
            <w:pPr>
              <w:jc w:val="left"/>
              <w:rPr>
                <w:sz w:val="16"/>
                <w:szCs w:val="16"/>
              </w:rPr>
            </w:pPr>
            <w:r w:rsidRPr="4B254A4C" w:rsidR="007A048D">
              <w:rPr>
                <w:sz w:val="16"/>
                <w:szCs w:val="16"/>
              </w:rPr>
              <w:t>100</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7A048D" w:rsidP="4B254A4C" w:rsidRDefault="007A048D" w14:paraId="33179061" w14:textId="77777777" w14:noSpellErr="1">
            <w:pPr>
              <w:jc w:val="left"/>
              <w:rPr>
                <w:sz w:val="16"/>
                <w:szCs w:val="16"/>
              </w:rPr>
            </w:pPr>
            <w:r w:rsidRPr="4B254A4C" w:rsidR="007A048D">
              <w:rPr>
                <w:sz w:val="16"/>
                <w:szCs w:val="16"/>
              </w:rPr>
              <w:t>1,500</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7A048D" w:rsidP="4B254A4C" w:rsidRDefault="007A048D" w14:paraId="2A0AA9A3" w14:textId="77777777" w14:noSpellErr="1">
            <w:pPr>
              <w:jc w:val="left"/>
              <w:rPr>
                <w:sz w:val="16"/>
                <w:szCs w:val="16"/>
              </w:rPr>
            </w:pPr>
            <w:r w:rsidRPr="4B254A4C" w:rsidR="007A048D">
              <w:rPr>
                <w:sz w:val="16"/>
                <w:szCs w:val="16"/>
              </w:rPr>
              <w:t>Health insurance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7A048D" w:rsidP="4B254A4C" w:rsidRDefault="007A048D" w14:paraId="761AA83B" w14:textId="77777777">
            <w:pPr>
              <w:jc w:val="left"/>
              <w:rPr>
                <w:sz w:val="16"/>
                <w:szCs w:val="16"/>
              </w:rPr>
            </w:pPr>
            <w:proofErr w:type="spellStart"/>
            <w:r w:rsidRPr="4B254A4C" w:rsidR="007A048D">
              <w:rPr>
                <w:sz w:val="16"/>
                <w:szCs w:val="16"/>
              </w:rPr>
              <w:t>GePaRD</w:t>
            </w:r>
            <w:proofErr w:type="spellEnd"/>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7A048D" w:rsidP="4B254A4C" w:rsidRDefault="007A048D" w14:paraId="77B4CD5A" w14:textId="77777777" w14:noSpellErr="1">
            <w:pPr>
              <w:jc w:val="left"/>
              <w:rPr>
                <w:sz w:val="16"/>
                <w:szCs w:val="16"/>
              </w:rPr>
            </w:pPr>
            <w:r w:rsidRPr="4B254A4C" w:rsidR="007A048D">
              <w:rPr>
                <w:sz w:val="16"/>
                <w:szCs w:val="16"/>
              </w:rPr>
              <w:t>GP, Specialist</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7A048D" w:rsidP="4B254A4C" w:rsidRDefault="007A048D" w14:paraId="3E7B7D57" w14:textId="77777777">
            <w:pPr>
              <w:jc w:val="left"/>
              <w:rPr>
                <w:sz w:val="16"/>
                <w:szCs w:val="16"/>
              </w:rPr>
            </w:pPr>
            <w:proofErr w:type="spellStart"/>
            <w:r w:rsidRPr="4B254A4C" w:rsidR="007A048D">
              <w:rPr>
                <w:sz w:val="16"/>
                <w:szCs w:val="16"/>
              </w:rPr>
              <w:t>Dispensings</w:t>
            </w:r>
            <w:proofErr w:type="spellEnd"/>
            <w:r w:rsidRPr="4B254A4C" w:rsidR="007A048D">
              <w:rPr>
                <w:sz w:val="16"/>
                <w:szCs w:val="16"/>
              </w:rPr>
              <w:t xml:space="preserve"> in</w:t>
            </w:r>
          </w:p>
          <w:p w:rsidRPr="007A048D" w:rsidR="007A048D" w:rsidP="4B254A4C" w:rsidRDefault="007A048D" w14:paraId="728E7D15" w14:textId="22843E0F" w14:noSpellErr="1">
            <w:pPr>
              <w:jc w:val="left"/>
              <w:rPr>
                <w:sz w:val="16"/>
                <w:szCs w:val="16"/>
              </w:rPr>
            </w:pPr>
            <w:r w:rsidRPr="4B254A4C" w:rsidR="007A048D">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7A048D" w:rsidP="4B254A4C" w:rsidRDefault="007A048D" w14:paraId="6E36E184" w14:textId="7B1F15A6" w14:noSpellErr="1">
            <w:pPr>
              <w:jc w:val="left"/>
              <w:rPr>
                <w:sz w:val="16"/>
                <w:szCs w:val="16"/>
              </w:rPr>
            </w:pPr>
            <w:r w:rsidRPr="4B254A4C" w:rsidR="007A048D">
              <w:rPr>
                <w:sz w:val="16"/>
                <w:szCs w:val="16"/>
              </w:rPr>
              <w:t>Yes</w:t>
            </w:r>
          </w:p>
        </w:tc>
      </w:tr>
      <w:tr w:rsidRPr="007A048D" w:rsidR="007A048D" w:rsidTr="4B254A4C" w14:paraId="7BD2F679" w14:textId="77777777">
        <w:trPr>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3C52CA25" w14:textId="77777777" w14:noSpellErr="1">
            <w:pPr>
              <w:jc w:val="left"/>
              <w:rPr>
                <w:sz w:val="16"/>
                <w:szCs w:val="16"/>
              </w:rPr>
            </w:pPr>
            <w:r w:rsidRPr="4B254A4C" w:rsidR="1FC2FA61">
              <w:rPr>
                <w:sz w:val="16"/>
                <w:szCs w:val="16"/>
              </w:rPr>
              <w:t>Italy</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4F21CBB3" w14:textId="77777777" w14:noSpellErr="1">
            <w:pPr>
              <w:jc w:val="left"/>
              <w:rPr>
                <w:sz w:val="16"/>
                <w:szCs w:val="16"/>
              </w:rPr>
            </w:pPr>
            <w:r w:rsidRPr="4B254A4C" w:rsidR="1FC2FA61">
              <w:rPr>
                <w:sz w:val="16"/>
                <w:szCs w:val="16"/>
              </w:rPr>
              <w:t>ARS</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5E907F32" w14:textId="77777777" w14:noSpellErr="1">
            <w:pPr>
              <w:jc w:val="left"/>
              <w:rPr>
                <w:sz w:val="16"/>
                <w:szCs w:val="16"/>
              </w:rPr>
            </w:pPr>
            <w:r w:rsidRPr="4B254A4C" w:rsidR="1FC2FA61">
              <w:rPr>
                <w:sz w:val="16"/>
                <w:szCs w:val="16"/>
              </w:rPr>
              <w:t>25</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686C93F4" w14:textId="77777777" w14:noSpellErr="1">
            <w:pPr>
              <w:jc w:val="left"/>
              <w:rPr>
                <w:sz w:val="16"/>
                <w:szCs w:val="16"/>
              </w:rPr>
            </w:pPr>
            <w:r w:rsidRPr="4B254A4C" w:rsidR="1FC2FA61">
              <w:rPr>
                <w:sz w:val="16"/>
                <w:szCs w:val="16"/>
              </w:rPr>
              <w:t>5</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2874DBF9"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26279B40" w14:textId="77777777" w14:noSpellErr="1">
            <w:pPr>
              <w:jc w:val="left"/>
              <w:rPr>
                <w:sz w:val="16"/>
                <w:szCs w:val="16"/>
              </w:rPr>
            </w:pPr>
            <w:r w:rsidRPr="4B254A4C" w:rsidR="1FC2FA61">
              <w:rPr>
                <w:sz w:val="16"/>
                <w:szCs w:val="16"/>
              </w:rPr>
              <w:t>Inhabitant registry</w:t>
            </w:r>
          </w:p>
          <w:p w:rsidRPr="007A048D" w:rsidR="005E421B" w:rsidP="4B254A4C" w:rsidRDefault="005E421B" w14:paraId="587BBE24" w14:textId="77777777" w14:noSpellErr="1">
            <w:pPr>
              <w:jc w:val="left"/>
              <w:rPr>
                <w:sz w:val="16"/>
                <w:szCs w:val="16"/>
              </w:rPr>
            </w:pPr>
            <w:r w:rsidRPr="4B254A4C" w:rsidR="1FC2FA61">
              <w:rPr>
                <w:sz w:val="16"/>
                <w:szCs w:val="16"/>
              </w:rPr>
              <w:t>Drug dispensations from community pharmacies and from hospital pharmacies Hospital discharge records Emergency admissions</w:t>
            </w:r>
          </w:p>
          <w:p w:rsidRPr="007A048D" w:rsidR="005E421B" w:rsidP="4B254A4C" w:rsidRDefault="005E421B" w14:paraId="1E3A4764" w14:textId="77777777" w14:noSpellErr="1">
            <w:pPr>
              <w:jc w:val="left"/>
              <w:rPr>
                <w:sz w:val="16"/>
                <w:szCs w:val="16"/>
              </w:rPr>
            </w:pPr>
            <w:r w:rsidRPr="4B254A4C" w:rsidR="1FC2FA61">
              <w:rPr>
                <w:sz w:val="16"/>
                <w:szCs w:val="16"/>
              </w:rPr>
              <w:t>Outpatient services</w:t>
            </w:r>
          </w:p>
          <w:p w:rsidRPr="007A048D" w:rsidR="005E421B" w:rsidP="4B254A4C" w:rsidRDefault="005E421B" w14:paraId="3CD198C7" w14:textId="77777777" w14:noSpellErr="1">
            <w:pPr>
              <w:jc w:val="left"/>
              <w:rPr>
                <w:sz w:val="16"/>
                <w:szCs w:val="16"/>
              </w:rPr>
            </w:pPr>
            <w:r w:rsidRPr="4B254A4C" w:rsidR="1FC2FA61">
              <w:rPr>
                <w:sz w:val="16"/>
                <w:szCs w:val="16"/>
              </w:rPr>
              <w:t>Birth registry</w:t>
            </w:r>
          </w:p>
          <w:p w:rsidRPr="007A048D" w:rsidR="005E421B" w:rsidP="4B254A4C" w:rsidRDefault="005E421B" w14:paraId="4FDECEC7" w14:textId="77777777" w14:noSpellErr="1">
            <w:pPr>
              <w:jc w:val="left"/>
              <w:rPr>
                <w:sz w:val="16"/>
                <w:szCs w:val="16"/>
              </w:rPr>
            </w:pPr>
            <w:r w:rsidRPr="4B254A4C" w:rsidR="1FC2FA61">
              <w:rPr>
                <w:sz w:val="16"/>
                <w:szCs w:val="16"/>
              </w:rPr>
              <w:t>Congenital anomaly register</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31AF82E2" w14:textId="77777777" w14:noSpellErr="1">
            <w:pPr>
              <w:jc w:val="left"/>
              <w:rPr>
                <w:sz w:val="16"/>
                <w:szCs w:val="16"/>
              </w:rPr>
            </w:pPr>
            <w:r w:rsidRPr="4B254A4C" w:rsidR="1FC2FA61">
              <w:rPr>
                <w:sz w:val="16"/>
                <w:szCs w:val="16"/>
              </w:rPr>
              <w:t>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5E421B" w14:paraId="174B4ED3" w14:textId="77777777">
            <w:pPr>
              <w:jc w:val="left"/>
              <w:rPr>
                <w:sz w:val="16"/>
                <w:szCs w:val="16"/>
              </w:rPr>
            </w:pPr>
            <w:proofErr w:type="spellStart"/>
            <w:r w:rsidRPr="4B254A4C" w:rsidR="1FC2FA61">
              <w:rPr>
                <w:sz w:val="16"/>
                <w:szCs w:val="16"/>
              </w:rPr>
              <w:t>Dispensings</w:t>
            </w:r>
            <w:proofErr w:type="spellEnd"/>
            <w:r w:rsidRPr="4B254A4C" w:rsidR="1FC2FA61">
              <w:rPr>
                <w:sz w:val="16"/>
                <w:szCs w:val="16"/>
              </w:rPr>
              <w:t xml:space="preserve"> in</w:t>
            </w:r>
          </w:p>
          <w:p w:rsidRPr="007A048D" w:rsidR="005E421B" w:rsidP="4B254A4C" w:rsidRDefault="005E421B" w14:paraId="3D18CE78" w14:textId="3F1BB1B8" w14:noSpellErr="1">
            <w:pPr>
              <w:jc w:val="left"/>
              <w:rPr>
                <w:sz w:val="16"/>
                <w:szCs w:val="16"/>
              </w:rPr>
            </w:pPr>
            <w:r w:rsidRPr="4B254A4C" w:rsidR="1FC2FA61">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353CE2BB" w14:textId="5F619187" w14:noSpellErr="1">
            <w:pPr>
              <w:jc w:val="left"/>
              <w:rPr>
                <w:sz w:val="16"/>
                <w:szCs w:val="16"/>
              </w:rPr>
            </w:pPr>
            <w:r w:rsidRPr="4B254A4C" w:rsidR="1FC2FA61">
              <w:rPr>
                <w:sz w:val="16"/>
                <w:szCs w:val="16"/>
              </w:rPr>
              <w:t>Yes</w:t>
            </w:r>
          </w:p>
        </w:tc>
      </w:tr>
      <w:tr w:rsidRPr="007A048D" w:rsidR="007A048D" w:rsidTr="4B254A4C" w14:paraId="53370FBC" w14:textId="77777777">
        <w:trPr>
          <w:cnfStyle w:val="000000100000" w:firstRow="0" w:lastRow="0" w:firstColumn="0" w:lastColumn="0" w:oddVBand="0" w:evenVBand="0" w:oddHBand="1" w:evenHBand="0" w:firstRowFirstColumn="0" w:firstRowLastColumn="0" w:lastRowFirstColumn="0" w:lastRowLastColumn="0"/>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6746784A" w14:textId="77777777" w14:noSpellErr="1">
            <w:pPr>
              <w:jc w:val="left"/>
              <w:rPr>
                <w:sz w:val="16"/>
                <w:szCs w:val="16"/>
              </w:rPr>
            </w:pPr>
            <w:r w:rsidRPr="4B254A4C" w:rsidR="1FC2FA61">
              <w:rPr>
                <w:sz w:val="16"/>
                <w:szCs w:val="16"/>
              </w:rPr>
              <w:t>Italy</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1581A44C" w14:textId="77777777" w14:noSpellErr="1">
            <w:pPr>
              <w:jc w:val="left"/>
              <w:rPr>
                <w:sz w:val="16"/>
                <w:szCs w:val="16"/>
              </w:rPr>
            </w:pPr>
            <w:r w:rsidRPr="4B254A4C" w:rsidR="1FC2FA61">
              <w:rPr>
                <w:sz w:val="16"/>
                <w:szCs w:val="16"/>
              </w:rPr>
              <w:t>IMER, Healthcare administrative</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2988C34A" w14:textId="77777777" w14:noSpellErr="1">
            <w:pPr>
              <w:jc w:val="left"/>
              <w:rPr>
                <w:sz w:val="16"/>
                <w:szCs w:val="16"/>
              </w:rPr>
            </w:pPr>
            <w:r w:rsidRPr="4B254A4C" w:rsidR="1FC2FA61">
              <w:rPr>
                <w:sz w:val="16"/>
                <w:szCs w:val="16"/>
              </w:rPr>
              <w:t>35</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7EB8B2E3" w14:textId="77777777" w14:noSpellErr="1">
            <w:pPr>
              <w:jc w:val="left"/>
              <w:rPr>
                <w:sz w:val="16"/>
                <w:szCs w:val="16"/>
              </w:rPr>
            </w:pPr>
            <w:r w:rsidRPr="4B254A4C" w:rsidR="1FC2FA61">
              <w:rPr>
                <w:sz w:val="16"/>
                <w:szCs w:val="16"/>
              </w:rPr>
              <w:t>*</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0EB3B9D6"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1FECF487" w14:textId="77777777" w14:noSpellErr="1">
            <w:pPr>
              <w:jc w:val="left"/>
              <w:rPr>
                <w:sz w:val="16"/>
                <w:szCs w:val="16"/>
              </w:rPr>
            </w:pPr>
            <w:r w:rsidRPr="4B254A4C" w:rsidR="1FC2FA61">
              <w:rPr>
                <w:sz w:val="16"/>
                <w:szCs w:val="16"/>
              </w:rPr>
              <w:t>Inhabitant registry</w:t>
            </w:r>
          </w:p>
          <w:p w:rsidRPr="007A048D" w:rsidR="005E421B" w:rsidP="4B254A4C" w:rsidRDefault="005E421B" w14:paraId="606D91D8" w14:textId="77777777" w14:noSpellErr="1">
            <w:pPr>
              <w:jc w:val="left"/>
              <w:rPr>
                <w:sz w:val="16"/>
                <w:szCs w:val="16"/>
              </w:rPr>
            </w:pPr>
            <w:r w:rsidRPr="4B254A4C" w:rsidR="1FC2FA61">
              <w:rPr>
                <w:sz w:val="16"/>
                <w:szCs w:val="16"/>
              </w:rPr>
              <w:t>Drug dispensations from community pharmacies and from hospital pharmacies Hospital discharge records Emergency admissions</w:t>
            </w:r>
          </w:p>
          <w:p w:rsidRPr="007A048D" w:rsidR="005E421B" w:rsidP="4B254A4C" w:rsidRDefault="005E421B" w14:paraId="6680EB26" w14:textId="77777777" w14:noSpellErr="1">
            <w:pPr>
              <w:jc w:val="left"/>
              <w:rPr>
                <w:sz w:val="16"/>
                <w:szCs w:val="16"/>
              </w:rPr>
            </w:pPr>
            <w:r w:rsidRPr="4B254A4C" w:rsidR="1FC2FA61">
              <w:rPr>
                <w:sz w:val="16"/>
                <w:szCs w:val="16"/>
              </w:rPr>
              <w:t>Outpatient services</w:t>
            </w:r>
          </w:p>
          <w:p w:rsidRPr="007A048D" w:rsidR="005E421B" w:rsidP="4B254A4C" w:rsidRDefault="005E421B" w14:paraId="7ACA0F48" w14:textId="77777777" w14:noSpellErr="1">
            <w:pPr>
              <w:jc w:val="left"/>
              <w:rPr>
                <w:sz w:val="16"/>
                <w:szCs w:val="16"/>
              </w:rPr>
            </w:pPr>
            <w:r w:rsidRPr="4B254A4C" w:rsidR="1FC2FA61">
              <w:rPr>
                <w:sz w:val="16"/>
                <w:szCs w:val="16"/>
              </w:rPr>
              <w:t>Birth registry</w:t>
            </w:r>
          </w:p>
          <w:p w:rsidRPr="007A048D" w:rsidR="005E421B" w:rsidP="4B254A4C" w:rsidRDefault="005E421B" w14:paraId="34B92E60" w14:textId="77777777" w14:noSpellErr="1">
            <w:pPr>
              <w:jc w:val="left"/>
              <w:rPr>
                <w:sz w:val="16"/>
                <w:szCs w:val="16"/>
              </w:rPr>
            </w:pPr>
            <w:r w:rsidRPr="4B254A4C" w:rsidR="1FC2FA61">
              <w:rPr>
                <w:sz w:val="16"/>
                <w:szCs w:val="16"/>
              </w:rPr>
              <w:t>IMER Registry of Congenital anomalies</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3F34DE09" w14:textId="77777777" w14:noSpellErr="1">
            <w:pPr>
              <w:jc w:val="left"/>
              <w:rPr>
                <w:sz w:val="16"/>
                <w:szCs w:val="16"/>
              </w:rPr>
            </w:pPr>
            <w:r w:rsidRPr="4B254A4C" w:rsidR="1FC2FA61">
              <w:rPr>
                <w:sz w:val="16"/>
                <w:szCs w:val="16"/>
              </w:rPr>
              <w:t>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7A048D" w:rsidP="4B254A4C" w:rsidRDefault="007A048D" w14:paraId="197826E1" w14:textId="77777777">
            <w:pPr>
              <w:jc w:val="left"/>
              <w:rPr>
                <w:sz w:val="16"/>
                <w:szCs w:val="16"/>
              </w:rPr>
            </w:pPr>
            <w:proofErr w:type="spellStart"/>
            <w:r w:rsidRPr="4B254A4C" w:rsidR="007A048D">
              <w:rPr>
                <w:sz w:val="16"/>
                <w:szCs w:val="16"/>
              </w:rPr>
              <w:t>Dispensings</w:t>
            </w:r>
            <w:proofErr w:type="spellEnd"/>
            <w:r w:rsidRPr="4B254A4C" w:rsidR="007A048D">
              <w:rPr>
                <w:sz w:val="16"/>
                <w:szCs w:val="16"/>
              </w:rPr>
              <w:t xml:space="preserve"> in</w:t>
            </w:r>
          </w:p>
          <w:p w:rsidRPr="007A048D" w:rsidR="005E421B" w:rsidP="4B254A4C" w:rsidRDefault="007A048D" w14:paraId="053C1EF4" w14:textId="317834DF" w14:noSpellErr="1">
            <w:pPr>
              <w:jc w:val="left"/>
              <w:rPr>
                <w:sz w:val="16"/>
                <w:szCs w:val="16"/>
              </w:rPr>
            </w:pPr>
            <w:r w:rsidRPr="4B254A4C" w:rsidR="007A048D">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6A36CBD8" w14:textId="7BB5B70B" w14:noSpellErr="1">
            <w:pPr>
              <w:jc w:val="left"/>
              <w:rPr>
                <w:sz w:val="16"/>
                <w:szCs w:val="16"/>
              </w:rPr>
            </w:pPr>
            <w:r>
              <w:br/>
            </w:r>
            <w:r w:rsidRPr="4B254A4C" w:rsidR="1FC2FA61">
              <w:rPr>
                <w:sz w:val="16"/>
                <w:szCs w:val="16"/>
              </w:rPr>
              <w:t>Yes</w:t>
            </w:r>
          </w:p>
        </w:tc>
      </w:tr>
      <w:tr w:rsidRPr="007A048D" w:rsidR="007A048D" w:rsidTr="4B254A4C" w14:paraId="42E1E3A9" w14:textId="77777777">
        <w:trPr>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02637937" w14:textId="77777777" w14:noSpellErr="1">
            <w:pPr>
              <w:jc w:val="left"/>
              <w:rPr>
                <w:sz w:val="16"/>
                <w:szCs w:val="16"/>
              </w:rPr>
            </w:pPr>
            <w:r w:rsidRPr="4B254A4C" w:rsidR="1FC2FA61">
              <w:rPr>
                <w:sz w:val="16"/>
                <w:szCs w:val="16"/>
              </w:rPr>
              <w:t>Norway</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3D2DE542" w14:textId="77777777" w14:noSpellErr="1">
            <w:pPr>
              <w:jc w:val="left"/>
              <w:rPr>
                <w:sz w:val="16"/>
                <w:szCs w:val="16"/>
              </w:rPr>
            </w:pPr>
            <w:r w:rsidRPr="4B254A4C" w:rsidR="1FC2FA61">
              <w:rPr>
                <w:sz w:val="16"/>
                <w:szCs w:val="16"/>
              </w:rPr>
              <w:t>Norwegian registries</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24C0EA40" w14:textId="77777777" w14:noSpellErr="1">
            <w:pPr>
              <w:jc w:val="left"/>
              <w:rPr>
                <w:sz w:val="16"/>
                <w:szCs w:val="16"/>
              </w:rPr>
            </w:pPr>
            <w:r w:rsidRPr="4B254A4C" w:rsidR="1FC2FA61">
              <w:rPr>
                <w:sz w:val="16"/>
                <w:szCs w:val="16"/>
              </w:rPr>
              <w:t>55</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17E7587E" w14:textId="77777777" w14:noSpellErr="1">
            <w:pPr>
              <w:jc w:val="left"/>
              <w:rPr>
                <w:sz w:val="16"/>
                <w:szCs w:val="16"/>
              </w:rPr>
            </w:pPr>
            <w:r w:rsidRPr="4B254A4C" w:rsidR="1FC2FA61">
              <w:rPr>
                <w:sz w:val="16"/>
                <w:szCs w:val="16"/>
              </w:rPr>
              <w:t>605</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213A98F1"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600A0DBF" w14:textId="77777777">
            <w:pPr>
              <w:jc w:val="left"/>
              <w:rPr>
                <w:sz w:val="16"/>
                <w:szCs w:val="16"/>
              </w:rPr>
            </w:pPr>
            <w:r w:rsidRPr="4B254A4C" w:rsidR="1FC2FA61">
              <w:rPr>
                <w:sz w:val="16"/>
                <w:szCs w:val="16"/>
              </w:rPr>
              <w:t>The Norwegian Prescription Database (</w:t>
            </w:r>
            <w:proofErr w:type="spellStart"/>
            <w:r w:rsidRPr="4B254A4C" w:rsidR="1FC2FA61">
              <w:rPr>
                <w:sz w:val="16"/>
                <w:szCs w:val="16"/>
              </w:rPr>
              <w:t>NorPD</w:t>
            </w:r>
            <w:proofErr w:type="spellEnd"/>
            <w:r w:rsidRPr="4B254A4C" w:rsidR="1FC2FA61">
              <w:rPr>
                <w:sz w:val="16"/>
                <w:szCs w:val="16"/>
              </w:rPr>
              <w:t>)</w:t>
            </w:r>
          </w:p>
          <w:p w:rsidRPr="007A048D" w:rsidR="005E421B" w:rsidP="4B254A4C" w:rsidRDefault="005E421B" w14:paraId="7CBE3B10" w14:textId="77777777" w14:noSpellErr="1">
            <w:pPr>
              <w:jc w:val="left"/>
              <w:rPr>
                <w:sz w:val="16"/>
                <w:szCs w:val="16"/>
              </w:rPr>
            </w:pPr>
            <w:r w:rsidRPr="4B254A4C" w:rsidR="1FC2FA61">
              <w:rPr>
                <w:sz w:val="16"/>
                <w:szCs w:val="16"/>
              </w:rPr>
              <w:t>The Medical Birth Registry of Norway (MBRN)</w:t>
            </w:r>
          </w:p>
          <w:p w:rsidRPr="007A048D" w:rsidR="005E421B" w:rsidP="4B254A4C" w:rsidRDefault="005E421B" w14:paraId="28ECDD7C" w14:textId="77777777" w14:noSpellErr="1">
            <w:pPr>
              <w:jc w:val="left"/>
              <w:rPr>
                <w:sz w:val="16"/>
                <w:szCs w:val="16"/>
              </w:rPr>
            </w:pPr>
            <w:r w:rsidRPr="4B254A4C" w:rsidR="1FC2FA61">
              <w:rPr>
                <w:sz w:val="16"/>
                <w:szCs w:val="16"/>
              </w:rPr>
              <w:t>KUHR</w:t>
            </w:r>
          </w:p>
          <w:p w:rsidRPr="007A048D" w:rsidR="005E421B" w:rsidP="4B254A4C" w:rsidRDefault="005E421B" w14:paraId="21F99D83" w14:textId="77777777" w14:noSpellErr="1">
            <w:pPr>
              <w:jc w:val="left"/>
              <w:rPr>
                <w:sz w:val="16"/>
                <w:szCs w:val="16"/>
              </w:rPr>
            </w:pPr>
            <w:r w:rsidRPr="4B254A4C" w:rsidR="1FC2FA61">
              <w:rPr>
                <w:sz w:val="16"/>
                <w:szCs w:val="16"/>
              </w:rPr>
              <w:t>The Norwegian Patient Registry (NPR)</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001C7EAA" w14:textId="77777777" w14:noSpellErr="1">
            <w:pPr>
              <w:jc w:val="left"/>
              <w:rPr>
                <w:sz w:val="16"/>
                <w:szCs w:val="16"/>
              </w:rPr>
            </w:pPr>
            <w:r w:rsidRPr="4B254A4C" w:rsidR="1FC2FA61">
              <w:rPr>
                <w:sz w:val="16"/>
                <w:szCs w:val="16"/>
              </w:rPr>
              <w:t>Secondary care, specialist, GP</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5E421B" w14:paraId="72140838" w14:textId="77777777">
            <w:pPr>
              <w:jc w:val="left"/>
              <w:rPr>
                <w:sz w:val="16"/>
                <w:szCs w:val="16"/>
              </w:rPr>
            </w:pPr>
            <w:proofErr w:type="spellStart"/>
            <w:r w:rsidRPr="4B254A4C" w:rsidR="1FC2FA61">
              <w:rPr>
                <w:sz w:val="16"/>
                <w:szCs w:val="16"/>
              </w:rPr>
              <w:t>Dispensings</w:t>
            </w:r>
            <w:proofErr w:type="spellEnd"/>
            <w:r w:rsidRPr="4B254A4C" w:rsidR="1FC2FA61">
              <w:rPr>
                <w:sz w:val="16"/>
                <w:szCs w:val="16"/>
              </w:rPr>
              <w:t xml:space="preserve"> in</w:t>
            </w:r>
          </w:p>
          <w:p w:rsidRPr="007A048D" w:rsidR="005E421B" w:rsidP="4B254A4C" w:rsidRDefault="005E421B" w14:paraId="2E5CBC12" w14:textId="058C40A3" w14:noSpellErr="1">
            <w:pPr>
              <w:jc w:val="left"/>
              <w:rPr>
                <w:sz w:val="16"/>
                <w:szCs w:val="16"/>
              </w:rPr>
            </w:pPr>
            <w:r w:rsidRPr="4B254A4C" w:rsidR="1FC2FA61">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6033EB97" w14:textId="6E7C3727" w14:noSpellErr="1">
            <w:pPr>
              <w:jc w:val="left"/>
              <w:rPr>
                <w:sz w:val="16"/>
                <w:szCs w:val="16"/>
              </w:rPr>
            </w:pPr>
            <w:r w:rsidRPr="4B254A4C" w:rsidR="1FC2FA61">
              <w:rPr>
                <w:sz w:val="16"/>
                <w:szCs w:val="16"/>
              </w:rPr>
              <w:t>Yes</w:t>
            </w:r>
          </w:p>
        </w:tc>
      </w:tr>
      <w:tr w:rsidRPr="007A048D" w:rsidR="007A048D" w:rsidTr="4B254A4C" w14:paraId="475BE383" w14:textId="77777777">
        <w:trPr>
          <w:cnfStyle w:val="000000100000" w:firstRow="0" w:lastRow="0" w:firstColumn="0" w:lastColumn="0" w:oddVBand="0" w:evenVBand="0" w:oddHBand="1" w:evenHBand="0" w:firstRowFirstColumn="0" w:firstRowLastColumn="0" w:lastRowFirstColumn="0" w:lastRowLastColumn="0"/>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6EE7B085" w14:textId="77777777" w14:noSpellErr="1">
            <w:pPr>
              <w:jc w:val="left"/>
              <w:rPr>
                <w:sz w:val="16"/>
                <w:szCs w:val="16"/>
              </w:rPr>
            </w:pPr>
            <w:r w:rsidRPr="4B254A4C" w:rsidR="1FC2FA61">
              <w:rPr>
                <w:sz w:val="16"/>
                <w:szCs w:val="16"/>
              </w:rPr>
              <w:t>Spain-Valencian Region</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496BCE42" w14:textId="77777777" w14:noSpellErr="1">
            <w:pPr>
              <w:jc w:val="left"/>
              <w:rPr>
                <w:sz w:val="16"/>
                <w:szCs w:val="16"/>
              </w:rPr>
            </w:pPr>
            <w:r w:rsidRPr="4B254A4C" w:rsidR="1FC2FA61">
              <w:rPr>
                <w:sz w:val="16"/>
                <w:szCs w:val="16"/>
              </w:rPr>
              <w:t>Rare Diseases Research Unit from FISABIO</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47D4A234" w14:textId="77777777" w14:noSpellErr="1">
            <w:pPr>
              <w:jc w:val="left"/>
              <w:rPr>
                <w:sz w:val="16"/>
                <w:szCs w:val="16"/>
              </w:rPr>
            </w:pPr>
            <w:r w:rsidRPr="4B254A4C" w:rsidR="1FC2FA61">
              <w:rPr>
                <w:sz w:val="16"/>
                <w:szCs w:val="16"/>
              </w:rPr>
              <w:t>50</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435F71C4" w14:textId="77777777" w14:noSpellErr="1">
            <w:pPr>
              <w:jc w:val="left"/>
              <w:rPr>
                <w:sz w:val="16"/>
                <w:szCs w:val="16"/>
              </w:rPr>
            </w:pPr>
            <w:r w:rsidRPr="4B254A4C" w:rsidR="1FC2FA61">
              <w:rPr>
                <w:sz w:val="16"/>
                <w:szCs w:val="16"/>
              </w:rPr>
              <w:t xml:space="preserve">605 </w:t>
            </w:r>
          </w:p>
          <w:p w:rsidRPr="007A048D" w:rsidR="005E421B" w:rsidP="4B254A4C" w:rsidRDefault="005E421B" w14:paraId="3F9C53FB" w14:textId="77777777" w14:noSpellErr="1">
            <w:pPr>
              <w:jc w:val="left"/>
              <w:rPr>
                <w:sz w:val="16"/>
                <w:szCs w:val="16"/>
              </w:rPr>
            </w:pPr>
            <w:r w:rsidRPr="4B254A4C" w:rsidR="1FC2FA61">
              <w:rPr>
                <w:sz w:val="16"/>
                <w:szCs w:val="16"/>
              </w:rPr>
              <w:t>(2007-2019)</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6B4E8D9C"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3F9B9A2D" w14:textId="77777777" w14:noSpellErr="1">
            <w:pPr>
              <w:jc w:val="left"/>
              <w:rPr>
                <w:sz w:val="16"/>
                <w:szCs w:val="16"/>
              </w:rPr>
            </w:pPr>
            <w:r w:rsidRPr="4B254A4C" w:rsidR="1FC2FA61">
              <w:rPr>
                <w:sz w:val="16"/>
                <w:szCs w:val="16"/>
              </w:rPr>
              <w:t xml:space="preserve">Prescription </w:t>
            </w:r>
          </w:p>
          <w:p w:rsidRPr="007A048D" w:rsidR="005E421B" w:rsidP="4B254A4C" w:rsidRDefault="005E421B" w14:paraId="4F76779B" w14:textId="77777777" w14:noSpellErr="1">
            <w:pPr>
              <w:jc w:val="left"/>
              <w:rPr>
                <w:sz w:val="16"/>
                <w:szCs w:val="16"/>
              </w:rPr>
            </w:pPr>
            <w:r w:rsidRPr="4B254A4C" w:rsidR="1FC2FA61">
              <w:rPr>
                <w:sz w:val="16"/>
                <w:szCs w:val="16"/>
              </w:rPr>
              <w:t xml:space="preserve">Dispensations dataset </w:t>
            </w:r>
          </w:p>
          <w:p w:rsidRPr="007A048D" w:rsidR="005E421B" w:rsidP="4B254A4C" w:rsidRDefault="005E421B" w14:paraId="0ED7452F" w14:textId="77777777" w14:noSpellErr="1">
            <w:pPr>
              <w:jc w:val="left"/>
              <w:rPr>
                <w:sz w:val="16"/>
                <w:szCs w:val="16"/>
              </w:rPr>
            </w:pPr>
            <w:r w:rsidRPr="4B254A4C" w:rsidR="1FC2FA61">
              <w:rPr>
                <w:sz w:val="16"/>
                <w:szCs w:val="16"/>
              </w:rPr>
              <w:t>Hospital discharge records</w:t>
            </w:r>
          </w:p>
          <w:p w:rsidRPr="007A048D" w:rsidR="005E421B" w:rsidP="4B254A4C" w:rsidRDefault="005E421B" w14:paraId="7385E7AD" w14:textId="77777777" w14:noSpellErr="1">
            <w:pPr>
              <w:jc w:val="left"/>
              <w:rPr>
                <w:sz w:val="16"/>
                <w:szCs w:val="16"/>
              </w:rPr>
            </w:pPr>
            <w:r w:rsidRPr="4B254A4C" w:rsidR="1FC2FA61">
              <w:rPr>
                <w:sz w:val="16"/>
                <w:szCs w:val="16"/>
              </w:rPr>
              <w:t xml:space="preserve">Mortality registry </w:t>
            </w:r>
          </w:p>
          <w:p w:rsidRPr="007A048D" w:rsidR="005E421B" w:rsidP="4B254A4C" w:rsidRDefault="005E421B" w14:paraId="7315BC40" w14:textId="77777777" w14:noSpellErr="1">
            <w:pPr>
              <w:jc w:val="left"/>
              <w:rPr>
                <w:sz w:val="16"/>
                <w:szCs w:val="16"/>
              </w:rPr>
            </w:pPr>
            <w:r w:rsidRPr="4B254A4C" w:rsidR="1FC2FA61">
              <w:rPr>
                <w:sz w:val="16"/>
                <w:szCs w:val="16"/>
              </w:rPr>
              <w:t xml:space="preserve">Congenital anomalies registry </w:t>
            </w:r>
          </w:p>
          <w:p w:rsidRPr="007A048D" w:rsidR="005E421B" w:rsidP="4B254A4C" w:rsidRDefault="005E421B" w14:paraId="23E3CC60" w14:textId="77777777" w14:noSpellErr="1">
            <w:pPr>
              <w:jc w:val="left"/>
              <w:rPr>
                <w:sz w:val="16"/>
                <w:szCs w:val="16"/>
              </w:rPr>
            </w:pPr>
            <w:r w:rsidRPr="4B254A4C" w:rsidR="1FC2FA61">
              <w:rPr>
                <w:sz w:val="16"/>
                <w:szCs w:val="16"/>
              </w:rPr>
              <w:t>Birth registry</w:t>
            </w:r>
          </w:p>
          <w:p w:rsidRPr="007A048D" w:rsidR="005E421B" w:rsidP="4B254A4C" w:rsidRDefault="005E421B" w14:paraId="752452B8" w14:textId="77777777" w14:noSpellErr="1">
            <w:pPr>
              <w:jc w:val="left"/>
              <w:rPr>
                <w:sz w:val="16"/>
                <w:szCs w:val="16"/>
              </w:rPr>
            </w:pPr>
            <w:r w:rsidRPr="4B254A4C" w:rsidR="1FC2FA61">
              <w:rPr>
                <w:sz w:val="16"/>
                <w:szCs w:val="16"/>
              </w:rPr>
              <w:t>Spontaneous abortions</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0D864080" w14:textId="77777777" w14:noSpellErr="1">
            <w:pPr>
              <w:jc w:val="left"/>
              <w:rPr>
                <w:sz w:val="16"/>
                <w:szCs w:val="16"/>
              </w:rPr>
            </w:pPr>
            <w:r w:rsidRPr="4B254A4C" w:rsidR="1FC2FA61">
              <w:rPr>
                <w:sz w:val="16"/>
                <w:szCs w:val="16"/>
              </w:rPr>
              <w:t>GP, specialist</w:t>
            </w:r>
          </w:p>
          <w:p w:rsidRPr="007A048D" w:rsidR="005E421B" w:rsidP="4B254A4C" w:rsidRDefault="005E421B" w14:paraId="72653874" w14:textId="77777777" w14:noSpellErr="1">
            <w:pPr>
              <w:jc w:val="left"/>
              <w:rPr>
                <w:sz w:val="16"/>
                <w:szCs w:val="16"/>
              </w:rPr>
            </w:pPr>
            <w:r w:rsidRPr="4B254A4C" w:rsidR="1FC2FA61">
              <w:rPr>
                <w:sz w:val="16"/>
                <w:szCs w:val="16"/>
              </w:rPr>
              <w:t>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5E421B" w14:paraId="5C1A0177" w14:textId="743C0BA1" w14:noSpellErr="1">
            <w:pPr>
              <w:jc w:val="left"/>
              <w:rPr>
                <w:sz w:val="16"/>
                <w:szCs w:val="16"/>
              </w:rPr>
            </w:pPr>
            <w:r w:rsidRPr="4B254A4C" w:rsidR="1FC2FA61">
              <w:rPr>
                <w:sz w:val="16"/>
                <w:szCs w:val="16"/>
              </w:rPr>
              <w:t>Dispensing and prescriptions (linked)</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30339EB2" w14:textId="36A7BD68" w14:noSpellErr="1">
            <w:pPr>
              <w:jc w:val="left"/>
              <w:rPr>
                <w:sz w:val="16"/>
                <w:szCs w:val="16"/>
              </w:rPr>
            </w:pPr>
            <w:r w:rsidRPr="4B254A4C" w:rsidR="1FC2FA61">
              <w:rPr>
                <w:sz w:val="16"/>
                <w:szCs w:val="16"/>
              </w:rPr>
              <w:t>Yes</w:t>
            </w:r>
          </w:p>
        </w:tc>
      </w:tr>
      <w:tr w:rsidRPr="007A048D" w:rsidR="007A048D" w:rsidTr="4B254A4C" w14:paraId="0192D4E7" w14:textId="77777777">
        <w:trPr>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2B33F20E" w14:textId="77777777" w14:noSpellErr="1">
            <w:pPr>
              <w:jc w:val="left"/>
              <w:rPr>
                <w:sz w:val="16"/>
                <w:szCs w:val="16"/>
              </w:rPr>
            </w:pPr>
            <w:r w:rsidRPr="4B254A4C" w:rsidR="1FC2FA61">
              <w:rPr>
                <w:sz w:val="16"/>
                <w:szCs w:val="16"/>
              </w:rPr>
              <w:t>UK</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02D9D849" w14:textId="77777777" w14:noSpellErr="1">
            <w:pPr>
              <w:jc w:val="left"/>
              <w:rPr>
                <w:sz w:val="16"/>
                <w:szCs w:val="16"/>
              </w:rPr>
            </w:pPr>
            <w:r w:rsidRPr="4B254A4C" w:rsidR="1FC2FA61">
              <w:rPr>
                <w:sz w:val="16"/>
                <w:szCs w:val="16"/>
              </w:rPr>
              <w:t>CPRD</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7A4B09C9" w14:textId="77777777" w14:noSpellErr="1">
            <w:pPr>
              <w:jc w:val="left"/>
              <w:rPr>
                <w:sz w:val="16"/>
                <w:szCs w:val="16"/>
              </w:rPr>
            </w:pPr>
            <w:r w:rsidRPr="4B254A4C" w:rsidR="1FC2FA61">
              <w:rPr>
                <w:sz w:val="16"/>
                <w:szCs w:val="16"/>
              </w:rPr>
              <w:t>*</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2BC356BD" w14:textId="77777777" w14:noSpellErr="1">
            <w:pPr>
              <w:jc w:val="left"/>
              <w:rPr>
                <w:sz w:val="16"/>
                <w:szCs w:val="16"/>
              </w:rPr>
            </w:pPr>
            <w:r w:rsidRPr="4B254A4C" w:rsidR="1FC2FA61">
              <w:rPr>
                <w:sz w:val="16"/>
                <w:szCs w:val="16"/>
              </w:rPr>
              <w:t>*</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7FE35EA8"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7A048D" w14:paraId="50B3569B" w14:textId="3E9C5669" w14:noSpellErr="1">
            <w:pPr>
              <w:jc w:val="left"/>
              <w:rPr>
                <w:sz w:val="16"/>
                <w:szCs w:val="16"/>
              </w:rPr>
            </w:pPr>
            <w:r w:rsidRPr="4B254A4C" w:rsidR="007A048D">
              <w:rPr>
                <w:sz w:val="16"/>
                <w:szCs w:val="16"/>
              </w:rPr>
              <w:t>*</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0B0E50A7" w14:textId="77777777" w14:noSpellErr="1">
            <w:pPr>
              <w:jc w:val="left"/>
              <w:rPr>
                <w:sz w:val="16"/>
                <w:szCs w:val="16"/>
              </w:rPr>
            </w:pPr>
            <w:r w:rsidRPr="4B254A4C" w:rsidR="1FC2FA61">
              <w:rPr>
                <w:sz w:val="16"/>
                <w:szCs w:val="16"/>
              </w:rPr>
              <w:t>GP</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7A048D" w14:paraId="49227480" w14:textId="3DBB72DB" w14:noSpellErr="1">
            <w:pPr>
              <w:jc w:val="left"/>
              <w:rPr>
                <w:sz w:val="16"/>
                <w:szCs w:val="16"/>
              </w:rPr>
            </w:pPr>
            <w:r w:rsidRPr="4B254A4C" w:rsidR="007A048D">
              <w:rPr>
                <w:sz w:val="16"/>
                <w:szCs w:val="16"/>
              </w:rPr>
              <w:t>Primary care prescribing for ~75% population</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3F38D010" w14:textId="6CB72565" w14:noSpellErr="1">
            <w:pPr>
              <w:jc w:val="left"/>
              <w:rPr>
                <w:sz w:val="16"/>
                <w:szCs w:val="16"/>
              </w:rPr>
            </w:pPr>
            <w:r w:rsidRPr="4B254A4C" w:rsidR="1FC2FA61">
              <w:rPr>
                <w:sz w:val="16"/>
                <w:szCs w:val="16"/>
              </w:rPr>
              <w:t>No</w:t>
            </w:r>
          </w:p>
        </w:tc>
      </w:tr>
      <w:tr w:rsidRPr="007A048D" w:rsidR="007A048D" w:rsidTr="4B254A4C" w14:paraId="33A604D8" w14:textId="77777777">
        <w:trPr>
          <w:cnfStyle w:val="000000100000" w:firstRow="0" w:lastRow="0" w:firstColumn="0" w:lastColumn="0" w:oddVBand="0" w:evenVBand="0" w:oddHBand="1" w:evenHBand="0" w:firstRowFirstColumn="0" w:firstRowLastColumn="0" w:lastRowFirstColumn="0" w:lastRowLastColumn="0"/>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78FE4249" w14:textId="77777777" w14:noSpellErr="1">
            <w:pPr>
              <w:jc w:val="left"/>
              <w:rPr>
                <w:sz w:val="16"/>
                <w:szCs w:val="16"/>
              </w:rPr>
            </w:pPr>
            <w:r w:rsidRPr="4B254A4C" w:rsidR="1FC2FA61">
              <w:rPr>
                <w:sz w:val="16"/>
                <w:szCs w:val="16"/>
              </w:rPr>
              <w:t>Wales, UK</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4D41D658" w14:textId="77777777" w14:noSpellErr="1">
            <w:pPr>
              <w:jc w:val="left"/>
              <w:rPr>
                <w:sz w:val="16"/>
                <w:szCs w:val="16"/>
              </w:rPr>
            </w:pPr>
            <w:r w:rsidRPr="4B254A4C" w:rsidR="1FC2FA61">
              <w:rPr>
                <w:sz w:val="16"/>
                <w:szCs w:val="16"/>
              </w:rPr>
              <w:t>SAIL</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71C8BBAB" w14:textId="77777777" w14:noSpellErr="1">
            <w:pPr>
              <w:jc w:val="left"/>
              <w:rPr>
                <w:sz w:val="16"/>
                <w:szCs w:val="16"/>
              </w:rPr>
            </w:pPr>
            <w:r w:rsidRPr="4B254A4C" w:rsidR="1FC2FA61">
              <w:rPr>
                <w:sz w:val="16"/>
                <w:szCs w:val="16"/>
              </w:rPr>
              <w:t>25</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3CD476D3" w14:textId="77777777" w14:noSpellErr="1">
            <w:pPr>
              <w:jc w:val="left"/>
              <w:rPr>
                <w:sz w:val="16"/>
                <w:szCs w:val="16"/>
              </w:rPr>
            </w:pPr>
            <w:r w:rsidRPr="4B254A4C" w:rsidR="1FC2FA61">
              <w:rPr>
                <w:sz w:val="16"/>
                <w:szCs w:val="16"/>
              </w:rPr>
              <w:t>400</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3DDF3F1D" w14:textId="77777777" w14:noSpellErr="1">
            <w:pPr>
              <w:jc w:val="left"/>
              <w:rPr>
                <w:sz w:val="16"/>
                <w:szCs w:val="16"/>
              </w:rPr>
            </w:pPr>
            <w:r w:rsidRPr="4B254A4C" w:rsidR="1FC2FA61">
              <w:rPr>
                <w:sz w:val="16"/>
                <w:szCs w:val="16"/>
              </w:rPr>
              <w:t>Record linkage databank</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5E421B" w:rsidP="4B254A4C" w:rsidRDefault="005E421B" w14:paraId="388519CC" w14:textId="77777777" w14:noSpellErr="1">
            <w:pPr>
              <w:jc w:val="left"/>
              <w:rPr>
                <w:sz w:val="16"/>
                <w:szCs w:val="16"/>
              </w:rPr>
            </w:pPr>
            <w:r w:rsidRPr="4B254A4C" w:rsidR="1FC2FA61">
              <w:rPr>
                <w:sz w:val="16"/>
                <w:szCs w:val="16"/>
              </w:rPr>
              <w:t>SAIL</w:t>
            </w:r>
          </w:p>
          <w:p w:rsidRPr="007A048D" w:rsidR="005E421B" w:rsidP="4B254A4C" w:rsidRDefault="005E421B" w14:paraId="653B6DEA" w14:textId="77777777" w14:noSpellErr="1">
            <w:pPr>
              <w:jc w:val="left"/>
              <w:rPr>
                <w:sz w:val="16"/>
                <w:szCs w:val="16"/>
              </w:rPr>
            </w:pP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5E421B" w:rsidP="4B254A4C" w:rsidRDefault="005E421B" w14:paraId="33F49CCD" w14:textId="77777777" w14:noSpellErr="1">
            <w:pPr>
              <w:jc w:val="left"/>
              <w:rPr>
                <w:sz w:val="16"/>
                <w:szCs w:val="16"/>
              </w:rPr>
            </w:pPr>
            <w:r w:rsidRPr="4B254A4C" w:rsidR="1FC2FA61">
              <w:rPr>
                <w:sz w:val="16"/>
                <w:szCs w:val="16"/>
              </w:rPr>
              <w:t>GP, 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5E421B" w14:paraId="1CC66C7D" w14:textId="6B0C2C1C" w14:noSpellErr="1">
            <w:pPr>
              <w:jc w:val="left"/>
              <w:rPr>
                <w:sz w:val="16"/>
                <w:szCs w:val="16"/>
              </w:rPr>
            </w:pPr>
            <w:r w:rsidRPr="4B254A4C" w:rsidR="1FC2FA61">
              <w:rPr>
                <w:sz w:val="16"/>
                <w:szCs w:val="16"/>
              </w:rPr>
              <w:t>Primary care prescribing for ~75% population</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4A302270" w14:textId="49DC200D" w14:noSpellErr="1">
            <w:pPr>
              <w:jc w:val="left"/>
              <w:rPr>
                <w:sz w:val="16"/>
                <w:szCs w:val="16"/>
              </w:rPr>
            </w:pPr>
            <w:r w:rsidRPr="4B254A4C" w:rsidR="1FC2FA61">
              <w:rPr>
                <w:sz w:val="16"/>
                <w:szCs w:val="16"/>
              </w:rPr>
              <w:t>Yes</w:t>
            </w:r>
          </w:p>
        </w:tc>
      </w:tr>
      <w:tr w:rsidRPr="007A048D" w:rsidR="007A048D" w:rsidTr="4B254A4C" w14:paraId="2B04D737" w14:textId="77777777">
        <w:trPr>
          <w:trHeight w:val="53"/>
        </w:trPr>
        <w:tc>
          <w:tcPr>
            <w:cnfStyle w:val="000010000000" w:firstRow="0" w:lastRow="0" w:firstColumn="0" w:lastColumn="0" w:oddVBand="1" w:evenVBand="0" w:oddHBand="0" w:evenHBand="0" w:firstRowFirstColumn="0" w:firstRowLastColumn="0" w:lastRowFirstColumn="0" w:lastRowLastColumn="0"/>
            <w:tcW w:w="475" w:type="pct"/>
            <w:gridSpan w:val="2"/>
            <w:tcMar/>
            <w:vAlign w:val="center"/>
          </w:tcPr>
          <w:p w:rsidRPr="007A048D" w:rsidR="005E421B" w:rsidP="4B254A4C" w:rsidRDefault="005E421B" w14:paraId="0314AA5D" w14:textId="77777777" w14:noSpellErr="1">
            <w:pPr>
              <w:jc w:val="left"/>
              <w:rPr>
                <w:sz w:val="16"/>
                <w:szCs w:val="16"/>
              </w:rPr>
            </w:pPr>
            <w:r w:rsidRPr="4B254A4C" w:rsidR="1FC2FA61">
              <w:rPr>
                <w:sz w:val="16"/>
                <w:szCs w:val="16"/>
              </w:rPr>
              <w:t>Sweden</w:t>
            </w:r>
          </w:p>
        </w:tc>
        <w:tc>
          <w:tcPr>
            <w:cnfStyle w:val="000010000000" w:firstRow="0" w:lastRow="0" w:firstColumn="0" w:lastColumn="0" w:oddVBand="1" w:evenVBand="0" w:oddHBand="0" w:evenHBand="0" w:firstRowFirstColumn="0" w:firstRowLastColumn="0" w:lastRowFirstColumn="0" w:lastRowLastColumn="0"/>
            <w:tcW w:w="653" w:type="pct"/>
            <w:tcMar/>
            <w:vAlign w:val="center"/>
          </w:tcPr>
          <w:p w:rsidRPr="007A048D" w:rsidR="005E421B" w:rsidP="4B254A4C" w:rsidRDefault="005E421B" w14:paraId="4AD867BC" w14:textId="77777777" w14:noSpellErr="1">
            <w:pPr>
              <w:jc w:val="left"/>
              <w:rPr>
                <w:sz w:val="16"/>
                <w:szCs w:val="16"/>
              </w:rPr>
            </w:pPr>
            <w:r w:rsidRPr="4B254A4C" w:rsidR="1FC2FA61">
              <w:rPr>
                <w:sz w:val="16"/>
                <w:szCs w:val="16"/>
              </w:rPr>
              <w:t>Swedish registries</w:t>
            </w:r>
          </w:p>
        </w:tc>
        <w:tc>
          <w:tcPr>
            <w:cnfStyle w:val="000001000000" w:firstRow="0" w:lastRow="0" w:firstColumn="0" w:lastColumn="0" w:oddVBand="0" w:evenVBand="1" w:oddHBand="0" w:evenHBand="0" w:firstRowFirstColumn="0" w:firstRowLastColumn="0" w:lastRowFirstColumn="0" w:lastRowLastColumn="0"/>
            <w:tcW w:w="352" w:type="pct"/>
            <w:tcMar/>
            <w:vAlign w:val="center"/>
          </w:tcPr>
          <w:p w:rsidRPr="007A048D" w:rsidR="005E421B" w:rsidP="4B254A4C" w:rsidRDefault="005E421B" w14:paraId="6B1068BE" w14:textId="77777777" w14:noSpellErr="1">
            <w:pPr>
              <w:jc w:val="left"/>
              <w:rPr>
                <w:sz w:val="16"/>
                <w:szCs w:val="16"/>
              </w:rPr>
            </w:pPr>
            <w:r w:rsidRPr="4B254A4C" w:rsidR="1FC2FA61">
              <w:rPr>
                <w:sz w:val="16"/>
                <w:szCs w:val="16"/>
              </w:rPr>
              <w:t>100</w:t>
            </w:r>
          </w:p>
        </w:tc>
        <w:tc>
          <w:tcPr>
            <w:cnfStyle w:val="000010000000" w:firstRow="0" w:lastRow="0" w:firstColumn="0" w:lastColumn="0" w:oddVBand="1" w:evenVBand="0" w:oddHBand="0" w:evenHBand="0" w:firstRowFirstColumn="0" w:firstRowLastColumn="0" w:lastRowFirstColumn="0" w:lastRowLastColumn="0"/>
            <w:tcW w:w="573" w:type="pct"/>
            <w:tcMar/>
            <w:vAlign w:val="center"/>
          </w:tcPr>
          <w:p w:rsidRPr="007A048D" w:rsidR="005E421B" w:rsidP="4B254A4C" w:rsidRDefault="005E421B" w14:paraId="6F8F42DF" w14:textId="77777777" w14:noSpellErr="1">
            <w:pPr>
              <w:jc w:val="left"/>
              <w:rPr>
                <w:sz w:val="16"/>
                <w:szCs w:val="16"/>
              </w:rPr>
            </w:pPr>
            <w:r w:rsidRPr="4B254A4C" w:rsidR="1FC2FA61">
              <w:rPr>
                <w:sz w:val="16"/>
                <w:szCs w:val="16"/>
              </w:rPr>
              <w:t>*</w:t>
            </w:r>
          </w:p>
        </w:tc>
        <w:tc>
          <w:tcPr>
            <w:cnfStyle w:val="000001000000" w:firstRow="0" w:lastRow="0" w:firstColumn="0" w:lastColumn="0" w:oddVBand="0" w:evenVBand="1" w:oddHBand="0" w:evenHBand="0" w:firstRowFirstColumn="0" w:firstRowLastColumn="0" w:lastRowFirstColumn="0" w:lastRowLastColumn="0"/>
            <w:tcW w:w="473" w:type="pct"/>
            <w:tcMar/>
            <w:vAlign w:val="center"/>
          </w:tcPr>
          <w:p w:rsidRPr="007A048D" w:rsidR="005E421B" w:rsidP="4B254A4C" w:rsidRDefault="005E421B" w14:paraId="66055CF8" w14:textId="77777777" w14:noSpellErr="1">
            <w:pPr>
              <w:jc w:val="left"/>
              <w:rPr>
                <w:sz w:val="16"/>
                <w:szCs w:val="16"/>
              </w:rPr>
            </w:pPr>
            <w:r w:rsidRPr="4B254A4C" w:rsidR="1FC2FA61">
              <w:rPr>
                <w:sz w:val="16"/>
                <w:szCs w:val="16"/>
              </w:rPr>
              <w:t>Record linkage</w:t>
            </w:r>
          </w:p>
        </w:tc>
        <w:tc>
          <w:tcPr>
            <w:cnfStyle w:val="000010000000" w:firstRow="0" w:lastRow="0" w:firstColumn="0" w:lastColumn="0" w:oddVBand="1" w:evenVBand="0" w:oddHBand="0" w:evenHBand="0" w:firstRowFirstColumn="0" w:firstRowLastColumn="0" w:lastRowFirstColumn="0" w:lastRowLastColumn="0"/>
            <w:tcW w:w="670" w:type="pct"/>
            <w:tcMar/>
            <w:vAlign w:val="center"/>
          </w:tcPr>
          <w:p w:rsidRPr="007A048D" w:rsidR="002A25CB" w:rsidP="4B254A4C" w:rsidRDefault="002A25CB" w14:paraId="0195D62C" w14:textId="13446C4E" w14:noSpellErr="1">
            <w:pPr>
              <w:jc w:val="left"/>
              <w:rPr>
                <w:sz w:val="16"/>
                <w:szCs w:val="16"/>
              </w:rPr>
            </w:pPr>
            <w:r w:rsidRPr="4B254A4C" w:rsidR="4A682207">
              <w:rPr>
                <w:sz w:val="16"/>
                <w:szCs w:val="16"/>
              </w:rPr>
              <w:t xml:space="preserve">The </w:t>
            </w:r>
            <w:r w:rsidRPr="4B254A4C" w:rsidR="4A682207">
              <w:rPr>
                <w:sz w:val="16"/>
                <w:szCs w:val="16"/>
              </w:rPr>
              <w:t xml:space="preserve">Swedish Prescription Database, </w:t>
            </w:r>
            <w:r w:rsidRPr="4B254A4C" w:rsidR="4A682207">
              <w:rPr>
                <w:sz w:val="16"/>
                <w:szCs w:val="16"/>
              </w:rPr>
              <w:t xml:space="preserve">The Medical Birth Registry of </w:t>
            </w:r>
            <w:r w:rsidRPr="4B254A4C" w:rsidR="4A682207">
              <w:rPr>
                <w:sz w:val="16"/>
                <w:szCs w:val="16"/>
              </w:rPr>
              <w:t xml:space="preserve">Sweden, </w:t>
            </w:r>
          </w:p>
          <w:p w:rsidRPr="007A048D" w:rsidR="005E421B" w:rsidP="4B254A4C" w:rsidRDefault="002A25CB" w14:paraId="76CC8EF3" w14:textId="17047462" w14:noSpellErr="1">
            <w:pPr>
              <w:jc w:val="left"/>
              <w:rPr>
                <w:sz w:val="16"/>
                <w:szCs w:val="16"/>
              </w:rPr>
            </w:pPr>
            <w:r w:rsidRPr="4B254A4C" w:rsidR="4A682207">
              <w:rPr>
                <w:sz w:val="16"/>
                <w:szCs w:val="16"/>
              </w:rPr>
              <w:t>The Swedish Patient Registry</w:t>
            </w:r>
          </w:p>
        </w:tc>
        <w:tc>
          <w:tcPr>
            <w:cnfStyle w:val="000001000000" w:firstRow="0" w:lastRow="0" w:firstColumn="0" w:lastColumn="0" w:oddVBand="0" w:evenVBand="1" w:oddHBand="0" w:evenHBand="0" w:firstRowFirstColumn="0" w:firstRowLastColumn="0" w:lastRowFirstColumn="0" w:lastRowLastColumn="0"/>
            <w:tcW w:w="513" w:type="pct"/>
            <w:tcMar/>
            <w:vAlign w:val="center"/>
          </w:tcPr>
          <w:p w:rsidRPr="007A048D" w:rsidR="002A25CB" w:rsidP="4B254A4C" w:rsidRDefault="002A25CB" w14:paraId="18FEA2BC" w14:textId="279F4AF2" w14:noSpellErr="1">
            <w:pPr>
              <w:jc w:val="left"/>
              <w:rPr>
                <w:sz w:val="16"/>
                <w:szCs w:val="16"/>
              </w:rPr>
            </w:pPr>
            <w:r w:rsidRPr="4B254A4C" w:rsidR="4A682207">
              <w:rPr>
                <w:sz w:val="16"/>
                <w:szCs w:val="16"/>
              </w:rPr>
              <w:t>S</w:t>
            </w:r>
            <w:r w:rsidRPr="4B254A4C" w:rsidR="4A682207">
              <w:rPr>
                <w:sz w:val="16"/>
                <w:szCs w:val="16"/>
              </w:rPr>
              <w:t>pecialist</w:t>
            </w:r>
          </w:p>
          <w:p w:rsidRPr="007A048D" w:rsidR="005E421B" w:rsidP="4B254A4C" w:rsidRDefault="002A25CB" w14:paraId="2094FFF5" w14:textId="7BB5D27F" w14:noSpellErr="1">
            <w:pPr>
              <w:jc w:val="left"/>
              <w:rPr>
                <w:sz w:val="16"/>
                <w:szCs w:val="16"/>
              </w:rPr>
            </w:pPr>
            <w:r w:rsidRPr="4B254A4C" w:rsidR="4A682207">
              <w:rPr>
                <w:sz w:val="16"/>
                <w:szCs w:val="16"/>
              </w:rPr>
              <w:t>Hospital</w:t>
            </w:r>
          </w:p>
        </w:tc>
        <w:tc>
          <w:tcPr>
            <w:cnfStyle w:val="000010000000" w:firstRow="0" w:lastRow="0" w:firstColumn="0" w:lastColumn="0" w:oddVBand="1" w:evenVBand="0" w:oddHBand="0" w:evenHBand="0" w:firstRowFirstColumn="0" w:firstRowLastColumn="0" w:lastRowFirstColumn="0" w:lastRowLastColumn="0"/>
            <w:tcW w:w="612" w:type="pct"/>
            <w:tcMar/>
            <w:vAlign w:val="center"/>
          </w:tcPr>
          <w:p w:rsidRPr="007A048D" w:rsidR="005E421B" w:rsidP="4B254A4C" w:rsidRDefault="005E421B" w14:paraId="4A859E1C" w14:textId="77777777">
            <w:pPr>
              <w:jc w:val="left"/>
              <w:rPr>
                <w:sz w:val="16"/>
                <w:szCs w:val="16"/>
              </w:rPr>
            </w:pPr>
            <w:proofErr w:type="spellStart"/>
            <w:r w:rsidRPr="4B254A4C" w:rsidR="1FC2FA61">
              <w:rPr>
                <w:sz w:val="16"/>
                <w:szCs w:val="16"/>
              </w:rPr>
              <w:t>Dispensings</w:t>
            </w:r>
            <w:proofErr w:type="spellEnd"/>
            <w:r w:rsidRPr="4B254A4C" w:rsidR="1FC2FA61">
              <w:rPr>
                <w:sz w:val="16"/>
                <w:szCs w:val="16"/>
              </w:rPr>
              <w:t xml:space="preserve"> in</w:t>
            </w:r>
          </w:p>
          <w:p w:rsidRPr="007A048D" w:rsidR="005E421B" w:rsidP="4B254A4C" w:rsidRDefault="005E421B" w14:paraId="4CEFB00C" w14:textId="030F73BD" w14:noSpellErr="1">
            <w:pPr>
              <w:jc w:val="left"/>
              <w:rPr>
                <w:sz w:val="16"/>
                <w:szCs w:val="16"/>
              </w:rPr>
            </w:pPr>
            <w:r w:rsidRPr="4B254A4C" w:rsidR="1FC2FA61">
              <w:rPr>
                <w:sz w:val="16"/>
                <w:szCs w:val="16"/>
              </w:rPr>
              <w:t>community pharmacies</w:t>
            </w:r>
          </w:p>
        </w:tc>
        <w:tc>
          <w:tcPr>
            <w:cnfStyle w:val="000001000000" w:firstRow="0" w:lastRow="0" w:firstColumn="0" w:lastColumn="0" w:oddVBand="0" w:evenVBand="1" w:oddHBand="0" w:evenHBand="0" w:firstRowFirstColumn="0" w:firstRowLastColumn="0" w:lastRowFirstColumn="0" w:lastRowLastColumn="0"/>
            <w:tcW w:w="679" w:type="pct"/>
            <w:tcMar/>
            <w:vAlign w:val="center"/>
          </w:tcPr>
          <w:p w:rsidRPr="007A048D" w:rsidR="005E421B" w:rsidP="4B254A4C" w:rsidRDefault="005E421B" w14:paraId="0F2C2144" w14:textId="033CC21E" w14:noSpellErr="1">
            <w:pPr>
              <w:jc w:val="left"/>
              <w:rPr>
                <w:sz w:val="16"/>
                <w:szCs w:val="16"/>
              </w:rPr>
            </w:pPr>
            <w:r w:rsidRPr="4B254A4C" w:rsidR="1FC2FA61">
              <w:rPr>
                <w:sz w:val="16"/>
                <w:szCs w:val="16"/>
              </w:rPr>
              <w:t>Yes</w:t>
            </w:r>
          </w:p>
        </w:tc>
      </w:tr>
    </w:tbl>
    <w:p w:rsidRPr="00722C3F" w:rsidR="00F07227" w:rsidP="00E36CCF" w:rsidRDefault="00F07227" w14:paraId="37434A18" w14:textId="77777777">
      <w:pPr>
        <w:spacing w:line="276" w:lineRule="auto"/>
        <w:ind w:left="0"/>
        <w:rPr>
          <w:rFonts w:asciiTheme="majorHAnsi" w:hAnsiTheme="majorHAnsi"/>
          <w:b/>
        </w:rPr>
      </w:pPr>
    </w:p>
    <w:p w:rsidRPr="008F187D" w:rsidR="000A6EC1" w:rsidP="000A6EC1" w:rsidRDefault="000A6EC1" w14:paraId="2DB2A268" w14:textId="169444B7">
      <w:pPr>
        <w:ind w:left="0" w:firstLine="0"/>
        <w:rPr>
          <w:sz w:val="20"/>
          <w:szCs w:val="16"/>
        </w:rPr>
        <w:sectPr w:rsidRPr="008F187D" w:rsidR="000A6EC1" w:rsidSect="007A048D">
          <w:pgSz w:w="16838" w:h="11906" w:orient="landscape" w:code="9"/>
          <w:pgMar w:top="1440" w:right="1440" w:bottom="1440" w:left="1440" w:header="706" w:footer="706" w:gutter="0"/>
          <w:cols w:space="708"/>
          <w:docGrid w:linePitch="360"/>
        </w:sectPr>
      </w:pPr>
      <w:r w:rsidRPr="000A6EC1">
        <w:rPr>
          <w:sz w:val="20"/>
          <w:szCs w:val="16"/>
        </w:rPr>
        <w:t>*Preliminary counts / data not provided by the DA</w:t>
      </w:r>
      <w:r w:rsidR="008F187D">
        <w:rPr>
          <w:sz w:val="20"/>
          <w:szCs w:val="16"/>
        </w:rPr>
        <w:t>P.</w:t>
      </w:r>
    </w:p>
    <w:p w:rsidR="00BF40D0" w:rsidP="00BF40D0" w:rsidRDefault="00BF40D0" w14:paraId="667D7A50" w14:textId="75F03628">
      <w:pPr>
        <w:ind w:left="0" w:firstLine="0"/>
        <w:rPr>
          <w:iCs/>
        </w:rPr>
      </w:pPr>
      <w:commentRangeStart w:id="28"/>
      <w:r>
        <w:rPr>
          <w:b/>
          <w:iCs/>
        </w:rPr>
        <w:lastRenderedPageBreak/>
        <w:t>Appendix 2</w:t>
      </w:r>
      <w:r w:rsidR="007E54C1">
        <w:rPr>
          <w:b/>
          <w:iCs/>
        </w:rPr>
        <w:t>a-2g</w:t>
      </w:r>
      <w:r>
        <w:rPr>
          <w:b/>
          <w:iCs/>
        </w:rPr>
        <w:t xml:space="preserve">: </w:t>
      </w:r>
      <w:r w:rsidRPr="00D212E2">
        <w:rPr>
          <w:iCs/>
        </w:rPr>
        <w:t>Availability of outcome data by data source</w:t>
      </w:r>
      <w:r w:rsidRPr="00D212E2" w:rsidR="00D212E2">
        <w:rPr>
          <w:iCs/>
        </w:rPr>
        <w:t xml:space="preserve">, </w:t>
      </w:r>
      <w:r w:rsidRPr="00D212E2" w:rsidR="00317328">
        <w:rPr>
          <w:iCs/>
        </w:rPr>
        <w:t>information on how this data is captured</w:t>
      </w:r>
      <w:r w:rsidRPr="00D212E2" w:rsidR="00D212E2">
        <w:rPr>
          <w:iCs/>
        </w:rPr>
        <w:t xml:space="preserve"> in source data, and where in the </w:t>
      </w:r>
      <w:proofErr w:type="spellStart"/>
      <w:r w:rsidRPr="00D212E2" w:rsidR="00D212E2">
        <w:rPr>
          <w:iCs/>
        </w:rPr>
        <w:t>ConcePTION</w:t>
      </w:r>
      <w:proofErr w:type="spellEnd"/>
      <w:r w:rsidRPr="00D212E2" w:rsidR="00D212E2">
        <w:rPr>
          <w:iCs/>
        </w:rPr>
        <w:t xml:space="preserve"> CDM this information should be</w:t>
      </w:r>
      <w:r w:rsidR="00D212E2">
        <w:rPr>
          <w:iCs/>
        </w:rPr>
        <w:t xml:space="preserve"> extracted from (event, survey)</w:t>
      </w:r>
      <w:commentRangeEnd w:id="28"/>
      <w:r w:rsidR="002A25CB">
        <w:rPr>
          <w:rStyle w:val="CommentReference"/>
        </w:rPr>
        <w:commentReference w:id="28"/>
      </w:r>
    </w:p>
    <w:p w:rsidRPr="00D212E2" w:rsidR="00D212E2" w:rsidP="00BF40D0" w:rsidRDefault="00D212E2" w14:paraId="500AEB51" w14:textId="0D493AFF">
      <w:pPr>
        <w:ind w:left="0" w:firstLine="0"/>
        <w:rPr>
          <w:b/>
          <w:iCs/>
        </w:rPr>
      </w:pPr>
      <w:r w:rsidRPr="00D212E2">
        <w:rPr>
          <w:b/>
          <w:iCs/>
        </w:rPr>
        <w:t>a. Preeclampsia</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122C83" w:rsidR="00122C83" w:rsidTr="002A25CB" w14:paraId="15CEEC6D" w14:textId="2B23C458">
        <w:trPr>
          <w:trHeight w:val="240"/>
          <w:tblHeader/>
        </w:trPr>
        <w:tc>
          <w:tcPr>
            <w:tcW w:w="2457" w:type="dxa"/>
          </w:tcPr>
          <w:p w:rsidRPr="00F07227" w:rsidR="00122C83" w:rsidP="00122C83" w:rsidRDefault="00122C83" w14:paraId="24C70F33" w14:textId="06EFD491">
            <w:pPr>
              <w:spacing w:line="276" w:lineRule="auto"/>
              <w:ind w:left="0" w:firstLine="0"/>
              <w:jc w:val="left"/>
              <w:rPr>
                <w:rFonts w:eastAsia="Calibri"/>
                <w:b/>
                <w:sz w:val="20"/>
                <w:szCs w:val="20"/>
              </w:rPr>
            </w:pPr>
          </w:p>
        </w:tc>
        <w:tc>
          <w:tcPr>
            <w:tcW w:w="2382" w:type="dxa"/>
          </w:tcPr>
          <w:p w:rsidRPr="00F07227" w:rsidR="00122C83" w:rsidP="00122C83" w:rsidRDefault="00122C83" w14:paraId="5A2C2E41"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122C83" w:rsidP="00122C83" w:rsidRDefault="00122C83" w14:paraId="039ED6FF" w14:textId="19E6FCC6">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122C83" w:rsidP="00122C83" w:rsidRDefault="00122C83" w14:paraId="5A66E7D9"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122C83" w:rsidP="00122C83" w:rsidRDefault="00122C83" w14:paraId="5A15D0C1" w14:textId="38D94613">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122C83" w:rsidP="00122C83" w:rsidRDefault="00122C83" w14:paraId="7FAAA257" w14:textId="7AC8D52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6" w:type="dxa"/>
          </w:tcPr>
          <w:p w:rsidRPr="00F07227" w:rsidR="00122C83" w:rsidP="00122C83" w:rsidRDefault="00122C83" w14:paraId="5022DC2A" w14:textId="161F2CC0">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122C83" w:rsidR="00122C83" w:rsidTr="002A25CB" w14:paraId="7C676E17" w14:textId="77777777">
        <w:trPr>
          <w:trHeight w:val="212"/>
          <w:tblHeader/>
        </w:trPr>
        <w:tc>
          <w:tcPr>
            <w:tcW w:w="14493" w:type="dxa"/>
            <w:gridSpan w:val="5"/>
          </w:tcPr>
          <w:p w:rsidRPr="00F07227" w:rsidR="00122C83" w:rsidP="00122C83" w:rsidRDefault="00122C83" w14:paraId="7BE4F1EA" w14:textId="11F668C3">
            <w:pPr>
              <w:spacing w:line="276" w:lineRule="auto"/>
              <w:ind w:left="0" w:firstLine="0"/>
              <w:jc w:val="center"/>
              <w:rPr>
                <w:rFonts w:eastAsia="Calibri"/>
                <w:b/>
                <w:sz w:val="20"/>
                <w:szCs w:val="20"/>
              </w:rPr>
            </w:pPr>
            <w:r w:rsidRPr="00F07227">
              <w:rPr>
                <w:rFonts w:eastAsia="Calibri"/>
                <w:b/>
                <w:sz w:val="20"/>
                <w:szCs w:val="20"/>
              </w:rPr>
              <w:t>Preeclampsia</w:t>
            </w:r>
          </w:p>
        </w:tc>
      </w:tr>
      <w:tr w:rsidRPr="00122C83" w:rsidR="00122C83" w:rsidTr="00122C83" w14:paraId="1E35CF28" w14:textId="495CC425">
        <w:trPr>
          <w:trHeight w:val="212"/>
        </w:trPr>
        <w:tc>
          <w:tcPr>
            <w:tcW w:w="2457" w:type="dxa"/>
          </w:tcPr>
          <w:p w:rsidRPr="00F07227" w:rsidR="00122C83" w:rsidP="00122C83" w:rsidRDefault="00122C83" w14:paraId="3E50DBDA" w14:textId="2E5B0455">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122C83" w:rsidP="00122C83" w:rsidRDefault="00122C83" w14:paraId="3F0F1442" w14:textId="1374A9D0">
            <w:pPr>
              <w:spacing w:line="276" w:lineRule="auto"/>
              <w:ind w:left="0" w:firstLine="0"/>
              <w:rPr>
                <w:rFonts w:eastAsia="Calibri"/>
                <w:sz w:val="20"/>
                <w:szCs w:val="20"/>
              </w:rPr>
            </w:pPr>
          </w:p>
        </w:tc>
        <w:tc>
          <w:tcPr>
            <w:tcW w:w="2925" w:type="dxa"/>
          </w:tcPr>
          <w:p w:rsidRPr="00F07227" w:rsidR="00122C83" w:rsidP="00122C83" w:rsidRDefault="00122C83" w14:paraId="27122C43" w14:textId="77777777">
            <w:pPr>
              <w:spacing w:line="276" w:lineRule="auto"/>
              <w:ind w:left="0" w:firstLine="0"/>
              <w:rPr>
                <w:rFonts w:eastAsia="Calibri"/>
                <w:sz w:val="20"/>
                <w:szCs w:val="20"/>
              </w:rPr>
            </w:pPr>
          </w:p>
        </w:tc>
        <w:tc>
          <w:tcPr>
            <w:tcW w:w="3443" w:type="dxa"/>
          </w:tcPr>
          <w:p w:rsidRPr="00F07227" w:rsidR="00122C83" w:rsidP="00122C83" w:rsidRDefault="00122C83" w14:paraId="40890E8E" w14:textId="51C90002">
            <w:pPr>
              <w:spacing w:line="276" w:lineRule="auto"/>
              <w:ind w:left="0" w:firstLine="0"/>
              <w:rPr>
                <w:rFonts w:eastAsia="Calibri"/>
                <w:sz w:val="20"/>
                <w:szCs w:val="20"/>
              </w:rPr>
            </w:pPr>
          </w:p>
        </w:tc>
        <w:tc>
          <w:tcPr>
            <w:tcW w:w="3286" w:type="dxa"/>
          </w:tcPr>
          <w:p w:rsidRPr="00F07227" w:rsidR="00122C83" w:rsidP="00122C83" w:rsidRDefault="00122C83" w14:paraId="65002A9C" w14:textId="5064A107">
            <w:pPr>
              <w:spacing w:line="276" w:lineRule="auto"/>
              <w:ind w:left="0" w:firstLine="0"/>
              <w:rPr>
                <w:rFonts w:eastAsia="Calibri"/>
                <w:sz w:val="20"/>
                <w:szCs w:val="20"/>
              </w:rPr>
            </w:pPr>
          </w:p>
        </w:tc>
      </w:tr>
      <w:tr w:rsidRPr="00122C83" w:rsidR="00122C83" w:rsidTr="00122C83" w14:paraId="53C9188C" w14:textId="56728A4D">
        <w:trPr>
          <w:trHeight w:val="172"/>
        </w:trPr>
        <w:tc>
          <w:tcPr>
            <w:tcW w:w="2457" w:type="dxa"/>
          </w:tcPr>
          <w:p w:rsidRPr="00F07227" w:rsidR="00122C83" w:rsidP="00122C83" w:rsidRDefault="00122C83" w14:paraId="1158E60F" w14:textId="51F713F7">
            <w:pPr>
              <w:spacing w:line="276" w:lineRule="auto"/>
              <w:ind w:left="0" w:firstLine="0"/>
              <w:rPr>
                <w:spacing w:val="-2"/>
                <w:sz w:val="20"/>
                <w:szCs w:val="20"/>
              </w:rPr>
            </w:pPr>
            <w:r w:rsidRPr="00F07227">
              <w:rPr>
                <w:sz w:val="20"/>
                <w:szCs w:val="20"/>
              </w:rPr>
              <w:t>France (Haute Garonne)</w:t>
            </w:r>
          </w:p>
        </w:tc>
        <w:tc>
          <w:tcPr>
            <w:tcW w:w="2382" w:type="dxa"/>
          </w:tcPr>
          <w:p w:rsidRPr="00F07227" w:rsidR="00122C83" w:rsidP="00122C83" w:rsidRDefault="00122C83" w14:paraId="1A7E8D97" w14:textId="7DA33E57">
            <w:pPr>
              <w:spacing w:line="276" w:lineRule="auto"/>
              <w:ind w:left="0" w:firstLine="0"/>
              <w:rPr>
                <w:rFonts w:eastAsia="Arial Unicode MS"/>
                <w:color w:val="000000"/>
                <w:sz w:val="20"/>
                <w:szCs w:val="20"/>
              </w:rPr>
            </w:pPr>
          </w:p>
        </w:tc>
        <w:tc>
          <w:tcPr>
            <w:tcW w:w="2925" w:type="dxa"/>
          </w:tcPr>
          <w:p w:rsidRPr="00F07227" w:rsidR="00122C83" w:rsidP="00122C83" w:rsidRDefault="00122C83" w14:paraId="41A4516A" w14:textId="77777777">
            <w:pPr>
              <w:spacing w:line="276" w:lineRule="auto"/>
              <w:ind w:left="0" w:firstLine="0"/>
              <w:rPr>
                <w:sz w:val="20"/>
                <w:szCs w:val="20"/>
              </w:rPr>
            </w:pPr>
          </w:p>
        </w:tc>
        <w:tc>
          <w:tcPr>
            <w:tcW w:w="3443" w:type="dxa"/>
          </w:tcPr>
          <w:p w:rsidRPr="00F07227" w:rsidR="00122C83" w:rsidP="00122C83" w:rsidRDefault="00122C83" w14:paraId="040A9FEB" w14:textId="7F38D084">
            <w:pPr>
              <w:spacing w:line="276" w:lineRule="auto"/>
              <w:ind w:left="0" w:firstLine="0"/>
              <w:rPr>
                <w:sz w:val="20"/>
                <w:szCs w:val="20"/>
              </w:rPr>
            </w:pPr>
          </w:p>
        </w:tc>
        <w:tc>
          <w:tcPr>
            <w:tcW w:w="3286" w:type="dxa"/>
          </w:tcPr>
          <w:p w:rsidRPr="00F07227" w:rsidR="00122C83" w:rsidP="00122C83" w:rsidRDefault="00122C83" w14:paraId="26A5A77B" w14:textId="06C9E82F">
            <w:pPr>
              <w:spacing w:line="276" w:lineRule="auto"/>
              <w:ind w:left="0" w:firstLine="0"/>
              <w:rPr>
                <w:rFonts w:eastAsia="Arial Unicode MS"/>
                <w:color w:val="000000"/>
                <w:sz w:val="20"/>
                <w:szCs w:val="20"/>
              </w:rPr>
            </w:pPr>
          </w:p>
        </w:tc>
      </w:tr>
      <w:tr w:rsidRPr="00122C83" w:rsidR="00122C83" w:rsidTr="00122C83" w14:paraId="2784E529" w14:textId="73F1F09B">
        <w:trPr>
          <w:trHeight w:val="172"/>
        </w:trPr>
        <w:tc>
          <w:tcPr>
            <w:tcW w:w="2457" w:type="dxa"/>
          </w:tcPr>
          <w:p w:rsidRPr="00F07227" w:rsidR="00122C83" w:rsidP="00122C83" w:rsidRDefault="00122C83" w14:paraId="64BF879A" w14:textId="55045BD9">
            <w:pPr>
              <w:spacing w:line="276" w:lineRule="auto"/>
              <w:ind w:left="0" w:firstLine="0"/>
              <w:rPr>
                <w:spacing w:val="-2"/>
                <w:sz w:val="20"/>
                <w:szCs w:val="20"/>
              </w:rPr>
            </w:pPr>
            <w:r w:rsidRPr="00F07227">
              <w:rPr>
                <w:sz w:val="20"/>
                <w:szCs w:val="20"/>
              </w:rPr>
              <w:t>Germany</w:t>
            </w:r>
          </w:p>
        </w:tc>
        <w:tc>
          <w:tcPr>
            <w:tcW w:w="2382" w:type="dxa"/>
          </w:tcPr>
          <w:p w:rsidRPr="00F07227" w:rsidR="00122C83" w:rsidP="00122C83" w:rsidRDefault="00122C83" w14:paraId="22C2097F" w14:textId="7A9B8F21">
            <w:pPr>
              <w:spacing w:line="276" w:lineRule="auto"/>
              <w:ind w:left="0" w:firstLine="0"/>
              <w:rPr>
                <w:sz w:val="20"/>
                <w:szCs w:val="20"/>
              </w:rPr>
            </w:pPr>
          </w:p>
        </w:tc>
        <w:tc>
          <w:tcPr>
            <w:tcW w:w="2925" w:type="dxa"/>
          </w:tcPr>
          <w:p w:rsidRPr="00F07227" w:rsidR="00122C83" w:rsidP="00122C83" w:rsidRDefault="00122C83" w14:paraId="7E0CF1FD" w14:textId="77777777">
            <w:pPr>
              <w:spacing w:line="276" w:lineRule="auto"/>
              <w:ind w:left="0" w:firstLine="0"/>
              <w:rPr>
                <w:sz w:val="20"/>
                <w:szCs w:val="20"/>
              </w:rPr>
            </w:pPr>
          </w:p>
        </w:tc>
        <w:tc>
          <w:tcPr>
            <w:tcW w:w="3443" w:type="dxa"/>
          </w:tcPr>
          <w:p w:rsidRPr="00F07227" w:rsidR="00122C83" w:rsidP="00122C83" w:rsidRDefault="00122C83" w14:paraId="08F30BDB" w14:textId="64C8E423">
            <w:pPr>
              <w:spacing w:line="276" w:lineRule="auto"/>
              <w:ind w:left="0" w:firstLine="0"/>
              <w:rPr>
                <w:sz w:val="20"/>
                <w:szCs w:val="20"/>
              </w:rPr>
            </w:pPr>
            <w:r w:rsidRPr="00F07227">
              <w:rPr>
                <w:sz w:val="20"/>
                <w:szCs w:val="20"/>
              </w:rPr>
              <w:t>Use of outpatient diagnoses alone usually leads to overestimation. For chronic diseases we therefore use a combination of in- and outpatient diagnoses</w:t>
            </w:r>
          </w:p>
        </w:tc>
        <w:tc>
          <w:tcPr>
            <w:tcW w:w="3286" w:type="dxa"/>
          </w:tcPr>
          <w:p w:rsidRPr="00F07227" w:rsidR="00122C83" w:rsidP="00122C83" w:rsidRDefault="00122C83" w14:paraId="6F1A854E" w14:textId="77777777">
            <w:pPr>
              <w:spacing w:line="276" w:lineRule="auto"/>
              <w:ind w:left="0" w:firstLine="0"/>
              <w:rPr>
                <w:sz w:val="20"/>
                <w:szCs w:val="20"/>
              </w:rPr>
            </w:pPr>
          </w:p>
        </w:tc>
      </w:tr>
      <w:tr w:rsidRPr="00122C83" w:rsidR="00122C83" w:rsidTr="00122C83" w14:paraId="448068CD" w14:textId="717B3F96">
        <w:trPr>
          <w:trHeight w:val="168"/>
        </w:trPr>
        <w:tc>
          <w:tcPr>
            <w:tcW w:w="2457" w:type="dxa"/>
          </w:tcPr>
          <w:p w:rsidRPr="00F07227" w:rsidR="00122C83" w:rsidP="00122C83" w:rsidRDefault="00122C83" w14:paraId="30580B18" w14:textId="12FC737D">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122C83" w:rsidP="00122C83" w:rsidRDefault="00122C83" w14:paraId="3CAE7036" w14:textId="77777777">
            <w:pPr>
              <w:spacing w:line="276" w:lineRule="auto"/>
              <w:ind w:left="0" w:firstLine="0"/>
              <w:rPr>
                <w:rFonts w:eastAsia="Arial Unicode MS"/>
                <w:color w:val="000000"/>
                <w:sz w:val="20"/>
                <w:szCs w:val="20"/>
              </w:rPr>
            </w:pPr>
          </w:p>
        </w:tc>
        <w:tc>
          <w:tcPr>
            <w:tcW w:w="2925" w:type="dxa"/>
          </w:tcPr>
          <w:p w:rsidRPr="00F07227" w:rsidR="00122C83" w:rsidP="00122C83" w:rsidRDefault="00122C83" w14:paraId="5EB8F86C" w14:textId="77777777">
            <w:pPr>
              <w:spacing w:line="276" w:lineRule="auto"/>
              <w:ind w:left="0" w:firstLine="0"/>
              <w:rPr>
                <w:sz w:val="20"/>
                <w:szCs w:val="20"/>
              </w:rPr>
            </w:pPr>
          </w:p>
        </w:tc>
        <w:tc>
          <w:tcPr>
            <w:tcW w:w="3443" w:type="dxa"/>
          </w:tcPr>
          <w:p w:rsidRPr="00F07227" w:rsidR="00122C83" w:rsidP="00122C83" w:rsidRDefault="00122C83" w14:paraId="0B138EF4" w14:textId="51AC6C06">
            <w:pPr>
              <w:spacing w:line="276" w:lineRule="auto"/>
              <w:ind w:left="0" w:firstLine="0"/>
              <w:rPr>
                <w:sz w:val="20"/>
                <w:szCs w:val="20"/>
              </w:rPr>
            </w:pPr>
          </w:p>
        </w:tc>
        <w:tc>
          <w:tcPr>
            <w:tcW w:w="3286" w:type="dxa"/>
          </w:tcPr>
          <w:p w:rsidRPr="00F07227" w:rsidR="00122C83" w:rsidP="00122C83" w:rsidRDefault="00122C83" w14:paraId="085FD71F" w14:textId="77777777">
            <w:pPr>
              <w:spacing w:line="276" w:lineRule="auto"/>
              <w:ind w:left="0" w:firstLine="0"/>
              <w:rPr>
                <w:rFonts w:eastAsia="Arial Unicode MS"/>
                <w:color w:val="000000"/>
                <w:sz w:val="20"/>
                <w:szCs w:val="20"/>
              </w:rPr>
            </w:pPr>
          </w:p>
        </w:tc>
      </w:tr>
      <w:tr w:rsidRPr="00122C83" w:rsidR="00122C83" w:rsidTr="00122C83" w14:paraId="3A465961" w14:textId="2E09E19C">
        <w:trPr>
          <w:trHeight w:val="168"/>
        </w:trPr>
        <w:tc>
          <w:tcPr>
            <w:tcW w:w="2457" w:type="dxa"/>
          </w:tcPr>
          <w:p w:rsidRPr="00F07227" w:rsidR="00122C83" w:rsidP="00122C83" w:rsidRDefault="00122C83" w14:paraId="0D416614" w14:textId="35981C50">
            <w:pPr>
              <w:spacing w:line="276" w:lineRule="auto"/>
              <w:ind w:left="0" w:firstLine="0"/>
              <w:rPr>
                <w:spacing w:val="-2"/>
                <w:sz w:val="20"/>
                <w:szCs w:val="20"/>
              </w:rPr>
            </w:pPr>
            <w:r w:rsidRPr="00F07227">
              <w:rPr>
                <w:sz w:val="20"/>
                <w:szCs w:val="20"/>
              </w:rPr>
              <w:t>Italy (Tuscany)</w:t>
            </w:r>
          </w:p>
        </w:tc>
        <w:tc>
          <w:tcPr>
            <w:tcW w:w="2382" w:type="dxa"/>
          </w:tcPr>
          <w:p w:rsidRPr="00F07227" w:rsidR="00122C83" w:rsidP="00122C83" w:rsidRDefault="00122C83" w14:paraId="20F5CC6F" w14:textId="3CCEEB2F">
            <w:pPr>
              <w:spacing w:line="276" w:lineRule="auto"/>
              <w:ind w:left="0" w:firstLine="0"/>
              <w:rPr>
                <w:sz w:val="20"/>
                <w:szCs w:val="20"/>
              </w:rPr>
            </w:pPr>
          </w:p>
        </w:tc>
        <w:tc>
          <w:tcPr>
            <w:tcW w:w="2925" w:type="dxa"/>
          </w:tcPr>
          <w:p w:rsidRPr="00F07227" w:rsidR="00122C83" w:rsidP="00122C83" w:rsidRDefault="00122C83" w14:paraId="3AA9430C" w14:textId="77777777">
            <w:pPr>
              <w:spacing w:line="276" w:lineRule="auto"/>
              <w:ind w:left="0" w:firstLine="0"/>
              <w:rPr>
                <w:sz w:val="20"/>
                <w:szCs w:val="20"/>
              </w:rPr>
            </w:pPr>
          </w:p>
        </w:tc>
        <w:tc>
          <w:tcPr>
            <w:tcW w:w="3443" w:type="dxa"/>
          </w:tcPr>
          <w:p w:rsidRPr="00F07227" w:rsidR="00122C83" w:rsidP="00122C83" w:rsidRDefault="00122C83" w14:paraId="10B07686" w14:textId="2460FB5F">
            <w:pPr>
              <w:spacing w:line="276" w:lineRule="auto"/>
              <w:ind w:left="0" w:firstLine="0"/>
              <w:jc w:val="left"/>
              <w:rPr>
                <w:sz w:val="20"/>
                <w:szCs w:val="20"/>
              </w:rPr>
            </w:pPr>
            <w:r w:rsidRPr="00F07227">
              <w:rPr>
                <w:sz w:val="20"/>
                <w:szCs w:val="20"/>
              </w:rPr>
              <w:t>Hospital discharge records, emergency admissions, exemptions from copayment</w:t>
            </w:r>
          </w:p>
        </w:tc>
        <w:tc>
          <w:tcPr>
            <w:tcW w:w="3286" w:type="dxa"/>
          </w:tcPr>
          <w:p w:rsidRPr="00F07227" w:rsidR="00122C83" w:rsidP="00122C83" w:rsidRDefault="00122C83" w14:paraId="5CBFAEFF" w14:textId="5D793393">
            <w:pPr>
              <w:spacing w:line="276" w:lineRule="auto"/>
              <w:ind w:left="0" w:firstLine="0"/>
              <w:rPr>
                <w:sz w:val="20"/>
                <w:szCs w:val="20"/>
              </w:rPr>
            </w:pPr>
          </w:p>
        </w:tc>
      </w:tr>
      <w:tr w:rsidRPr="00122C83" w:rsidR="00122C83" w:rsidTr="00122C83" w14:paraId="4D80CF98" w14:textId="2BAE61C5">
        <w:trPr>
          <w:trHeight w:val="172"/>
        </w:trPr>
        <w:tc>
          <w:tcPr>
            <w:tcW w:w="2457" w:type="dxa"/>
          </w:tcPr>
          <w:p w:rsidRPr="00F07227" w:rsidR="00122C83" w:rsidP="00122C83" w:rsidRDefault="00122C83" w14:paraId="37DFB24F" w14:textId="63FCD8AA">
            <w:pPr>
              <w:spacing w:line="276" w:lineRule="auto"/>
              <w:ind w:left="0" w:firstLine="0"/>
              <w:rPr>
                <w:spacing w:val="-2"/>
                <w:sz w:val="20"/>
                <w:szCs w:val="20"/>
              </w:rPr>
            </w:pPr>
            <w:r w:rsidRPr="00F07227">
              <w:rPr>
                <w:sz w:val="20"/>
                <w:szCs w:val="20"/>
              </w:rPr>
              <w:t>Norway</w:t>
            </w:r>
          </w:p>
        </w:tc>
        <w:tc>
          <w:tcPr>
            <w:tcW w:w="2382" w:type="dxa"/>
          </w:tcPr>
          <w:p w:rsidRPr="00F07227" w:rsidR="00122C83" w:rsidP="00122C83" w:rsidRDefault="00F07227" w14:paraId="1BC852E6" w14:textId="15F31210">
            <w:pPr>
              <w:spacing w:line="276" w:lineRule="auto"/>
              <w:ind w:left="0" w:firstLine="0"/>
              <w:rPr>
                <w:sz w:val="20"/>
                <w:szCs w:val="20"/>
              </w:rPr>
            </w:pPr>
            <w:r>
              <w:rPr>
                <w:sz w:val="20"/>
                <w:szCs w:val="20"/>
              </w:rPr>
              <w:t>Y</w:t>
            </w:r>
          </w:p>
        </w:tc>
        <w:tc>
          <w:tcPr>
            <w:tcW w:w="2925" w:type="dxa"/>
          </w:tcPr>
          <w:p w:rsidRPr="00F07227" w:rsidR="00122C83" w:rsidP="00122C83" w:rsidRDefault="00F07227" w14:paraId="1FBA8FF1" w14:textId="18F3F912">
            <w:pPr>
              <w:spacing w:line="276" w:lineRule="auto"/>
              <w:ind w:left="0" w:firstLine="0"/>
              <w:rPr>
                <w:rFonts w:eastAsia="Arial Unicode MS"/>
                <w:color w:val="000000"/>
                <w:sz w:val="20"/>
                <w:szCs w:val="20"/>
              </w:rPr>
            </w:pPr>
            <w:r>
              <w:rPr>
                <w:rFonts w:eastAsia="Arial Unicode MS"/>
                <w:color w:val="000000"/>
                <w:sz w:val="20"/>
                <w:szCs w:val="20"/>
              </w:rPr>
              <w:t>Birth record and diagnosis</w:t>
            </w:r>
          </w:p>
        </w:tc>
        <w:tc>
          <w:tcPr>
            <w:tcW w:w="3443" w:type="dxa"/>
          </w:tcPr>
          <w:p w:rsidRPr="00F07227" w:rsidR="00122C83" w:rsidP="00122C83" w:rsidRDefault="00122C83" w14:paraId="6F20FEFE" w14:textId="39A9C680">
            <w:pPr>
              <w:spacing w:line="276" w:lineRule="auto"/>
              <w:ind w:left="0" w:firstLine="0"/>
              <w:rPr>
                <w:sz w:val="20"/>
                <w:szCs w:val="20"/>
              </w:rPr>
            </w:pPr>
            <w:r w:rsidRPr="00F07227">
              <w:rPr>
                <w:sz w:val="20"/>
                <w:szCs w:val="20"/>
              </w:rPr>
              <w:t>Norwegian Patient Registry (NPR); Norwegian Primary care registry (KUHR); Medical Birth registry (MBRN)</w:t>
            </w:r>
          </w:p>
        </w:tc>
        <w:tc>
          <w:tcPr>
            <w:tcW w:w="3286" w:type="dxa"/>
          </w:tcPr>
          <w:p w:rsidRPr="00F07227" w:rsidR="00122C83" w:rsidP="00122C83" w:rsidRDefault="00F07227" w14:paraId="5FE35460" w14:textId="7086D924">
            <w:pPr>
              <w:spacing w:line="276" w:lineRule="auto"/>
              <w:ind w:left="0" w:firstLine="0"/>
              <w:rPr>
                <w:color w:val="FF0000"/>
                <w:sz w:val="20"/>
                <w:szCs w:val="20"/>
              </w:rPr>
            </w:pPr>
            <w:r w:rsidRPr="00F07227">
              <w:rPr>
                <w:color w:val="000000" w:themeColor="text1"/>
                <w:sz w:val="20"/>
                <w:szCs w:val="20"/>
              </w:rPr>
              <w:t>Event and survey</w:t>
            </w:r>
          </w:p>
        </w:tc>
      </w:tr>
      <w:tr w:rsidRPr="00122C83" w:rsidR="00122C83" w:rsidTr="00122C83" w14:paraId="0451617B" w14:textId="2221C64C">
        <w:trPr>
          <w:trHeight w:val="172"/>
        </w:trPr>
        <w:tc>
          <w:tcPr>
            <w:tcW w:w="2457" w:type="dxa"/>
          </w:tcPr>
          <w:p w:rsidRPr="00F07227" w:rsidR="00122C83" w:rsidP="00122C83" w:rsidRDefault="00122C83" w14:paraId="61A8E032" w14:textId="7DE3B84D">
            <w:pPr>
              <w:spacing w:line="276" w:lineRule="auto"/>
              <w:ind w:left="0" w:firstLine="0"/>
              <w:rPr>
                <w:spacing w:val="-2"/>
                <w:sz w:val="20"/>
                <w:szCs w:val="20"/>
              </w:rPr>
            </w:pPr>
            <w:r w:rsidRPr="00F07227">
              <w:rPr>
                <w:sz w:val="20"/>
                <w:szCs w:val="20"/>
              </w:rPr>
              <w:t>Spain (Valencian Region)</w:t>
            </w:r>
          </w:p>
        </w:tc>
        <w:tc>
          <w:tcPr>
            <w:tcW w:w="2382" w:type="dxa"/>
          </w:tcPr>
          <w:p w:rsidRPr="00F07227" w:rsidR="00122C83" w:rsidP="00122C83" w:rsidRDefault="00122C83" w14:paraId="26ADC02C" w14:textId="3E0EA478">
            <w:pPr>
              <w:spacing w:line="276" w:lineRule="auto"/>
              <w:ind w:left="0" w:firstLine="0"/>
              <w:rPr>
                <w:sz w:val="20"/>
                <w:szCs w:val="20"/>
              </w:rPr>
            </w:pPr>
          </w:p>
        </w:tc>
        <w:tc>
          <w:tcPr>
            <w:tcW w:w="2925" w:type="dxa"/>
          </w:tcPr>
          <w:p w:rsidRPr="00F07227" w:rsidR="00122C83" w:rsidP="00122C83" w:rsidRDefault="00122C83" w14:paraId="12A8FD87" w14:textId="77777777">
            <w:pPr>
              <w:spacing w:line="276" w:lineRule="auto"/>
              <w:ind w:left="0" w:firstLine="0"/>
              <w:rPr>
                <w:rFonts w:eastAsia="Arial Unicode MS"/>
                <w:color w:val="000000"/>
                <w:sz w:val="20"/>
                <w:szCs w:val="20"/>
              </w:rPr>
            </w:pPr>
          </w:p>
        </w:tc>
        <w:tc>
          <w:tcPr>
            <w:tcW w:w="3443" w:type="dxa"/>
          </w:tcPr>
          <w:p w:rsidRPr="00F07227" w:rsidR="00122C83" w:rsidP="00122C83" w:rsidRDefault="00122C83" w14:paraId="72B221F0" w14:textId="4F7D1BA8">
            <w:pPr>
              <w:spacing w:line="276" w:lineRule="auto"/>
              <w:ind w:left="0" w:firstLine="0"/>
              <w:jc w:val="left"/>
              <w:rPr>
                <w:rFonts w:eastAsia="Arial Unicode MS"/>
                <w:color w:val="000000"/>
                <w:sz w:val="20"/>
                <w:szCs w:val="20"/>
              </w:rPr>
            </w:pPr>
            <w:r w:rsidRPr="00F07227">
              <w:rPr>
                <w:sz w:val="20"/>
                <w:szCs w:val="20"/>
              </w:rPr>
              <w:t xml:space="preserve">Ambulatory Electronic Health Records (AEHR) includes primary (PCV) and specialist care (CEX) and active diagnoses (DIAGNOSTICS); Accident &amp; Emergency Department record (AED); Hospital admission (MBDS) </w:t>
            </w:r>
          </w:p>
        </w:tc>
        <w:tc>
          <w:tcPr>
            <w:tcW w:w="3286" w:type="dxa"/>
          </w:tcPr>
          <w:p w:rsidRPr="00F07227" w:rsidR="00122C83" w:rsidP="00122C83" w:rsidRDefault="00122C83" w14:paraId="36CCD8BE" w14:textId="77777777">
            <w:pPr>
              <w:spacing w:line="276" w:lineRule="auto"/>
              <w:ind w:left="0" w:firstLine="0"/>
              <w:rPr>
                <w:color w:val="FF0000"/>
                <w:sz w:val="20"/>
                <w:szCs w:val="20"/>
              </w:rPr>
            </w:pPr>
          </w:p>
        </w:tc>
      </w:tr>
      <w:tr w:rsidRPr="00122C83" w:rsidR="00122C83" w:rsidTr="00122C83" w14:paraId="5D33E577" w14:textId="55337AB1">
        <w:trPr>
          <w:trHeight w:val="172"/>
        </w:trPr>
        <w:tc>
          <w:tcPr>
            <w:tcW w:w="2457" w:type="dxa"/>
          </w:tcPr>
          <w:p w:rsidRPr="00F07227" w:rsidR="00122C83" w:rsidP="00122C83" w:rsidRDefault="00122C83" w14:paraId="41155AAA" w14:textId="566226FD">
            <w:pPr>
              <w:spacing w:line="276" w:lineRule="auto"/>
              <w:ind w:left="0" w:firstLine="0"/>
              <w:jc w:val="left"/>
              <w:rPr>
                <w:b/>
                <w:spacing w:val="-2"/>
                <w:sz w:val="20"/>
                <w:szCs w:val="20"/>
              </w:rPr>
            </w:pPr>
            <w:r w:rsidRPr="00F07227">
              <w:rPr>
                <w:sz w:val="20"/>
                <w:szCs w:val="20"/>
              </w:rPr>
              <w:t>UK (Wales)</w:t>
            </w:r>
          </w:p>
        </w:tc>
        <w:tc>
          <w:tcPr>
            <w:tcW w:w="2382" w:type="dxa"/>
          </w:tcPr>
          <w:p w:rsidRPr="00F07227" w:rsidR="00122C83" w:rsidP="00122C83" w:rsidRDefault="00122C83" w14:paraId="6B440153" w14:textId="77777777">
            <w:pPr>
              <w:spacing w:line="276" w:lineRule="auto"/>
              <w:ind w:left="0" w:firstLine="0"/>
              <w:rPr>
                <w:sz w:val="20"/>
                <w:szCs w:val="20"/>
              </w:rPr>
            </w:pPr>
          </w:p>
        </w:tc>
        <w:tc>
          <w:tcPr>
            <w:tcW w:w="2925" w:type="dxa"/>
          </w:tcPr>
          <w:p w:rsidRPr="00F07227" w:rsidR="00122C83" w:rsidP="00122C83" w:rsidRDefault="00122C83" w14:paraId="04BDA82F" w14:textId="77777777">
            <w:pPr>
              <w:spacing w:line="276" w:lineRule="auto"/>
              <w:ind w:left="0" w:firstLine="0"/>
              <w:rPr>
                <w:rFonts w:eastAsia="Arial Unicode MS"/>
                <w:color w:val="000000"/>
                <w:sz w:val="20"/>
                <w:szCs w:val="20"/>
              </w:rPr>
            </w:pPr>
          </w:p>
        </w:tc>
        <w:tc>
          <w:tcPr>
            <w:tcW w:w="3443" w:type="dxa"/>
          </w:tcPr>
          <w:p w:rsidRPr="00F07227" w:rsidR="00122C83" w:rsidP="00122C83" w:rsidRDefault="00122C83" w14:paraId="2AF3B7A1" w14:textId="5FC13DB0">
            <w:pPr>
              <w:spacing w:line="276" w:lineRule="auto"/>
              <w:ind w:left="0" w:firstLine="0"/>
              <w:rPr>
                <w:rFonts w:eastAsia="Arial Unicode MS"/>
                <w:color w:val="000000"/>
                <w:sz w:val="20"/>
                <w:szCs w:val="20"/>
              </w:rPr>
            </w:pPr>
            <w:r w:rsidRPr="00F07227">
              <w:rPr>
                <w:rFonts w:eastAsia="Arial Unicode MS"/>
                <w:color w:val="000000"/>
                <w:sz w:val="20"/>
                <w:szCs w:val="20"/>
              </w:rPr>
              <w:t xml:space="preserve">Primary care (GP) database, Hospital admissions (PEDW). Maternity </w:t>
            </w:r>
            <w:r w:rsidRPr="00F07227">
              <w:rPr>
                <w:rFonts w:eastAsia="Arial Unicode MS"/>
                <w:color w:val="000000"/>
                <w:sz w:val="20"/>
                <w:szCs w:val="20"/>
              </w:rPr>
              <w:lastRenderedPageBreak/>
              <w:t>Indicators Dataset (MIDS)</w:t>
            </w:r>
          </w:p>
        </w:tc>
        <w:tc>
          <w:tcPr>
            <w:tcW w:w="3286" w:type="dxa"/>
          </w:tcPr>
          <w:p w:rsidRPr="00F07227" w:rsidR="00122C83" w:rsidP="00122C83" w:rsidRDefault="00122C83" w14:paraId="62D8534F" w14:textId="77777777">
            <w:pPr>
              <w:spacing w:line="276" w:lineRule="auto"/>
              <w:ind w:left="0" w:firstLine="0"/>
              <w:rPr>
                <w:color w:val="FF0000"/>
                <w:sz w:val="20"/>
                <w:szCs w:val="20"/>
              </w:rPr>
            </w:pPr>
          </w:p>
        </w:tc>
      </w:tr>
      <w:tr w:rsidRPr="00122C83" w:rsidR="00122C83" w:rsidTr="00122C83" w14:paraId="7C9FE609" w14:textId="2E3957ED">
        <w:trPr>
          <w:trHeight w:val="172"/>
        </w:trPr>
        <w:tc>
          <w:tcPr>
            <w:tcW w:w="2457" w:type="dxa"/>
          </w:tcPr>
          <w:p w:rsidRPr="00F07227" w:rsidR="00122C83" w:rsidP="00122C83" w:rsidRDefault="00122C83" w14:paraId="2AF6EA30" w14:textId="2C113D3D">
            <w:pPr>
              <w:spacing w:line="276" w:lineRule="auto"/>
              <w:ind w:left="0" w:firstLine="0"/>
              <w:rPr>
                <w:color w:val="000000" w:themeColor="text1"/>
                <w:sz w:val="20"/>
                <w:szCs w:val="20"/>
              </w:rPr>
            </w:pPr>
            <w:r w:rsidRPr="00F07227">
              <w:rPr>
                <w:sz w:val="20"/>
                <w:szCs w:val="20"/>
              </w:rPr>
              <w:t>UK (CPRD)</w:t>
            </w:r>
          </w:p>
        </w:tc>
        <w:tc>
          <w:tcPr>
            <w:tcW w:w="2382" w:type="dxa"/>
          </w:tcPr>
          <w:p w:rsidRPr="00F07227" w:rsidR="00122C83" w:rsidP="00122C83" w:rsidRDefault="00122C83" w14:paraId="5D82F2C0" w14:textId="77777777">
            <w:pPr>
              <w:spacing w:line="276" w:lineRule="auto"/>
              <w:ind w:left="0" w:firstLine="0"/>
              <w:rPr>
                <w:sz w:val="20"/>
                <w:szCs w:val="20"/>
              </w:rPr>
            </w:pPr>
          </w:p>
        </w:tc>
        <w:tc>
          <w:tcPr>
            <w:tcW w:w="2925" w:type="dxa"/>
          </w:tcPr>
          <w:p w:rsidRPr="00F07227" w:rsidR="00122C83" w:rsidP="00122C83" w:rsidRDefault="00122C83" w14:paraId="75226483" w14:textId="77777777">
            <w:pPr>
              <w:spacing w:line="276" w:lineRule="auto"/>
              <w:ind w:left="0" w:firstLine="0"/>
              <w:rPr>
                <w:sz w:val="20"/>
                <w:szCs w:val="20"/>
              </w:rPr>
            </w:pPr>
          </w:p>
        </w:tc>
        <w:tc>
          <w:tcPr>
            <w:tcW w:w="3443" w:type="dxa"/>
          </w:tcPr>
          <w:p w:rsidRPr="00F07227" w:rsidR="00122C83" w:rsidP="00122C83" w:rsidRDefault="00122C83" w14:paraId="03A79C40" w14:textId="7AE9C473">
            <w:pPr>
              <w:spacing w:line="276" w:lineRule="auto"/>
              <w:ind w:left="0" w:firstLine="0"/>
              <w:rPr>
                <w:sz w:val="20"/>
                <w:szCs w:val="20"/>
              </w:rPr>
            </w:pPr>
          </w:p>
        </w:tc>
        <w:tc>
          <w:tcPr>
            <w:tcW w:w="3286" w:type="dxa"/>
          </w:tcPr>
          <w:p w:rsidRPr="00F07227" w:rsidR="00122C83" w:rsidP="00122C83" w:rsidRDefault="00122C83" w14:paraId="5021F753" w14:textId="77777777">
            <w:pPr>
              <w:spacing w:line="276" w:lineRule="auto"/>
              <w:ind w:left="0" w:firstLine="0"/>
              <w:rPr>
                <w:color w:val="FF0000"/>
                <w:sz w:val="20"/>
                <w:szCs w:val="20"/>
              </w:rPr>
            </w:pPr>
          </w:p>
        </w:tc>
      </w:tr>
      <w:tr w:rsidRPr="00122C83" w:rsidR="00122C83" w:rsidTr="00122C83" w14:paraId="0B250DC9" w14:textId="57A34DBE">
        <w:trPr>
          <w:trHeight w:val="172"/>
        </w:trPr>
        <w:tc>
          <w:tcPr>
            <w:tcW w:w="2457" w:type="dxa"/>
          </w:tcPr>
          <w:p w:rsidRPr="00F07227" w:rsidR="00122C83" w:rsidP="00122C83" w:rsidRDefault="00122C83" w14:paraId="1D48DEDC" w14:textId="091701CB">
            <w:pPr>
              <w:spacing w:line="276" w:lineRule="auto"/>
              <w:ind w:left="0" w:firstLine="0"/>
              <w:rPr>
                <w:spacing w:val="-2"/>
                <w:sz w:val="20"/>
                <w:szCs w:val="20"/>
              </w:rPr>
            </w:pPr>
            <w:r w:rsidRPr="00F07227">
              <w:rPr>
                <w:sz w:val="20"/>
                <w:szCs w:val="20"/>
              </w:rPr>
              <w:t>Sweden</w:t>
            </w:r>
          </w:p>
        </w:tc>
        <w:tc>
          <w:tcPr>
            <w:tcW w:w="2382" w:type="dxa"/>
          </w:tcPr>
          <w:p w:rsidRPr="00F07227" w:rsidR="00122C83" w:rsidP="00122C83" w:rsidRDefault="00122C83" w14:paraId="0F9A4D81" w14:textId="77777777">
            <w:pPr>
              <w:spacing w:line="276" w:lineRule="auto"/>
              <w:ind w:left="0" w:firstLine="0"/>
              <w:rPr>
                <w:sz w:val="20"/>
                <w:szCs w:val="20"/>
              </w:rPr>
            </w:pPr>
          </w:p>
        </w:tc>
        <w:tc>
          <w:tcPr>
            <w:tcW w:w="2925" w:type="dxa"/>
          </w:tcPr>
          <w:p w:rsidRPr="00F07227" w:rsidR="00122C83" w:rsidP="00122C83" w:rsidRDefault="00122C83" w14:paraId="45C03E7E" w14:textId="77777777">
            <w:pPr>
              <w:spacing w:line="276" w:lineRule="auto"/>
              <w:ind w:left="0" w:firstLine="0"/>
              <w:rPr>
                <w:rFonts w:eastAsia="Arial Unicode MS"/>
                <w:color w:val="000000"/>
                <w:sz w:val="20"/>
                <w:szCs w:val="20"/>
              </w:rPr>
            </w:pPr>
          </w:p>
        </w:tc>
        <w:tc>
          <w:tcPr>
            <w:tcW w:w="3443" w:type="dxa"/>
          </w:tcPr>
          <w:p w:rsidRPr="00F07227" w:rsidR="00122C83" w:rsidP="00122C83" w:rsidRDefault="00122C83" w14:paraId="0AA27887" w14:textId="77777777">
            <w:pPr>
              <w:spacing w:line="276" w:lineRule="auto"/>
              <w:ind w:left="0" w:firstLine="0"/>
              <w:rPr>
                <w:rFonts w:eastAsia="Arial Unicode MS"/>
                <w:color w:val="000000"/>
                <w:sz w:val="20"/>
                <w:szCs w:val="20"/>
              </w:rPr>
            </w:pPr>
            <w:r w:rsidRPr="00F07227">
              <w:rPr>
                <w:rFonts w:eastAsia="Arial Unicode MS"/>
                <w:color w:val="000000"/>
                <w:sz w:val="20"/>
                <w:szCs w:val="20"/>
              </w:rPr>
              <w:t xml:space="preserve">Swedish patient registry </w:t>
            </w:r>
          </w:p>
          <w:p w:rsidRPr="00F07227" w:rsidR="00122C83" w:rsidP="00122C83" w:rsidRDefault="00122C83" w14:paraId="2D9C0E74" w14:textId="15F68506">
            <w:pPr>
              <w:spacing w:line="276" w:lineRule="auto"/>
              <w:ind w:left="0" w:firstLine="0"/>
              <w:rPr>
                <w:rFonts w:eastAsia="Arial Unicode MS"/>
                <w:color w:val="000000"/>
                <w:sz w:val="20"/>
                <w:szCs w:val="20"/>
              </w:rPr>
            </w:pPr>
            <w:r w:rsidRPr="00F07227">
              <w:rPr>
                <w:rFonts w:eastAsia="Arial Unicode MS"/>
                <w:color w:val="000000"/>
                <w:sz w:val="20"/>
                <w:szCs w:val="20"/>
              </w:rPr>
              <w:t>Swedish pregnancy register</w:t>
            </w:r>
          </w:p>
        </w:tc>
        <w:tc>
          <w:tcPr>
            <w:tcW w:w="3286" w:type="dxa"/>
          </w:tcPr>
          <w:p w:rsidRPr="00F07227" w:rsidR="00122C83" w:rsidP="00122C83" w:rsidRDefault="00122C83" w14:paraId="56E341A5" w14:textId="77777777">
            <w:pPr>
              <w:spacing w:line="276" w:lineRule="auto"/>
              <w:ind w:left="0" w:firstLine="0"/>
              <w:rPr>
                <w:color w:val="FF0000"/>
                <w:sz w:val="20"/>
                <w:szCs w:val="20"/>
              </w:rPr>
            </w:pPr>
          </w:p>
        </w:tc>
      </w:tr>
    </w:tbl>
    <w:p w:rsidRPr="00122C83" w:rsidR="00122C83" w:rsidP="00BF40D0" w:rsidRDefault="00122C83" w14:paraId="3491EFA0" w14:textId="77777777">
      <w:pPr>
        <w:ind w:left="0" w:firstLine="0"/>
        <w:rPr>
          <w:b/>
          <w:bCs/>
          <w:sz w:val="20"/>
          <w:szCs w:val="20"/>
        </w:rPr>
      </w:pPr>
    </w:p>
    <w:p w:rsidRPr="00122C83" w:rsidR="00317328" w:rsidP="00BF40D0" w:rsidRDefault="00122C83" w14:paraId="2DAD9D63" w14:textId="07CBE80D">
      <w:pPr>
        <w:ind w:left="0" w:firstLine="0"/>
        <w:rPr>
          <w:b/>
          <w:bCs/>
          <w:sz w:val="20"/>
          <w:szCs w:val="20"/>
        </w:rPr>
      </w:pPr>
      <w:r w:rsidRPr="00122C83">
        <w:rPr>
          <w:b/>
          <w:bCs/>
          <w:sz w:val="20"/>
          <w:szCs w:val="20"/>
        </w:rPr>
        <w:t>b. Gestational diabetes mellitus</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F07227" w:rsidR="00122C83" w:rsidTr="002A25CB" w14:paraId="4EC4C3D9" w14:textId="77777777">
        <w:trPr>
          <w:trHeight w:val="240"/>
          <w:tblHeader/>
        </w:trPr>
        <w:tc>
          <w:tcPr>
            <w:tcW w:w="2457" w:type="dxa"/>
          </w:tcPr>
          <w:p w:rsidRPr="00F07227" w:rsidR="00122C83" w:rsidP="007A048D" w:rsidRDefault="00122C83" w14:paraId="7487BC6C" w14:textId="77777777">
            <w:pPr>
              <w:spacing w:line="276" w:lineRule="auto"/>
              <w:ind w:left="0" w:firstLine="0"/>
              <w:jc w:val="left"/>
              <w:rPr>
                <w:rFonts w:eastAsia="Calibri"/>
                <w:b/>
                <w:sz w:val="20"/>
                <w:szCs w:val="20"/>
              </w:rPr>
            </w:pPr>
          </w:p>
        </w:tc>
        <w:tc>
          <w:tcPr>
            <w:tcW w:w="2382" w:type="dxa"/>
          </w:tcPr>
          <w:p w:rsidRPr="00F07227" w:rsidR="00122C83" w:rsidP="007A048D" w:rsidRDefault="00122C83" w14:paraId="16547119"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122C83" w:rsidP="007A048D" w:rsidRDefault="00122C83" w14:paraId="40839B48" w14:textId="77777777">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122C83" w:rsidP="007A048D" w:rsidRDefault="00122C83" w14:paraId="13E8F2C6"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122C83" w:rsidP="007A048D" w:rsidRDefault="00122C83" w14:paraId="6AB652B2" w14:textId="77777777">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122C83" w:rsidP="007A048D" w:rsidRDefault="00122C83" w14:paraId="6F8F5C6A" w14:textId="7777777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4" w:type="dxa"/>
          </w:tcPr>
          <w:p w:rsidRPr="00F07227" w:rsidR="00122C83" w:rsidP="007A048D" w:rsidRDefault="00122C83" w14:paraId="69D941F8" w14:textId="77777777">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F07227" w:rsidR="00122C83" w:rsidTr="002A25CB" w14:paraId="52851C93" w14:textId="77777777">
        <w:trPr>
          <w:trHeight w:val="212"/>
          <w:tblHeader/>
        </w:trPr>
        <w:tc>
          <w:tcPr>
            <w:tcW w:w="14493" w:type="dxa"/>
            <w:gridSpan w:val="5"/>
          </w:tcPr>
          <w:p w:rsidRPr="00F07227" w:rsidR="00122C83" w:rsidP="007A048D" w:rsidRDefault="00122C83" w14:paraId="6D9A463A" w14:textId="2B13F4BB">
            <w:pPr>
              <w:spacing w:line="276" w:lineRule="auto"/>
              <w:ind w:left="0" w:firstLine="0"/>
              <w:jc w:val="center"/>
              <w:rPr>
                <w:rFonts w:eastAsia="Calibri"/>
                <w:b/>
                <w:sz w:val="20"/>
                <w:szCs w:val="20"/>
              </w:rPr>
            </w:pPr>
            <w:r w:rsidRPr="00F07227">
              <w:rPr>
                <w:b/>
                <w:bCs/>
                <w:sz w:val="20"/>
                <w:szCs w:val="20"/>
              </w:rPr>
              <w:t>Gestational diabetes mellitus</w:t>
            </w:r>
          </w:p>
        </w:tc>
      </w:tr>
      <w:tr w:rsidRPr="00F07227" w:rsidR="00122C83" w:rsidTr="007A048D" w14:paraId="6515336D" w14:textId="77777777">
        <w:trPr>
          <w:trHeight w:val="212"/>
        </w:trPr>
        <w:tc>
          <w:tcPr>
            <w:tcW w:w="2457" w:type="dxa"/>
          </w:tcPr>
          <w:p w:rsidRPr="00F07227" w:rsidR="00122C83" w:rsidP="007A048D" w:rsidRDefault="00122C83" w14:paraId="57A616D5" w14:textId="77777777">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122C83" w:rsidP="007A048D" w:rsidRDefault="00122C83" w14:paraId="19C6C4A5" w14:textId="77777777">
            <w:pPr>
              <w:spacing w:line="276" w:lineRule="auto"/>
              <w:ind w:left="0" w:firstLine="0"/>
              <w:rPr>
                <w:rFonts w:eastAsia="Calibri"/>
                <w:sz w:val="20"/>
                <w:szCs w:val="20"/>
              </w:rPr>
            </w:pPr>
          </w:p>
        </w:tc>
        <w:tc>
          <w:tcPr>
            <w:tcW w:w="2925" w:type="dxa"/>
          </w:tcPr>
          <w:p w:rsidRPr="00F07227" w:rsidR="00122C83" w:rsidP="007A048D" w:rsidRDefault="00122C83" w14:paraId="7972AA8E" w14:textId="77777777">
            <w:pPr>
              <w:spacing w:line="276" w:lineRule="auto"/>
              <w:ind w:left="0" w:firstLine="0"/>
              <w:rPr>
                <w:rFonts w:eastAsia="Calibri"/>
                <w:sz w:val="20"/>
                <w:szCs w:val="20"/>
              </w:rPr>
            </w:pPr>
          </w:p>
        </w:tc>
        <w:tc>
          <w:tcPr>
            <w:tcW w:w="3443" w:type="dxa"/>
          </w:tcPr>
          <w:p w:rsidRPr="00F07227" w:rsidR="00122C83" w:rsidP="007A048D" w:rsidRDefault="00122C83" w14:paraId="3F0607C4" w14:textId="77777777">
            <w:pPr>
              <w:spacing w:line="276" w:lineRule="auto"/>
              <w:ind w:left="0" w:firstLine="0"/>
              <w:rPr>
                <w:rFonts w:eastAsia="Calibri"/>
                <w:sz w:val="20"/>
                <w:szCs w:val="20"/>
              </w:rPr>
            </w:pPr>
          </w:p>
        </w:tc>
        <w:tc>
          <w:tcPr>
            <w:tcW w:w="3284" w:type="dxa"/>
          </w:tcPr>
          <w:p w:rsidRPr="00F07227" w:rsidR="00122C83" w:rsidP="007A048D" w:rsidRDefault="00122C83" w14:paraId="6564BF8B" w14:textId="77777777">
            <w:pPr>
              <w:spacing w:line="276" w:lineRule="auto"/>
              <w:ind w:left="0" w:firstLine="0"/>
              <w:rPr>
                <w:rFonts w:eastAsia="Calibri"/>
                <w:sz w:val="20"/>
                <w:szCs w:val="20"/>
              </w:rPr>
            </w:pPr>
          </w:p>
        </w:tc>
      </w:tr>
      <w:tr w:rsidRPr="00F07227" w:rsidR="00122C83" w:rsidTr="007A048D" w14:paraId="748CDFA9" w14:textId="77777777">
        <w:trPr>
          <w:trHeight w:val="172"/>
        </w:trPr>
        <w:tc>
          <w:tcPr>
            <w:tcW w:w="2457" w:type="dxa"/>
          </w:tcPr>
          <w:p w:rsidRPr="00F07227" w:rsidR="00122C83" w:rsidP="007A048D" w:rsidRDefault="00122C83" w14:paraId="7962C711" w14:textId="77777777">
            <w:pPr>
              <w:spacing w:line="276" w:lineRule="auto"/>
              <w:ind w:left="0" w:firstLine="0"/>
              <w:rPr>
                <w:spacing w:val="-2"/>
                <w:sz w:val="20"/>
                <w:szCs w:val="20"/>
              </w:rPr>
            </w:pPr>
            <w:r w:rsidRPr="00F07227">
              <w:rPr>
                <w:sz w:val="20"/>
                <w:szCs w:val="20"/>
              </w:rPr>
              <w:t>France (Haute Garonne)</w:t>
            </w:r>
          </w:p>
        </w:tc>
        <w:tc>
          <w:tcPr>
            <w:tcW w:w="2382" w:type="dxa"/>
          </w:tcPr>
          <w:p w:rsidRPr="00F07227" w:rsidR="00122C83" w:rsidP="007A048D" w:rsidRDefault="00122C83" w14:paraId="5D7BDBA6" w14:textId="77777777">
            <w:pPr>
              <w:spacing w:line="276" w:lineRule="auto"/>
              <w:ind w:left="0" w:firstLine="0"/>
              <w:rPr>
                <w:rFonts w:eastAsia="Arial Unicode MS"/>
                <w:color w:val="000000"/>
                <w:sz w:val="20"/>
                <w:szCs w:val="20"/>
              </w:rPr>
            </w:pPr>
          </w:p>
        </w:tc>
        <w:tc>
          <w:tcPr>
            <w:tcW w:w="2925" w:type="dxa"/>
          </w:tcPr>
          <w:p w:rsidRPr="00F07227" w:rsidR="00122C83" w:rsidP="007A048D" w:rsidRDefault="00122C83" w14:paraId="73A64E89" w14:textId="77777777">
            <w:pPr>
              <w:spacing w:line="276" w:lineRule="auto"/>
              <w:ind w:left="0" w:firstLine="0"/>
              <w:rPr>
                <w:sz w:val="20"/>
                <w:szCs w:val="20"/>
              </w:rPr>
            </w:pPr>
          </w:p>
        </w:tc>
        <w:tc>
          <w:tcPr>
            <w:tcW w:w="3443" w:type="dxa"/>
          </w:tcPr>
          <w:p w:rsidRPr="00F07227" w:rsidR="00122C83" w:rsidP="007A048D" w:rsidRDefault="00122C83" w14:paraId="4E1FD8CD" w14:textId="77777777">
            <w:pPr>
              <w:spacing w:line="276" w:lineRule="auto"/>
              <w:ind w:left="0" w:firstLine="0"/>
              <w:rPr>
                <w:sz w:val="20"/>
                <w:szCs w:val="20"/>
              </w:rPr>
            </w:pPr>
          </w:p>
        </w:tc>
        <w:tc>
          <w:tcPr>
            <w:tcW w:w="3284" w:type="dxa"/>
          </w:tcPr>
          <w:p w:rsidRPr="00F07227" w:rsidR="00122C83" w:rsidP="007A048D" w:rsidRDefault="00122C83" w14:paraId="36CD1434" w14:textId="77777777">
            <w:pPr>
              <w:spacing w:line="276" w:lineRule="auto"/>
              <w:ind w:left="0" w:firstLine="0"/>
              <w:rPr>
                <w:rFonts w:eastAsia="Arial Unicode MS"/>
                <w:color w:val="000000"/>
                <w:sz w:val="20"/>
                <w:szCs w:val="20"/>
              </w:rPr>
            </w:pPr>
          </w:p>
        </w:tc>
      </w:tr>
      <w:tr w:rsidRPr="00F07227" w:rsidR="00122C83" w:rsidTr="007A048D" w14:paraId="51A6B730" w14:textId="77777777">
        <w:trPr>
          <w:trHeight w:val="172"/>
        </w:trPr>
        <w:tc>
          <w:tcPr>
            <w:tcW w:w="2457" w:type="dxa"/>
          </w:tcPr>
          <w:p w:rsidRPr="00F07227" w:rsidR="00122C83" w:rsidP="007A048D" w:rsidRDefault="00122C83" w14:paraId="5B6D4F41" w14:textId="77777777">
            <w:pPr>
              <w:spacing w:line="276" w:lineRule="auto"/>
              <w:ind w:left="0" w:firstLine="0"/>
              <w:rPr>
                <w:spacing w:val="-2"/>
                <w:sz w:val="20"/>
                <w:szCs w:val="20"/>
              </w:rPr>
            </w:pPr>
            <w:r w:rsidRPr="00F07227">
              <w:rPr>
                <w:sz w:val="20"/>
                <w:szCs w:val="20"/>
              </w:rPr>
              <w:t>Germany</w:t>
            </w:r>
          </w:p>
        </w:tc>
        <w:tc>
          <w:tcPr>
            <w:tcW w:w="2382" w:type="dxa"/>
          </w:tcPr>
          <w:p w:rsidRPr="00F07227" w:rsidR="00122C83" w:rsidP="007A048D" w:rsidRDefault="00122C83" w14:paraId="0B864A02" w14:textId="77777777">
            <w:pPr>
              <w:spacing w:line="276" w:lineRule="auto"/>
              <w:ind w:left="0" w:firstLine="0"/>
              <w:rPr>
                <w:sz w:val="20"/>
                <w:szCs w:val="20"/>
              </w:rPr>
            </w:pPr>
          </w:p>
        </w:tc>
        <w:tc>
          <w:tcPr>
            <w:tcW w:w="2925" w:type="dxa"/>
          </w:tcPr>
          <w:p w:rsidRPr="00F07227" w:rsidR="00122C83" w:rsidP="007A048D" w:rsidRDefault="00122C83" w14:paraId="39D1D697" w14:textId="77777777">
            <w:pPr>
              <w:spacing w:line="276" w:lineRule="auto"/>
              <w:ind w:left="0" w:firstLine="0"/>
              <w:rPr>
                <w:sz w:val="20"/>
                <w:szCs w:val="20"/>
              </w:rPr>
            </w:pPr>
          </w:p>
        </w:tc>
        <w:tc>
          <w:tcPr>
            <w:tcW w:w="3443" w:type="dxa"/>
          </w:tcPr>
          <w:p w:rsidRPr="00F07227" w:rsidR="00122C83" w:rsidP="007A048D" w:rsidRDefault="00122C83" w14:paraId="42222A9C" w14:textId="0EC17E65">
            <w:pPr>
              <w:spacing w:line="276" w:lineRule="auto"/>
              <w:ind w:left="0" w:firstLine="0"/>
              <w:rPr>
                <w:sz w:val="20"/>
                <w:szCs w:val="20"/>
              </w:rPr>
            </w:pPr>
            <w:r w:rsidRPr="00F07227">
              <w:rPr>
                <w:sz w:val="20"/>
                <w:szCs w:val="20"/>
              </w:rPr>
              <w:t xml:space="preserve">Use of outpatient diagnoses alone usually leads to overestimation. For chronic diseases we therefore use a combination of in- and outpatient diagnoses, </w:t>
            </w:r>
            <w:proofErr w:type="spellStart"/>
            <w:r w:rsidRPr="00F07227">
              <w:rPr>
                <w:sz w:val="20"/>
                <w:szCs w:val="20"/>
              </w:rPr>
              <w:t>dispensings</w:t>
            </w:r>
            <w:proofErr w:type="spellEnd"/>
            <w:r w:rsidRPr="00F07227">
              <w:rPr>
                <w:sz w:val="20"/>
                <w:szCs w:val="20"/>
              </w:rPr>
              <w:t xml:space="preserve"> and procedures.</w:t>
            </w:r>
          </w:p>
        </w:tc>
        <w:tc>
          <w:tcPr>
            <w:tcW w:w="3284" w:type="dxa"/>
          </w:tcPr>
          <w:p w:rsidRPr="00F07227" w:rsidR="00122C83" w:rsidP="007A048D" w:rsidRDefault="00122C83" w14:paraId="33C96EA6" w14:textId="77777777">
            <w:pPr>
              <w:spacing w:line="276" w:lineRule="auto"/>
              <w:ind w:left="0" w:firstLine="0"/>
              <w:rPr>
                <w:sz w:val="20"/>
                <w:szCs w:val="20"/>
              </w:rPr>
            </w:pPr>
          </w:p>
        </w:tc>
      </w:tr>
      <w:tr w:rsidRPr="00F07227" w:rsidR="00122C83" w:rsidTr="007A048D" w14:paraId="450FDA61" w14:textId="77777777">
        <w:trPr>
          <w:trHeight w:val="168"/>
        </w:trPr>
        <w:tc>
          <w:tcPr>
            <w:tcW w:w="2457" w:type="dxa"/>
          </w:tcPr>
          <w:p w:rsidRPr="00F07227" w:rsidR="00122C83" w:rsidP="007A048D" w:rsidRDefault="00122C83" w14:paraId="03CE80F6" w14:textId="77777777">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122C83" w:rsidP="007A048D" w:rsidRDefault="00122C83" w14:paraId="24360CA6" w14:textId="77777777">
            <w:pPr>
              <w:spacing w:line="276" w:lineRule="auto"/>
              <w:ind w:left="0" w:firstLine="0"/>
              <w:rPr>
                <w:rFonts w:eastAsia="Arial Unicode MS"/>
                <w:color w:val="000000"/>
                <w:sz w:val="20"/>
                <w:szCs w:val="20"/>
              </w:rPr>
            </w:pPr>
          </w:p>
        </w:tc>
        <w:tc>
          <w:tcPr>
            <w:tcW w:w="2925" w:type="dxa"/>
          </w:tcPr>
          <w:p w:rsidRPr="00F07227" w:rsidR="00122C83" w:rsidP="007A048D" w:rsidRDefault="00122C83" w14:paraId="48900762" w14:textId="77777777">
            <w:pPr>
              <w:spacing w:line="276" w:lineRule="auto"/>
              <w:ind w:left="0" w:firstLine="0"/>
              <w:rPr>
                <w:sz w:val="20"/>
                <w:szCs w:val="20"/>
              </w:rPr>
            </w:pPr>
          </w:p>
        </w:tc>
        <w:tc>
          <w:tcPr>
            <w:tcW w:w="3443" w:type="dxa"/>
          </w:tcPr>
          <w:p w:rsidRPr="00F07227" w:rsidR="00122C83" w:rsidP="007A048D" w:rsidRDefault="00122C83" w14:paraId="58781497" w14:textId="77777777">
            <w:pPr>
              <w:spacing w:line="276" w:lineRule="auto"/>
              <w:ind w:left="0" w:firstLine="0"/>
              <w:rPr>
                <w:sz w:val="20"/>
                <w:szCs w:val="20"/>
              </w:rPr>
            </w:pPr>
          </w:p>
        </w:tc>
        <w:tc>
          <w:tcPr>
            <w:tcW w:w="3284" w:type="dxa"/>
          </w:tcPr>
          <w:p w:rsidRPr="00F07227" w:rsidR="00122C83" w:rsidP="007A048D" w:rsidRDefault="00122C83" w14:paraId="11BAC478" w14:textId="77777777">
            <w:pPr>
              <w:spacing w:line="276" w:lineRule="auto"/>
              <w:ind w:left="0" w:firstLine="0"/>
              <w:rPr>
                <w:rFonts w:eastAsia="Arial Unicode MS"/>
                <w:color w:val="000000"/>
                <w:sz w:val="20"/>
                <w:szCs w:val="20"/>
              </w:rPr>
            </w:pPr>
          </w:p>
        </w:tc>
      </w:tr>
      <w:tr w:rsidRPr="00F07227" w:rsidR="00122C83" w:rsidTr="007A048D" w14:paraId="5DD1C316" w14:textId="77777777">
        <w:trPr>
          <w:trHeight w:val="168"/>
        </w:trPr>
        <w:tc>
          <w:tcPr>
            <w:tcW w:w="2457" w:type="dxa"/>
          </w:tcPr>
          <w:p w:rsidRPr="00F07227" w:rsidR="00122C83" w:rsidP="007A048D" w:rsidRDefault="00122C83" w14:paraId="0C398A37" w14:textId="77777777">
            <w:pPr>
              <w:spacing w:line="276" w:lineRule="auto"/>
              <w:ind w:left="0" w:firstLine="0"/>
              <w:rPr>
                <w:spacing w:val="-2"/>
                <w:sz w:val="20"/>
                <w:szCs w:val="20"/>
              </w:rPr>
            </w:pPr>
            <w:r w:rsidRPr="00F07227">
              <w:rPr>
                <w:sz w:val="20"/>
                <w:szCs w:val="20"/>
              </w:rPr>
              <w:t>Italy (Tuscany)</w:t>
            </w:r>
          </w:p>
        </w:tc>
        <w:tc>
          <w:tcPr>
            <w:tcW w:w="2382" w:type="dxa"/>
          </w:tcPr>
          <w:p w:rsidRPr="00F07227" w:rsidR="00122C83" w:rsidP="007A048D" w:rsidRDefault="00122C83" w14:paraId="167824B1" w14:textId="77777777">
            <w:pPr>
              <w:spacing w:line="276" w:lineRule="auto"/>
              <w:ind w:left="0" w:firstLine="0"/>
              <w:rPr>
                <w:sz w:val="20"/>
                <w:szCs w:val="20"/>
              </w:rPr>
            </w:pPr>
          </w:p>
        </w:tc>
        <w:tc>
          <w:tcPr>
            <w:tcW w:w="2925" w:type="dxa"/>
          </w:tcPr>
          <w:p w:rsidRPr="00F07227" w:rsidR="00122C83" w:rsidP="007A048D" w:rsidRDefault="00122C83" w14:paraId="1A24636F" w14:textId="77777777">
            <w:pPr>
              <w:spacing w:line="276" w:lineRule="auto"/>
              <w:ind w:left="0" w:firstLine="0"/>
              <w:rPr>
                <w:sz w:val="20"/>
                <w:szCs w:val="20"/>
              </w:rPr>
            </w:pPr>
          </w:p>
        </w:tc>
        <w:tc>
          <w:tcPr>
            <w:tcW w:w="3443" w:type="dxa"/>
          </w:tcPr>
          <w:p w:rsidRPr="00F07227" w:rsidR="00122C83" w:rsidP="007A048D" w:rsidRDefault="00122C83" w14:paraId="01075798" w14:textId="6E7160E0">
            <w:pPr>
              <w:spacing w:line="276" w:lineRule="auto"/>
              <w:ind w:left="0" w:firstLine="0"/>
              <w:jc w:val="left"/>
              <w:rPr>
                <w:sz w:val="20"/>
                <w:szCs w:val="20"/>
              </w:rPr>
            </w:pPr>
            <w:r w:rsidRPr="00F07227">
              <w:rPr>
                <w:sz w:val="20"/>
                <w:szCs w:val="20"/>
              </w:rPr>
              <w:t>Hospital discharge records, emergency admissions, exemptions from copayment</w:t>
            </w:r>
            <w:r w:rsidRPr="00F07227" w:rsidR="00F07227">
              <w:rPr>
                <w:sz w:val="20"/>
                <w:szCs w:val="20"/>
              </w:rPr>
              <w:t xml:space="preserve">, </w:t>
            </w:r>
            <w:proofErr w:type="spellStart"/>
            <w:r w:rsidRPr="00F07227" w:rsidR="00F07227">
              <w:rPr>
                <w:sz w:val="20"/>
                <w:szCs w:val="20"/>
              </w:rPr>
              <w:t>dispensings</w:t>
            </w:r>
            <w:proofErr w:type="spellEnd"/>
            <w:r w:rsidRPr="00F07227" w:rsidR="00F07227">
              <w:rPr>
                <w:sz w:val="20"/>
                <w:szCs w:val="20"/>
              </w:rPr>
              <w:t xml:space="preserve"> of medicines from community or hospital pharmacies for outpatient use</w:t>
            </w:r>
          </w:p>
        </w:tc>
        <w:tc>
          <w:tcPr>
            <w:tcW w:w="3284" w:type="dxa"/>
          </w:tcPr>
          <w:p w:rsidRPr="00F07227" w:rsidR="00122C83" w:rsidP="007A048D" w:rsidRDefault="00122C83" w14:paraId="11B81386" w14:textId="77777777">
            <w:pPr>
              <w:spacing w:line="276" w:lineRule="auto"/>
              <w:ind w:left="0" w:firstLine="0"/>
              <w:rPr>
                <w:sz w:val="20"/>
                <w:szCs w:val="20"/>
              </w:rPr>
            </w:pPr>
          </w:p>
        </w:tc>
      </w:tr>
      <w:tr w:rsidRPr="00F07227" w:rsidR="00122C83" w:rsidTr="007A048D" w14:paraId="5CF5FEB1" w14:textId="77777777">
        <w:trPr>
          <w:trHeight w:val="172"/>
        </w:trPr>
        <w:tc>
          <w:tcPr>
            <w:tcW w:w="2457" w:type="dxa"/>
          </w:tcPr>
          <w:p w:rsidRPr="00F07227" w:rsidR="00122C83" w:rsidP="007A048D" w:rsidRDefault="00122C83" w14:paraId="53360C4E" w14:textId="77777777">
            <w:pPr>
              <w:spacing w:line="276" w:lineRule="auto"/>
              <w:ind w:left="0" w:firstLine="0"/>
              <w:rPr>
                <w:spacing w:val="-2"/>
                <w:sz w:val="20"/>
                <w:szCs w:val="20"/>
              </w:rPr>
            </w:pPr>
            <w:r w:rsidRPr="00F07227">
              <w:rPr>
                <w:sz w:val="20"/>
                <w:szCs w:val="20"/>
              </w:rPr>
              <w:t>Norway</w:t>
            </w:r>
          </w:p>
        </w:tc>
        <w:tc>
          <w:tcPr>
            <w:tcW w:w="2382" w:type="dxa"/>
          </w:tcPr>
          <w:p w:rsidRPr="00F07227" w:rsidR="00122C83" w:rsidP="007A048D" w:rsidRDefault="00F07227" w14:paraId="5B82DE4E" w14:textId="657FC77D">
            <w:pPr>
              <w:spacing w:line="276" w:lineRule="auto"/>
              <w:ind w:left="0" w:firstLine="0"/>
              <w:rPr>
                <w:sz w:val="20"/>
                <w:szCs w:val="20"/>
              </w:rPr>
            </w:pPr>
            <w:r>
              <w:rPr>
                <w:sz w:val="20"/>
                <w:szCs w:val="20"/>
              </w:rPr>
              <w:t>Y</w:t>
            </w:r>
          </w:p>
        </w:tc>
        <w:tc>
          <w:tcPr>
            <w:tcW w:w="2925" w:type="dxa"/>
          </w:tcPr>
          <w:p w:rsidRPr="00F07227" w:rsidR="00122C83" w:rsidP="007A048D" w:rsidRDefault="00F07227" w14:paraId="46974B99" w14:textId="522BD662">
            <w:pPr>
              <w:spacing w:line="276" w:lineRule="auto"/>
              <w:ind w:left="0" w:firstLine="0"/>
              <w:rPr>
                <w:rFonts w:eastAsia="Arial Unicode MS"/>
                <w:color w:val="000000"/>
                <w:sz w:val="20"/>
                <w:szCs w:val="20"/>
              </w:rPr>
            </w:pPr>
            <w:r>
              <w:rPr>
                <w:rFonts w:eastAsia="Arial Unicode MS"/>
                <w:color w:val="000000"/>
                <w:sz w:val="20"/>
                <w:szCs w:val="20"/>
              </w:rPr>
              <w:t>Diagnosis and birth record</w:t>
            </w:r>
          </w:p>
        </w:tc>
        <w:tc>
          <w:tcPr>
            <w:tcW w:w="3443" w:type="dxa"/>
          </w:tcPr>
          <w:p w:rsidRPr="00F07227" w:rsidR="00122C83" w:rsidP="007A048D" w:rsidRDefault="00122C83" w14:paraId="353C10B0" w14:textId="34C7EE6E">
            <w:pPr>
              <w:spacing w:line="276" w:lineRule="auto"/>
              <w:ind w:left="0" w:firstLine="0"/>
              <w:rPr>
                <w:sz w:val="20"/>
                <w:szCs w:val="20"/>
              </w:rPr>
            </w:pPr>
            <w:r w:rsidRPr="00F07227">
              <w:rPr>
                <w:sz w:val="20"/>
                <w:szCs w:val="20"/>
              </w:rPr>
              <w:t>Norwegian Patient Registry (NPR); Norwegian Primary care registry (KUHR); Medical Birth registry (MBRN);  Norwegian Prescription Database (</w:t>
            </w:r>
            <w:proofErr w:type="spellStart"/>
            <w:r w:rsidRPr="00F07227">
              <w:rPr>
                <w:sz w:val="20"/>
                <w:szCs w:val="20"/>
              </w:rPr>
              <w:t>NorPD</w:t>
            </w:r>
            <w:proofErr w:type="spellEnd"/>
            <w:r w:rsidRPr="00F07227">
              <w:rPr>
                <w:sz w:val="20"/>
                <w:szCs w:val="20"/>
              </w:rPr>
              <w:t>)</w:t>
            </w:r>
          </w:p>
        </w:tc>
        <w:tc>
          <w:tcPr>
            <w:tcW w:w="3284" w:type="dxa"/>
          </w:tcPr>
          <w:p w:rsidRPr="00F07227" w:rsidR="00122C83" w:rsidP="007A048D" w:rsidRDefault="00F07227" w14:paraId="5C58FD30" w14:textId="3E962D3D">
            <w:pPr>
              <w:spacing w:line="276" w:lineRule="auto"/>
              <w:ind w:left="0" w:firstLine="0"/>
              <w:rPr>
                <w:color w:val="FF0000"/>
                <w:sz w:val="20"/>
                <w:szCs w:val="20"/>
              </w:rPr>
            </w:pPr>
            <w:r w:rsidRPr="00F07227">
              <w:rPr>
                <w:color w:val="000000" w:themeColor="text1"/>
                <w:sz w:val="20"/>
                <w:szCs w:val="20"/>
              </w:rPr>
              <w:t>Event and survey</w:t>
            </w:r>
          </w:p>
        </w:tc>
      </w:tr>
      <w:tr w:rsidRPr="00F07227" w:rsidR="00122C83" w:rsidTr="007A048D" w14:paraId="55BF528A" w14:textId="77777777">
        <w:trPr>
          <w:trHeight w:val="172"/>
        </w:trPr>
        <w:tc>
          <w:tcPr>
            <w:tcW w:w="2457" w:type="dxa"/>
          </w:tcPr>
          <w:p w:rsidRPr="00F07227" w:rsidR="00122C83" w:rsidP="007A048D" w:rsidRDefault="00122C83" w14:paraId="6438A77D" w14:textId="77777777">
            <w:pPr>
              <w:spacing w:line="276" w:lineRule="auto"/>
              <w:ind w:left="0" w:firstLine="0"/>
              <w:rPr>
                <w:spacing w:val="-2"/>
                <w:sz w:val="20"/>
                <w:szCs w:val="20"/>
              </w:rPr>
            </w:pPr>
            <w:r w:rsidRPr="00F07227">
              <w:rPr>
                <w:sz w:val="20"/>
                <w:szCs w:val="20"/>
              </w:rPr>
              <w:t>Spain (Valencian Region)</w:t>
            </w:r>
          </w:p>
        </w:tc>
        <w:tc>
          <w:tcPr>
            <w:tcW w:w="2382" w:type="dxa"/>
          </w:tcPr>
          <w:p w:rsidRPr="00F07227" w:rsidR="00122C83" w:rsidP="007A048D" w:rsidRDefault="00122C83" w14:paraId="6C7E426B" w14:textId="77777777">
            <w:pPr>
              <w:spacing w:line="276" w:lineRule="auto"/>
              <w:ind w:left="0" w:firstLine="0"/>
              <w:rPr>
                <w:sz w:val="20"/>
                <w:szCs w:val="20"/>
              </w:rPr>
            </w:pPr>
          </w:p>
        </w:tc>
        <w:tc>
          <w:tcPr>
            <w:tcW w:w="2925" w:type="dxa"/>
          </w:tcPr>
          <w:p w:rsidRPr="00F07227" w:rsidR="00122C83" w:rsidP="007A048D" w:rsidRDefault="00122C83" w14:paraId="42C7052C" w14:textId="77777777">
            <w:pPr>
              <w:spacing w:line="276" w:lineRule="auto"/>
              <w:ind w:left="0" w:firstLine="0"/>
              <w:rPr>
                <w:rFonts w:eastAsia="Arial Unicode MS"/>
                <w:color w:val="000000"/>
                <w:sz w:val="20"/>
                <w:szCs w:val="20"/>
              </w:rPr>
            </w:pPr>
          </w:p>
        </w:tc>
        <w:tc>
          <w:tcPr>
            <w:tcW w:w="3443" w:type="dxa"/>
          </w:tcPr>
          <w:p w:rsidRPr="00F07227" w:rsidR="00122C83" w:rsidP="007A048D" w:rsidRDefault="00122C83" w14:paraId="681E3E07" w14:textId="39B69A26">
            <w:pPr>
              <w:spacing w:line="276" w:lineRule="auto"/>
              <w:ind w:left="0" w:firstLine="0"/>
              <w:jc w:val="left"/>
              <w:rPr>
                <w:rFonts w:eastAsia="Arial Unicode MS"/>
                <w:color w:val="000000"/>
                <w:sz w:val="20"/>
                <w:szCs w:val="20"/>
              </w:rPr>
            </w:pPr>
            <w:r w:rsidRPr="00F07227">
              <w:rPr>
                <w:sz w:val="20"/>
                <w:szCs w:val="20"/>
              </w:rPr>
              <w:t xml:space="preserve">Ambulatory Electronic Health Records (AEHR) includes primary (PCV) and </w:t>
            </w:r>
            <w:r w:rsidRPr="00F07227">
              <w:rPr>
                <w:sz w:val="20"/>
                <w:szCs w:val="20"/>
              </w:rPr>
              <w:lastRenderedPageBreak/>
              <w:t>specialist care (CEX) and active diagnoses (DIAGNOSTICS); Accident &amp; Emergency Department record (AED); Hospital admission (MBDS);  Electronic pharmaceutical records (GAIA)</w:t>
            </w:r>
          </w:p>
        </w:tc>
        <w:tc>
          <w:tcPr>
            <w:tcW w:w="3284" w:type="dxa"/>
          </w:tcPr>
          <w:p w:rsidRPr="00F07227" w:rsidR="00122C83" w:rsidP="007A048D" w:rsidRDefault="00122C83" w14:paraId="6B3E7299" w14:textId="77777777">
            <w:pPr>
              <w:spacing w:line="276" w:lineRule="auto"/>
              <w:ind w:left="0" w:firstLine="0"/>
              <w:rPr>
                <w:color w:val="FF0000"/>
                <w:sz w:val="20"/>
                <w:szCs w:val="20"/>
              </w:rPr>
            </w:pPr>
          </w:p>
        </w:tc>
      </w:tr>
      <w:tr w:rsidRPr="00F07227" w:rsidR="00122C83" w:rsidTr="007A048D" w14:paraId="6AFCA2F7" w14:textId="77777777">
        <w:trPr>
          <w:trHeight w:val="172"/>
        </w:trPr>
        <w:tc>
          <w:tcPr>
            <w:tcW w:w="2457" w:type="dxa"/>
          </w:tcPr>
          <w:p w:rsidRPr="00F07227" w:rsidR="00122C83" w:rsidP="007A048D" w:rsidRDefault="00122C83" w14:paraId="27CE54D2" w14:textId="77777777">
            <w:pPr>
              <w:spacing w:line="276" w:lineRule="auto"/>
              <w:ind w:left="0" w:firstLine="0"/>
              <w:jc w:val="left"/>
              <w:rPr>
                <w:b/>
                <w:spacing w:val="-2"/>
                <w:sz w:val="20"/>
                <w:szCs w:val="20"/>
              </w:rPr>
            </w:pPr>
            <w:r w:rsidRPr="00F07227">
              <w:rPr>
                <w:sz w:val="20"/>
                <w:szCs w:val="20"/>
              </w:rPr>
              <w:t>UK (Wales)</w:t>
            </w:r>
          </w:p>
        </w:tc>
        <w:tc>
          <w:tcPr>
            <w:tcW w:w="2382" w:type="dxa"/>
          </w:tcPr>
          <w:p w:rsidRPr="00F07227" w:rsidR="00122C83" w:rsidP="007A048D" w:rsidRDefault="00122C83" w14:paraId="3198CA37" w14:textId="77777777">
            <w:pPr>
              <w:spacing w:line="276" w:lineRule="auto"/>
              <w:ind w:left="0" w:firstLine="0"/>
              <w:rPr>
                <w:sz w:val="20"/>
                <w:szCs w:val="20"/>
              </w:rPr>
            </w:pPr>
          </w:p>
        </w:tc>
        <w:tc>
          <w:tcPr>
            <w:tcW w:w="2925" w:type="dxa"/>
          </w:tcPr>
          <w:p w:rsidRPr="00F07227" w:rsidR="00122C83" w:rsidP="007A048D" w:rsidRDefault="00122C83" w14:paraId="4D927639" w14:textId="77777777">
            <w:pPr>
              <w:spacing w:line="276" w:lineRule="auto"/>
              <w:ind w:left="0" w:firstLine="0"/>
              <w:rPr>
                <w:rFonts w:eastAsia="Arial Unicode MS"/>
                <w:color w:val="000000"/>
                <w:sz w:val="20"/>
                <w:szCs w:val="20"/>
              </w:rPr>
            </w:pPr>
          </w:p>
        </w:tc>
        <w:tc>
          <w:tcPr>
            <w:tcW w:w="3443" w:type="dxa"/>
          </w:tcPr>
          <w:p w:rsidRPr="00F07227" w:rsidR="00122C83" w:rsidP="007A048D" w:rsidRDefault="00122C83" w14:paraId="06CE452C" w14:textId="77777777">
            <w:pPr>
              <w:spacing w:line="276" w:lineRule="auto"/>
              <w:ind w:left="0" w:firstLine="0"/>
              <w:rPr>
                <w:rFonts w:eastAsia="Arial Unicode MS"/>
                <w:color w:val="000000"/>
                <w:sz w:val="20"/>
                <w:szCs w:val="20"/>
              </w:rPr>
            </w:pPr>
            <w:r w:rsidRPr="00F07227">
              <w:rPr>
                <w:rFonts w:eastAsia="Arial Unicode MS"/>
                <w:color w:val="000000"/>
                <w:sz w:val="20"/>
                <w:szCs w:val="20"/>
              </w:rPr>
              <w:t>Primary care (GP) database, Hospital admissions (PEDW). Maternity Indicators Dataset (MIDS)</w:t>
            </w:r>
          </w:p>
        </w:tc>
        <w:tc>
          <w:tcPr>
            <w:tcW w:w="3284" w:type="dxa"/>
          </w:tcPr>
          <w:p w:rsidRPr="00F07227" w:rsidR="00122C83" w:rsidP="007A048D" w:rsidRDefault="00122C83" w14:paraId="32406202" w14:textId="77777777">
            <w:pPr>
              <w:spacing w:line="276" w:lineRule="auto"/>
              <w:ind w:left="0" w:firstLine="0"/>
              <w:rPr>
                <w:color w:val="FF0000"/>
                <w:sz w:val="20"/>
                <w:szCs w:val="20"/>
              </w:rPr>
            </w:pPr>
          </w:p>
        </w:tc>
      </w:tr>
      <w:tr w:rsidRPr="00F07227" w:rsidR="00122C83" w:rsidTr="007A048D" w14:paraId="333550F8" w14:textId="77777777">
        <w:trPr>
          <w:trHeight w:val="172"/>
        </w:trPr>
        <w:tc>
          <w:tcPr>
            <w:tcW w:w="2457" w:type="dxa"/>
          </w:tcPr>
          <w:p w:rsidRPr="00F07227" w:rsidR="00122C83" w:rsidP="007A048D" w:rsidRDefault="00122C83" w14:paraId="7904DF6E" w14:textId="77777777">
            <w:pPr>
              <w:spacing w:line="276" w:lineRule="auto"/>
              <w:ind w:left="0" w:firstLine="0"/>
              <w:rPr>
                <w:color w:val="000000" w:themeColor="text1"/>
                <w:sz w:val="20"/>
                <w:szCs w:val="20"/>
              </w:rPr>
            </w:pPr>
            <w:r w:rsidRPr="00F07227">
              <w:rPr>
                <w:sz w:val="20"/>
                <w:szCs w:val="20"/>
              </w:rPr>
              <w:t>UK (CPRD)</w:t>
            </w:r>
          </w:p>
        </w:tc>
        <w:tc>
          <w:tcPr>
            <w:tcW w:w="2382" w:type="dxa"/>
          </w:tcPr>
          <w:p w:rsidRPr="00F07227" w:rsidR="00122C83" w:rsidP="007A048D" w:rsidRDefault="00122C83" w14:paraId="4AFC68FC" w14:textId="77777777">
            <w:pPr>
              <w:spacing w:line="276" w:lineRule="auto"/>
              <w:ind w:left="0" w:firstLine="0"/>
              <w:rPr>
                <w:sz w:val="20"/>
                <w:szCs w:val="20"/>
              </w:rPr>
            </w:pPr>
          </w:p>
        </w:tc>
        <w:tc>
          <w:tcPr>
            <w:tcW w:w="2925" w:type="dxa"/>
          </w:tcPr>
          <w:p w:rsidRPr="00F07227" w:rsidR="00122C83" w:rsidP="007A048D" w:rsidRDefault="00122C83" w14:paraId="50546649" w14:textId="77777777">
            <w:pPr>
              <w:spacing w:line="276" w:lineRule="auto"/>
              <w:ind w:left="0" w:firstLine="0"/>
              <w:rPr>
                <w:sz w:val="20"/>
                <w:szCs w:val="20"/>
              </w:rPr>
            </w:pPr>
          </w:p>
        </w:tc>
        <w:tc>
          <w:tcPr>
            <w:tcW w:w="3443" w:type="dxa"/>
          </w:tcPr>
          <w:p w:rsidRPr="00F07227" w:rsidR="00122C83" w:rsidP="007A048D" w:rsidRDefault="00122C83" w14:paraId="50E4D716" w14:textId="77777777">
            <w:pPr>
              <w:spacing w:line="276" w:lineRule="auto"/>
              <w:ind w:left="0" w:firstLine="0"/>
              <w:rPr>
                <w:sz w:val="20"/>
                <w:szCs w:val="20"/>
              </w:rPr>
            </w:pPr>
          </w:p>
        </w:tc>
        <w:tc>
          <w:tcPr>
            <w:tcW w:w="3284" w:type="dxa"/>
          </w:tcPr>
          <w:p w:rsidRPr="00F07227" w:rsidR="00122C83" w:rsidP="007A048D" w:rsidRDefault="00122C83" w14:paraId="761C354A" w14:textId="77777777">
            <w:pPr>
              <w:spacing w:line="276" w:lineRule="auto"/>
              <w:ind w:left="0" w:firstLine="0"/>
              <w:rPr>
                <w:color w:val="FF0000"/>
                <w:sz w:val="20"/>
                <w:szCs w:val="20"/>
              </w:rPr>
            </w:pPr>
          </w:p>
        </w:tc>
      </w:tr>
      <w:tr w:rsidRPr="00F07227" w:rsidR="00122C83" w:rsidTr="007A048D" w14:paraId="39AE0584" w14:textId="77777777">
        <w:trPr>
          <w:trHeight w:val="172"/>
        </w:trPr>
        <w:tc>
          <w:tcPr>
            <w:tcW w:w="2457" w:type="dxa"/>
          </w:tcPr>
          <w:p w:rsidRPr="00F07227" w:rsidR="00122C83" w:rsidP="007A048D" w:rsidRDefault="00122C83" w14:paraId="1F7001F4" w14:textId="77777777">
            <w:pPr>
              <w:spacing w:line="276" w:lineRule="auto"/>
              <w:ind w:left="0" w:firstLine="0"/>
              <w:rPr>
                <w:spacing w:val="-2"/>
                <w:sz w:val="20"/>
                <w:szCs w:val="20"/>
              </w:rPr>
            </w:pPr>
            <w:r w:rsidRPr="00F07227">
              <w:rPr>
                <w:sz w:val="20"/>
                <w:szCs w:val="20"/>
              </w:rPr>
              <w:t>Sweden</w:t>
            </w:r>
          </w:p>
        </w:tc>
        <w:tc>
          <w:tcPr>
            <w:tcW w:w="2382" w:type="dxa"/>
          </w:tcPr>
          <w:p w:rsidRPr="00F07227" w:rsidR="00122C83" w:rsidP="007A048D" w:rsidRDefault="00122C83" w14:paraId="2707A889" w14:textId="77777777">
            <w:pPr>
              <w:spacing w:line="276" w:lineRule="auto"/>
              <w:ind w:left="0" w:firstLine="0"/>
              <w:rPr>
                <w:sz w:val="20"/>
                <w:szCs w:val="20"/>
              </w:rPr>
            </w:pPr>
          </w:p>
        </w:tc>
        <w:tc>
          <w:tcPr>
            <w:tcW w:w="2925" w:type="dxa"/>
          </w:tcPr>
          <w:p w:rsidRPr="00F07227" w:rsidR="00122C83" w:rsidP="007A048D" w:rsidRDefault="00122C83" w14:paraId="6BD960C4" w14:textId="77777777">
            <w:pPr>
              <w:spacing w:line="276" w:lineRule="auto"/>
              <w:ind w:left="0" w:firstLine="0"/>
              <w:rPr>
                <w:rFonts w:eastAsia="Arial Unicode MS"/>
                <w:color w:val="000000"/>
                <w:sz w:val="20"/>
                <w:szCs w:val="20"/>
              </w:rPr>
            </w:pPr>
          </w:p>
        </w:tc>
        <w:tc>
          <w:tcPr>
            <w:tcW w:w="3443" w:type="dxa"/>
          </w:tcPr>
          <w:p w:rsidRPr="00F07227" w:rsidR="00122C83" w:rsidP="007A048D" w:rsidRDefault="00122C83" w14:paraId="0D62269C" w14:textId="77777777">
            <w:pPr>
              <w:spacing w:line="276" w:lineRule="auto"/>
              <w:ind w:left="0" w:firstLine="0"/>
              <w:rPr>
                <w:rFonts w:eastAsia="Arial Unicode MS"/>
                <w:color w:val="000000"/>
                <w:sz w:val="20"/>
                <w:szCs w:val="20"/>
              </w:rPr>
            </w:pPr>
            <w:r w:rsidRPr="00F07227">
              <w:rPr>
                <w:rFonts w:eastAsia="Arial Unicode MS"/>
                <w:color w:val="000000"/>
                <w:sz w:val="20"/>
                <w:szCs w:val="20"/>
              </w:rPr>
              <w:t xml:space="preserve">Swedish patient registry </w:t>
            </w:r>
          </w:p>
          <w:p w:rsidRPr="00F07227" w:rsidR="00122C83" w:rsidP="007A048D" w:rsidRDefault="00122C83" w14:paraId="3DE62B17" w14:textId="77777777">
            <w:pPr>
              <w:spacing w:line="276" w:lineRule="auto"/>
              <w:ind w:left="0" w:firstLine="0"/>
              <w:rPr>
                <w:rFonts w:eastAsia="Arial Unicode MS"/>
                <w:color w:val="000000"/>
                <w:sz w:val="20"/>
                <w:szCs w:val="20"/>
              </w:rPr>
            </w:pPr>
            <w:r w:rsidRPr="00F07227">
              <w:rPr>
                <w:rFonts w:eastAsia="Arial Unicode MS"/>
                <w:color w:val="000000"/>
                <w:sz w:val="20"/>
                <w:szCs w:val="20"/>
              </w:rPr>
              <w:t>Swedish pregnancy register</w:t>
            </w:r>
          </w:p>
          <w:p w:rsidRPr="00F07227" w:rsidR="00122C83" w:rsidP="007A048D" w:rsidRDefault="00122C83" w14:paraId="096FD543" w14:textId="5417470E">
            <w:pPr>
              <w:spacing w:line="276" w:lineRule="auto"/>
              <w:ind w:left="0" w:firstLine="0"/>
              <w:rPr>
                <w:rFonts w:eastAsia="Arial Unicode MS"/>
                <w:color w:val="000000"/>
                <w:sz w:val="20"/>
                <w:szCs w:val="20"/>
              </w:rPr>
            </w:pPr>
            <w:r w:rsidRPr="00F07227">
              <w:rPr>
                <w:rFonts w:eastAsia="Arial Unicode MS"/>
                <w:color w:val="000000"/>
                <w:sz w:val="20"/>
                <w:szCs w:val="20"/>
              </w:rPr>
              <w:t>Swedish prescribed drug register</w:t>
            </w:r>
          </w:p>
        </w:tc>
        <w:tc>
          <w:tcPr>
            <w:tcW w:w="3284" w:type="dxa"/>
          </w:tcPr>
          <w:p w:rsidRPr="00F07227" w:rsidR="00122C83" w:rsidP="007A048D" w:rsidRDefault="00122C83" w14:paraId="225533B9" w14:textId="77777777">
            <w:pPr>
              <w:spacing w:line="276" w:lineRule="auto"/>
              <w:ind w:left="0" w:firstLine="0"/>
              <w:rPr>
                <w:color w:val="FF0000"/>
                <w:sz w:val="20"/>
                <w:szCs w:val="20"/>
              </w:rPr>
            </w:pPr>
          </w:p>
        </w:tc>
      </w:tr>
    </w:tbl>
    <w:p w:rsidR="00317328" w:rsidP="00BF40D0" w:rsidRDefault="00317328" w14:paraId="5821ADBC" w14:textId="06457A5D">
      <w:pPr>
        <w:ind w:left="0" w:firstLine="0"/>
        <w:rPr>
          <w:b/>
          <w:bCs/>
          <w:sz w:val="20"/>
          <w:szCs w:val="20"/>
        </w:rPr>
      </w:pPr>
    </w:p>
    <w:p w:rsidR="00D212E2" w:rsidP="00D212E2" w:rsidRDefault="00D212E2" w14:paraId="571CEE2F" w14:textId="4C8A18CE">
      <w:pPr>
        <w:ind w:left="0" w:firstLine="0"/>
        <w:rPr>
          <w:b/>
          <w:bCs/>
          <w:sz w:val="20"/>
          <w:szCs w:val="20"/>
        </w:rPr>
      </w:pPr>
      <w:r>
        <w:rPr>
          <w:b/>
          <w:bCs/>
          <w:sz w:val="20"/>
          <w:szCs w:val="20"/>
        </w:rPr>
        <w:t>c. C</w:t>
      </w:r>
      <w:r w:rsidRPr="00D212E2">
        <w:rPr>
          <w:b/>
          <w:bCs/>
          <w:sz w:val="20"/>
          <w:szCs w:val="20"/>
        </w:rPr>
        <w:t>ongenital anomalies</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122C83" w:rsidR="00122C83" w:rsidTr="002A25CB" w14:paraId="25064DAB" w14:textId="77777777">
        <w:trPr>
          <w:trHeight w:val="240"/>
          <w:tblHeader/>
        </w:trPr>
        <w:tc>
          <w:tcPr>
            <w:tcW w:w="2457" w:type="dxa"/>
          </w:tcPr>
          <w:p w:rsidRPr="00F07227" w:rsidR="00122C83" w:rsidP="007A048D" w:rsidRDefault="00122C83" w14:paraId="4896D09B" w14:textId="77777777">
            <w:pPr>
              <w:spacing w:line="276" w:lineRule="auto"/>
              <w:ind w:left="0" w:firstLine="0"/>
              <w:jc w:val="left"/>
              <w:rPr>
                <w:rFonts w:eastAsia="Calibri"/>
                <w:b/>
                <w:sz w:val="20"/>
                <w:szCs w:val="20"/>
              </w:rPr>
            </w:pPr>
          </w:p>
        </w:tc>
        <w:tc>
          <w:tcPr>
            <w:tcW w:w="2382" w:type="dxa"/>
          </w:tcPr>
          <w:p w:rsidRPr="00F07227" w:rsidR="00122C83" w:rsidP="007A048D" w:rsidRDefault="00122C83" w14:paraId="5CCD9383"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122C83" w:rsidP="007A048D" w:rsidRDefault="00122C83" w14:paraId="55A0F430" w14:textId="77777777">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122C83" w:rsidP="007A048D" w:rsidRDefault="00122C83" w14:paraId="1AC4A8FC"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122C83" w:rsidP="007A048D" w:rsidRDefault="00122C83" w14:paraId="05939355" w14:textId="77777777">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122C83" w:rsidP="007A048D" w:rsidRDefault="00122C83" w14:paraId="0987D7CF" w14:textId="7777777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4" w:type="dxa"/>
          </w:tcPr>
          <w:p w:rsidRPr="00F07227" w:rsidR="00122C83" w:rsidP="007A048D" w:rsidRDefault="00122C83" w14:paraId="3B6ECEF5" w14:textId="77777777">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122C83" w:rsidR="00122C83" w:rsidTr="002A25CB" w14:paraId="5885C934" w14:textId="77777777">
        <w:trPr>
          <w:trHeight w:val="212"/>
          <w:tblHeader/>
        </w:trPr>
        <w:tc>
          <w:tcPr>
            <w:tcW w:w="14493" w:type="dxa"/>
            <w:gridSpan w:val="5"/>
          </w:tcPr>
          <w:p w:rsidRPr="00F07227" w:rsidR="00122C83" w:rsidP="007A048D" w:rsidRDefault="00F07227" w14:paraId="7DDE6997" w14:textId="31E31010">
            <w:pPr>
              <w:spacing w:line="276" w:lineRule="auto"/>
              <w:ind w:left="0" w:firstLine="0"/>
              <w:jc w:val="center"/>
              <w:rPr>
                <w:rFonts w:eastAsia="Calibri"/>
                <w:b/>
                <w:sz w:val="20"/>
                <w:szCs w:val="20"/>
              </w:rPr>
            </w:pPr>
            <w:r>
              <w:rPr>
                <w:b/>
                <w:bCs/>
                <w:sz w:val="20"/>
                <w:szCs w:val="20"/>
              </w:rPr>
              <w:t>C</w:t>
            </w:r>
            <w:r w:rsidRPr="00D212E2">
              <w:rPr>
                <w:b/>
                <w:bCs/>
                <w:sz w:val="20"/>
                <w:szCs w:val="20"/>
              </w:rPr>
              <w:t>ongenital anomalies</w:t>
            </w:r>
          </w:p>
        </w:tc>
      </w:tr>
      <w:tr w:rsidRPr="00122C83" w:rsidR="00122C83" w:rsidTr="007A048D" w14:paraId="556E18D9" w14:textId="77777777">
        <w:trPr>
          <w:trHeight w:val="212"/>
        </w:trPr>
        <w:tc>
          <w:tcPr>
            <w:tcW w:w="2457" w:type="dxa"/>
          </w:tcPr>
          <w:p w:rsidRPr="00F07227" w:rsidR="00122C83" w:rsidP="007A048D" w:rsidRDefault="00122C83" w14:paraId="1F84B9C4" w14:textId="77777777">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122C83" w:rsidP="007A048D" w:rsidRDefault="00122C83" w14:paraId="41D760EE" w14:textId="77777777">
            <w:pPr>
              <w:spacing w:line="276" w:lineRule="auto"/>
              <w:ind w:left="0" w:firstLine="0"/>
              <w:rPr>
                <w:rFonts w:eastAsia="Calibri"/>
                <w:sz w:val="20"/>
                <w:szCs w:val="20"/>
              </w:rPr>
            </w:pPr>
          </w:p>
        </w:tc>
        <w:tc>
          <w:tcPr>
            <w:tcW w:w="2925" w:type="dxa"/>
          </w:tcPr>
          <w:p w:rsidRPr="00F07227" w:rsidR="00122C83" w:rsidP="007A048D" w:rsidRDefault="00122C83" w14:paraId="7EAE644C" w14:textId="77777777">
            <w:pPr>
              <w:spacing w:line="276" w:lineRule="auto"/>
              <w:ind w:left="0" w:firstLine="0"/>
              <w:rPr>
                <w:rFonts w:eastAsia="Calibri"/>
                <w:sz w:val="20"/>
                <w:szCs w:val="20"/>
              </w:rPr>
            </w:pPr>
          </w:p>
        </w:tc>
        <w:tc>
          <w:tcPr>
            <w:tcW w:w="3443" w:type="dxa"/>
          </w:tcPr>
          <w:p w:rsidRPr="00F07227" w:rsidR="00122C83" w:rsidP="007A048D" w:rsidRDefault="00122C83" w14:paraId="034AAFA6" w14:textId="77777777">
            <w:pPr>
              <w:spacing w:line="276" w:lineRule="auto"/>
              <w:ind w:left="0" w:firstLine="0"/>
              <w:rPr>
                <w:rFonts w:eastAsia="Calibri"/>
                <w:sz w:val="20"/>
                <w:szCs w:val="20"/>
              </w:rPr>
            </w:pPr>
          </w:p>
        </w:tc>
        <w:tc>
          <w:tcPr>
            <w:tcW w:w="3284" w:type="dxa"/>
          </w:tcPr>
          <w:p w:rsidRPr="00F07227" w:rsidR="00122C83" w:rsidP="007A048D" w:rsidRDefault="00122C83" w14:paraId="6341267B" w14:textId="77777777">
            <w:pPr>
              <w:spacing w:line="276" w:lineRule="auto"/>
              <w:ind w:left="0" w:firstLine="0"/>
              <w:rPr>
                <w:rFonts w:eastAsia="Calibri"/>
                <w:sz w:val="20"/>
                <w:szCs w:val="20"/>
              </w:rPr>
            </w:pPr>
          </w:p>
        </w:tc>
      </w:tr>
      <w:tr w:rsidRPr="00122C83" w:rsidR="00122C83" w:rsidTr="007A048D" w14:paraId="1D366426" w14:textId="77777777">
        <w:trPr>
          <w:trHeight w:val="172"/>
        </w:trPr>
        <w:tc>
          <w:tcPr>
            <w:tcW w:w="2457" w:type="dxa"/>
          </w:tcPr>
          <w:p w:rsidRPr="00F07227" w:rsidR="00122C83" w:rsidP="007A048D" w:rsidRDefault="00122C83" w14:paraId="7BBC1758" w14:textId="77777777">
            <w:pPr>
              <w:spacing w:line="276" w:lineRule="auto"/>
              <w:ind w:left="0" w:firstLine="0"/>
              <w:rPr>
                <w:spacing w:val="-2"/>
                <w:sz w:val="20"/>
                <w:szCs w:val="20"/>
              </w:rPr>
            </w:pPr>
            <w:r w:rsidRPr="00F07227">
              <w:rPr>
                <w:sz w:val="20"/>
                <w:szCs w:val="20"/>
              </w:rPr>
              <w:t>France (Haute Garonne)</w:t>
            </w:r>
          </w:p>
        </w:tc>
        <w:tc>
          <w:tcPr>
            <w:tcW w:w="2382" w:type="dxa"/>
          </w:tcPr>
          <w:p w:rsidRPr="00F07227" w:rsidR="00122C83" w:rsidP="007A048D" w:rsidRDefault="00122C83" w14:paraId="79D874FD" w14:textId="77777777">
            <w:pPr>
              <w:spacing w:line="276" w:lineRule="auto"/>
              <w:ind w:left="0" w:firstLine="0"/>
              <w:rPr>
                <w:rFonts w:eastAsia="Arial Unicode MS"/>
                <w:color w:val="000000"/>
                <w:sz w:val="20"/>
                <w:szCs w:val="20"/>
              </w:rPr>
            </w:pPr>
          </w:p>
        </w:tc>
        <w:tc>
          <w:tcPr>
            <w:tcW w:w="2925" w:type="dxa"/>
          </w:tcPr>
          <w:p w:rsidRPr="00F07227" w:rsidR="00122C83" w:rsidP="007A048D" w:rsidRDefault="00122C83" w14:paraId="000D0F04" w14:textId="77777777">
            <w:pPr>
              <w:spacing w:line="276" w:lineRule="auto"/>
              <w:ind w:left="0" w:firstLine="0"/>
              <w:rPr>
                <w:sz w:val="20"/>
                <w:szCs w:val="20"/>
              </w:rPr>
            </w:pPr>
          </w:p>
        </w:tc>
        <w:tc>
          <w:tcPr>
            <w:tcW w:w="3443" w:type="dxa"/>
          </w:tcPr>
          <w:p w:rsidRPr="00F07227" w:rsidR="00122C83" w:rsidP="007A048D" w:rsidRDefault="00122C83" w14:paraId="1005BEBC" w14:textId="77777777">
            <w:pPr>
              <w:spacing w:line="276" w:lineRule="auto"/>
              <w:ind w:left="0" w:firstLine="0"/>
              <w:rPr>
                <w:sz w:val="20"/>
                <w:szCs w:val="20"/>
              </w:rPr>
            </w:pPr>
          </w:p>
        </w:tc>
        <w:tc>
          <w:tcPr>
            <w:tcW w:w="3284" w:type="dxa"/>
          </w:tcPr>
          <w:p w:rsidRPr="00F07227" w:rsidR="00122C83" w:rsidP="007A048D" w:rsidRDefault="00122C83" w14:paraId="4772E134" w14:textId="77777777">
            <w:pPr>
              <w:spacing w:line="276" w:lineRule="auto"/>
              <w:ind w:left="0" w:firstLine="0"/>
              <w:rPr>
                <w:rFonts w:eastAsia="Arial Unicode MS"/>
                <w:color w:val="000000"/>
                <w:sz w:val="20"/>
                <w:szCs w:val="20"/>
              </w:rPr>
            </w:pPr>
          </w:p>
        </w:tc>
      </w:tr>
      <w:tr w:rsidRPr="00122C83" w:rsidR="00122C83" w:rsidTr="007A048D" w14:paraId="2EF527D7" w14:textId="77777777">
        <w:trPr>
          <w:trHeight w:val="172"/>
        </w:trPr>
        <w:tc>
          <w:tcPr>
            <w:tcW w:w="2457" w:type="dxa"/>
          </w:tcPr>
          <w:p w:rsidRPr="00F07227" w:rsidR="00122C83" w:rsidP="007A048D" w:rsidRDefault="00122C83" w14:paraId="4AACC86A" w14:textId="77777777">
            <w:pPr>
              <w:spacing w:line="276" w:lineRule="auto"/>
              <w:ind w:left="0" w:firstLine="0"/>
              <w:rPr>
                <w:spacing w:val="-2"/>
                <w:sz w:val="20"/>
                <w:szCs w:val="20"/>
              </w:rPr>
            </w:pPr>
            <w:r w:rsidRPr="00F07227">
              <w:rPr>
                <w:sz w:val="20"/>
                <w:szCs w:val="20"/>
              </w:rPr>
              <w:t>Germany</w:t>
            </w:r>
          </w:p>
        </w:tc>
        <w:tc>
          <w:tcPr>
            <w:tcW w:w="2382" w:type="dxa"/>
          </w:tcPr>
          <w:p w:rsidRPr="00F07227" w:rsidR="00122C83" w:rsidP="007A048D" w:rsidRDefault="00122C83" w14:paraId="619176B4" w14:textId="77777777">
            <w:pPr>
              <w:spacing w:line="276" w:lineRule="auto"/>
              <w:ind w:left="0" w:firstLine="0"/>
              <w:rPr>
                <w:sz w:val="20"/>
                <w:szCs w:val="20"/>
              </w:rPr>
            </w:pPr>
          </w:p>
        </w:tc>
        <w:tc>
          <w:tcPr>
            <w:tcW w:w="2925" w:type="dxa"/>
          </w:tcPr>
          <w:p w:rsidRPr="00F07227" w:rsidR="00122C83" w:rsidP="007A048D" w:rsidRDefault="00122C83" w14:paraId="2483BC52" w14:textId="77777777">
            <w:pPr>
              <w:spacing w:line="276" w:lineRule="auto"/>
              <w:ind w:left="0" w:firstLine="0"/>
              <w:rPr>
                <w:sz w:val="20"/>
                <w:szCs w:val="20"/>
              </w:rPr>
            </w:pPr>
          </w:p>
        </w:tc>
        <w:tc>
          <w:tcPr>
            <w:tcW w:w="3443" w:type="dxa"/>
          </w:tcPr>
          <w:p w:rsidRPr="00F07227" w:rsidR="00122C83" w:rsidP="00F07227" w:rsidRDefault="00122C83" w14:paraId="6CDC62F6" w14:textId="1CD65156">
            <w:pPr>
              <w:spacing w:line="276" w:lineRule="auto"/>
              <w:ind w:left="0" w:firstLine="0"/>
              <w:rPr>
                <w:sz w:val="20"/>
                <w:szCs w:val="20"/>
              </w:rPr>
            </w:pPr>
            <w:r w:rsidRPr="00F07227">
              <w:rPr>
                <w:sz w:val="20"/>
                <w:szCs w:val="20"/>
              </w:rPr>
              <w:t>Use of outpatient diagnoses alone usually leads to overestimation. For chronic diseases we therefore use a combination of in- and outpatient diagnoses</w:t>
            </w:r>
          </w:p>
        </w:tc>
        <w:tc>
          <w:tcPr>
            <w:tcW w:w="3284" w:type="dxa"/>
          </w:tcPr>
          <w:p w:rsidRPr="00F07227" w:rsidR="00122C83" w:rsidP="007A048D" w:rsidRDefault="00122C83" w14:paraId="5DCD7B04" w14:textId="77777777">
            <w:pPr>
              <w:spacing w:line="276" w:lineRule="auto"/>
              <w:ind w:left="0" w:firstLine="0"/>
              <w:rPr>
                <w:sz w:val="20"/>
                <w:szCs w:val="20"/>
              </w:rPr>
            </w:pPr>
          </w:p>
        </w:tc>
      </w:tr>
      <w:tr w:rsidRPr="00122C83" w:rsidR="00122C83" w:rsidTr="007A048D" w14:paraId="1699BCF3" w14:textId="77777777">
        <w:trPr>
          <w:trHeight w:val="168"/>
        </w:trPr>
        <w:tc>
          <w:tcPr>
            <w:tcW w:w="2457" w:type="dxa"/>
          </w:tcPr>
          <w:p w:rsidRPr="00F07227" w:rsidR="00122C83" w:rsidP="007A048D" w:rsidRDefault="00122C83" w14:paraId="0E061F5A" w14:textId="77777777">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122C83" w:rsidP="007A048D" w:rsidRDefault="00122C83" w14:paraId="1BED74AC" w14:textId="77777777">
            <w:pPr>
              <w:spacing w:line="276" w:lineRule="auto"/>
              <w:ind w:left="0" w:firstLine="0"/>
              <w:rPr>
                <w:rFonts w:eastAsia="Arial Unicode MS"/>
                <w:color w:val="000000"/>
                <w:sz w:val="20"/>
                <w:szCs w:val="20"/>
              </w:rPr>
            </w:pPr>
          </w:p>
        </w:tc>
        <w:tc>
          <w:tcPr>
            <w:tcW w:w="2925" w:type="dxa"/>
          </w:tcPr>
          <w:p w:rsidRPr="00F07227" w:rsidR="00122C83" w:rsidP="007A048D" w:rsidRDefault="00122C83" w14:paraId="7FA1AE11" w14:textId="77777777">
            <w:pPr>
              <w:spacing w:line="276" w:lineRule="auto"/>
              <w:ind w:left="0" w:firstLine="0"/>
              <w:rPr>
                <w:sz w:val="20"/>
                <w:szCs w:val="20"/>
              </w:rPr>
            </w:pPr>
          </w:p>
        </w:tc>
        <w:tc>
          <w:tcPr>
            <w:tcW w:w="3443" w:type="dxa"/>
          </w:tcPr>
          <w:p w:rsidRPr="00F07227" w:rsidR="00122C83" w:rsidP="007A048D" w:rsidRDefault="00122C83" w14:paraId="789FBC3B" w14:textId="77777777">
            <w:pPr>
              <w:spacing w:line="276" w:lineRule="auto"/>
              <w:ind w:left="0" w:firstLine="0"/>
              <w:rPr>
                <w:sz w:val="20"/>
                <w:szCs w:val="20"/>
              </w:rPr>
            </w:pPr>
          </w:p>
        </w:tc>
        <w:tc>
          <w:tcPr>
            <w:tcW w:w="3284" w:type="dxa"/>
          </w:tcPr>
          <w:p w:rsidRPr="00F07227" w:rsidR="00122C83" w:rsidP="007A048D" w:rsidRDefault="00122C83" w14:paraId="23051F98" w14:textId="77777777">
            <w:pPr>
              <w:spacing w:line="276" w:lineRule="auto"/>
              <w:ind w:left="0" w:firstLine="0"/>
              <w:rPr>
                <w:rFonts w:eastAsia="Arial Unicode MS"/>
                <w:color w:val="000000"/>
                <w:sz w:val="20"/>
                <w:szCs w:val="20"/>
              </w:rPr>
            </w:pPr>
          </w:p>
        </w:tc>
      </w:tr>
      <w:tr w:rsidRPr="00122C83" w:rsidR="00122C83" w:rsidTr="007A048D" w14:paraId="61A48D07" w14:textId="77777777">
        <w:trPr>
          <w:trHeight w:val="168"/>
        </w:trPr>
        <w:tc>
          <w:tcPr>
            <w:tcW w:w="2457" w:type="dxa"/>
          </w:tcPr>
          <w:p w:rsidRPr="00F07227" w:rsidR="00122C83" w:rsidP="007A048D" w:rsidRDefault="00122C83" w14:paraId="22F268A2" w14:textId="77777777">
            <w:pPr>
              <w:spacing w:line="276" w:lineRule="auto"/>
              <w:ind w:left="0" w:firstLine="0"/>
              <w:rPr>
                <w:spacing w:val="-2"/>
                <w:sz w:val="20"/>
                <w:szCs w:val="20"/>
              </w:rPr>
            </w:pPr>
            <w:r w:rsidRPr="00F07227">
              <w:rPr>
                <w:sz w:val="20"/>
                <w:szCs w:val="20"/>
              </w:rPr>
              <w:t>Italy (Tuscany)</w:t>
            </w:r>
          </w:p>
        </w:tc>
        <w:tc>
          <w:tcPr>
            <w:tcW w:w="2382" w:type="dxa"/>
          </w:tcPr>
          <w:p w:rsidRPr="00F07227" w:rsidR="00122C83" w:rsidP="007A048D" w:rsidRDefault="00122C83" w14:paraId="48A4C4BA" w14:textId="77777777">
            <w:pPr>
              <w:spacing w:line="276" w:lineRule="auto"/>
              <w:ind w:left="0" w:firstLine="0"/>
              <w:rPr>
                <w:sz w:val="20"/>
                <w:szCs w:val="20"/>
              </w:rPr>
            </w:pPr>
          </w:p>
        </w:tc>
        <w:tc>
          <w:tcPr>
            <w:tcW w:w="2925" w:type="dxa"/>
          </w:tcPr>
          <w:p w:rsidRPr="00F07227" w:rsidR="00122C83" w:rsidP="007A048D" w:rsidRDefault="00122C83" w14:paraId="741BDE0C" w14:textId="77777777">
            <w:pPr>
              <w:spacing w:line="276" w:lineRule="auto"/>
              <w:ind w:left="0" w:firstLine="0"/>
              <w:rPr>
                <w:sz w:val="20"/>
                <w:szCs w:val="20"/>
              </w:rPr>
            </w:pPr>
          </w:p>
        </w:tc>
        <w:tc>
          <w:tcPr>
            <w:tcW w:w="3443" w:type="dxa"/>
          </w:tcPr>
          <w:p w:rsidRPr="00F07227" w:rsidR="00122C83" w:rsidP="007A048D" w:rsidRDefault="00122C83" w14:paraId="6C226153" w14:textId="77777777">
            <w:pPr>
              <w:spacing w:line="276" w:lineRule="auto"/>
              <w:ind w:left="0" w:firstLine="0"/>
              <w:jc w:val="left"/>
              <w:rPr>
                <w:sz w:val="20"/>
                <w:szCs w:val="20"/>
              </w:rPr>
            </w:pPr>
            <w:r w:rsidRPr="00F07227">
              <w:rPr>
                <w:sz w:val="20"/>
                <w:szCs w:val="20"/>
              </w:rPr>
              <w:t>Hospital discharge records, emergency admissions, exemptions from copayment</w:t>
            </w:r>
          </w:p>
        </w:tc>
        <w:tc>
          <w:tcPr>
            <w:tcW w:w="3284" w:type="dxa"/>
          </w:tcPr>
          <w:p w:rsidRPr="00F07227" w:rsidR="00122C83" w:rsidP="007A048D" w:rsidRDefault="00122C83" w14:paraId="7DFCADCD" w14:textId="77777777">
            <w:pPr>
              <w:spacing w:line="276" w:lineRule="auto"/>
              <w:ind w:left="0" w:firstLine="0"/>
              <w:rPr>
                <w:sz w:val="20"/>
                <w:szCs w:val="20"/>
              </w:rPr>
            </w:pPr>
          </w:p>
        </w:tc>
      </w:tr>
      <w:tr w:rsidRPr="00122C83" w:rsidR="00122C83" w:rsidTr="007A048D" w14:paraId="5797D4BE" w14:textId="77777777">
        <w:trPr>
          <w:trHeight w:val="172"/>
        </w:trPr>
        <w:tc>
          <w:tcPr>
            <w:tcW w:w="2457" w:type="dxa"/>
          </w:tcPr>
          <w:p w:rsidRPr="00F07227" w:rsidR="00122C83" w:rsidP="007A048D" w:rsidRDefault="00122C83" w14:paraId="00C3339E" w14:textId="77777777">
            <w:pPr>
              <w:spacing w:line="276" w:lineRule="auto"/>
              <w:ind w:left="0" w:firstLine="0"/>
              <w:rPr>
                <w:spacing w:val="-2"/>
                <w:sz w:val="20"/>
                <w:szCs w:val="20"/>
              </w:rPr>
            </w:pPr>
            <w:r w:rsidRPr="00F07227">
              <w:rPr>
                <w:sz w:val="20"/>
                <w:szCs w:val="20"/>
              </w:rPr>
              <w:t>Norway</w:t>
            </w:r>
          </w:p>
        </w:tc>
        <w:tc>
          <w:tcPr>
            <w:tcW w:w="2382" w:type="dxa"/>
          </w:tcPr>
          <w:p w:rsidRPr="00F07227" w:rsidR="00122C83" w:rsidP="007A048D" w:rsidRDefault="00F07227" w14:paraId="5B9FE15B" w14:textId="5E5C5B1C">
            <w:pPr>
              <w:spacing w:line="276" w:lineRule="auto"/>
              <w:ind w:left="0" w:firstLine="0"/>
              <w:rPr>
                <w:sz w:val="20"/>
                <w:szCs w:val="20"/>
              </w:rPr>
            </w:pPr>
            <w:r>
              <w:rPr>
                <w:sz w:val="20"/>
                <w:szCs w:val="20"/>
              </w:rPr>
              <w:t>Y</w:t>
            </w:r>
          </w:p>
        </w:tc>
        <w:tc>
          <w:tcPr>
            <w:tcW w:w="2925" w:type="dxa"/>
          </w:tcPr>
          <w:p w:rsidRPr="00F07227" w:rsidR="00122C83" w:rsidP="007A048D" w:rsidRDefault="00F07227" w14:paraId="1F95394D" w14:textId="46A3BA02">
            <w:pPr>
              <w:spacing w:line="276" w:lineRule="auto"/>
              <w:ind w:left="0" w:firstLine="0"/>
              <w:rPr>
                <w:rFonts w:eastAsia="Arial Unicode MS"/>
                <w:color w:val="000000"/>
                <w:sz w:val="20"/>
                <w:szCs w:val="20"/>
              </w:rPr>
            </w:pPr>
            <w:r>
              <w:rPr>
                <w:rFonts w:eastAsia="Arial Unicode MS"/>
                <w:color w:val="000000"/>
                <w:sz w:val="20"/>
                <w:szCs w:val="20"/>
              </w:rPr>
              <w:t>Birth record</w:t>
            </w:r>
          </w:p>
        </w:tc>
        <w:tc>
          <w:tcPr>
            <w:tcW w:w="3443" w:type="dxa"/>
          </w:tcPr>
          <w:p w:rsidRPr="00F07227" w:rsidR="00122C83" w:rsidP="00F07227" w:rsidRDefault="00122C83" w14:paraId="3AC40ABA" w14:textId="145316FD">
            <w:pPr>
              <w:spacing w:line="276" w:lineRule="auto"/>
              <w:ind w:left="0" w:firstLine="0"/>
              <w:rPr>
                <w:sz w:val="20"/>
                <w:szCs w:val="20"/>
              </w:rPr>
            </w:pPr>
            <w:r w:rsidRPr="00F07227">
              <w:rPr>
                <w:sz w:val="20"/>
                <w:szCs w:val="20"/>
              </w:rPr>
              <w:t>Medical Birth registry (MBRN)</w:t>
            </w:r>
            <w:r w:rsidRPr="00F07227" w:rsidR="00F07227">
              <w:rPr>
                <w:sz w:val="20"/>
                <w:szCs w:val="20"/>
              </w:rPr>
              <w:t>;</w:t>
            </w:r>
          </w:p>
        </w:tc>
        <w:tc>
          <w:tcPr>
            <w:tcW w:w="3284" w:type="dxa"/>
          </w:tcPr>
          <w:p w:rsidRPr="00F07227" w:rsidR="00122C83" w:rsidP="007A048D" w:rsidRDefault="00F07227" w14:paraId="0DDC4D8D" w14:textId="7FB0DBBD">
            <w:pPr>
              <w:spacing w:line="276" w:lineRule="auto"/>
              <w:ind w:left="0" w:firstLine="0"/>
              <w:rPr>
                <w:color w:val="FF0000"/>
                <w:sz w:val="20"/>
                <w:szCs w:val="20"/>
              </w:rPr>
            </w:pPr>
            <w:r w:rsidRPr="00F07227">
              <w:rPr>
                <w:color w:val="000000" w:themeColor="text1"/>
                <w:sz w:val="20"/>
                <w:szCs w:val="20"/>
              </w:rPr>
              <w:t>survey</w:t>
            </w:r>
          </w:p>
        </w:tc>
      </w:tr>
      <w:tr w:rsidRPr="00122C83" w:rsidR="00122C83" w:rsidTr="007A048D" w14:paraId="47B16D86" w14:textId="77777777">
        <w:trPr>
          <w:trHeight w:val="172"/>
        </w:trPr>
        <w:tc>
          <w:tcPr>
            <w:tcW w:w="2457" w:type="dxa"/>
          </w:tcPr>
          <w:p w:rsidRPr="00F07227" w:rsidR="00122C83" w:rsidP="007A048D" w:rsidRDefault="00122C83" w14:paraId="76C9518A" w14:textId="77777777">
            <w:pPr>
              <w:spacing w:line="276" w:lineRule="auto"/>
              <w:ind w:left="0" w:firstLine="0"/>
              <w:rPr>
                <w:spacing w:val="-2"/>
                <w:sz w:val="20"/>
                <w:szCs w:val="20"/>
              </w:rPr>
            </w:pPr>
            <w:r w:rsidRPr="00F07227">
              <w:rPr>
                <w:sz w:val="20"/>
                <w:szCs w:val="20"/>
              </w:rPr>
              <w:lastRenderedPageBreak/>
              <w:t>Spain (Valencian Region)</w:t>
            </w:r>
          </w:p>
        </w:tc>
        <w:tc>
          <w:tcPr>
            <w:tcW w:w="2382" w:type="dxa"/>
          </w:tcPr>
          <w:p w:rsidRPr="00F07227" w:rsidR="00122C83" w:rsidP="007A048D" w:rsidRDefault="00122C83" w14:paraId="244A1724" w14:textId="77777777">
            <w:pPr>
              <w:spacing w:line="276" w:lineRule="auto"/>
              <w:ind w:left="0" w:firstLine="0"/>
              <w:rPr>
                <w:sz w:val="20"/>
                <w:szCs w:val="20"/>
              </w:rPr>
            </w:pPr>
          </w:p>
        </w:tc>
        <w:tc>
          <w:tcPr>
            <w:tcW w:w="2925" w:type="dxa"/>
          </w:tcPr>
          <w:p w:rsidRPr="00F07227" w:rsidR="00122C83" w:rsidP="007A048D" w:rsidRDefault="00122C83" w14:paraId="49668B3B" w14:textId="77777777">
            <w:pPr>
              <w:spacing w:line="276" w:lineRule="auto"/>
              <w:ind w:left="0" w:firstLine="0"/>
              <w:rPr>
                <w:rFonts w:eastAsia="Arial Unicode MS"/>
                <w:color w:val="000000"/>
                <w:sz w:val="20"/>
                <w:szCs w:val="20"/>
              </w:rPr>
            </w:pPr>
          </w:p>
        </w:tc>
        <w:tc>
          <w:tcPr>
            <w:tcW w:w="3443" w:type="dxa"/>
          </w:tcPr>
          <w:p w:rsidRPr="00F07227" w:rsidR="00122C83" w:rsidP="00F07227" w:rsidRDefault="00122C83" w14:paraId="7DF83763" w14:textId="092E468A">
            <w:pPr>
              <w:spacing w:line="276" w:lineRule="auto"/>
              <w:ind w:left="0" w:firstLine="0"/>
              <w:jc w:val="left"/>
              <w:rPr>
                <w:rFonts w:eastAsia="Arial Unicode MS"/>
                <w:color w:val="000000"/>
                <w:sz w:val="20"/>
                <w:szCs w:val="20"/>
              </w:rPr>
            </w:pPr>
            <w:r w:rsidRPr="00F07227">
              <w:rPr>
                <w:sz w:val="20"/>
                <w:szCs w:val="20"/>
              </w:rPr>
              <w:t xml:space="preserve">Ambulatory Electronic Health Records (AEHR) includes primary (PCV) and specialist care (CEX) and active diagnoses (DIAGNOSTICS); Hospital admission (MBDS);  </w:t>
            </w:r>
          </w:p>
        </w:tc>
        <w:tc>
          <w:tcPr>
            <w:tcW w:w="3284" w:type="dxa"/>
          </w:tcPr>
          <w:p w:rsidRPr="00F07227" w:rsidR="00122C83" w:rsidP="007A048D" w:rsidRDefault="00122C83" w14:paraId="3671D2D1" w14:textId="77777777">
            <w:pPr>
              <w:spacing w:line="276" w:lineRule="auto"/>
              <w:ind w:left="0" w:firstLine="0"/>
              <w:rPr>
                <w:color w:val="FF0000"/>
                <w:sz w:val="20"/>
                <w:szCs w:val="20"/>
              </w:rPr>
            </w:pPr>
          </w:p>
        </w:tc>
      </w:tr>
      <w:tr w:rsidRPr="00122C83" w:rsidR="00122C83" w:rsidTr="007A048D" w14:paraId="4952F17D" w14:textId="77777777">
        <w:trPr>
          <w:trHeight w:val="172"/>
        </w:trPr>
        <w:tc>
          <w:tcPr>
            <w:tcW w:w="2457" w:type="dxa"/>
          </w:tcPr>
          <w:p w:rsidRPr="00F07227" w:rsidR="00122C83" w:rsidP="007A048D" w:rsidRDefault="00122C83" w14:paraId="7CC38019" w14:textId="77777777">
            <w:pPr>
              <w:spacing w:line="276" w:lineRule="auto"/>
              <w:ind w:left="0" w:firstLine="0"/>
              <w:jc w:val="left"/>
              <w:rPr>
                <w:b/>
                <w:spacing w:val="-2"/>
                <w:sz w:val="20"/>
                <w:szCs w:val="20"/>
              </w:rPr>
            </w:pPr>
            <w:r w:rsidRPr="00F07227">
              <w:rPr>
                <w:sz w:val="20"/>
                <w:szCs w:val="20"/>
              </w:rPr>
              <w:t>UK (Wales)</w:t>
            </w:r>
          </w:p>
        </w:tc>
        <w:tc>
          <w:tcPr>
            <w:tcW w:w="2382" w:type="dxa"/>
          </w:tcPr>
          <w:p w:rsidRPr="00F07227" w:rsidR="00122C83" w:rsidP="007A048D" w:rsidRDefault="00122C83" w14:paraId="731637CA" w14:textId="77777777">
            <w:pPr>
              <w:spacing w:line="276" w:lineRule="auto"/>
              <w:ind w:left="0" w:firstLine="0"/>
              <w:rPr>
                <w:sz w:val="20"/>
                <w:szCs w:val="20"/>
              </w:rPr>
            </w:pPr>
          </w:p>
        </w:tc>
        <w:tc>
          <w:tcPr>
            <w:tcW w:w="2925" w:type="dxa"/>
          </w:tcPr>
          <w:p w:rsidRPr="00F07227" w:rsidR="00122C83" w:rsidP="007A048D" w:rsidRDefault="00122C83" w14:paraId="36673233" w14:textId="77777777">
            <w:pPr>
              <w:spacing w:line="276" w:lineRule="auto"/>
              <w:ind w:left="0" w:firstLine="0"/>
              <w:rPr>
                <w:rFonts w:eastAsia="Arial Unicode MS"/>
                <w:color w:val="000000"/>
                <w:sz w:val="20"/>
                <w:szCs w:val="20"/>
              </w:rPr>
            </w:pPr>
          </w:p>
        </w:tc>
        <w:tc>
          <w:tcPr>
            <w:tcW w:w="3443" w:type="dxa"/>
          </w:tcPr>
          <w:p w:rsidRPr="00F07227" w:rsidR="00122C83" w:rsidP="007A048D" w:rsidRDefault="00122C83" w14:paraId="2FFDA512" w14:textId="77777777">
            <w:pPr>
              <w:spacing w:line="276" w:lineRule="auto"/>
              <w:ind w:left="0" w:firstLine="0"/>
              <w:rPr>
                <w:rFonts w:eastAsia="Arial Unicode MS"/>
                <w:color w:val="000000"/>
                <w:sz w:val="20"/>
                <w:szCs w:val="20"/>
              </w:rPr>
            </w:pPr>
            <w:r w:rsidRPr="00F07227">
              <w:rPr>
                <w:rFonts w:eastAsia="Arial Unicode MS"/>
                <w:color w:val="000000"/>
                <w:sz w:val="20"/>
                <w:szCs w:val="20"/>
              </w:rPr>
              <w:t>Primary care (GP) database, Hospital admissions (PEDW). Maternity Indicators Dataset (MIDS)</w:t>
            </w:r>
          </w:p>
        </w:tc>
        <w:tc>
          <w:tcPr>
            <w:tcW w:w="3284" w:type="dxa"/>
          </w:tcPr>
          <w:p w:rsidRPr="00F07227" w:rsidR="00122C83" w:rsidP="007A048D" w:rsidRDefault="00122C83" w14:paraId="30B27583" w14:textId="77777777">
            <w:pPr>
              <w:spacing w:line="276" w:lineRule="auto"/>
              <w:ind w:left="0" w:firstLine="0"/>
              <w:rPr>
                <w:color w:val="FF0000"/>
                <w:sz w:val="20"/>
                <w:szCs w:val="20"/>
              </w:rPr>
            </w:pPr>
          </w:p>
        </w:tc>
      </w:tr>
      <w:tr w:rsidRPr="00122C83" w:rsidR="00122C83" w:rsidTr="007A048D" w14:paraId="5D5A584E" w14:textId="77777777">
        <w:trPr>
          <w:trHeight w:val="172"/>
        </w:trPr>
        <w:tc>
          <w:tcPr>
            <w:tcW w:w="2457" w:type="dxa"/>
          </w:tcPr>
          <w:p w:rsidRPr="00F07227" w:rsidR="00122C83" w:rsidP="007A048D" w:rsidRDefault="00122C83" w14:paraId="0E072C85" w14:textId="77777777">
            <w:pPr>
              <w:spacing w:line="276" w:lineRule="auto"/>
              <w:ind w:left="0" w:firstLine="0"/>
              <w:rPr>
                <w:color w:val="000000" w:themeColor="text1"/>
                <w:sz w:val="20"/>
                <w:szCs w:val="20"/>
              </w:rPr>
            </w:pPr>
            <w:r w:rsidRPr="00F07227">
              <w:rPr>
                <w:sz w:val="20"/>
                <w:szCs w:val="20"/>
              </w:rPr>
              <w:t>UK (CPRD)</w:t>
            </w:r>
          </w:p>
        </w:tc>
        <w:tc>
          <w:tcPr>
            <w:tcW w:w="2382" w:type="dxa"/>
          </w:tcPr>
          <w:p w:rsidRPr="00F07227" w:rsidR="00122C83" w:rsidP="007A048D" w:rsidRDefault="00122C83" w14:paraId="44439134" w14:textId="77777777">
            <w:pPr>
              <w:spacing w:line="276" w:lineRule="auto"/>
              <w:ind w:left="0" w:firstLine="0"/>
              <w:rPr>
                <w:sz w:val="20"/>
                <w:szCs w:val="20"/>
              </w:rPr>
            </w:pPr>
          </w:p>
        </w:tc>
        <w:tc>
          <w:tcPr>
            <w:tcW w:w="2925" w:type="dxa"/>
          </w:tcPr>
          <w:p w:rsidRPr="00F07227" w:rsidR="00122C83" w:rsidP="007A048D" w:rsidRDefault="00122C83" w14:paraId="6F265C24" w14:textId="77777777">
            <w:pPr>
              <w:spacing w:line="276" w:lineRule="auto"/>
              <w:ind w:left="0" w:firstLine="0"/>
              <w:rPr>
                <w:sz w:val="20"/>
                <w:szCs w:val="20"/>
              </w:rPr>
            </w:pPr>
          </w:p>
        </w:tc>
        <w:tc>
          <w:tcPr>
            <w:tcW w:w="3443" w:type="dxa"/>
          </w:tcPr>
          <w:p w:rsidRPr="00F07227" w:rsidR="00122C83" w:rsidP="007A048D" w:rsidRDefault="00122C83" w14:paraId="2DA9D2A1" w14:textId="77777777">
            <w:pPr>
              <w:spacing w:line="276" w:lineRule="auto"/>
              <w:ind w:left="0" w:firstLine="0"/>
              <w:rPr>
                <w:sz w:val="20"/>
                <w:szCs w:val="20"/>
              </w:rPr>
            </w:pPr>
          </w:p>
        </w:tc>
        <w:tc>
          <w:tcPr>
            <w:tcW w:w="3284" w:type="dxa"/>
          </w:tcPr>
          <w:p w:rsidRPr="00F07227" w:rsidR="00122C83" w:rsidP="007A048D" w:rsidRDefault="00122C83" w14:paraId="67024693" w14:textId="77777777">
            <w:pPr>
              <w:spacing w:line="276" w:lineRule="auto"/>
              <w:ind w:left="0" w:firstLine="0"/>
              <w:rPr>
                <w:color w:val="FF0000"/>
                <w:sz w:val="20"/>
                <w:szCs w:val="20"/>
              </w:rPr>
            </w:pPr>
          </w:p>
        </w:tc>
      </w:tr>
      <w:tr w:rsidRPr="00122C83" w:rsidR="00122C83" w:rsidTr="007A048D" w14:paraId="008EAE40" w14:textId="77777777">
        <w:trPr>
          <w:trHeight w:val="172"/>
        </w:trPr>
        <w:tc>
          <w:tcPr>
            <w:tcW w:w="2457" w:type="dxa"/>
          </w:tcPr>
          <w:p w:rsidRPr="00F07227" w:rsidR="00122C83" w:rsidP="007A048D" w:rsidRDefault="00122C83" w14:paraId="6DFA9F8B" w14:textId="77777777">
            <w:pPr>
              <w:spacing w:line="276" w:lineRule="auto"/>
              <w:ind w:left="0" w:firstLine="0"/>
              <w:rPr>
                <w:spacing w:val="-2"/>
                <w:sz w:val="20"/>
                <w:szCs w:val="20"/>
              </w:rPr>
            </w:pPr>
            <w:r w:rsidRPr="00F07227">
              <w:rPr>
                <w:sz w:val="20"/>
                <w:szCs w:val="20"/>
              </w:rPr>
              <w:t>Sweden</w:t>
            </w:r>
          </w:p>
        </w:tc>
        <w:tc>
          <w:tcPr>
            <w:tcW w:w="2382" w:type="dxa"/>
          </w:tcPr>
          <w:p w:rsidRPr="00F07227" w:rsidR="00122C83" w:rsidP="007A048D" w:rsidRDefault="00122C83" w14:paraId="42C79753" w14:textId="77777777">
            <w:pPr>
              <w:spacing w:line="276" w:lineRule="auto"/>
              <w:ind w:left="0" w:firstLine="0"/>
              <w:rPr>
                <w:sz w:val="20"/>
                <w:szCs w:val="20"/>
              </w:rPr>
            </w:pPr>
          </w:p>
        </w:tc>
        <w:tc>
          <w:tcPr>
            <w:tcW w:w="2925" w:type="dxa"/>
          </w:tcPr>
          <w:p w:rsidRPr="00F07227" w:rsidR="00122C83" w:rsidP="007A048D" w:rsidRDefault="00122C83" w14:paraId="7E05207E" w14:textId="77777777">
            <w:pPr>
              <w:spacing w:line="276" w:lineRule="auto"/>
              <w:ind w:left="0" w:firstLine="0"/>
              <w:rPr>
                <w:rFonts w:eastAsia="Arial Unicode MS"/>
                <w:color w:val="000000"/>
                <w:sz w:val="20"/>
                <w:szCs w:val="20"/>
              </w:rPr>
            </w:pPr>
          </w:p>
        </w:tc>
        <w:tc>
          <w:tcPr>
            <w:tcW w:w="3443" w:type="dxa"/>
          </w:tcPr>
          <w:p w:rsidRPr="00F07227" w:rsidR="00122C83" w:rsidP="007A048D" w:rsidRDefault="00122C83" w14:paraId="25BC7DB5" w14:textId="77777777">
            <w:pPr>
              <w:spacing w:line="276" w:lineRule="auto"/>
              <w:ind w:left="0" w:firstLine="0"/>
              <w:rPr>
                <w:rFonts w:eastAsia="Arial Unicode MS"/>
                <w:color w:val="000000"/>
                <w:sz w:val="20"/>
                <w:szCs w:val="20"/>
              </w:rPr>
            </w:pPr>
            <w:r w:rsidRPr="00F07227">
              <w:rPr>
                <w:rFonts w:eastAsia="Arial Unicode MS"/>
                <w:color w:val="000000"/>
                <w:sz w:val="20"/>
                <w:szCs w:val="20"/>
              </w:rPr>
              <w:t xml:space="preserve">Swedish patient registry </w:t>
            </w:r>
          </w:p>
          <w:p w:rsidRPr="00F07227" w:rsidR="00122C83" w:rsidP="007A048D" w:rsidRDefault="00122C83" w14:paraId="70AA5822" w14:textId="4B0A03A0">
            <w:pPr>
              <w:spacing w:line="276" w:lineRule="auto"/>
              <w:ind w:left="0" w:firstLine="0"/>
              <w:rPr>
                <w:rFonts w:eastAsia="Arial Unicode MS"/>
                <w:color w:val="000000"/>
                <w:sz w:val="20"/>
                <w:szCs w:val="20"/>
              </w:rPr>
            </w:pPr>
            <w:r w:rsidRPr="00F07227">
              <w:rPr>
                <w:rFonts w:eastAsia="Arial Unicode MS"/>
                <w:color w:val="000000"/>
                <w:sz w:val="20"/>
                <w:szCs w:val="20"/>
              </w:rPr>
              <w:t>Swedish pregnancy register</w:t>
            </w:r>
          </w:p>
        </w:tc>
        <w:tc>
          <w:tcPr>
            <w:tcW w:w="3284" w:type="dxa"/>
          </w:tcPr>
          <w:p w:rsidRPr="00F07227" w:rsidR="00122C83" w:rsidP="007A048D" w:rsidRDefault="00122C83" w14:paraId="52040DB5" w14:textId="77777777">
            <w:pPr>
              <w:spacing w:line="276" w:lineRule="auto"/>
              <w:ind w:left="0" w:firstLine="0"/>
              <w:rPr>
                <w:color w:val="FF0000"/>
                <w:sz w:val="20"/>
                <w:szCs w:val="20"/>
              </w:rPr>
            </w:pPr>
          </w:p>
        </w:tc>
      </w:tr>
    </w:tbl>
    <w:p w:rsidR="00D212E2" w:rsidP="00BF40D0" w:rsidRDefault="00D212E2" w14:paraId="418AF64A" w14:textId="42AC4444">
      <w:pPr>
        <w:ind w:left="0"/>
      </w:pPr>
    </w:p>
    <w:p w:rsidRPr="00D212E2" w:rsidR="00D212E2" w:rsidP="00D212E2" w:rsidRDefault="00D212E2" w14:paraId="360E771F" w14:textId="7073EF32">
      <w:pPr>
        <w:ind w:left="0" w:firstLine="0"/>
        <w:rPr>
          <w:b/>
          <w:bCs/>
          <w:sz w:val="20"/>
          <w:szCs w:val="20"/>
        </w:rPr>
      </w:pPr>
      <w:r w:rsidRPr="00D212E2">
        <w:rPr>
          <w:b/>
          <w:bCs/>
          <w:sz w:val="20"/>
          <w:szCs w:val="20"/>
        </w:rPr>
        <w:t xml:space="preserve">d. </w:t>
      </w:r>
      <w:r>
        <w:rPr>
          <w:b/>
          <w:bCs/>
          <w:sz w:val="20"/>
          <w:szCs w:val="20"/>
        </w:rPr>
        <w:t>P</w:t>
      </w:r>
      <w:r w:rsidRPr="00D212E2">
        <w:rPr>
          <w:b/>
          <w:bCs/>
          <w:sz w:val="20"/>
          <w:szCs w:val="20"/>
        </w:rPr>
        <w:t>reterm birth</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F07227" w:rsidR="00F07227" w:rsidTr="002A25CB" w14:paraId="652843E9" w14:textId="77777777">
        <w:trPr>
          <w:trHeight w:val="240"/>
          <w:tblHeader/>
        </w:trPr>
        <w:tc>
          <w:tcPr>
            <w:tcW w:w="2457" w:type="dxa"/>
          </w:tcPr>
          <w:p w:rsidRPr="00F07227" w:rsidR="00F07227" w:rsidP="007A048D" w:rsidRDefault="00F07227" w14:paraId="400F1CC1" w14:textId="77777777">
            <w:pPr>
              <w:spacing w:line="276" w:lineRule="auto"/>
              <w:ind w:left="0" w:firstLine="0"/>
              <w:jc w:val="left"/>
              <w:rPr>
                <w:rFonts w:eastAsia="Calibri"/>
                <w:b/>
                <w:sz w:val="20"/>
                <w:szCs w:val="20"/>
              </w:rPr>
            </w:pPr>
          </w:p>
        </w:tc>
        <w:tc>
          <w:tcPr>
            <w:tcW w:w="2382" w:type="dxa"/>
          </w:tcPr>
          <w:p w:rsidRPr="00F07227" w:rsidR="00F07227" w:rsidP="007A048D" w:rsidRDefault="00F07227" w14:paraId="1ECEE19F"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F07227" w:rsidP="007A048D" w:rsidRDefault="00F07227" w14:paraId="01B24B82" w14:textId="77777777">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F07227" w:rsidP="007A048D" w:rsidRDefault="00F07227" w14:paraId="30077D4A"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F07227" w:rsidP="007A048D" w:rsidRDefault="00F07227" w14:paraId="2A5E492B" w14:textId="77777777">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F07227" w:rsidP="007A048D" w:rsidRDefault="00F07227" w14:paraId="7E29B376" w14:textId="7777777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4" w:type="dxa"/>
          </w:tcPr>
          <w:p w:rsidRPr="00F07227" w:rsidR="00F07227" w:rsidP="007A048D" w:rsidRDefault="00F07227" w14:paraId="20D6A297" w14:textId="77777777">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F07227" w:rsidR="00F07227" w:rsidTr="002A25CB" w14:paraId="3637CF20" w14:textId="77777777">
        <w:trPr>
          <w:trHeight w:val="212"/>
          <w:tblHeader/>
        </w:trPr>
        <w:tc>
          <w:tcPr>
            <w:tcW w:w="14493" w:type="dxa"/>
            <w:gridSpan w:val="5"/>
          </w:tcPr>
          <w:p w:rsidRPr="00F07227" w:rsidR="00F07227" w:rsidP="007A048D" w:rsidRDefault="00F07227" w14:paraId="54C21F4E" w14:textId="490C7D91">
            <w:pPr>
              <w:spacing w:line="276" w:lineRule="auto"/>
              <w:ind w:left="0" w:firstLine="0"/>
              <w:jc w:val="center"/>
              <w:rPr>
                <w:rFonts w:eastAsia="Calibri"/>
                <w:b/>
                <w:sz w:val="20"/>
                <w:szCs w:val="20"/>
              </w:rPr>
            </w:pPr>
            <w:r>
              <w:rPr>
                <w:b/>
                <w:bCs/>
                <w:sz w:val="20"/>
                <w:szCs w:val="20"/>
              </w:rPr>
              <w:t>Prematurity</w:t>
            </w:r>
          </w:p>
        </w:tc>
      </w:tr>
      <w:tr w:rsidRPr="00F07227" w:rsidR="00F07227" w:rsidTr="007A048D" w14:paraId="427725A8" w14:textId="77777777">
        <w:trPr>
          <w:trHeight w:val="212"/>
        </w:trPr>
        <w:tc>
          <w:tcPr>
            <w:tcW w:w="2457" w:type="dxa"/>
          </w:tcPr>
          <w:p w:rsidRPr="00F07227" w:rsidR="00F07227" w:rsidP="007A048D" w:rsidRDefault="00F07227" w14:paraId="1611C5A9" w14:textId="77777777">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F07227" w:rsidP="007A048D" w:rsidRDefault="00F07227" w14:paraId="42D89F5D" w14:textId="77777777">
            <w:pPr>
              <w:spacing w:line="276" w:lineRule="auto"/>
              <w:ind w:left="0" w:firstLine="0"/>
              <w:rPr>
                <w:rFonts w:eastAsia="Calibri"/>
                <w:sz w:val="20"/>
                <w:szCs w:val="20"/>
              </w:rPr>
            </w:pPr>
          </w:p>
        </w:tc>
        <w:tc>
          <w:tcPr>
            <w:tcW w:w="2925" w:type="dxa"/>
          </w:tcPr>
          <w:p w:rsidRPr="00F07227" w:rsidR="00F07227" w:rsidP="007A048D" w:rsidRDefault="00F07227" w14:paraId="0B668AC1" w14:textId="77777777">
            <w:pPr>
              <w:spacing w:line="276" w:lineRule="auto"/>
              <w:ind w:left="0" w:firstLine="0"/>
              <w:rPr>
                <w:rFonts w:eastAsia="Calibri"/>
                <w:sz w:val="20"/>
                <w:szCs w:val="20"/>
              </w:rPr>
            </w:pPr>
          </w:p>
        </w:tc>
        <w:tc>
          <w:tcPr>
            <w:tcW w:w="3443" w:type="dxa"/>
          </w:tcPr>
          <w:p w:rsidRPr="00F07227" w:rsidR="00F07227" w:rsidP="007A048D" w:rsidRDefault="00F07227" w14:paraId="77E5CB07" w14:textId="77777777">
            <w:pPr>
              <w:spacing w:line="276" w:lineRule="auto"/>
              <w:ind w:left="0" w:firstLine="0"/>
              <w:rPr>
                <w:rFonts w:eastAsia="Calibri"/>
                <w:sz w:val="20"/>
                <w:szCs w:val="20"/>
              </w:rPr>
            </w:pPr>
          </w:p>
        </w:tc>
        <w:tc>
          <w:tcPr>
            <w:tcW w:w="3284" w:type="dxa"/>
          </w:tcPr>
          <w:p w:rsidRPr="00F07227" w:rsidR="00F07227" w:rsidP="007A048D" w:rsidRDefault="00F07227" w14:paraId="45AABF3B" w14:textId="77777777">
            <w:pPr>
              <w:spacing w:line="276" w:lineRule="auto"/>
              <w:ind w:left="0" w:firstLine="0"/>
              <w:rPr>
                <w:rFonts w:eastAsia="Calibri"/>
                <w:sz w:val="20"/>
                <w:szCs w:val="20"/>
              </w:rPr>
            </w:pPr>
          </w:p>
        </w:tc>
      </w:tr>
      <w:tr w:rsidRPr="00F07227" w:rsidR="00F07227" w:rsidTr="007A048D" w14:paraId="4865571E" w14:textId="77777777">
        <w:trPr>
          <w:trHeight w:val="172"/>
        </w:trPr>
        <w:tc>
          <w:tcPr>
            <w:tcW w:w="2457" w:type="dxa"/>
          </w:tcPr>
          <w:p w:rsidRPr="00F07227" w:rsidR="00F07227" w:rsidP="007A048D" w:rsidRDefault="00F07227" w14:paraId="6FEC7518" w14:textId="77777777">
            <w:pPr>
              <w:spacing w:line="276" w:lineRule="auto"/>
              <w:ind w:left="0" w:firstLine="0"/>
              <w:rPr>
                <w:spacing w:val="-2"/>
                <w:sz w:val="20"/>
                <w:szCs w:val="20"/>
              </w:rPr>
            </w:pPr>
            <w:r w:rsidRPr="00F07227">
              <w:rPr>
                <w:sz w:val="20"/>
                <w:szCs w:val="20"/>
              </w:rPr>
              <w:t>France (Haute Garonne)</w:t>
            </w:r>
          </w:p>
        </w:tc>
        <w:tc>
          <w:tcPr>
            <w:tcW w:w="2382" w:type="dxa"/>
          </w:tcPr>
          <w:p w:rsidRPr="00F07227" w:rsidR="00F07227" w:rsidP="007A048D" w:rsidRDefault="00F07227" w14:paraId="5D551C78"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25320016" w14:textId="77777777">
            <w:pPr>
              <w:spacing w:line="276" w:lineRule="auto"/>
              <w:ind w:left="0" w:firstLine="0"/>
              <w:rPr>
                <w:sz w:val="20"/>
                <w:szCs w:val="20"/>
              </w:rPr>
            </w:pPr>
          </w:p>
        </w:tc>
        <w:tc>
          <w:tcPr>
            <w:tcW w:w="3443" w:type="dxa"/>
          </w:tcPr>
          <w:p w:rsidRPr="00F07227" w:rsidR="00F07227" w:rsidP="007A048D" w:rsidRDefault="00F07227" w14:paraId="0A3A1354" w14:textId="77777777">
            <w:pPr>
              <w:spacing w:line="276" w:lineRule="auto"/>
              <w:ind w:left="0" w:firstLine="0"/>
              <w:rPr>
                <w:sz w:val="20"/>
                <w:szCs w:val="20"/>
              </w:rPr>
            </w:pPr>
          </w:p>
        </w:tc>
        <w:tc>
          <w:tcPr>
            <w:tcW w:w="3284" w:type="dxa"/>
          </w:tcPr>
          <w:p w:rsidRPr="00F07227" w:rsidR="00F07227" w:rsidP="007A048D" w:rsidRDefault="00F07227" w14:paraId="71042DFE" w14:textId="77777777">
            <w:pPr>
              <w:spacing w:line="276" w:lineRule="auto"/>
              <w:ind w:left="0" w:firstLine="0"/>
              <w:rPr>
                <w:rFonts w:eastAsia="Arial Unicode MS"/>
                <w:color w:val="000000"/>
                <w:sz w:val="20"/>
                <w:szCs w:val="20"/>
              </w:rPr>
            </w:pPr>
          </w:p>
        </w:tc>
      </w:tr>
      <w:tr w:rsidRPr="00F07227" w:rsidR="00F07227" w:rsidTr="007A048D" w14:paraId="7458B588" w14:textId="77777777">
        <w:trPr>
          <w:trHeight w:val="172"/>
        </w:trPr>
        <w:tc>
          <w:tcPr>
            <w:tcW w:w="2457" w:type="dxa"/>
          </w:tcPr>
          <w:p w:rsidRPr="00F07227" w:rsidR="00F07227" w:rsidP="007A048D" w:rsidRDefault="00F07227" w14:paraId="72CBFED3" w14:textId="77777777">
            <w:pPr>
              <w:spacing w:line="276" w:lineRule="auto"/>
              <w:ind w:left="0" w:firstLine="0"/>
              <w:rPr>
                <w:spacing w:val="-2"/>
                <w:sz w:val="20"/>
                <w:szCs w:val="20"/>
              </w:rPr>
            </w:pPr>
            <w:r w:rsidRPr="00F07227">
              <w:rPr>
                <w:sz w:val="20"/>
                <w:szCs w:val="20"/>
              </w:rPr>
              <w:t>Germany</w:t>
            </w:r>
          </w:p>
        </w:tc>
        <w:tc>
          <w:tcPr>
            <w:tcW w:w="2382" w:type="dxa"/>
          </w:tcPr>
          <w:p w:rsidRPr="00F07227" w:rsidR="00F07227" w:rsidP="007A048D" w:rsidRDefault="00F07227" w14:paraId="16FBD832" w14:textId="77777777">
            <w:pPr>
              <w:spacing w:line="276" w:lineRule="auto"/>
              <w:ind w:left="0" w:firstLine="0"/>
              <w:rPr>
                <w:sz w:val="20"/>
                <w:szCs w:val="20"/>
              </w:rPr>
            </w:pPr>
          </w:p>
        </w:tc>
        <w:tc>
          <w:tcPr>
            <w:tcW w:w="2925" w:type="dxa"/>
          </w:tcPr>
          <w:p w:rsidRPr="00F07227" w:rsidR="00F07227" w:rsidP="007A048D" w:rsidRDefault="00F07227" w14:paraId="56A1AD3C" w14:textId="77777777">
            <w:pPr>
              <w:spacing w:line="276" w:lineRule="auto"/>
              <w:ind w:left="0" w:firstLine="0"/>
              <w:rPr>
                <w:sz w:val="20"/>
                <w:szCs w:val="20"/>
              </w:rPr>
            </w:pPr>
          </w:p>
        </w:tc>
        <w:tc>
          <w:tcPr>
            <w:tcW w:w="3443" w:type="dxa"/>
          </w:tcPr>
          <w:p w:rsidRPr="00F07227" w:rsidR="00F07227" w:rsidP="007A048D" w:rsidRDefault="00F07227" w14:paraId="137FC40C" w14:textId="37A29B1B">
            <w:pPr>
              <w:spacing w:line="276" w:lineRule="auto"/>
              <w:ind w:left="0" w:firstLine="0"/>
              <w:rPr>
                <w:sz w:val="20"/>
                <w:szCs w:val="20"/>
              </w:rPr>
            </w:pPr>
          </w:p>
        </w:tc>
        <w:tc>
          <w:tcPr>
            <w:tcW w:w="3284" w:type="dxa"/>
          </w:tcPr>
          <w:p w:rsidRPr="00F07227" w:rsidR="00F07227" w:rsidP="007A048D" w:rsidRDefault="00F07227" w14:paraId="2790AD65" w14:textId="77777777">
            <w:pPr>
              <w:spacing w:line="276" w:lineRule="auto"/>
              <w:ind w:left="0" w:firstLine="0"/>
              <w:rPr>
                <w:sz w:val="20"/>
                <w:szCs w:val="20"/>
              </w:rPr>
            </w:pPr>
          </w:p>
        </w:tc>
      </w:tr>
      <w:tr w:rsidRPr="00F07227" w:rsidR="00F07227" w:rsidTr="007A048D" w14:paraId="40AAB7F1" w14:textId="77777777">
        <w:trPr>
          <w:trHeight w:val="168"/>
        </w:trPr>
        <w:tc>
          <w:tcPr>
            <w:tcW w:w="2457" w:type="dxa"/>
          </w:tcPr>
          <w:p w:rsidRPr="00F07227" w:rsidR="00F07227" w:rsidP="007A048D" w:rsidRDefault="00F07227" w14:paraId="0A392B4E" w14:textId="77777777">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F07227" w:rsidP="007A048D" w:rsidRDefault="00F07227" w14:paraId="4E3EFD6B"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618CC08B" w14:textId="77777777">
            <w:pPr>
              <w:spacing w:line="276" w:lineRule="auto"/>
              <w:ind w:left="0" w:firstLine="0"/>
              <w:rPr>
                <w:sz w:val="20"/>
                <w:szCs w:val="20"/>
              </w:rPr>
            </w:pPr>
          </w:p>
        </w:tc>
        <w:tc>
          <w:tcPr>
            <w:tcW w:w="3443" w:type="dxa"/>
          </w:tcPr>
          <w:p w:rsidRPr="00F07227" w:rsidR="00F07227" w:rsidP="007A048D" w:rsidRDefault="00F07227" w14:paraId="6FC38A0E" w14:textId="77777777">
            <w:pPr>
              <w:spacing w:line="276" w:lineRule="auto"/>
              <w:ind w:left="0" w:firstLine="0"/>
              <w:rPr>
                <w:sz w:val="20"/>
                <w:szCs w:val="20"/>
              </w:rPr>
            </w:pPr>
          </w:p>
        </w:tc>
        <w:tc>
          <w:tcPr>
            <w:tcW w:w="3284" w:type="dxa"/>
          </w:tcPr>
          <w:p w:rsidRPr="00F07227" w:rsidR="00F07227" w:rsidP="007A048D" w:rsidRDefault="00F07227" w14:paraId="3B943B10" w14:textId="77777777">
            <w:pPr>
              <w:spacing w:line="276" w:lineRule="auto"/>
              <w:ind w:left="0" w:firstLine="0"/>
              <w:rPr>
                <w:rFonts w:eastAsia="Arial Unicode MS"/>
                <w:color w:val="000000"/>
                <w:sz w:val="20"/>
                <w:szCs w:val="20"/>
              </w:rPr>
            </w:pPr>
          </w:p>
        </w:tc>
      </w:tr>
      <w:tr w:rsidRPr="00F07227" w:rsidR="00F07227" w:rsidTr="007A048D" w14:paraId="1C8229E9" w14:textId="77777777">
        <w:trPr>
          <w:trHeight w:val="168"/>
        </w:trPr>
        <w:tc>
          <w:tcPr>
            <w:tcW w:w="2457" w:type="dxa"/>
          </w:tcPr>
          <w:p w:rsidRPr="00F07227" w:rsidR="00F07227" w:rsidP="007A048D" w:rsidRDefault="00F07227" w14:paraId="705F7E4D" w14:textId="77777777">
            <w:pPr>
              <w:spacing w:line="276" w:lineRule="auto"/>
              <w:ind w:left="0" w:firstLine="0"/>
              <w:rPr>
                <w:spacing w:val="-2"/>
                <w:sz w:val="20"/>
                <w:szCs w:val="20"/>
              </w:rPr>
            </w:pPr>
            <w:r w:rsidRPr="00F07227">
              <w:rPr>
                <w:sz w:val="20"/>
                <w:szCs w:val="20"/>
              </w:rPr>
              <w:t>Italy (Tuscany)</w:t>
            </w:r>
          </w:p>
        </w:tc>
        <w:tc>
          <w:tcPr>
            <w:tcW w:w="2382" w:type="dxa"/>
          </w:tcPr>
          <w:p w:rsidRPr="00F07227" w:rsidR="00F07227" w:rsidP="007A048D" w:rsidRDefault="00F07227" w14:paraId="1A7D4371" w14:textId="77777777">
            <w:pPr>
              <w:spacing w:line="276" w:lineRule="auto"/>
              <w:ind w:left="0" w:firstLine="0"/>
              <w:rPr>
                <w:sz w:val="20"/>
                <w:szCs w:val="20"/>
              </w:rPr>
            </w:pPr>
          </w:p>
        </w:tc>
        <w:tc>
          <w:tcPr>
            <w:tcW w:w="2925" w:type="dxa"/>
          </w:tcPr>
          <w:p w:rsidRPr="00F07227" w:rsidR="00F07227" w:rsidP="007A048D" w:rsidRDefault="00F07227" w14:paraId="5290F614" w14:textId="77777777">
            <w:pPr>
              <w:spacing w:line="276" w:lineRule="auto"/>
              <w:ind w:left="0" w:firstLine="0"/>
              <w:rPr>
                <w:sz w:val="20"/>
                <w:szCs w:val="20"/>
              </w:rPr>
            </w:pPr>
          </w:p>
        </w:tc>
        <w:tc>
          <w:tcPr>
            <w:tcW w:w="3443" w:type="dxa"/>
          </w:tcPr>
          <w:p w:rsidRPr="00F07227" w:rsidR="00F07227" w:rsidP="007A048D" w:rsidRDefault="00F07227" w14:paraId="1E3D47AB" w14:textId="74252DE7">
            <w:pPr>
              <w:spacing w:line="276" w:lineRule="auto"/>
              <w:ind w:left="0" w:firstLine="0"/>
              <w:jc w:val="left"/>
              <w:rPr>
                <w:sz w:val="20"/>
                <w:szCs w:val="20"/>
              </w:rPr>
            </w:pPr>
          </w:p>
        </w:tc>
        <w:tc>
          <w:tcPr>
            <w:tcW w:w="3284" w:type="dxa"/>
          </w:tcPr>
          <w:p w:rsidRPr="00F07227" w:rsidR="00F07227" w:rsidP="007A048D" w:rsidRDefault="00F07227" w14:paraId="2FF31BE7" w14:textId="77777777">
            <w:pPr>
              <w:spacing w:line="276" w:lineRule="auto"/>
              <w:ind w:left="0" w:firstLine="0"/>
              <w:rPr>
                <w:sz w:val="20"/>
                <w:szCs w:val="20"/>
              </w:rPr>
            </w:pPr>
          </w:p>
        </w:tc>
      </w:tr>
      <w:tr w:rsidRPr="00F07227" w:rsidR="00F07227" w:rsidTr="007A048D" w14:paraId="0E9E95BA" w14:textId="77777777">
        <w:trPr>
          <w:trHeight w:val="172"/>
        </w:trPr>
        <w:tc>
          <w:tcPr>
            <w:tcW w:w="2457" w:type="dxa"/>
          </w:tcPr>
          <w:p w:rsidRPr="00F07227" w:rsidR="00F07227" w:rsidP="007A048D" w:rsidRDefault="00F07227" w14:paraId="488EA3F0" w14:textId="77777777">
            <w:pPr>
              <w:spacing w:line="276" w:lineRule="auto"/>
              <w:ind w:left="0" w:firstLine="0"/>
              <w:rPr>
                <w:spacing w:val="-2"/>
                <w:sz w:val="20"/>
                <w:szCs w:val="20"/>
              </w:rPr>
            </w:pPr>
            <w:r w:rsidRPr="00F07227">
              <w:rPr>
                <w:sz w:val="20"/>
                <w:szCs w:val="20"/>
              </w:rPr>
              <w:t>Norway</w:t>
            </w:r>
          </w:p>
        </w:tc>
        <w:tc>
          <w:tcPr>
            <w:tcW w:w="2382" w:type="dxa"/>
          </w:tcPr>
          <w:p w:rsidRPr="00F07227" w:rsidR="00F07227" w:rsidP="007A048D" w:rsidRDefault="00F07227" w14:paraId="2334154A" w14:textId="26C2F21C">
            <w:pPr>
              <w:spacing w:line="276" w:lineRule="auto"/>
              <w:ind w:left="0" w:firstLine="0"/>
              <w:rPr>
                <w:sz w:val="20"/>
                <w:szCs w:val="20"/>
              </w:rPr>
            </w:pPr>
            <w:r>
              <w:rPr>
                <w:sz w:val="20"/>
                <w:szCs w:val="20"/>
              </w:rPr>
              <w:t>Y</w:t>
            </w:r>
          </w:p>
        </w:tc>
        <w:tc>
          <w:tcPr>
            <w:tcW w:w="2925" w:type="dxa"/>
          </w:tcPr>
          <w:p w:rsidRPr="00F07227" w:rsidR="00F07227" w:rsidP="007A048D" w:rsidRDefault="00F07227" w14:paraId="20218F54" w14:textId="04483426">
            <w:pPr>
              <w:spacing w:line="276" w:lineRule="auto"/>
              <w:ind w:left="0" w:firstLine="0"/>
              <w:rPr>
                <w:rFonts w:eastAsia="Arial Unicode MS"/>
                <w:color w:val="000000"/>
                <w:sz w:val="20"/>
                <w:szCs w:val="20"/>
              </w:rPr>
            </w:pPr>
            <w:r>
              <w:rPr>
                <w:rFonts w:eastAsia="Arial Unicode MS"/>
                <w:color w:val="000000"/>
                <w:sz w:val="20"/>
                <w:szCs w:val="20"/>
              </w:rPr>
              <w:t>Birth record</w:t>
            </w:r>
          </w:p>
        </w:tc>
        <w:tc>
          <w:tcPr>
            <w:tcW w:w="3443" w:type="dxa"/>
          </w:tcPr>
          <w:p w:rsidRPr="00F07227" w:rsidR="00F07227" w:rsidP="00F07227" w:rsidRDefault="00F07227" w14:paraId="42843C04" w14:textId="6E292941">
            <w:pPr>
              <w:spacing w:line="276" w:lineRule="auto"/>
              <w:ind w:left="0" w:firstLine="0"/>
              <w:rPr>
                <w:sz w:val="20"/>
                <w:szCs w:val="20"/>
              </w:rPr>
            </w:pPr>
            <w:r w:rsidRPr="00F07227">
              <w:rPr>
                <w:sz w:val="20"/>
                <w:szCs w:val="20"/>
              </w:rPr>
              <w:t xml:space="preserve">Medical Birth registry (MBRN);  </w:t>
            </w:r>
          </w:p>
        </w:tc>
        <w:tc>
          <w:tcPr>
            <w:tcW w:w="3284" w:type="dxa"/>
          </w:tcPr>
          <w:p w:rsidRPr="00F07227" w:rsidR="00F07227" w:rsidP="007A048D" w:rsidRDefault="00F07227" w14:paraId="65FF4FA0" w14:textId="0159853D">
            <w:pPr>
              <w:spacing w:line="276" w:lineRule="auto"/>
              <w:ind w:left="0" w:firstLine="0"/>
              <w:rPr>
                <w:sz w:val="20"/>
                <w:szCs w:val="20"/>
              </w:rPr>
            </w:pPr>
            <w:r w:rsidRPr="00F07227">
              <w:rPr>
                <w:sz w:val="20"/>
                <w:szCs w:val="20"/>
              </w:rPr>
              <w:t>survey</w:t>
            </w:r>
          </w:p>
        </w:tc>
      </w:tr>
      <w:tr w:rsidRPr="00F07227" w:rsidR="00F07227" w:rsidTr="007A048D" w14:paraId="16DA6547" w14:textId="77777777">
        <w:trPr>
          <w:trHeight w:val="172"/>
        </w:trPr>
        <w:tc>
          <w:tcPr>
            <w:tcW w:w="2457" w:type="dxa"/>
          </w:tcPr>
          <w:p w:rsidRPr="00F07227" w:rsidR="00F07227" w:rsidP="007A048D" w:rsidRDefault="00F07227" w14:paraId="74E2C9EC" w14:textId="77777777">
            <w:pPr>
              <w:spacing w:line="276" w:lineRule="auto"/>
              <w:ind w:left="0" w:firstLine="0"/>
              <w:rPr>
                <w:spacing w:val="-2"/>
                <w:sz w:val="20"/>
                <w:szCs w:val="20"/>
              </w:rPr>
            </w:pPr>
            <w:r w:rsidRPr="00F07227">
              <w:rPr>
                <w:sz w:val="20"/>
                <w:szCs w:val="20"/>
              </w:rPr>
              <w:t>Spain (Valencian Region)</w:t>
            </w:r>
          </w:p>
        </w:tc>
        <w:tc>
          <w:tcPr>
            <w:tcW w:w="2382" w:type="dxa"/>
          </w:tcPr>
          <w:p w:rsidRPr="00F07227" w:rsidR="00F07227" w:rsidP="007A048D" w:rsidRDefault="00F07227" w14:paraId="3B695C45" w14:textId="77777777">
            <w:pPr>
              <w:spacing w:line="276" w:lineRule="auto"/>
              <w:ind w:left="0" w:firstLine="0"/>
              <w:rPr>
                <w:sz w:val="20"/>
                <w:szCs w:val="20"/>
              </w:rPr>
            </w:pPr>
          </w:p>
        </w:tc>
        <w:tc>
          <w:tcPr>
            <w:tcW w:w="2925" w:type="dxa"/>
          </w:tcPr>
          <w:p w:rsidRPr="00F07227" w:rsidR="00F07227" w:rsidP="007A048D" w:rsidRDefault="00F07227" w14:paraId="54058E85"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74395AC8" w14:textId="2FA2B383">
            <w:pPr>
              <w:spacing w:line="276" w:lineRule="auto"/>
              <w:ind w:left="0" w:firstLine="0"/>
              <w:jc w:val="left"/>
              <w:rPr>
                <w:rFonts w:eastAsia="Arial Unicode MS"/>
                <w:color w:val="000000"/>
                <w:sz w:val="20"/>
                <w:szCs w:val="20"/>
              </w:rPr>
            </w:pPr>
          </w:p>
        </w:tc>
        <w:tc>
          <w:tcPr>
            <w:tcW w:w="3284" w:type="dxa"/>
          </w:tcPr>
          <w:p w:rsidRPr="00F07227" w:rsidR="00F07227" w:rsidP="007A048D" w:rsidRDefault="00F07227" w14:paraId="575C9C06" w14:textId="77777777">
            <w:pPr>
              <w:spacing w:line="276" w:lineRule="auto"/>
              <w:ind w:left="0" w:firstLine="0"/>
              <w:rPr>
                <w:sz w:val="20"/>
                <w:szCs w:val="20"/>
              </w:rPr>
            </w:pPr>
          </w:p>
        </w:tc>
      </w:tr>
      <w:tr w:rsidRPr="00F07227" w:rsidR="00F07227" w:rsidTr="007A048D" w14:paraId="10C5EA9E" w14:textId="77777777">
        <w:trPr>
          <w:trHeight w:val="172"/>
        </w:trPr>
        <w:tc>
          <w:tcPr>
            <w:tcW w:w="2457" w:type="dxa"/>
          </w:tcPr>
          <w:p w:rsidRPr="00F07227" w:rsidR="00F07227" w:rsidP="007A048D" w:rsidRDefault="00F07227" w14:paraId="536C1920" w14:textId="77777777">
            <w:pPr>
              <w:spacing w:line="276" w:lineRule="auto"/>
              <w:ind w:left="0" w:firstLine="0"/>
              <w:jc w:val="left"/>
              <w:rPr>
                <w:b/>
                <w:spacing w:val="-2"/>
                <w:sz w:val="20"/>
                <w:szCs w:val="20"/>
              </w:rPr>
            </w:pPr>
            <w:r w:rsidRPr="00F07227">
              <w:rPr>
                <w:sz w:val="20"/>
                <w:szCs w:val="20"/>
              </w:rPr>
              <w:t>UK (Wales)</w:t>
            </w:r>
          </w:p>
        </w:tc>
        <w:tc>
          <w:tcPr>
            <w:tcW w:w="2382" w:type="dxa"/>
          </w:tcPr>
          <w:p w:rsidRPr="00F07227" w:rsidR="00F07227" w:rsidP="007A048D" w:rsidRDefault="00F07227" w14:paraId="750CD3A3" w14:textId="77777777">
            <w:pPr>
              <w:spacing w:line="276" w:lineRule="auto"/>
              <w:ind w:left="0" w:firstLine="0"/>
              <w:rPr>
                <w:sz w:val="20"/>
                <w:szCs w:val="20"/>
              </w:rPr>
            </w:pPr>
          </w:p>
        </w:tc>
        <w:tc>
          <w:tcPr>
            <w:tcW w:w="2925" w:type="dxa"/>
          </w:tcPr>
          <w:p w:rsidRPr="00F07227" w:rsidR="00F07227" w:rsidP="007A048D" w:rsidRDefault="00F07227" w14:paraId="08200D74"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50B0CAB8" w14:textId="0FCD6E93">
            <w:pPr>
              <w:spacing w:line="276" w:lineRule="auto"/>
              <w:ind w:left="0" w:firstLine="0"/>
              <w:rPr>
                <w:rFonts w:eastAsia="Arial Unicode MS"/>
                <w:color w:val="000000"/>
                <w:sz w:val="20"/>
                <w:szCs w:val="20"/>
              </w:rPr>
            </w:pPr>
          </w:p>
        </w:tc>
        <w:tc>
          <w:tcPr>
            <w:tcW w:w="3284" w:type="dxa"/>
          </w:tcPr>
          <w:p w:rsidRPr="00F07227" w:rsidR="00F07227" w:rsidP="007A048D" w:rsidRDefault="00F07227" w14:paraId="295DDBCC" w14:textId="77777777">
            <w:pPr>
              <w:spacing w:line="276" w:lineRule="auto"/>
              <w:ind w:left="0" w:firstLine="0"/>
              <w:rPr>
                <w:color w:val="FF0000"/>
                <w:sz w:val="20"/>
                <w:szCs w:val="20"/>
              </w:rPr>
            </w:pPr>
          </w:p>
        </w:tc>
      </w:tr>
      <w:tr w:rsidRPr="00F07227" w:rsidR="00F07227" w:rsidTr="007A048D" w14:paraId="5FA1584E" w14:textId="77777777">
        <w:trPr>
          <w:trHeight w:val="172"/>
        </w:trPr>
        <w:tc>
          <w:tcPr>
            <w:tcW w:w="2457" w:type="dxa"/>
          </w:tcPr>
          <w:p w:rsidRPr="00F07227" w:rsidR="00F07227" w:rsidP="007A048D" w:rsidRDefault="00F07227" w14:paraId="13C66A25" w14:textId="77777777">
            <w:pPr>
              <w:spacing w:line="276" w:lineRule="auto"/>
              <w:ind w:left="0" w:firstLine="0"/>
              <w:rPr>
                <w:color w:val="000000" w:themeColor="text1"/>
                <w:sz w:val="20"/>
                <w:szCs w:val="20"/>
              </w:rPr>
            </w:pPr>
            <w:r w:rsidRPr="00F07227">
              <w:rPr>
                <w:sz w:val="20"/>
                <w:szCs w:val="20"/>
              </w:rPr>
              <w:t>UK (CPRD)</w:t>
            </w:r>
          </w:p>
        </w:tc>
        <w:tc>
          <w:tcPr>
            <w:tcW w:w="2382" w:type="dxa"/>
          </w:tcPr>
          <w:p w:rsidRPr="00F07227" w:rsidR="00F07227" w:rsidP="007A048D" w:rsidRDefault="00F07227" w14:paraId="3DE2D081" w14:textId="77777777">
            <w:pPr>
              <w:spacing w:line="276" w:lineRule="auto"/>
              <w:ind w:left="0" w:firstLine="0"/>
              <w:rPr>
                <w:sz w:val="20"/>
                <w:szCs w:val="20"/>
              </w:rPr>
            </w:pPr>
          </w:p>
        </w:tc>
        <w:tc>
          <w:tcPr>
            <w:tcW w:w="2925" w:type="dxa"/>
          </w:tcPr>
          <w:p w:rsidRPr="00F07227" w:rsidR="00F07227" w:rsidP="007A048D" w:rsidRDefault="00F07227" w14:paraId="4165AE25" w14:textId="77777777">
            <w:pPr>
              <w:spacing w:line="276" w:lineRule="auto"/>
              <w:ind w:left="0" w:firstLine="0"/>
              <w:rPr>
                <w:sz w:val="20"/>
                <w:szCs w:val="20"/>
              </w:rPr>
            </w:pPr>
          </w:p>
        </w:tc>
        <w:tc>
          <w:tcPr>
            <w:tcW w:w="3443" w:type="dxa"/>
          </w:tcPr>
          <w:p w:rsidRPr="00F07227" w:rsidR="00F07227" w:rsidP="007A048D" w:rsidRDefault="00F07227" w14:paraId="74D68DA4" w14:textId="77777777">
            <w:pPr>
              <w:spacing w:line="276" w:lineRule="auto"/>
              <w:ind w:left="0" w:firstLine="0"/>
              <w:rPr>
                <w:sz w:val="20"/>
                <w:szCs w:val="20"/>
              </w:rPr>
            </w:pPr>
          </w:p>
        </w:tc>
        <w:tc>
          <w:tcPr>
            <w:tcW w:w="3284" w:type="dxa"/>
          </w:tcPr>
          <w:p w:rsidRPr="00F07227" w:rsidR="00F07227" w:rsidP="007A048D" w:rsidRDefault="00F07227" w14:paraId="6604C25D" w14:textId="77777777">
            <w:pPr>
              <w:spacing w:line="276" w:lineRule="auto"/>
              <w:ind w:left="0" w:firstLine="0"/>
              <w:rPr>
                <w:color w:val="FF0000"/>
                <w:sz w:val="20"/>
                <w:szCs w:val="20"/>
              </w:rPr>
            </w:pPr>
          </w:p>
        </w:tc>
      </w:tr>
      <w:tr w:rsidRPr="00F07227" w:rsidR="00F07227" w:rsidTr="007A048D" w14:paraId="3BE2A637" w14:textId="77777777">
        <w:trPr>
          <w:trHeight w:val="172"/>
        </w:trPr>
        <w:tc>
          <w:tcPr>
            <w:tcW w:w="2457" w:type="dxa"/>
          </w:tcPr>
          <w:p w:rsidRPr="00F07227" w:rsidR="00F07227" w:rsidP="007A048D" w:rsidRDefault="00F07227" w14:paraId="4BC57F1A" w14:textId="77777777">
            <w:pPr>
              <w:spacing w:line="276" w:lineRule="auto"/>
              <w:ind w:left="0" w:firstLine="0"/>
              <w:rPr>
                <w:spacing w:val="-2"/>
                <w:sz w:val="20"/>
                <w:szCs w:val="20"/>
              </w:rPr>
            </w:pPr>
            <w:r w:rsidRPr="00F07227">
              <w:rPr>
                <w:sz w:val="20"/>
                <w:szCs w:val="20"/>
              </w:rPr>
              <w:t>Sweden</w:t>
            </w:r>
          </w:p>
        </w:tc>
        <w:tc>
          <w:tcPr>
            <w:tcW w:w="2382" w:type="dxa"/>
          </w:tcPr>
          <w:p w:rsidRPr="00F07227" w:rsidR="00F07227" w:rsidP="007A048D" w:rsidRDefault="00F07227" w14:paraId="72A9EF52" w14:textId="77777777">
            <w:pPr>
              <w:spacing w:line="276" w:lineRule="auto"/>
              <w:ind w:left="0" w:firstLine="0"/>
              <w:rPr>
                <w:sz w:val="20"/>
                <w:szCs w:val="20"/>
              </w:rPr>
            </w:pPr>
          </w:p>
        </w:tc>
        <w:tc>
          <w:tcPr>
            <w:tcW w:w="2925" w:type="dxa"/>
          </w:tcPr>
          <w:p w:rsidRPr="00F07227" w:rsidR="00F07227" w:rsidP="007A048D" w:rsidRDefault="00F07227" w14:paraId="7C4F05AF"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5E06AD72" w14:textId="5717C9E7">
            <w:pPr>
              <w:spacing w:line="276" w:lineRule="auto"/>
              <w:ind w:left="0" w:firstLine="0"/>
              <w:rPr>
                <w:rFonts w:eastAsia="Arial Unicode MS"/>
                <w:color w:val="000000"/>
                <w:sz w:val="20"/>
                <w:szCs w:val="20"/>
              </w:rPr>
            </w:pPr>
          </w:p>
        </w:tc>
        <w:tc>
          <w:tcPr>
            <w:tcW w:w="3284" w:type="dxa"/>
          </w:tcPr>
          <w:p w:rsidRPr="00F07227" w:rsidR="00F07227" w:rsidP="007A048D" w:rsidRDefault="00F07227" w14:paraId="4138D225" w14:textId="77777777">
            <w:pPr>
              <w:spacing w:line="276" w:lineRule="auto"/>
              <w:ind w:left="0" w:firstLine="0"/>
              <w:rPr>
                <w:color w:val="FF0000"/>
                <w:sz w:val="20"/>
                <w:szCs w:val="20"/>
              </w:rPr>
            </w:pPr>
          </w:p>
        </w:tc>
      </w:tr>
    </w:tbl>
    <w:p w:rsidR="007E54C1" w:rsidP="00D212E2" w:rsidRDefault="007E54C1" w14:paraId="2D8DB94B" w14:textId="239A7F3C">
      <w:pPr>
        <w:ind w:left="0" w:firstLine="0"/>
        <w:rPr>
          <w:b/>
          <w:bCs/>
          <w:sz w:val="20"/>
          <w:szCs w:val="20"/>
        </w:rPr>
      </w:pPr>
    </w:p>
    <w:p w:rsidR="002A25CB" w:rsidP="00D212E2" w:rsidRDefault="002A25CB" w14:paraId="790FDFA9" w14:textId="77777777">
      <w:pPr>
        <w:ind w:left="0" w:firstLine="0"/>
        <w:rPr>
          <w:b/>
          <w:bCs/>
          <w:sz w:val="20"/>
          <w:szCs w:val="20"/>
        </w:rPr>
      </w:pPr>
    </w:p>
    <w:p w:rsidR="007E54C1" w:rsidP="007E54C1" w:rsidRDefault="00D212E2" w14:paraId="7F890A0C" w14:textId="0EC278FB">
      <w:pPr>
        <w:ind w:left="0" w:firstLine="0"/>
      </w:pPr>
      <w:r>
        <w:rPr>
          <w:b/>
          <w:bCs/>
          <w:sz w:val="20"/>
          <w:szCs w:val="20"/>
        </w:rPr>
        <w:lastRenderedPageBreak/>
        <w:t>e</w:t>
      </w:r>
      <w:r w:rsidRPr="00D212E2">
        <w:rPr>
          <w:b/>
          <w:bCs/>
          <w:sz w:val="20"/>
          <w:szCs w:val="20"/>
        </w:rPr>
        <w:t xml:space="preserve">. </w:t>
      </w:r>
      <w:r>
        <w:rPr>
          <w:b/>
          <w:bCs/>
          <w:sz w:val="20"/>
          <w:szCs w:val="20"/>
        </w:rPr>
        <w:t>L</w:t>
      </w:r>
      <w:r w:rsidRPr="00D212E2">
        <w:rPr>
          <w:b/>
          <w:bCs/>
          <w:sz w:val="20"/>
          <w:szCs w:val="20"/>
        </w:rPr>
        <w:t>ow birth weight</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F07227" w:rsidR="00F07227" w:rsidTr="002A25CB" w14:paraId="48CAA645" w14:textId="77777777">
        <w:trPr>
          <w:trHeight w:val="240"/>
          <w:tblHeader/>
        </w:trPr>
        <w:tc>
          <w:tcPr>
            <w:tcW w:w="2457" w:type="dxa"/>
          </w:tcPr>
          <w:p w:rsidRPr="00F07227" w:rsidR="00F07227" w:rsidP="007A048D" w:rsidRDefault="00F07227" w14:paraId="37B3BEE3" w14:textId="77777777">
            <w:pPr>
              <w:spacing w:line="276" w:lineRule="auto"/>
              <w:ind w:left="0" w:firstLine="0"/>
              <w:jc w:val="left"/>
              <w:rPr>
                <w:rFonts w:eastAsia="Calibri"/>
                <w:b/>
                <w:sz w:val="20"/>
                <w:szCs w:val="20"/>
              </w:rPr>
            </w:pPr>
          </w:p>
        </w:tc>
        <w:tc>
          <w:tcPr>
            <w:tcW w:w="2382" w:type="dxa"/>
          </w:tcPr>
          <w:p w:rsidRPr="00F07227" w:rsidR="00F07227" w:rsidP="007A048D" w:rsidRDefault="00F07227" w14:paraId="05AEDDB7"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F07227" w:rsidP="007A048D" w:rsidRDefault="00F07227" w14:paraId="207C6164" w14:textId="77777777">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F07227" w:rsidP="007A048D" w:rsidRDefault="00F07227" w14:paraId="5EB0FDBC"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F07227" w:rsidP="007A048D" w:rsidRDefault="00F07227" w14:paraId="47030F48" w14:textId="77777777">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F07227" w:rsidP="007A048D" w:rsidRDefault="00F07227" w14:paraId="5B6E0BE8" w14:textId="7777777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4" w:type="dxa"/>
          </w:tcPr>
          <w:p w:rsidRPr="00F07227" w:rsidR="00F07227" w:rsidP="007A048D" w:rsidRDefault="00F07227" w14:paraId="27CB9973" w14:textId="77777777">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F07227" w:rsidR="00F07227" w:rsidTr="002A25CB" w14:paraId="02D92B46" w14:textId="77777777">
        <w:trPr>
          <w:trHeight w:val="212"/>
          <w:tblHeader/>
        </w:trPr>
        <w:tc>
          <w:tcPr>
            <w:tcW w:w="14493" w:type="dxa"/>
            <w:gridSpan w:val="5"/>
          </w:tcPr>
          <w:p w:rsidRPr="00F07227" w:rsidR="00F07227" w:rsidP="007A048D" w:rsidRDefault="00F07227" w14:paraId="21598893" w14:textId="31C820DA">
            <w:pPr>
              <w:spacing w:line="276" w:lineRule="auto"/>
              <w:ind w:left="0" w:firstLine="0"/>
              <w:jc w:val="center"/>
              <w:rPr>
                <w:rFonts w:eastAsia="Calibri"/>
                <w:b/>
                <w:sz w:val="20"/>
                <w:szCs w:val="20"/>
              </w:rPr>
            </w:pPr>
            <w:r>
              <w:rPr>
                <w:b/>
                <w:bCs/>
                <w:sz w:val="20"/>
                <w:szCs w:val="20"/>
              </w:rPr>
              <w:t>Low birth weight</w:t>
            </w:r>
          </w:p>
        </w:tc>
      </w:tr>
      <w:tr w:rsidRPr="00F07227" w:rsidR="00F07227" w:rsidTr="007A048D" w14:paraId="17DB7FC5" w14:textId="77777777">
        <w:trPr>
          <w:trHeight w:val="212"/>
        </w:trPr>
        <w:tc>
          <w:tcPr>
            <w:tcW w:w="2457" w:type="dxa"/>
          </w:tcPr>
          <w:p w:rsidRPr="00F07227" w:rsidR="00F07227" w:rsidP="007A048D" w:rsidRDefault="00F07227" w14:paraId="605DD4ED" w14:textId="77777777">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F07227" w:rsidP="007A048D" w:rsidRDefault="00F07227" w14:paraId="0ABE604B" w14:textId="77777777">
            <w:pPr>
              <w:spacing w:line="276" w:lineRule="auto"/>
              <w:ind w:left="0" w:firstLine="0"/>
              <w:rPr>
                <w:rFonts w:eastAsia="Calibri"/>
                <w:sz w:val="20"/>
                <w:szCs w:val="20"/>
              </w:rPr>
            </w:pPr>
          </w:p>
        </w:tc>
        <w:tc>
          <w:tcPr>
            <w:tcW w:w="2925" w:type="dxa"/>
          </w:tcPr>
          <w:p w:rsidRPr="00F07227" w:rsidR="00F07227" w:rsidP="007A048D" w:rsidRDefault="00F07227" w14:paraId="4480DFB5" w14:textId="77777777">
            <w:pPr>
              <w:spacing w:line="276" w:lineRule="auto"/>
              <w:ind w:left="0" w:firstLine="0"/>
              <w:rPr>
                <w:rFonts w:eastAsia="Calibri"/>
                <w:sz w:val="20"/>
                <w:szCs w:val="20"/>
              </w:rPr>
            </w:pPr>
          </w:p>
        </w:tc>
        <w:tc>
          <w:tcPr>
            <w:tcW w:w="3443" w:type="dxa"/>
          </w:tcPr>
          <w:p w:rsidRPr="00F07227" w:rsidR="00F07227" w:rsidP="007A048D" w:rsidRDefault="00F07227" w14:paraId="1F130104" w14:textId="77777777">
            <w:pPr>
              <w:spacing w:line="276" w:lineRule="auto"/>
              <w:ind w:left="0" w:firstLine="0"/>
              <w:rPr>
                <w:rFonts w:eastAsia="Calibri"/>
                <w:sz w:val="20"/>
                <w:szCs w:val="20"/>
              </w:rPr>
            </w:pPr>
          </w:p>
        </w:tc>
        <w:tc>
          <w:tcPr>
            <w:tcW w:w="3284" w:type="dxa"/>
          </w:tcPr>
          <w:p w:rsidRPr="00F07227" w:rsidR="00F07227" w:rsidP="007A048D" w:rsidRDefault="00F07227" w14:paraId="371ABD43" w14:textId="77777777">
            <w:pPr>
              <w:spacing w:line="276" w:lineRule="auto"/>
              <w:ind w:left="0" w:firstLine="0"/>
              <w:rPr>
                <w:rFonts w:eastAsia="Calibri"/>
                <w:sz w:val="20"/>
                <w:szCs w:val="20"/>
              </w:rPr>
            </w:pPr>
          </w:p>
        </w:tc>
      </w:tr>
      <w:tr w:rsidRPr="00F07227" w:rsidR="00F07227" w:rsidTr="007A048D" w14:paraId="545CD617" w14:textId="77777777">
        <w:trPr>
          <w:trHeight w:val="172"/>
        </w:trPr>
        <w:tc>
          <w:tcPr>
            <w:tcW w:w="2457" w:type="dxa"/>
          </w:tcPr>
          <w:p w:rsidRPr="00F07227" w:rsidR="00F07227" w:rsidP="007A048D" w:rsidRDefault="00F07227" w14:paraId="5AC16688" w14:textId="77777777">
            <w:pPr>
              <w:spacing w:line="276" w:lineRule="auto"/>
              <w:ind w:left="0" w:firstLine="0"/>
              <w:rPr>
                <w:spacing w:val="-2"/>
                <w:sz w:val="20"/>
                <w:szCs w:val="20"/>
              </w:rPr>
            </w:pPr>
            <w:r w:rsidRPr="00F07227">
              <w:rPr>
                <w:sz w:val="20"/>
                <w:szCs w:val="20"/>
              </w:rPr>
              <w:t>France (Haute Garonne)</w:t>
            </w:r>
          </w:p>
        </w:tc>
        <w:tc>
          <w:tcPr>
            <w:tcW w:w="2382" w:type="dxa"/>
          </w:tcPr>
          <w:p w:rsidRPr="00F07227" w:rsidR="00F07227" w:rsidP="007A048D" w:rsidRDefault="00F07227" w14:paraId="48875190"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0A50D935" w14:textId="77777777">
            <w:pPr>
              <w:spacing w:line="276" w:lineRule="auto"/>
              <w:ind w:left="0" w:firstLine="0"/>
              <w:rPr>
                <w:sz w:val="20"/>
                <w:szCs w:val="20"/>
              </w:rPr>
            </w:pPr>
          </w:p>
        </w:tc>
        <w:tc>
          <w:tcPr>
            <w:tcW w:w="3443" w:type="dxa"/>
          </w:tcPr>
          <w:p w:rsidRPr="00F07227" w:rsidR="00F07227" w:rsidP="007A048D" w:rsidRDefault="00F07227" w14:paraId="5AA97C33" w14:textId="77777777">
            <w:pPr>
              <w:spacing w:line="276" w:lineRule="auto"/>
              <w:ind w:left="0" w:firstLine="0"/>
              <w:rPr>
                <w:sz w:val="20"/>
                <w:szCs w:val="20"/>
              </w:rPr>
            </w:pPr>
          </w:p>
        </w:tc>
        <w:tc>
          <w:tcPr>
            <w:tcW w:w="3284" w:type="dxa"/>
          </w:tcPr>
          <w:p w:rsidRPr="00F07227" w:rsidR="00F07227" w:rsidP="007A048D" w:rsidRDefault="00F07227" w14:paraId="330EA857" w14:textId="77777777">
            <w:pPr>
              <w:spacing w:line="276" w:lineRule="auto"/>
              <w:ind w:left="0" w:firstLine="0"/>
              <w:rPr>
                <w:rFonts w:eastAsia="Arial Unicode MS"/>
                <w:color w:val="000000"/>
                <w:sz w:val="20"/>
                <w:szCs w:val="20"/>
              </w:rPr>
            </w:pPr>
          </w:p>
        </w:tc>
      </w:tr>
      <w:tr w:rsidRPr="00F07227" w:rsidR="00F07227" w:rsidTr="007A048D" w14:paraId="0C52BA5D" w14:textId="77777777">
        <w:trPr>
          <w:trHeight w:val="172"/>
        </w:trPr>
        <w:tc>
          <w:tcPr>
            <w:tcW w:w="2457" w:type="dxa"/>
          </w:tcPr>
          <w:p w:rsidRPr="00F07227" w:rsidR="00F07227" w:rsidP="007A048D" w:rsidRDefault="00F07227" w14:paraId="088E0AF3" w14:textId="77777777">
            <w:pPr>
              <w:spacing w:line="276" w:lineRule="auto"/>
              <w:ind w:left="0" w:firstLine="0"/>
              <w:rPr>
                <w:spacing w:val="-2"/>
                <w:sz w:val="20"/>
                <w:szCs w:val="20"/>
              </w:rPr>
            </w:pPr>
            <w:r w:rsidRPr="00F07227">
              <w:rPr>
                <w:sz w:val="20"/>
                <w:szCs w:val="20"/>
              </w:rPr>
              <w:t>Germany</w:t>
            </w:r>
          </w:p>
        </w:tc>
        <w:tc>
          <w:tcPr>
            <w:tcW w:w="2382" w:type="dxa"/>
          </w:tcPr>
          <w:p w:rsidRPr="00F07227" w:rsidR="00F07227" w:rsidP="007A048D" w:rsidRDefault="00F07227" w14:paraId="4C46B08B" w14:textId="77777777">
            <w:pPr>
              <w:spacing w:line="276" w:lineRule="auto"/>
              <w:ind w:left="0" w:firstLine="0"/>
              <w:rPr>
                <w:sz w:val="20"/>
                <w:szCs w:val="20"/>
              </w:rPr>
            </w:pPr>
          </w:p>
        </w:tc>
        <w:tc>
          <w:tcPr>
            <w:tcW w:w="2925" w:type="dxa"/>
          </w:tcPr>
          <w:p w:rsidRPr="00F07227" w:rsidR="00F07227" w:rsidP="007A048D" w:rsidRDefault="00F07227" w14:paraId="4EEF9B0A" w14:textId="77777777">
            <w:pPr>
              <w:spacing w:line="276" w:lineRule="auto"/>
              <w:ind w:left="0" w:firstLine="0"/>
              <w:rPr>
                <w:sz w:val="20"/>
                <w:szCs w:val="20"/>
              </w:rPr>
            </w:pPr>
          </w:p>
        </w:tc>
        <w:tc>
          <w:tcPr>
            <w:tcW w:w="3443" w:type="dxa"/>
          </w:tcPr>
          <w:p w:rsidRPr="00F07227" w:rsidR="00F07227" w:rsidP="007A048D" w:rsidRDefault="00F07227" w14:paraId="591BA09A" w14:textId="77777777">
            <w:pPr>
              <w:spacing w:line="276" w:lineRule="auto"/>
              <w:ind w:left="0" w:firstLine="0"/>
              <w:rPr>
                <w:sz w:val="20"/>
                <w:szCs w:val="20"/>
              </w:rPr>
            </w:pPr>
          </w:p>
        </w:tc>
        <w:tc>
          <w:tcPr>
            <w:tcW w:w="3284" w:type="dxa"/>
          </w:tcPr>
          <w:p w:rsidRPr="00F07227" w:rsidR="00F07227" w:rsidP="007A048D" w:rsidRDefault="00F07227" w14:paraId="13ED2936" w14:textId="77777777">
            <w:pPr>
              <w:spacing w:line="276" w:lineRule="auto"/>
              <w:ind w:left="0" w:firstLine="0"/>
              <w:rPr>
                <w:sz w:val="20"/>
                <w:szCs w:val="20"/>
              </w:rPr>
            </w:pPr>
          </w:p>
        </w:tc>
      </w:tr>
      <w:tr w:rsidRPr="00F07227" w:rsidR="00F07227" w:rsidTr="007A048D" w14:paraId="77D2F9A3" w14:textId="77777777">
        <w:trPr>
          <w:trHeight w:val="168"/>
        </w:trPr>
        <w:tc>
          <w:tcPr>
            <w:tcW w:w="2457" w:type="dxa"/>
          </w:tcPr>
          <w:p w:rsidRPr="00F07227" w:rsidR="00F07227" w:rsidP="007A048D" w:rsidRDefault="00F07227" w14:paraId="5CC428AC" w14:textId="77777777">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F07227" w:rsidP="007A048D" w:rsidRDefault="00F07227" w14:paraId="6C5932BC"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34FC57D9" w14:textId="77777777">
            <w:pPr>
              <w:spacing w:line="276" w:lineRule="auto"/>
              <w:ind w:left="0" w:firstLine="0"/>
              <w:rPr>
                <w:sz w:val="20"/>
                <w:szCs w:val="20"/>
              </w:rPr>
            </w:pPr>
          </w:p>
        </w:tc>
        <w:tc>
          <w:tcPr>
            <w:tcW w:w="3443" w:type="dxa"/>
          </w:tcPr>
          <w:p w:rsidRPr="00F07227" w:rsidR="00F07227" w:rsidP="007A048D" w:rsidRDefault="00F07227" w14:paraId="4FC2FBEB" w14:textId="77777777">
            <w:pPr>
              <w:spacing w:line="276" w:lineRule="auto"/>
              <w:ind w:left="0" w:firstLine="0"/>
              <w:rPr>
                <w:sz w:val="20"/>
                <w:szCs w:val="20"/>
              </w:rPr>
            </w:pPr>
          </w:p>
        </w:tc>
        <w:tc>
          <w:tcPr>
            <w:tcW w:w="3284" w:type="dxa"/>
          </w:tcPr>
          <w:p w:rsidRPr="00F07227" w:rsidR="00F07227" w:rsidP="007A048D" w:rsidRDefault="00F07227" w14:paraId="06474948" w14:textId="77777777">
            <w:pPr>
              <w:spacing w:line="276" w:lineRule="auto"/>
              <w:ind w:left="0" w:firstLine="0"/>
              <w:rPr>
                <w:rFonts w:eastAsia="Arial Unicode MS"/>
                <w:color w:val="000000"/>
                <w:sz w:val="20"/>
                <w:szCs w:val="20"/>
              </w:rPr>
            </w:pPr>
          </w:p>
        </w:tc>
      </w:tr>
      <w:tr w:rsidRPr="00F07227" w:rsidR="00F07227" w:rsidTr="007A048D" w14:paraId="268FD68C" w14:textId="77777777">
        <w:trPr>
          <w:trHeight w:val="168"/>
        </w:trPr>
        <w:tc>
          <w:tcPr>
            <w:tcW w:w="2457" w:type="dxa"/>
          </w:tcPr>
          <w:p w:rsidRPr="00F07227" w:rsidR="00F07227" w:rsidP="007A048D" w:rsidRDefault="00F07227" w14:paraId="73BFE20A" w14:textId="77777777">
            <w:pPr>
              <w:spacing w:line="276" w:lineRule="auto"/>
              <w:ind w:left="0" w:firstLine="0"/>
              <w:rPr>
                <w:spacing w:val="-2"/>
                <w:sz w:val="20"/>
                <w:szCs w:val="20"/>
              </w:rPr>
            </w:pPr>
            <w:r w:rsidRPr="00F07227">
              <w:rPr>
                <w:sz w:val="20"/>
                <w:szCs w:val="20"/>
              </w:rPr>
              <w:t>Italy (Tuscany)</w:t>
            </w:r>
          </w:p>
        </w:tc>
        <w:tc>
          <w:tcPr>
            <w:tcW w:w="2382" w:type="dxa"/>
          </w:tcPr>
          <w:p w:rsidRPr="00F07227" w:rsidR="00F07227" w:rsidP="007A048D" w:rsidRDefault="00F07227" w14:paraId="234F9557" w14:textId="77777777">
            <w:pPr>
              <w:spacing w:line="276" w:lineRule="auto"/>
              <w:ind w:left="0" w:firstLine="0"/>
              <w:rPr>
                <w:sz w:val="20"/>
                <w:szCs w:val="20"/>
              </w:rPr>
            </w:pPr>
          </w:p>
        </w:tc>
        <w:tc>
          <w:tcPr>
            <w:tcW w:w="2925" w:type="dxa"/>
          </w:tcPr>
          <w:p w:rsidRPr="00F07227" w:rsidR="00F07227" w:rsidP="007A048D" w:rsidRDefault="00F07227" w14:paraId="3F210040" w14:textId="77777777">
            <w:pPr>
              <w:spacing w:line="276" w:lineRule="auto"/>
              <w:ind w:left="0" w:firstLine="0"/>
              <w:rPr>
                <w:sz w:val="20"/>
                <w:szCs w:val="20"/>
              </w:rPr>
            </w:pPr>
          </w:p>
        </w:tc>
        <w:tc>
          <w:tcPr>
            <w:tcW w:w="3443" w:type="dxa"/>
          </w:tcPr>
          <w:p w:rsidRPr="00F07227" w:rsidR="00F07227" w:rsidP="007A048D" w:rsidRDefault="00F07227" w14:paraId="70136253" w14:textId="77777777">
            <w:pPr>
              <w:spacing w:line="276" w:lineRule="auto"/>
              <w:ind w:left="0" w:firstLine="0"/>
              <w:jc w:val="left"/>
              <w:rPr>
                <w:sz w:val="20"/>
                <w:szCs w:val="20"/>
              </w:rPr>
            </w:pPr>
          </w:p>
        </w:tc>
        <w:tc>
          <w:tcPr>
            <w:tcW w:w="3284" w:type="dxa"/>
          </w:tcPr>
          <w:p w:rsidRPr="00F07227" w:rsidR="00F07227" w:rsidP="007A048D" w:rsidRDefault="00F07227" w14:paraId="32B00A81" w14:textId="77777777">
            <w:pPr>
              <w:spacing w:line="276" w:lineRule="auto"/>
              <w:ind w:left="0" w:firstLine="0"/>
              <w:rPr>
                <w:sz w:val="20"/>
                <w:szCs w:val="20"/>
              </w:rPr>
            </w:pPr>
          </w:p>
        </w:tc>
      </w:tr>
      <w:tr w:rsidRPr="00F07227" w:rsidR="00F07227" w:rsidTr="007A048D" w14:paraId="2A938613" w14:textId="77777777">
        <w:trPr>
          <w:trHeight w:val="172"/>
        </w:trPr>
        <w:tc>
          <w:tcPr>
            <w:tcW w:w="2457" w:type="dxa"/>
          </w:tcPr>
          <w:p w:rsidRPr="00F07227" w:rsidR="00F07227" w:rsidP="007A048D" w:rsidRDefault="00F07227" w14:paraId="772690F9" w14:textId="77777777">
            <w:pPr>
              <w:spacing w:line="276" w:lineRule="auto"/>
              <w:ind w:left="0" w:firstLine="0"/>
              <w:rPr>
                <w:spacing w:val="-2"/>
                <w:sz w:val="20"/>
                <w:szCs w:val="20"/>
              </w:rPr>
            </w:pPr>
            <w:r w:rsidRPr="00F07227">
              <w:rPr>
                <w:sz w:val="20"/>
                <w:szCs w:val="20"/>
              </w:rPr>
              <w:t>Norway</w:t>
            </w:r>
          </w:p>
        </w:tc>
        <w:tc>
          <w:tcPr>
            <w:tcW w:w="2382" w:type="dxa"/>
          </w:tcPr>
          <w:p w:rsidRPr="00F07227" w:rsidR="00F07227" w:rsidP="007A048D" w:rsidRDefault="00F07227" w14:paraId="1D9491AD" w14:textId="77777777">
            <w:pPr>
              <w:spacing w:line="276" w:lineRule="auto"/>
              <w:ind w:left="0" w:firstLine="0"/>
              <w:rPr>
                <w:sz w:val="20"/>
                <w:szCs w:val="20"/>
              </w:rPr>
            </w:pPr>
            <w:r>
              <w:rPr>
                <w:sz w:val="20"/>
                <w:szCs w:val="20"/>
              </w:rPr>
              <w:t>Y</w:t>
            </w:r>
          </w:p>
        </w:tc>
        <w:tc>
          <w:tcPr>
            <w:tcW w:w="2925" w:type="dxa"/>
          </w:tcPr>
          <w:p w:rsidRPr="00F07227" w:rsidR="00F07227" w:rsidP="007A048D" w:rsidRDefault="00F07227" w14:paraId="67A55F01" w14:textId="77777777">
            <w:pPr>
              <w:spacing w:line="276" w:lineRule="auto"/>
              <w:ind w:left="0" w:firstLine="0"/>
              <w:rPr>
                <w:rFonts w:eastAsia="Arial Unicode MS"/>
                <w:color w:val="000000"/>
                <w:sz w:val="20"/>
                <w:szCs w:val="20"/>
              </w:rPr>
            </w:pPr>
            <w:r>
              <w:rPr>
                <w:rFonts w:eastAsia="Arial Unicode MS"/>
                <w:color w:val="000000"/>
                <w:sz w:val="20"/>
                <w:szCs w:val="20"/>
              </w:rPr>
              <w:t>Birth record</w:t>
            </w:r>
          </w:p>
        </w:tc>
        <w:tc>
          <w:tcPr>
            <w:tcW w:w="3443" w:type="dxa"/>
          </w:tcPr>
          <w:p w:rsidRPr="00F07227" w:rsidR="00F07227" w:rsidP="007A048D" w:rsidRDefault="00F07227" w14:paraId="4E3A9C4E" w14:textId="77777777">
            <w:pPr>
              <w:spacing w:line="276" w:lineRule="auto"/>
              <w:ind w:left="0" w:firstLine="0"/>
              <w:rPr>
                <w:sz w:val="20"/>
                <w:szCs w:val="20"/>
              </w:rPr>
            </w:pPr>
            <w:r w:rsidRPr="00F07227">
              <w:rPr>
                <w:sz w:val="20"/>
                <w:szCs w:val="20"/>
              </w:rPr>
              <w:t xml:space="preserve">Medical Birth registry (MBRN);  </w:t>
            </w:r>
          </w:p>
        </w:tc>
        <w:tc>
          <w:tcPr>
            <w:tcW w:w="3284" w:type="dxa"/>
          </w:tcPr>
          <w:p w:rsidRPr="00F07227" w:rsidR="00F07227" w:rsidP="007A048D" w:rsidRDefault="00F07227" w14:paraId="398B283D" w14:textId="77777777">
            <w:pPr>
              <w:spacing w:line="276" w:lineRule="auto"/>
              <w:ind w:left="0" w:firstLine="0"/>
              <w:rPr>
                <w:sz w:val="20"/>
                <w:szCs w:val="20"/>
              </w:rPr>
            </w:pPr>
            <w:r w:rsidRPr="00F07227">
              <w:rPr>
                <w:sz w:val="20"/>
                <w:szCs w:val="20"/>
              </w:rPr>
              <w:t>survey</w:t>
            </w:r>
          </w:p>
        </w:tc>
      </w:tr>
      <w:tr w:rsidRPr="00F07227" w:rsidR="00F07227" w:rsidTr="007A048D" w14:paraId="50C87ECE" w14:textId="77777777">
        <w:trPr>
          <w:trHeight w:val="172"/>
        </w:trPr>
        <w:tc>
          <w:tcPr>
            <w:tcW w:w="2457" w:type="dxa"/>
          </w:tcPr>
          <w:p w:rsidRPr="00F07227" w:rsidR="00F07227" w:rsidP="007A048D" w:rsidRDefault="00F07227" w14:paraId="788B5F8A" w14:textId="77777777">
            <w:pPr>
              <w:spacing w:line="276" w:lineRule="auto"/>
              <w:ind w:left="0" w:firstLine="0"/>
              <w:rPr>
                <w:spacing w:val="-2"/>
                <w:sz w:val="20"/>
                <w:szCs w:val="20"/>
              </w:rPr>
            </w:pPr>
            <w:r w:rsidRPr="00F07227">
              <w:rPr>
                <w:sz w:val="20"/>
                <w:szCs w:val="20"/>
              </w:rPr>
              <w:t>Spain (Valencian Region)</w:t>
            </w:r>
          </w:p>
        </w:tc>
        <w:tc>
          <w:tcPr>
            <w:tcW w:w="2382" w:type="dxa"/>
          </w:tcPr>
          <w:p w:rsidRPr="00F07227" w:rsidR="00F07227" w:rsidP="007A048D" w:rsidRDefault="00F07227" w14:paraId="15DD2CC4" w14:textId="77777777">
            <w:pPr>
              <w:spacing w:line="276" w:lineRule="auto"/>
              <w:ind w:left="0" w:firstLine="0"/>
              <w:rPr>
                <w:sz w:val="20"/>
                <w:szCs w:val="20"/>
              </w:rPr>
            </w:pPr>
          </w:p>
        </w:tc>
        <w:tc>
          <w:tcPr>
            <w:tcW w:w="2925" w:type="dxa"/>
          </w:tcPr>
          <w:p w:rsidRPr="00F07227" w:rsidR="00F07227" w:rsidP="007A048D" w:rsidRDefault="00F07227" w14:paraId="610B29F3"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04554BD0" w14:textId="77777777">
            <w:pPr>
              <w:spacing w:line="276" w:lineRule="auto"/>
              <w:ind w:left="0" w:firstLine="0"/>
              <w:jc w:val="left"/>
              <w:rPr>
                <w:rFonts w:eastAsia="Arial Unicode MS"/>
                <w:color w:val="000000"/>
                <w:sz w:val="20"/>
                <w:szCs w:val="20"/>
              </w:rPr>
            </w:pPr>
          </w:p>
        </w:tc>
        <w:tc>
          <w:tcPr>
            <w:tcW w:w="3284" w:type="dxa"/>
          </w:tcPr>
          <w:p w:rsidRPr="00F07227" w:rsidR="00F07227" w:rsidP="007A048D" w:rsidRDefault="00F07227" w14:paraId="574A19B1" w14:textId="77777777">
            <w:pPr>
              <w:spacing w:line="276" w:lineRule="auto"/>
              <w:ind w:left="0" w:firstLine="0"/>
              <w:rPr>
                <w:sz w:val="20"/>
                <w:szCs w:val="20"/>
              </w:rPr>
            </w:pPr>
          </w:p>
        </w:tc>
      </w:tr>
      <w:tr w:rsidRPr="00F07227" w:rsidR="00F07227" w:rsidTr="007A048D" w14:paraId="6E05D672" w14:textId="77777777">
        <w:trPr>
          <w:trHeight w:val="172"/>
        </w:trPr>
        <w:tc>
          <w:tcPr>
            <w:tcW w:w="2457" w:type="dxa"/>
          </w:tcPr>
          <w:p w:rsidRPr="00F07227" w:rsidR="00F07227" w:rsidP="007A048D" w:rsidRDefault="00F07227" w14:paraId="36B58711" w14:textId="77777777">
            <w:pPr>
              <w:spacing w:line="276" w:lineRule="auto"/>
              <w:ind w:left="0" w:firstLine="0"/>
              <w:jc w:val="left"/>
              <w:rPr>
                <w:b/>
                <w:spacing w:val="-2"/>
                <w:sz w:val="20"/>
                <w:szCs w:val="20"/>
              </w:rPr>
            </w:pPr>
            <w:r w:rsidRPr="00F07227">
              <w:rPr>
                <w:sz w:val="20"/>
                <w:szCs w:val="20"/>
              </w:rPr>
              <w:t>UK (Wales)</w:t>
            </w:r>
          </w:p>
        </w:tc>
        <w:tc>
          <w:tcPr>
            <w:tcW w:w="2382" w:type="dxa"/>
          </w:tcPr>
          <w:p w:rsidRPr="00F07227" w:rsidR="00F07227" w:rsidP="007A048D" w:rsidRDefault="00F07227" w14:paraId="6D0B7608" w14:textId="77777777">
            <w:pPr>
              <w:spacing w:line="276" w:lineRule="auto"/>
              <w:ind w:left="0" w:firstLine="0"/>
              <w:rPr>
                <w:sz w:val="20"/>
                <w:szCs w:val="20"/>
              </w:rPr>
            </w:pPr>
          </w:p>
        </w:tc>
        <w:tc>
          <w:tcPr>
            <w:tcW w:w="2925" w:type="dxa"/>
          </w:tcPr>
          <w:p w:rsidRPr="00F07227" w:rsidR="00F07227" w:rsidP="007A048D" w:rsidRDefault="00F07227" w14:paraId="6BBC0F75"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28A9F3C4" w14:textId="77777777">
            <w:pPr>
              <w:spacing w:line="276" w:lineRule="auto"/>
              <w:ind w:left="0" w:firstLine="0"/>
              <w:rPr>
                <w:rFonts w:eastAsia="Arial Unicode MS"/>
                <w:color w:val="000000"/>
                <w:sz w:val="20"/>
                <w:szCs w:val="20"/>
              </w:rPr>
            </w:pPr>
          </w:p>
        </w:tc>
        <w:tc>
          <w:tcPr>
            <w:tcW w:w="3284" w:type="dxa"/>
          </w:tcPr>
          <w:p w:rsidRPr="00F07227" w:rsidR="00F07227" w:rsidP="007A048D" w:rsidRDefault="00F07227" w14:paraId="1AF96E36" w14:textId="77777777">
            <w:pPr>
              <w:spacing w:line="276" w:lineRule="auto"/>
              <w:ind w:left="0" w:firstLine="0"/>
              <w:rPr>
                <w:color w:val="FF0000"/>
                <w:sz w:val="20"/>
                <w:szCs w:val="20"/>
              </w:rPr>
            </w:pPr>
          </w:p>
        </w:tc>
      </w:tr>
      <w:tr w:rsidRPr="00F07227" w:rsidR="00F07227" w:rsidTr="007A048D" w14:paraId="18CB36EE" w14:textId="77777777">
        <w:trPr>
          <w:trHeight w:val="172"/>
        </w:trPr>
        <w:tc>
          <w:tcPr>
            <w:tcW w:w="2457" w:type="dxa"/>
          </w:tcPr>
          <w:p w:rsidRPr="00F07227" w:rsidR="00F07227" w:rsidP="007A048D" w:rsidRDefault="00F07227" w14:paraId="7100C288" w14:textId="77777777">
            <w:pPr>
              <w:spacing w:line="276" w:lineRule="auto"/>
              <w:ind w:left="0" w:firstLine="0"/>
              <w:rPr>
                <w:color w:val="000000" w:themeColor="text1"/>
                <w:sz w:val="20"/>
                <w:szCs w:val="20"/>
              </w:rPr>
            </w:pPr>
            <w:r w:rsidRPr="00F07227">
              <w:rPr>
                <w:sz w:val="20"/>
                <w:szCs w:val="20"/>
              </w:rPr>
              <w:t>UK (CPRD)</w:t>
            </w:r>
          </w:p>
        </w:tc>
        <w:tc>
          <w:tcPr>
            <w:tcW w:w="2382" w:type="dxa"/>
          </w:tcPr>
          <w:p w:rsidRPr="00F07227" w:rsidR="00F07227" w:rsidP="007A048D" w:rsidRDefault="00F07227" w14:paraId="4533C3A2" w14:textId="77777777">
            <w:pPr>
              <w:spacing w:line="276" w:lineRule="auto"/>
              <w:ind w:left="0" w:firstLine="0"/>
              <w:rPr>
                <w:sz w:val="20"/>
                <w:szCs w:val="20"/>
              </w:rPr>
            </w:pPr>
          </w:p>
        </w:tc>
        <w:tc>
          <w:tcPr>
            <w:tcW w:w="2925" w:type="dxa"/>
          </w:tcPr>
          <w:p w:rsidRPr="00F07227" w:rsidR="00F07227" w:rsidP="007A048D" w:rsidRDefault="00F07227" w14:paraId="6DE4EACD" w14:textId="77777777">
            <w:pPr>
              <w:spacing w:line="276" w:lineRule="auto"/>
              <w:ind w:left="0" w:firstLine="0"/>
              <w:rPr>
                <w:sz w:val="20"/>
                <w:szCs w:val="20"/>
              </w:rPr>
            </w:pPr>
          </w:p>
        </w:tc>
        <w:tc>
          <w:tcPr>
            <w:tcW w:w="3443" w:type="dxa"/>
          </w:tcPr>
          <w:p w:rsidRPr="00F07227" w:rsidR="00F07227" w:rsidP="007A048D" w:rsidRDefault="00F07227" w14:paraId="0210A939" w14:textId="77777777">
            <w:pPr>
              <w:spacing w:line="276" w:lineRule="auto"/>
              <w:ind w:left="0" w:firstLine="0"/>
              <w:rPr>
                <w:sz w:val="20"/>
                <w:szCs w:val="20"/>
              </w:rPr>
            </w:pPr>
          </w:p>
        </w:tc>
        <w:tc>
          <w:tcPr>
            <w:tcW w:w="3284" w:type="dxa"/>
          </w:tcPr>
          <w:p w:rsidRPr="00F07227" w:rsidR="00F07227" w:rsidP="007A048D" w:rsidRDefault="00F07227" w14:paraId="54388ECD" w14:textId="77777777">
            <w:pPr>
              <w:spacing w:line="276" w:lineRule="auto"/>
              <w:ind w:left="0" w:firstLine="0"/>
              <w:rPr>
                <w:color w:val="FF0000"/>
                <w:sz w:val="20"/>
                <w:szCs w:val="20"/>
              </w:rPr>
            </w:pPr>
          </w:p>
        </w:tc>
      </w:tr>
      <w:tr w:rsidRPr="00F07227" w:rsidR="00F07227" w:rsidTr="007A048D" w14:paraId="49F8663C" w14:textId="77777777">
        <w:trPr>
          <w:trHeight w:val="172"/>
        </w:trPr>
        <w:tc>
          <w:tcPr>
            <w:tcW w:w="2457" w:type="dxa"/>
          </w:tcPr>
          <w:p w:rsidRPr="00F07227" w:rsidR="00F07227" w:rsidP="007A048D" w:rsidRDefault="00F07227" w14:paraId="4706F485" w14:textId="77777777">
            <w:pPr>
              <w:spacing w:line="276" w:lineRule="auto"/>
              <w:ind w:left="0" w:firstLine="0"/>
              <w:rPr>
                <w:spacing w:val="-2"/>
                <w:sz w:val="20"/>
                <w:szCs w:val="20"/>
              </w:rPr>
            </w:pPr>
            <w:r w:rsidRPr="00F07227">
              <w:rPr>
                <w:sz w:val="20"/>
                <w:szCs w:val="20"/>
              </w:rPr>
              <w:t>Sweden</w:t>
            </w:r>
          </w:p>
        </w:tc>
        <w:tc>
          <w:tcPr>
            <w:tcW w:w="2382" w:type="dxa"/>
          </w:tcPr>
          <w:p w:rsidRPr="00F07227" w:rsidR="00F07227" w:rsidP="007A048D" w:rsidRDefault="00F07227" w14:paraId="70DF64A9" w14:textId="77777777">
            <w:pPr>
              <w:spacing w:line="276" w:lineRule="auto"/>
              <w:ind w:left="0" w:firstLine="0"/>
              <w:rPr>
                <w:sz w:val="20"/>
                <w:szCs w:val="20"/>
              </w:rPr>
            </w:pPr>
          </w:p>
        </w:tc>
        <w:tc>
          <w:tcPr>
            <w:tcW w:w="2925" w:type="dxa"/>
          </w:tcPr>
          <w:p w:rsidRPr="00F07227" w:rsidR="00F07227" w:rsidP="007A048D" w:rsidRDefault="00F07227" w14:paraId="45259923"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4E70A35D" w14:textId="77777777">
            <w:pPr>
              <w:spacing w:line="276" w:lineRule="auto"/>
              <w:ind w:left="0" w:firstLine="0"/>
              <w:rPr>
                <w:rFonts w:eastAsia="Arial Unicode MS"/>
                <w:color w:val="000000"/>
                <w:sz w:val="20"/>
                <w:szCs w:val="20"/>
              </w:rPr>
            </w:pPr>
          </w:p>
        </w:tc>
        <w:tc>
          <w:tcPr>
            <w:tcW w:w="3284" w:type="dxa"/>
          </w:tcPr>
          <w:p w:rsidRPr="00F07227" w:rsidR="00F07227" w:rsidP="007A048D" w:rsidRDefault="00F07227" w14:paraId="523803D8" w14:textId="77777777">
            <w:pPr>
              <w:spacing w:line="276" w:lineRule="auto"/>
              <w:ind w:left="0" w:firstLine="0"/>
              <w:rPr>
                <w:color w:val="FF0000"/>
                <w:sz w:val="20"/>
                <w:szCs w:val="20"/>
              </w:rPr>
            </w:pPr>
          </w:p>
        </w:tc>
      </w:tr>
    </w:tbl>
    <w:p w:rsidR="00F07227" w:rsidP="00D212E2" w:rsidRDefault="00F07227" w14:paraId="077BB771" w14:textId="77777777">
      <w:pPr>
        <w:ind w:left="0"/>
      </w:pPr>
    </w:p>
    <w:p w:rsidRPr="00D212E2" w:rsidR="00D212E2" w:rsidP="00D212E2" w:rsidRDefault="00D212E2" w14:paraId="06F9E40B" w14:textId="2B085737">
      <w:pPr>
        <w:ind w:left="0" w:firstLine="0"/>
        <w:rPr>
          <w:b/>
          <w:bCs/>
          <w:sz w:val="20"/>
          <w:szCs w:val="20"/>
        </w:rPr>
      </w:pPr>
      <w:r w:rsidRPr="00D212E2">
        <w:rPr>
          <w:b/>
          <w:bCs/>
          <w:sz w:val="20"/>
          <w:szCs w:val="20"/>
        </w:rPr>
        <w:t xml:space="preserve">f. </w:t>
      </w:r>
      <w:r>
        <w:rPr>
          <w:b/>
          <w:bCs/>
          <w:sz w:val="20"/>
          <w:szCs w:val="20"/>
        </w:rPr>
        <w:t>S</w:t>
      </w:r>
      <w:r w:rsidRPr="00D212E2">
        <w:rPr>
          <w:b/>
          <w:bCs/>
          <w:sz w:val="20"/>
          <w:szCs w:val="20"/>
        </w:rPr>
        <w:t>mall for gestational age</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F07227" w:rsidR="00F07227" w:rsidTr="002A25CB" w14:paraId="05BE911C" w14:textId="77777777">
        <w:trPr>
          <w:trHeight w:val="240"/>
          <w:tblHeader/>
        </w:trPr>
        <w:tc>
          <w:tcPr>
            <w:tcW w:w="2457" w:type="dxa"/>
          </w:tcPr>
          <w:p w:rsidRPr="00F07227" w:rsidR="00F07227" w:rsidP="007A048D" w:rsidRDefault="00F07227" w14:paraId="63F2768B" w14:textId="77777777">
            <w:pPr>
              <w:spacing w:line="276" w:lineRule="auto"/>
              <w:ind w:left="0" w:firstLine="0"/>
              <w:jc w:val="left"/>
              <w:rPr>
                <w:rFonts w:eastAsia="Calibri"/>
                <w:b/>
                <w:sz w:val="20"/>
                <w:szCs w:val="20"/>
              </w:rPr>
            </w:pPr>
          </w:p>
        </w:tc>
        <w:tc>
          <w:tcPr>
            <w:tcW w:w="2382" w:type="dxa"/>
          </w:tcPr>
          <w:p w:rsidRPr="00F07227" w:rsidR="00F07227" w:rsidP="007A048D" w:rsidRDefault="00F07227" w14:paraId="67BAA0CA"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F07227" w:rsidP="007A048D" w:rsidRDefault="00F07227" w14:paraId="7DB74D9B" w14:textId="77777777">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F07227" w:rsidP="007A048D" w:rsidRDefault="00F07227" w14:paraId="7C29268C"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F07227" w:rsidP="007A048D" w:rsidRDefault="00F07227" w14:paraId="51B8B0C9" w14:textId="77777777">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F07227" w:rsidP="007A048D" w:rsidRDefault="00F07227" w14:paraId="3562E676" w14:textId="7777777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4" w:type="dxa"/>
          </w:tcPr>
          <w:p w:rsidRPr="00F07227" w:rsidR="00F07227" w:rsidP="007A048D" w:rsidRDefault="00F07227" w14:paraId="2E3015BC" w14:textId="77777777">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F07227" w:rsidR="00F07227" w:rsidTr="002A25CB" w14:paraId="572A0280" w14:textId="77777777">
        <w:trPr>
          <w:trHeight w:val="212"/>
          <w:tblHeader/>
        </w:trPr>
        <w:tc>
          <w:tcPr>
            <w:tcW w:w="14493" w:type="dxa"/>
            <w:gridSpan w:val="5"/>
          </w:tcPr>
          <w:p w:rsidRPr="00F07227" w:rsidR="00F07227" w:rsidP="007A048D" w:rsidRDefault="00F07227" w14:paraId="7AD1A168" w14:textId="77777777">
            <w:pPr>
              <w:spacing w:line="276" w:lineRule="auto"/>
              <w:ind w:left="0" w:firstLine="0"/>
              <w:jc w:val="center"/>
              <w:rPr>
                <w:rFonts w:eastAsia="Calibri"/>
                <w:b/>
                <w:sz w:val="20"/>
                <w:szCs w:val="20"/>
              </w:rPr>
            </w:pPr>
            <w:r>
              <w:rPr>
                <w:b/>
                <w:bCs/>
                <w:sz w:val="20"/>
                <w:szCs w:val="20"/>
              </w:rPr>
              <w:t>Prematurity</w:t>
            </w:r>
          </w:p>
        </w:tc>
      </w:tr>
      <w:tr w:rsidRPr="00F07227" w:rsidR="00F07227" w:rsidTr="007A048D" w14:paraId="4C4CA016" w14:textId="77777777">
        <w:trPr>
          <w:trHeight w:val="212"/>
        </w:trPr>
        <w:tc>
          <w:tcPr>
            <w:tcW w:w="2457" w:type="dxa"/>
          </w:tcPr>
          <w:p w:rsidRPr="00F07227" w:rsidR="00F07227" w:rsidP="007A048D" w:rsidRDefault="00F07227" w14:paraId="01AEBBC0" w14:textId="77777777">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F07227" w:rsidP="007A048D" w:rsidRDefault="00F07227" w14:paraId="276560A9" w14:textId="77777777">
            <w:pPr>
              <w:spacing w:line="276" w:lineRule="auto"/>
              <w:ind w:left="0" w:firstLine="0"/>
              <w:rPr>
                <w:rFonts w:eastAsia="Calibri"/>
                <w:sz w:val="20"/>
                <w:szCs w:val="20"/>
              </w:rPr>
            </w:pPr>
          </w:p>
        </w:tc>
        <w:tc>
          <w:tcPr>
            <w:tcW w:w="2925" w:type="dxa"/>
          </w:tcPr>
          <w:p w:rsidRPr="00F07227" w:rsidR="00F07227" w:rsidP="007A048D" w:rsidRDefault="00F07227" w14:paraId="7739F7CE" w14:textId="77777777">
            <w:pPr>
              <w:spacing w:line="276" w:lineRule="auto"/>
              <w:ind w:left="0" w:firstLine="0"/>
              <w:rPr>
                <w:rFonts w:eastAsia="Calibri"/>
                <w:sz w:val="20"/>
                <w:szCs w:val="20"/>
              </w:rPr>
            </w:pPr>
          </w:p>
        </w:tc>
        <w:tc>
          <w:tcPr>
            <w:tcW w:w="3443" w:type="dxa"/>
          </w:tcPr>
          <w:p w:rsidRPr="00F07227" w:rsidR="00F07227" w:rsidP="007A048D" w:rsidRDefault="00F07227" w14:paraId="05E48476" w14:textId="77777777">
            <w:pPr>
              <w:spacing w:line="276" w:lineRule="auto"/>
              <w:ind w:left="0" w:firstLine="0"/>
              <w:rPr>
                <w:rFonts w:eastAsia="Calibri"/>
                <w:sz w:val="20"/>
                <w:szCs w:val="20"/>
              </w:rPr>
            </w:pPr>
          </w:p>
        </w:tc>
        <w:tc>
          <w:tcPr>
            <w:tcW w:w="3284" w:type="dxa"/>
          </w:tcPr>
          <w:p w:rsidRPr="00F07227" w:rsidR="00F07227" w:rsidP="007A048D" w:rsidRDefault="00F07227" w14:paraId="2ABA68A1" w14:textId="77777777">
            <w:pPr>
              <w:spacing w:line="276" w:lineRule="auto"/>
              <w:ind w:left="0" w:firstLine="0"/>
              <w:rPr>
                <w:rFonts w:eastAsia="Calibri"/>
                <w:sz w:val="20"/>
                <w:szCs w:val="20"/>
              </w:rPr>
            </w:pPr>
          </w:p>
        </w:tc>
      </w:tr>
      <w:tr w:rsidRPr="00F07227" w:rsidR="00F07227" w:rsidTr="007A048D" w14:paraId="2ACF3BDD" w14:textId="77777777">
        <w:trPr>
          <w:trHeight w:val="172"/>
        </w:trPr>
        <w:tc>
          <w:tcPr>
            <w:tcW w:w="2457" w:type="dxa"/>
          </w:tcPr>
          <w:p w:rsidRPr="00F07227" w:rsidR="00F07227" w:rsidP="007A048D" w:rsidRDefault="00F07227" w14:paraId="32A63D4A" w14:textId="77777777">
            <w:pPr>
              <w:spacing w:line="276" w:lineRule="auto"/>
              <w:ind w:left="0" w:firstLine="0"/>
              <w:rPr>
                <w:spacing w:val="-2"/>
                <w:sz w:val="20"/>
                <w:szCs w:val="20"/>
              </w:rPr>
            </w:pPr>
            <w:r w:rsidRPr="00F07227">
              <w:rPr>
                <w:sz w:val="20"/>
                <w:szCs w:val="20"/>
              </w:rPr>
              <w:t>France (Haute Garonne)</w:t>
            </w:r>
          </w:p>
        </w:tc>
        <w:tc>
          <w:tcPr>
            <w:tcW w:w="2382" w:type="dxa"/>
          </w:tcPr>
          <w:p w:rsidRPr="00F07227" w:rsidR="00F07227" w:rsidP="007A048D" w:rsidRDefault="00F07227" w14:paraId="2E8A1CCC"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037F7A95" w14:textId="77777777">
            <w:pPr>
              <w:spacing w:line="276" w:lineRule="auto"/>
              <w:ind w:left="0" w:firstLine="0"/>
              <w:rPr>
                <w:sz w:val="20"/>
                <w:szCs w:val="20"/>
              </w:rPr>
            </w:pPr>
          </w:p>
        </w:tc>
        <w:tc>
          <w:tcPr>
            <w:tcW w:w="3443" w:type="dxa"/>
          </w:tcPr>
          <w:p w:rsidRPr="00F07227" w:rsidR="00F07227" w:rsidP="007A048D" w:rsidRDefault="00F07227" w14:paraId="4C8E49A5" w14:textId="77777777">
            <w:pPr>
              <w:spacing w:line="276" w:lineRule="auto"/>
              <w:ind w:left="0" w:firstLine="0"/>
              <w:rPr>
                <w:sz w:val="20"/>
                <w:szCs w:val="20"/>
              </w:rPr>
            </w:pPr>
          </w:p>
        </w:tc>
        <w:tc>
          <w:tcPr>
            <w:tcW w:w="3284" w:type="dxa"/>
          </w:tcPr>
          <w:p w:rsidRPr="00F07227" w:rsidR="00F07227" w:rsidP="007A048D" w:rsidRDefault="00F07227" w14:paraId="09AC1C88" w14:textId="77777777">
            <w:pPr>
              <w:spacing w:line="276" w:lineRule="auto"/>
              <w:ind w:left="0" w:firstLine="0"/>
              <w:rPr>
                <w:rFonts w:eastAsia="Arial Unicode MS"/>
                <w:color w:val="000000"/>
                <w:sz w:val="20"/>
                <w:szCs w:val="20"/>
              </w:rPr>
            </w:pPr>
          </w:p>
        </w:tc>
      </w:tr>
      <w:tr w:rsidRPr="00F07227" w:rsidR="00F07227" w:rsidTr="007A048D" w14:paraId="4AA2BE6A" w14:textId="77777777">
        <w:trPr>
          <w:trHeight w:val="172"/>
        </w:trPr>
        <w:tc>
          <w:tcPr>
            <w:tcW w:w="2457" w:type="dxa"/>
          </w:tcPr>
          <w:p w:rsidRPr="00F07227" w:rsidR="00F07227" w:rsidP="007A048D" w:rsidRDefault="00F07227" w14:paraId="6B385870" w14:textId="77777777">
            <w:pPr>
              <w:spacing w:line="276" w:lineRule="auto"/>
              <w:ind w:left="0" w:firstLine="0"/>
              <w:rPr>
                <w:spacing w:val="-2"/>
                <w:sz w:val="20"/>
                <w:szCs w:val="20"/>
              </w:rPr>
            </w:pPr>
            <w:r w:rsidRPr="00F07227">
              <w:rPr>
                <w:sz w:val="20"/>
                <w:szCs w:val="20"/>
              </w:rPr>
              <w:t>Germany</w:t>
            </w:r>
          </w:p>
        </w:tc>
        <w:tc>
          <w:tcPr>
            <w:tcW w:w="2382" w:type="dxa"/>
          </w:tcPr>
          <w:p w:rsidRPr="00F07227" w:rsidR="00F07227" w:rsidP="007A048D" w:rsidRDefault="00F07227" w14:paraId="6BA5A1A4" w14:textId="77777777">
            <w:pPr>
              <w:spacing w:line="276" w:lineRule="auto"/>
              <w:ind w:left="0" w:firstLine="0"/>
              <w:rPr>
                <w:sz w:val="20"/>
                <w:szCs w:val="20"/>
              </w:rPr>
            </w:pPr>
          </w:p>
        </w:tc>
        <w:tc>
          <w:tcPr>
            <w:tcW w:w="2925" w:type="dxa"/>
          </w:tcPr>
          <w:p w:rsidRPr="00F07227" w:rsidR="00F07227" w:rsidP="007A048D" w:rsidRDefault="00F07227" w14:paraId="4C371294" w14:textId="77777777">
            <w:pPr>
              <w:spacing w:line="276" w:lineRule="auto"/>
              <w:ind w:left="0" w:firstLine="0"/>
              <w:rPr>
                <w:sz w:val="20"/>
                <w:szCs w:val="20"/>
              </w:rPr>
            </w:pPr>
          </w:p>
        </w:tc>
        <w:tc>
          <w:tcPr>
            <w:tcW w:w="3443" w:type="dxa"/>
          </w:tcPr>
          <w:p w:rsidRPr="00F07227" w:rsidR="00F07227" w:rsidP="007A048D" w:rsidRDefault="00F07227" w14:paraId="77D0974C" w14:textId="77777777">
            <w:pPr>
              <w:spacing w:line="276" w:lineRule="auto"/>
              <w:ind w:left="0" w:firstLine="0"/>
              <w:rPr>
                <w:sz w:val="20"/>
                <w:szCs w:val="20"/>
              </w:rPr>
            </w:pPr>
          </w:p>
        </w:tc>
        <w:tc>
          <w:tcPr>
            <w:tcW w:w="3284" w:type="dxa"/>
          </w:tcPr>
          <w:p w:rsidRPr="00F07227" w:rsidR="00F07227" w:rsidP="007A048D" w:rsidRDefault="00F07227" w14:paraId="18492F28" w14:textId="77777777">
            <w:pPr>
              <w:spacing w:line="276" w:lineRule="auto"/>
              <w:ind w:left="0" w:firstLine="0"/>
              <w:rPr>
                <w:sz w:val="20"/>
                <w:szCs w:val="20"/>
              </w:rPr>
            </w:pPr>
          </w:p>
        </w:tc>
      </w:tr>
      <w:tr w:rsidRPr="00F07227" w:rsidR="00F07227" w:rsidTr="007A048D" w14:paraId="58B1D7D9" w14:textId="77777777">
        <w:trPr>
          <w:trHeight w:val="168"/>
        </w:trPr>
        <w:tc>
          <w:tcPr>
            <w:tcW w:w="2457" w:type="dxa"/>
          </w:tcPr>
          <w:p w:rsidRPr="00F07227" w:rsidR="00F07227" w:rsidP="007A048D" w:rsidRDefault="00F07227" w14:paraId="606FBAC7" w14:textId="77777777">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F07227" w:rsidP="007A048D" w:rsidRDefault="00F07227" w14:paraId="395D4F11"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4BAF12CC" w14:textId="77777777">
            <w:pPr>
              <w:spacing w:line="276" w:lineRule="auto"/>
              <w:ind w:left="0" w:firstLine="0"/>
              <w:rPr>
                <w:sz w:val="20"/>
                <w:szCs w:val="20"/>
              </w:rPr>
            </w:pPr>
          </w:p>
        </w:tc>
        <w:tc>
          <w:tcPr>
            <w:tcW w:w="3443" w:type="dxa"/>
          </w:tcPr>
          <w:p w:rsidRPr="00F07227" w:rsidR="00F07227" w:rsidP="007A048D" w:rsidRDefault="00F07227" w14:paraId="1670EADD" w14:textId="77777777">
            <w:pPr>
              <w:spacing w:line="276" w:lineRule="auto"/>
              <w:ind w:left="0" w:firstLine="0"/>
              <w:rPr>
                <w:sz w:val="20"/>
                <w:szCs w:val="20"/>
              </w:rPr>
            </w:pPr>
          </w:p>
        </w:tc>
        <w:tc>
          <w:tcPr>
            <w:tcW w:w="3284" w:type="dxa"/>
          </w:tcPr>
          <w:p w:rsidRPr="00F07227" w:rsidR="00F07227" w:rsidP="007A048D" w:rsidRDefault="00F07227" w14:paraId="04EED018" w14:textId="77777777">
            <w:pPr>
              <w:spacing w:line="276" w:lineRule="auto"/>
              <w:ind w:left="0" w:firstLine="0"/>
              <w:rPr>
                <w:rFonts w:eastAsia="Arial Unicode MS"/>
                <w:color w:val="000000"/>
                <w:sz w:val="20"/>
                <w:szCs w:val="20"/>
              </w:rPr>
            </w:pPr>
          </w:p>
        </w:tc>
      </w:tr>
      <w:tr w:rsidRPr="00F07227" w:rsidR="00F07227" w:rsidTr="007A048D" w14:paraId="3360A02C" w14:textId="77777777">
        <w:trPr>
          <w:trHeight w:val="168"/>
        </w:trPr>
        <w:tc>
          <w:tcPr>
            <w:tcW w:w="2457" w:type="dxa"/>
          </w:tcPr>
          <w:p w:rsidRPr="00F07227" w:rsidR="00F07227" w:rsidP="007A048D" w:rsidRDefault="00F07227" w14:paraId="39B28356" w14:textId="77777777">
            <w:pPr>
              <w:spacing w:line="276" w:lineRule="auto"/>
              <w:ind w:left="0" w:firstLine="0"/>
              <w:rPr>
                <w:spacing w:val="-2"/>
                <w:sz w:val="20"/>
                <w:szCs w:val="20"/>
              </w:rPr>
            </w:pPr>
            <w:r w:rsidRPr="00F07227">
              <w:rPr>
                <w:sz w:val="20"/>
                <w:szCs w:val="20"/>
              </w:rPr>
              <w:t>Italy (Tuscany)</w:t>
            </w:r>
          </w:p>
        </w:tc>
        <w:tc>
          <w:tcPr>
            <w:tcW w:w="2382" w:type="dxa"/>
          </w:tcPr>
          <w:p w:rsidRPr="00F07227" w:rsidR="00F07227" w:rsidP="007A048D" w:rsidRDefault="00F07227" w14:paraId="10655C7A" w14:textId="77777777">
            <w:pPr>
              <w:spacing w:line="276" w:lineRule="auto"/>
              <w:ind w:left="0" w:firstLine="0"/>
              <w:rPr>
                <w:sz w:val="20"/>
                <w:szCs w:val="20"/>
              </w:rPr>
            </w:pPr>
          </w:p>
        </w:tc>
        <w:tc>
          <w:tcPr>
            <w:tcW w:w="2925" w:type="dxa"/>
          </w:tcPr>
          <w:p w:rsidRPr="00F07227" w:rsidR="00F07227" w:rsidP="007A048D" w:rsidRDefault="00F07227" w14:paraId="1B996CD2" w14:textId="77777777">
            <w:pPr>
              <w:spacing w:line="276" w:lineRule="auto"/>
              <w:ind w:left="0" w:firstLine="0"/>
              <w:rPr>
                <w:sz w:val="20"/>
                <w:szCs w:val="20"/>
              </w:rPr>
            </w:pPr>
          </w:p>
        </w:tc>
        <w:tc>
          <w:tcPr>
            <w:tcW w:w="3443" w:type="dxa"/>
          </w:tcPr>
          <w:p w:rsidRPr="00F07227" w:rsidR="00F07227" w:rsidP="007A048D" w:rsidRDefault="00F07227" w14:paraId="67F0661D" w14:textId="77777777">
            <w:pPr>
              <w:spacing w:line="276" w:lineRule="auto"/>
              <w:ind w:left="0" w:firstLine="0"/>
              <w:jc w:val="left"/>
              <w:rPr>
                <w:sz w:val="20"/>
                <w:szCs w:val="20"/>
              </w:rPr>
            </w:pPr>
          </w:p>
        </w:tc>
        <w:tc>
          <w:tcPr>
            <w:tcW w:w="3284" w:type="dxa"/>
          </w:tcPr>
          <w:p w:rsidRPr="00F07227" w:rsidR="00F07227" w:rsidP="007A048D" w:rsidRDefault="00F07227" w14:paraId="0C8A5EB9" w14:textId="77777777">
            <w:pPr>
              <w:spacing w:line="276" w:lineRule="auto"/>
              <w:ind w:left="0" w:firstLine="0"/>
              <w:rPr>
                <w:sz w:val="20"/>
                <w:szCs w:val="20"/>
              </w:rPr>
            </w:pPr>
          </w:p>
        </w:tc>
      </w:tr>
      <w:tr w:rsidRPr="00F07227" w:rsidR="00F07227" w:rsidTr="007A048D" w14:paraId="5AF1A723" w14:textId="77777777">
        <w:trPr>
          <w:trHeight w:val="172"/>
        </w:trPr>
        <w:tc>
          <w:tcPr>
            <w:tcW w:w="2457" w:type="dxa"/>
          </w:tcPr>
          <w:p w:rsidRPr="00F07227" w:rsidR="00F07227" w:rsidP="007A048D" w:rsidRDefault="00F07227" w14:paraId="1CED7DF8" w14:textId="77777777">
            <w:pPr>
              <w:spacing w:line="276" w:lineRule="auto"/>
              <w:ind w:left="0" w:firstLine="0"/>
              <w:rPr>
                <w:spacing w:val="-2"/>
                <w:sz w:val="20"/>
                <w:szCs w:val="20"/>
              </w:rPr>
            </w:pPr>
            <w:r w:rsidRPr="00F07227">
              <w:rPr>
                <w:sz w:val="20"/>
                <w:szCs w:val="20"/>
              </w:rPr>
              <w:t>Norway</w:t>
            </w:r>
          </w:p>
        </w:tc>
        <w:tc>
          <w:tcPr>
            <w:tcW w:w="2382" w:type="dxa"/>
          </w:tcPr>
          <w:p w:rsidRPr="00F07227" w:rsidR="00F07227" w:rsidP="007A048D" w:rsidRDefault="00F07227" w14:paraId="5E065F98" w14:textId="77777777">
            <w:pPr>
              <w:spacing w:line="276" w:lineRule="auto"/>
              <w:ind w:left="0" w:firstLine="0"/>
              <w:rPr>
                <w:sz w:val="20"/>
                <w:szCs w:val="20"/>
              </w:rPr>
            </w:pPr>
            <w:r>
              <w:rPr>
                <w:sz w:val="20"/>
                <w:szCs w:val="20"/>
              </w:rPr>
              <w:t>Y</w:t>
            </w:r>
          </w:p>
        </w:tc>
        <w:tc>
          <w:tcPr>
            <w:tcW w:w="2925" w:type="dxa"/>
          </w:tcPr>
          <w:p w:rsidRPr="00F07227" w:rsidR="00F07227" w:rsidP="007A048D" w:rsidRDefault="00F07227" w14:paraId="358E3584" w14:textId="77777777">
            <w:pPr>
              <w:spacing w:line="276" w:lineRule="auto"/>
              <w:ind w:left="0" w:firstLine="0"/>
              <w:rPr>
                <w:rFonts w:eastAsia="Arial Unicode MS"/>
                <w:color w:val="000000"/>
                <w:sz w:val="20"/>
                <w:szCs w:val="20"/>
              </w:rPr>
            </w:pPr>
            <w:r>
              <w:rPr>
                <w:rFonts w:eastAsia="Arial Unicode MS"/>
                <w:color w:val="000000"/>
                <w:sz w:val="20"/>
                <w:szCs w:val="20"/>
              </w:rPr>
              <w:t>Birth record</w:t>
            </w:r>
          </w:p>
        </w:tc>
        <w:tc>
          <w:tcPr>
            <w:tcW w:w="3443" w:type="dxa"/>
          </w:tcPr>
          <w:p w:rsidRPr="00F07227" w:rsidR="00F07227" w:rsidP="007A048D" w:rsidRDefault="00F07227" w14:paraId="2BA7E6FD" w14:textId="77777777">
            <w:pPr>
              <w:spacing w:line="276" w:lineRule="auto"/>
              <w:ind w:left="0" w:firstLine="0"/>
              <w:rPr>
                <w:sz w:val="20"/>
                <w:szCs w:val="20"/>
              </w:rPr>
            </w:pPr>
            <w:r w:rsidRPr="00F07227">
              <w:rPr>
                <w:sz w:val="20"/>
                <w:szCs w:val="20"/>
              </w:rPr>
              <w:t xml:space="preserve">Medical Birth registry (MBRN);  </w:t>
            </w:r>
          </w:p>
        </w:tc>
        <w:tc>
          <w:tcPr>
            <w:tcW w:w="3284" w:type="dxa"/>
          </w:tcPr>
          <w:p w:rsidRPr="00F07227" w:rsidR="00F07227" w:rsidP="007A048D" w:rsidRDefault="00F07227" w14:paraId="6355502D" w14:textId="77777777">
            <w:pPr>
              <w:spacing w:line="276" w:lineRule="auto"/>
              <w:ind w:left="0" w:firstLine="0"/>
              <w:rPr>
                <w:sz w:val="20"/>
                <w:szCs w:val="20"/>
              </w:rPr>
            </w:pPr>
            <w:r w:rsidRPr="00F07227">
              <w:rPr>
                <w:sz w:val="20"/>
                <w:szCs w:val="20"/>
              </w:rPr>
              <w:t>survey</w:t>
            </w:r>
          </w:p>
        </w:tc>
      </w:tr>
      <w:tr w:rsidRPr="00F07227" w:rsidR="00F07227" w:rsidTr="007A048D" w14:paraId="4BE0F2C5" w14:textId="77777777">
        <w:trPr>
          <w:trHeight w:val="172"/>
        </w:trPr>
        <w:tc>
          <w:tcPr>
            <w:tcW w:w="2457" w:type="dxa"/>
          </w:tcPr>
          <w:p w:rsidRPr="00F07227" w:rsidR="00F07227" w:rsidP="007A048D" w:rsidRDefault="00F07227" w14:paraId="03A5CCED" w14:textId="77777777">
            <w:pPr>
              <w:spacing w:line="276" w:lineRule="auto"/>
              <w:ind w:left="0" w:firstLine="0"/>
              <w:rPr>
                <w:spacing w:val="-2"/>
                <w:sz w:val="20"/>
                <w:szCs w:val="20"/>
              </w:rPr>
            </w:pPr>
            <w:r w:rsidRPr="00F07227">
              <w:rPr>
                <w:sz w:val="20"/>
                <w:szCs w:val="20"/>
              </w:rPr>
              <w:t>Spain (Valencian Region)</w:t>
            </w:r>
          </w:p>
        </w:tc>
        <w:tc>
          <w:tcPr>
            <w:tcW w:w="2382" w:type="dxa"/>
          </w:tcPr>
          <w:p w:rsidRPr="00F07227" w:rsidR="00F07227" w:rsidP="007A048D" w:rsidRDefault="00F07227" w14:paraId="0AB34018" w14:textId="77777777">
            <w:pPr>
              <w:spacing w:line="276" w:lineRule="auto"/>
              <w:ind w:left="0" w:firstLine="0"/>
              <w:rPr>
                <w:sz w:val="20"/>
                <w:szCs w:val="20"/>
              </w:rPr>
            </w:pPr>
          </w:p>
        </w:tc>
        <w:tc>
          <w:tcPr>
            <w:tcW w:w="2925" w:type="dxa"/>
          </w:tcPr>
          <w:p w:rsidRPr="00F07227" w:rsidR="00F07227" w:rsidP="007A048D" w:rsidRDefault="00F07227" w14:paraId="19AEA1B4"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5B7E26B8" w14:textId="77777777">
            <w:pPr>
              <w:spacing w:line="276" w:lineRule="auto"/>
              <w:ind w:left="0" w:firstLine="0"/>
              <w:jc w:val="left"/>
              <w:rPr>
                <w:rFonts w:eastAsia="Arial Unicode MS"/>
                <w:color w:val="000000"/>
                <w:sz w:val="20"/>
                <w:szCs w:val="20"/>
              </w:rPr>
            </w:pPr>
          </w:p>
        </w:tc>
        <w:tc>
          <w:tcPr>
            <w:tcW w:w="3284" w:type="dxa"/>
          </w:tcPr>
          <w:p w:rsidRPr="00F07227" w:rsidR="00F07227" w:rsidP="007A048D" w:rsidRDefault="00F07227" w14:paraId="11A040C1" w14:textId="77777777">
            <w:pPr>
              <w:spacing w:line="276" w:lineRule="auto"/>
              <w:ind w:left="0" w:firstLine="0"/>
              <w:rPr>
                <w:sz w:val="20"/>
                <w:szCs w:val="20"/>
              </w:rPr>
            </w:pPr>
          </w:p>
        </w:tc>
      </w:tr>
      <w:tr w:rsidRPr="00F07227" w:rsidR="00F07227" w:rsidTr="007A048D" w14:paraId="5CA6B588" w14:textId="77777777">
        <w:trPr>
          <w:trHeight w:val="172"/>
        </w:trPr>
        <w:tc>
          <w:tcPr>
            <w:tcW w:w="2457" w:type="dxa"/>
          </w:tcPr>
          <w:p w:rsidRPr="00F07227" w:rsidR="00F07227" w:rsidP="007A048D" w:rsidRDefault="00F07227" w14:paraId="0FCE546C" w14:textId="77777777">
            <w:pPr>
              <w:spacing w:line="276" w:lineRule="auto"/>
              <w:ind w:left="0" w:firstLine="0"/>
              <w:jc w:val="left"/>
              <w:rPr>
                <w:b/>
                <w:spacing w:val="-2"/>
                <w:sz w:val="20"/>
                <w:szCs w:val="20"/>
              </w:rPr>
            </w:pPr>
            <w:r w:rsidRPr="00F07227">
              <w:rPr>
                <w:sz w:val="20"/>
                <w:szCs w:val="20"/>
              </w:rPr>
              <w:t>UK (Wales)</w:t>
            </w:r>
          </w:p>
        </w:tc>
        <w:tc>
          <w:tcPr>
            <w:tcW w:w="2382" w:type="dxa"/>
          </w:tcPr>
          <w:p w:rsidRPr="00F07227" w:rsidR="00F07227" w:rsidP="007A048D" w:rsidRDefault="00F07227" w14:paraId="79897970" w14:textId="77777777">
            <w:pPr>
              <w:spacing w:line="276" w:lineRule="auto"/>
              <w:ind w:left="0" w:firstLine="0"/>
              <w:rPr>
                <w:sz w:val="20"/>
                <w:szCs w:val="20"/>
              </w:rPr>
            </w:pPr>
          </w:p>
        </w:tc>
        <w:tc>
          <w:tcPr>
            <w:tcW w:w="2925" w:type="dxa"/>
          </w:tcPr>
          <w:p w:rsidRPr="00F07227" w:rsidR="00F07227" w:rsidP="007A048D" w:rsidRDefault="00F07227" w14:paraId="2A04C576"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1417F871" w14:textId="77777777">
            <w:pPr>
              <w:spacing w:line="276" w:lineRule="auto"/>
              <w:ind w:left="0" w:firstLine="0"/>
              <w:rPr>
                <w:rFonts w:eastAsia="Arial Unicode MS"/>
                <w:color w:val="000000"/>
                <w:sz w:val="20"/>
                <w:szCs w:val="20"/>
              </w:rPr>
            </w:pPr>
          </w:p>
        </w:tc>
        <w:tc>
          <w:tcPr>
            <w:tcW w:w="3284" w:type="dxa"/>
          </w:tcPr>
          <w:p w:rsidRPr="00F07227" w:rsidR="00F07227" w:rsidP="007A048D" w:rsidRDefault="00F07227" w14:paraId="76A2BFD8" w14:textId="77777777">
            <w:pPr>
              <w:spacing w:line="276" w:lineRule="auto"/>
              <w:ind w:left="0" w:firstLine="0"/>
              <w:rPr>
                <w:color w:val="FF0000"/>
                <w:sz w:val="20"/>
                <w:szCs w:val="20"/>
              </w:rPr>
            </w:pPr>
          </w:p>
        </w:tc>
      </w:tr>
      <w:tr w:rsidRPr="00F07227" w:rsidR="00F07227" w:rsidTr="007A048D" w14:paraId="078C383C" w14:textId="77777777">
        <w:trPr>
          <w:trHeight w:val="172"/>
        </w:trPr>
        <w:tc>
          <w:tcPr>
            <w:tcW w:w="2457" w:type="dxa"/>
          </w:tcPr>
          <w:p w:rsidRPr="00F07227" w:rsidR="00F07227" w:rsidP="007A048D" w:rsidRDefault="00F07227" w14:paraId="028F0A30" w14:textId="77777777">
            <w:pPr>
              <w:spacing w:line="276" w:lineRule="auto"/>
              <w:ind w:left="0" w:firstLine="0"/>
              <w:rPr>
                <w:color w:val="000000" w:themeColor="text1"/>
                <w:sz w:val="20"/>
                <w:szCs w:val="20"/>
              </w:rPr>
            </w:pPr>
            <w:r w:rsidRPr="00F07227">
              <w:rPr>
                <w:sz w:val="20"/>
                <w:szCs w:val="20"/>
              </w:rPr>
              <w:lastRenderedPageBreak/>
              <w:t>UK (CPRD)</w:t>
            </w:r>
          </w:p>
        </w:tc>
        <w:tc>
          <w:tcPr>
            <w:tcW w:w="2382" w:type="dxa"/>
          </w:tcPr>
          <w:p w:rsidRPr="00F07227" w:rsidR="00F07227" w:rsidP="007A048D" w:rsidRDefault="00F07227" w14:paraId="44867681" w14:textId="77777777">
            <w:pPr>
              <w:spacing w:line="276" w:lineRule="auto"/>
              <w:ind w:left="0" w:firstLine="0"/>
              <w:rPr>
                <w:sz w:val="20"/>
                <w:szCs w:val="20"/>
              </w:rPr>
            </w:pPr>
          </w:p>
        </w:tc>
        <w:tc>
          <w:tcPr>
            <w:tcW w:w="2925" w:type="dxa"/>
          </w:tcPr>
          <w:p w:rsidRPr="00F07227" w:rsidR="00F07227" w:rsidP="007A048D" w:rsidRDefault="00F07227" w14:paraId="757D0D00" w14:textId="77777777">
            <w:pPr>
              <w:spacing w:line="276" w:lineRule="auto"/>
              <w:ind w:left="0" w:firstLine="0"/>
              <w:rPr>
                <w:sz w:val="20"/>
                <w:szCs w:val="20"/>
              </w:rPr>
            </w:pPr>
          </w:p>
        </w:tc>
        <w:tc>
          <w:tcPr>
            <w:tcW w:w="3443" w:type="dxa"/>
          </w:tcPr>
          <w:p w:rsidRPr="00F07227" w:rsidR="00F07227" w:rsidP="007A048D" w:rsidRDefault="00F07227" w14:paraId="5968BD8C" w14:textId="77777777">
            <w:pPr>
              <w:spacing w:line="276" w:lineRule="auto"/>
              <w:ind w:left="0" w:firstLine="0"/>
              <w:rPr>
                <w:sz w:val="20"/>
                <w:szCs w:val="20"/>
              </w:rPr>
            </w:pPr>
          </w:p>
        </w:tc>
        <w:tc>
          <w:tcPr>
            <w:tcW w:w="3284" w:type="dxa"/>
          </w:tcPr>
          <w:p w:rsidRPr="00F07227" w:rsidR="00F07227" w:rsidP="007A048D" w:rsidRDefault="00F07227" w14:paraId="223C8A23" w14:textId="77777777">
            <w:pPr>
              <w:spacing w:line="276" w:lineRule="auto"/>
              <w:ind w:left="0" w:firstLine="0"/>
              <w:rPr>
                <w:color w:val="FF0000"/>
                <w:sz w:val="20"/>
                <w:szCs w:val="20"/>
              </w:rPr>
            </w:pPr>
          </w:p>
        </w:tc>
      </w:tr>
      <w:tr w:rsidRPr="00F07227" w:rsidR="00F07227" w:rsidTr="007A048D" w14:paraId="045ADB54" w14:textId="77777777">
        <w:trPr>
          <w:trHeight w:val="172"/>
        </w:trPr>
        <w:tc>
          <w:tcPr>
            <w:tcW w:w="2457" w:type="dxa"/>
          </w:tcPr>
          <w:p w:rsidRPr="00F07227" w:rsidR="00F07227" w:rsidP="007A048D" w:rsidRDefault="00F07227" w14:paraId="29560F45" w14:textId="77777777">
            <w:pPr>
              <w:spacing w:line="276" w:lineRule="auto"/>
              <w:ind w:left="0" w:firstLine="0"/>
              <w:rPr>
                <w:spacing w:val="-2"/>
                <w:sz w:val="20"/>
                <w:szCs w:val="20"/>
              </w:rPr>
            </w:pPr>
            <w:r w:rsidRPr="00F07227">
              <w:rPr>
                <w:sz w:val="20"/>
                <w:szCs w:val="20"/>
              </w:rPr>
              <w:t>Sweden</w:t>
            </w:r>
          </w:p>
        </w:tc>
        <w:tc>
          <w:tcPr>
            <w:tcW w:w="2382" w:type="dxa"/>
          </w:tcPr>
          <w:p w:rsidRPr="00F07227" w:rsidR="00F07227" w:rsidP="007A048D" w:rsidRDefault="00F07227" w14:paraId="659489C1" w14:textId="77777777">
            <w:pPr>
              <w:spacing w:line="276" w:lineRule="auto"/>
              <w:ind w:left="0" w:firstLine="0"/>
              <w:rPr>
                <w:sz w:val="20"/>
                <w:szCs w:val="20"/>
              </w:rPr>
            </w:pPr>
          </w:p>
        </w:tc>
        <w:tc>
          <w:tcPr>
            <w:tcW w:w="2925" w:type="dxa"/>
          </w:tcPr>
          <w:p w:rsidRPr="00F07227" w:rsidR="00F07227" w:rsidP="007A048D" w:rsidRDefault="00F07227" w14:paraId="0E759A17"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50A52A30" w14:textId="77777777">
            <w:pPr>
              <w:spacing w:line="276" w:lineRule="auto"/>
              <w:ind w:left="0" w:firstLine="0"/>
              <w:rPr>
                <w:rFonts w:eastAsia="Arial Unicode MS"/>
                <w:color w:val="000000"/>
                <w:sz w:val="20"/>
                <w:szCs w:val="20"/>
              </w:rPr>
            </w:pPr>
          </w:p>
        </w:tc>
        <w:tc>
          <w:tcPr>
            <w:tcW w:w="3284" w:type="dxa"/>
          </w:tcPr>
          <w:p w:rsidRPr="00F07227" w:rsidR="00F07227" w:rsidP="007A048D" w:rsidRDefault="00F07227" w14:paraId="6B50585D" w14:textId="77777777">
            <w:pPr>
              <w:spacing w:line="276" w:lineRule="auto"/>
              <w:ind w:left="0" w:firstLine="0"/>
              <w:rPr>
                <w:color w:val="FF0000"/>
                <w:sz w:val="20"/>
                <w:szCs w:val="20"/>
              </w:rPr>
            </w:pPr>
          </w:p>
        </w:tc>
      </w:tr>
    </w:tbl>
    <w:p w:rsidR="00D212E2" w:rsidP="00D212E2" w:rsidRDefault="00D212E2" w14:paraId="4FC803E4" w14:textId="64DF3003">
      <w:pPr>
        <w:ind w:left="0"/>
      </w:pPr>
    </w:p>
    <w:p w:rsidRPr="00D212E2" w:rsidR="007E54C1" w:rsidP="007E54C1" w:rsidRDefault="007E54C1" w14:paraId="63121752" w14:textId="64B37C7F">
      <w:pPr>
        <w:ind w:left="0" w:firstLine="0"/>
        <w:rPr>
          <w:b/>
          <w:bCs/>
          <w:sz w:val="20"/>
          <w:szCs w:val="20"/>
        </w:rPr>
      </w:pPr>
      <w:r>
        <w:rPr>
          <w:b/>
          <w:bCs/>
          <w:sz w:val="20"/>
          <w:szCs w:val="20"/>
        </w:rPr>
        <w:t>g</w:t>
      </w:r>
      <w:r w:rsidRPr="00D212E2">
        <w:rPr>
          <w:b/>
          <w:bCs/>
          <w:sz w:val="20"/>
          <w:szCs w:val="20"/>
        </w:rPr>
        <w:t xml:space="preserve">. </w:t>
      </w:r>
      <w:r>
        <w:rPr>
          <w:b/>
          <w:bCs/>
          <w:sz w:val="20"/>
          <w:szCs w:val="20"/>
        </w:rPr>
        <w:t>Non-live birth</w:t>
      </w:r>
    </w:p>
    <w:tbl>
      <w:tblPr>
        <w:tblStyle w:val="TableGridLight1"/>
        <w:tblpPr w:leftFromText="180" w:rightFromText="180" w:vertAnchor="text" w:horzAnchor="margin" w:tblpY="1"/>
        <w:tblW w:w="14493" w:type="dxa"/>
        <w:tblLook w:val="04A0" w:firstRow="1" w:lastRow="0" w:firstColumn="1" w:lastColumn="0" w:noHBand="0" w:noVBand="1"/>
      </w:tblPr>
      <w:tblGrid>
        <w:gridCol w:w="2457"/>
        <w:gridCol w:w="2382"/>
        <w:gridCol w:w="2925"/>
        <w:gridCol w:w="3443"/>
        <w:gridCol w:w="3286"/>
      </w:tblGrid>
      <w:tr w:rsidRPr="00F07227" w:rsidR="00F07227" w:rsidTr="002A25CB" w14:paraId="650AE79F" w14:textId="77777777">
        <w:trPr>
          <w:trHeight w:val="240"/>
          <w:tblHeader/>
        </w:trPr>
        <w:tc>
          <w:tcPr>
            <w:tcW w:w="2457" w:type="dxa"/>
          </w:tcPr>
          <w:p w:rsidRPr="00F07227" w:rsidR="00F07227" w:rsidP="007A048D" w:rsidRDefault="00F07227" w14:paraId="359C9FDF" w14:textId="77777777">
            <w:pPr>
              <w:spacing w:line="276" w:lineRule="auto"/>
              <w:ind w:left="0" w:firstLine="0"/>
              <w:jc w:val="left"/>
              <w:rPr>
                <w:rFonts w:eastAsia="Calibri"/>
                <w:b/>
                <w:sz w:val="20"/>
                <w:szCs w:val="20"/>
              </w:rPr>
            </w:pPr>
          </w:p>
        </w:tc>
        <w:tc>
          <w:tcPr>
            <w:tcW w:w="2382" w:type="dxa"/>
          </w:tcPr>
          <w:p w:rsidRPr="00F07227" w:rsidR="00F07227" w:rsidP="007A048D" w:rsidRDefault="00F07227" w14:paraId="54AE00BB" w14:textId="77777777">
            <w:pPr>
              <w:spacing w:line="276" w:lineRule="auto"/>
              <w:ind w:left="0" w:firstLine="0"/>
              <w:jc w:val="left"/>
              <w:rPr>
                <w:rFonts w:eastAsia="Calibri"/>
                <w:b/>
                <w:sz w:val="20"/>
                <w:szCs w:val="20"/>
              </w:rPr>
            </w:pPr>
            <w:r w:rsidRPr="00F07227">
              <w:rPr>
                <w:rFonts w:eastAsia="Calibri"/>
                <w:b/>
                <w:sz w:val="20"/>
                <w:szCs w:val="20"/>
              </w:rPr>
              <w:t xml:space="preserve">Available </w:t>
            </w:r>
          </w:p>
          <w:p w:rsidRPr="00F07227" w:rsidR="00F07227" w:rsidP="007A048D" w:rsidRDefault="00F07227" w14:paraId="325EF427" w14:textId="77777777">
            <w:pPr>
              <w:spacing w:line="276" w:lineRule="auto"/>
              <w:ind w:left="0" w:firstLine="0"/>
              <w:jc w:val="left"/>
              <w:rPr>
                <w:rFonts w:eastAsia="Calibri"/>
                <w:b/>
                <w:sz w:val="20"/>
                <w:szCs w:val="20"/>
              </w:rPr>
            </w:pPr>
            <w:r w:rsidRPr="00F07227">
              <w:rPr>
                <w:rFonts w:eastAsia="Calibri"/>
                <w:b/>
                <w:sz w:val="20"/>
                <w:szCs w:val="20"/>
              </w:rPr>
              <w:t>(yes/no)</w:t>
            </w:r>
          </w:p>
        </w:tc>
        <w:tc>
          <w:tcPr>
            <w:tcW w:w="2925" w:type="dxa"/>
          </w:tcPr>
          <w:p w:rsidRPr="00F07227" w:rsidR="00F07227" w:rsidP="007A048D" w:rsidRDefault="00F07227" w14:paraId="7FC95D6C" w14:textId="77777777">
            <w:pPr>
              <w:spacing w:line="276" w:lineRule="auto"/>
              <w:ind w:left="0" w:firstLine="0"/>
              <w:jc w:val="left"/>
              <w:rPr>
                <w:rFonts w:eastAsia="Calibri"/>
                <w:b/>
                <w:sz w:val="20"/>
                <w:szCs w:val="20"/>
              </w:rPr>
            </w:pPr>
            <w:r w:rsidRPr="00F07227">
              <w:rPr>
                <w:rFonts w:eastAsia="Calibri"/>
                <w:b/>
                <w:sz w:val="20"/>
                <w:szCs w:val="20"/>
              </w:rPr>
              <w:t xml:space="preserve">Event ascertainment </w:t>
            </w:r>
          </w:p>
          <w:p w:rsidRPr="00F07227" w:rsidR="00F07227" w:rsidP="007A048D" w:rsidRDefault="00F07227" w14:paraId="6B11EF98" w14:textId="77777777">
            <w:pPr>
              <w:spacing w:line="276" w:lineRule="auto"/>
              <w:ind w:left="0" w:firstLine="0"/>
              <w:jc w:val="left"/>
              <w:rPr>
                <w:rFonts w:eastAsia="Calibri"/>
                <w:b/>
                <w:sz w:val="20"/>
                <w:szCs w:val="20"/>
              </w:rPr>
            </w:pPr>
            <w:r w:rsidRPr="00F07227">
              <w:rPr>
                <w:rFonts w:eastAsia="Calibri"/>
                <w:b/>
                <w:sz w:val="20"/>
                <w:szCs w:val="20"/>
              </w:rPr>
              <w:t>(</w:t>
            </w:r>
            <w:proofErr w:type="spellStart"/>
            <w:r w:rsidRPr="00F07227">
              <w:rPr>
                <w:rFonts w:eastAsia="Calibri"/>
                <w:b/>
                <w:sz w:val="20"/>
                <w:szCs w:val="20"/>
              </w:rPr>
              <w:t>eg</w:t>
            </w:r>
            <w:proofErr w:type="spellEnd"/>
            <w:r w:rsidRPr="00F07227">
              <w:rPr>
                <w:rFonts w:eastAsia="Calibri"/>
                <w:b/>
                <w:sz w:val="20"/>
                <w:szCs w:val="20"/>
              </w:rPr>
              <w:t xml:space="preserve"> diagnosis, birth record)</w:t>
            </w:r>
          </w:p>
        </w:tc>
        <w:tc>
          <w:tcPr>
            <w:tcW w:w="3443" w:type="dxa"/>
          </w:tcPr>
          <w:p w:rsidRPr="00F07227" w:rsidR="00F07227" w:rsidP="007A048D" w:rsidRDefault="00F07227" w14:paraId="2A2181B2" w14:textId="77777777">
            <w:pPr>
              <w:spacing w:line="276" w:lineRule="auto"/>
              <w:ind w:left="0" w:firstLine="0"/>
              <w:jc w:val="left"/>
              <w:rPr>
                <w:rFonts w:eastAsia="Calibri"/>
                <w:b/>
                <w:sz w:val="20"/>
                <w:szCs w:val="20"/>
              </w:rPr>
            </w:pPr>
            <w:r w:rsidRPr="00F07227">
              <w:rPr>
                <w:rFonts w:eastAsia="Calibri"/>
                <w:b/>
                <w:sz w:val="20"/>
                <w:szCs w:val="20"/>
              </w:rPr>
              <w:t>Data bank used by each data source to identify the event</w:t>
            </w:r>
          </w:p>
        </w:tc>
        <w:tc>
          <w:tcPr>
            <w:tcW w:w="3284" w:type="dxa"/>
          </w:tcPr>
          <w:p w:rsidRPr="00F07227" w:rsidR="00F07227" w:rsidP="007A048D" w:rsidRDefault="00F07227" w14:paraId="62795DA8" w14:textId="77777777">
            <w:pPr>
              <w:spacing w:line="276" w:lineRule="auto"/>
              <w:ind w:left="0" w:firstLine="0"/>
              <w:jc w:val="left"/>
              <w:rPr>
                <w:rFonts w:eastAsia="Calibri"/>
                <w:b/>
                <w:sz w:val="20"/>
                <w:szCs w:val="20"/>
              </w:rPr>
            </w:pPr>
            <w:r w:rsidRPr="00F07227">
              <w:rPr>
                <w:rFonts w:eastAsia="Calibri"/>
                <w:b/>
                <w:sz w:val="20"/>
                <w:szCs w:val="20"/>
              </w:rPr>
              <w:t>CDM extraction (event/survey)</w:t>
            </w:r>
          </w:p>
        </w:tc>
      </w:tr>
      <w:tr w:rsidRPr="00F07227" w:rsidR="00F07227" w:rsidTr="002A25CB" w14:paraId="265B854E" w14:textId="77777777">
        <w:trPr>
          <w:trHeight w:val="212"/>
          <w:tblHeader/>
        </w:trPr>
        <w:tc>
          <w:tcPr>
            <w:tcW w:w="14493" w:type="dxa"/>
            <w:gridSpan w:val="5"/>
          </w:tcPr>
          <w:p w:rsidRPr="00F07227" w:rsidR="00F07227" w:rsidP="007A048D" w:rsidRDefault="00F07227" w14:paraId="6E64A6AF" w14:textId="7E43A68E">
            <w:pPr>
              <w:spacing w:line="276" w:lineRule="auto"/>
              <w:ind w:left="0" w:firstLine="0"/>
              <w:jc w:val="center"/>
              <w:rPr>
                <w:rFonts w:eastAsia="Calibri"/>
                <w:b/>
                <w:sz w:val="20"/>
                <w:szCs w:val="20"/>
              </w:rPr>
            </w:pPr>
            <w:r>
              <w:rPr>
                <w:b/>
                <w:bCs/>
                <w:sz w:val="20"/>
                <w:szCs w:val="20"/>
              </w:rPr>
              <w:t>Non-live birth</w:t>
            </w:r>
          </w:p>
        </w:tc>
      </w:tr>
      <w:tr w:rsidRPr="00F07227" w:rsidR="00F07227" w:rsidTr="007A048D" w14:paraId="1CBFA2A4" w14:textId="77777777">
        <w:trPr>
          <w:trHeight w:val="212"/>
        </w:trPr>
        <w:tc>
          <w:tcPr>
            <w:tcW w:w="2457" w:type="dxa"/>
          </w:tcPr>
          <w:p w:rsidRPr="00F07227" w:rsidR="00F07227" w:rsidP="007A048D" w:rsidRDefault="00F07227" w14:paraId="2015D362" w14:textId="77777777">
            <w:pPr>
              <w:spacing w:line="276" w:lineRule="auto"/>
              <w:ind w:left="0" w:firstLine="0"/>
              <w:jc w:val="left"/>
              <w:rPr>
                <w:rFonts w:eastAsia="Calibri"/>
                <w:sz w:val="20"/>
                <w:szCs w:val="20"/>
              </w:rPr>
            </w:pPr>
            <w:r w:rsidRPr="00F07227">
              <w:rPr>
                <w:sz w:val="20"/>
                <w:szCs w:val="20"/>
              </w:rPr>
              <w:t>Finland</w:t>
            </w:r>
          </w:p>
        </w:tc>
        <w:tc>
          <w:tcPr>
            <w:tcW w:w="2382" w:type="dxa"/>
          </w:tcPr>
          <w:p w:rsidRPr="00F07227" w:rsidR="00F07227" w:rsidP="007A048D" w:rsidRDefault="00F07227" w14:paraId="005B2C79" w14:textId="77777777">
            <w:pPr>
              <w:spacing w:line="276" w:lineRule="auto"/>
              <w:ind w:left="0" w:firstLine="0"/>
              <w:rPr>
                <w:rFonts w:eastAsia="Calibri"/>
                <w:sz w:val="20"/>
                <w:szCs w:val="20"/>
              </w:rPr>
            </w:pPr>
          </w:p>
        </w:tc>
        <w:tc>
          <w:tcPr>
            <w:tcW w:w="2925" w:type="dxa"/>
          </w:tcPr>
          <w:p w:rsidRPr="00F07227" w:rsidR="00F07227" w:rsidP="007A048D" w:rsidRDefault="00F07227" w14:paraId="44C5D794" w14:textId="77777777">
            <w:pPr>
              <w:spacing w:line="276" w:lineRule="auto"/>
              <w:ind w:left="0" w:firstLine="0"/>
              <w:rPr>
                <w:rFonts w:eastAsia="Calibri"/>
                <w:sz w:val="20"/>
                <w:szCs w:val="20"/>
              </w:rPr>
            </w:pPr>
          </w:p>
        </w:tc>
        <w:tc>
          <w:tcPr>
            <w:tcW w:w="3443" w:type="dxa"/>
          </w:tcPr>
          <w:p w:rsidRPr="00F07227" w:rsidR="00F07227" w:rsidP="007A048D" w:rsidRDefault="00F07227" w14:paraId="74EC1664" w14:textId="77777777">
            <w:pPr>
              <w:spacing w:line="276" w:lineRule="auto"/>
              <w:ind w:left="0" w:firstLine="0"/>
              <w:rPr>
                <w:rFonts w:eastAsia="Calibri"/>
                <w:sz w:val="20"/>
                <w:szCs w:val="20"/>
              </w:rPr>
            </w:pPr>
          </w:p>
        </w:tc>
        <w:tc>
          <w:tcPr>
            <w:tcW w:w="3284" w:type="dxa"/>
          </w:tcPr>
          <w:p w:rsidRPr="00F07227" w:rsidR="00F07227" w:rsidP="007A048D" w:rsidRDefault="00F07227" w14:paraId="2023E973" w14:textId="77777777">
            <w:pPr>
              <w:spacing w:line="276" w:lineRule="auto"/>
              <w:ind w:left="0" w:firstLine="0"/>
              <w:rPr>
                <w:rFonts w:eastAsia="Calibri"/>
                <w:sz w:val="20"/>
                <w:szCs w:val="20"/>
              </w:rPr>
            </w:pPr>
          </w:p>
        </w:tc>
      </w:tr>
      <w:tr w:rsidRPr="00F07227" w:rsidR="00F07227" w:rsidTr="007A048D" w14:paraId="35E52A58" w14:textId="77777777">
        <w:trPr>
          <w:trHeight w:val="172"/>
        </w:trPr>
        <w:tc>
          <w:tcPr>
            <w:tcW w:w="2457" w:type="dxa"/>
          </w:tcPr>
          <w:p w:rsidRPr="00F07227" w:rsidR="00F07227" w:rsidP="007A048D" w:rsidRDefault="00F07227" w14:paraId="7ECF3A73" w14:textId="77777777">
            <w:pPr>
              <w:spacing w:line="276" w:lineRule="auto"/>
              <w:ind w:left="0" w:firstLine="0"/>
              <w:rPr>
                <w:spacing w:val="-2"/>
                <w:sz w:val="20"/>
                <w:szCs w:val="20"/>
              </w:rPr>
            </w:pPr>
            <w:r w:rsidRPr="00F07227">
              <w:rPr>
                <w:sz w:val="20"/>
                <w:szCs w:val="20"/>
              </w:rPr>
              <w:t>France (Haute Garonne)</w:t>
            </w:r>
          </w:p>
        </w:tc>
        <w:tc>
          <w:tcPr>
            <w:tcW w:w="2382" w:type="dxa"/>
          </w:tcPr>
          <w:p w:rsidRPr="00F07227" w:rsidR="00F07227" w:rsidP="007A048D" w:rsidRDefault="00F07227" w14:paraId="6F025BEA"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488D0FE0" w14:textId="77777777">
            <w:pPr>
              <w:spacing w:line="276" w:lineRule="auto"/>
              <w:ind w:left="0" w:firstLine="0"/>
              <w:rPr>
                <w:sz w:val="20"/>
                <w:szCs w:val="20"/>
              </w:rPr>
            </w:pPr>
          </w:p>
        </w:tc>
        <w:tc>
          <w:tcPr>
            <w:tcW w:w="3443" w:type="dxa"/>
          </w:tcPr>
          <w:p w:rsidRPr="00F07227" w:rsidR="00F07227" w:rsidP="007A048D" w:rsidRDefault="00F07227" w14:paraId="66A6E58E" w14:textId="77777777">
            <w:pPr>
              <w:spacing w:line="276" w:lineRule="auto"/>
              <w:ind w:left="0" w:firstLine="0"/>
              <w:rPr>
                <w:sz w:val="20"/>
                <w:szCs w:val="20"/>
              </w:rPr>
            </w:pPr>
          </w:p>
        </w:tc>
        <w:tc>
          <w:tcPr>
            <w:tcW w:w="3284" w:type="dxa"/>
          </w:tcPr>
          <w:p w:rsidRPr="00F07227" w:rsidR="00F07227" w:rsidP="007A048D" w:rsidRDefault="00F07227" w14:paraId="2BC168FB" w14:textId="77777777">
            <w:pPr>
              <w:spacing w:line="276" w:lineRule="auto"/>
              <w:ind w:left="0" w:firstLine="0"/>
              <w:rPr>
                <w:rFonts w:eastAsia="Arial Unicode MS"/>
                <w:color w:val="000000"/>
                <w:sz w:val="20"/>
                <w:szCs w:val="20"/>
              </w:rPr>
            </w:pPr>
          </w:p>
        </w:tc>
      </w:tr>
      <w:tr w:rsidRPr="00F07227" w:rsidR="00F07227" w:rsidTr="007A048D" w14:paraId="0629E535" w14:textId="77777777">
        <w:trPr>
          <w:trHeight w:val="172"/>
        </w:trPr>
        <w:tc>
          <w:tcPr>
            <w:tcW w:w="2457" w:type="dxa"/>
          </w:tcPr>
          <w:p w:rsidRPr="00F07227" w:rsidR="00F07227" w:rsidP="007A048D" w:rsidRDefault="00F07227" w14:paraId="33963E8C" w14:textId="77777777">
            <w:pPr>
              <w:spacing w:line="276" w:lineRule="auto"/>
              <w:ind w:left="0" w:firstLine="0"/>
              <w:rPr>
                <w:spacing w:val="-2"/>
                <w:sz w:val="20"/>
                <w:szCs w:val="20"/>
              </w:rPr>
            </w:pPr>
            <w:r w:rsidRPr="00F07227">
              <w:rPr>
                <w:sz w:val="20"/>
                <w:szCs w:val="20"/>
              </w:rPr>
              <w:t>Germany</w:t>
            </w:r>
          </w:p>
        </w:tc>
        <w:tc>
          <w:tcPr>
            <w:tcW w:w="2382" w:type="dxa"/>
          </w:tcPr>
          <w:p w:rsidRPr="00F07227" w:rsidR="00F07227" w:rsidP="007A048D" w:rsidRDefault="00F07227" w14:paraId="25EA4CC3" w14:textId="77777777">
            <w:pPr>
              <w:spacing w:line="276" w:lineRule="auto"/>
              <w:ind w:left="0" w:firstLine="0"/>
              <w:rPr>
                <w:sz w:val="20"/>
                <w:szCs w:val="20"/>
              </w:rPr>
            </w:pPr>
          </w:p>
        </w:tc>
        <w:tc>
          <w:tcPr>
            <w:tcW w:w="2925" w:type="dxa"/>
          </w:tcPr>
          <w:p w:rsidRPr="00F07227" w:rsidR="00F07227" w:rsidP="007A048D" w:rsidRDefault="00F07227" w14:paraId="288FAEC1" w14:textId="77777777">
            <w:pPr>
              <w:spacing w:line="276" w:lineRule="auto"/>
              <w:ind w:left="0" w:firstLine="0"/>
              <w:rPr>
                <w:sz w:val="20"/>
                <w:szCs w:val="20"/>
              </w:rPr>
            </w:pPr>
          </w:p>
        </w:tc>
        <w:tc>
          <w:tcPr>
            <w:tcW w:w="3443" w:type="dxa"/>
          </w:tcPr>
          <w:p w:rsidRPr="00F07227" w:rsidR="00F07227" w:rsidP="007A048D" w:rsidRDefault="00F07227" w14:paraId="2B2FFAC1" w14:textId="77777777">
            <w:pPr>
              <w:spacing w:line="276" w:lineRule="auto"/>
              <w:ind w:left="0" w:firstLine="0"/>
              <w:rPr>
                <w:sz w:val="20"/>
                <w:szCs w:val="20"/>
              </w:rPr>
            </w:pPr>
          </w:p>
        </w:tc>
        <w:tc>
          <w:tcPr>
            <w:tcW w:w="3284" w:type="dxa"/>
          </w:tcPr>
          <w:p w:rsidRPr="00F07227" w:rsidR="00F07227" w:rsidP="007A048D" w:rsidRDefault="00F07227" w14:paraId="6AB39361" w14:textId="77777777">
            <w:pPr>
              <w:spacing w:line="276" w:lineRule="auto"/>
              <w:ind w:left="0" w:firstLine="0"/>
              <w:rPr>
                <w:sz w:val="20"/>
                <w:szCs w:val="20"/>
              </w:rPr>
            </w:pPr>
          </w:p>
        </w:tc>
      </w:tr>
      <w:tr w:rsidRPr="00F07227" w:rsidR="00F07227" w:rsidTr="007A048D" w14:paraId="31D3BC1D" w14:textId="77777777">
        <w:trPr>
          <w:trHeight w:val="168"/>
        </w:trPr>
        <w:tc>
          <w:tcPr>
            <w:tcW w:w="2457" w:type="dxa"/>
          </w:tcPr>
          <w:p w:rsidRPr="00F07227" w:rsidR="00F07227" w:rsidP="007A048D" w:rsidRDefault="00F07227" w14:paraId="104AC420" w14:textId="77777777">
            <w:pPr>
              <w:spacing w:line="276" w:lineRule="auto"/>
              <w:ind w:left="0" w:firstLine="0"/>
              <w:jc w:val="left"/>
              <w:rPr>
                <w:b/>
                <w:spacing w:val="-2"/>
                <w:sz w:val="20"/>
                <w:szCs w:val="20"/>
              </w:rPr>
            </w:pPr>
            <w:r w:rsidRPr="00F07227">
              <w:rPr>
                <w:sz w:val="20"/>
                <w:szCs w:val="20"/>
              </w:rPr>
              <w:t>Italy (Emilia Romagna)</w:t>
            </w:r>
          </w:p>
        </w:tc>
        <w:tc>
          <w:tcPr>
            <w:tcW w:w="2382" w:type="dxa"/>
          </w:tcPr>
          <w:p w:rsidRPr="00F07227" w:rsidR="00F07227" w:rsidP="007A048D" w:rsidRDefault="00F07227" w14:paraId="1F52B700" w14:textId="77777777">
            <w:pPr>
              <w:spacing w:line="276" w:lineRule="auto"/>
              <w:ind w:left="0" w:firstLine="0"/>
              <w:rPr>
                <w:rFonts w:eastAsia="Arial Unicode MS"/>
                <w:color w:val="000000"/>
                <w:sz w:val="20"/>
                <w:szCs w:val="20"/>
              </w:rPr>
            </w:pPr>
          </w:p>
        </w:tc>
        <w:tc>
          <w:tcPr>
            <w:tcW w:w="2925" w:type="dxa"/>
          </w:tcPr>
          <w:p w:rsidRPr="00F07227" w:rsidR="00F07227" w:rsidP="007A048D" w:rsidRDefault="00F07227" w14:paraId="43433764" w14:textId="77777777">
            <w:pPr>
              <w:spacing w:line="276" w:lineRule="auto"/>
              <w:ind w:left="0" w:firstLine="0"/>
              <w:rPr>
                <w:sz w:val="20"/>
                <w:szCs w:val="20"/>
              </w:rPr>
            </w:pPr>
          </w:p>
        </w:tc>
        <w:tc>
          <w:tcPr>
            <w:tcW w:w="3443" w:type="dxa"/>
          </w:tcPr>
          <w:p w:rsidRPr="00F07227" w:rsidR="00F07227" w:rsidP="007A048D" w:rsidRDefault="00F07227" w14:paraId="04B0E09B" w14:textId="77777777">
            <w:pPr>
              <w:spacing w:line="276" w:lineRule="auto"/>
              <w:ind w:left="0" w:firstLine="0"/>
              <w:rPr>
                <w:sz w:val="20"/>
                <w:szCs w:val="20"/>
              </w:rPr>
            </w:pPr>
          </w:p>
        </w:tc>
        <w:tc>
          <w:tcPr>
            <w:tcW w:w="3284" w:type="dxa"/>
          </w:tcPr>
          <w:p w:rsidRPr="00F07227" w:rsidR="00F07227" w:rsidP="007A048D" w:rsidRDefault="00F07227" w14:paraId="10A555A8" w14:textId="77777777">
            <w:pPr>
              <w:spacing w:line="276" w:lineRule="auto"/>
              <w:ind w:left="0" w:firstLine="0"/>
              <w:rPr>
                <w:rFonts w:eastAsia="Arial Unicode MS"/>
                <w:color w:val="000000"/>
                <w:sz w:val="20"/>
                <w:szCs w:val="20"/>
              </w:rPr>
            </w:pPr>
          </w:p>
        </w:tc>
      </w:tr>
      <w:tr w:rsidRPr="00F07227" w:rsidR="00F07227" w:rsidTr="007A048D" w14:paraId="196E82D3" w14:textId="77777777">
        <w:trPr>
          <w:trHeight w:val="168"/>
        </w:trPr>
        <w:tc>
          <w:tcPr>
            <w:tcW w:w="2457" w:type="dxa"/>
          </w:tcPr>
          <w:p w:rsidRPr="00F07227" w:rsidR="00F07227" w:rsidP="007A048D" w:rsidRDefault="00F07227" w14:paraId="22E47336" w14:textId="77777777">
            <w:pPr>
              <w:spacing w:line="276" w:lineRule="auto"/>
              <w:ind w:left="0" w:firstLine="0"/>
              <w:rPr>
                <w:spacing w:val="-2"/>
                <w:sz w:val="20"/>
                <w:szCs w:val="20"/>
              </w:rPr>
            </w:pPr>
            <w:r w:rsidRPr="00F07227">
              <w:rPr>
                <w:sz w:val="20"/>
                <w:szCs w:val="20"/>
              </w:rPr>
              <w:t>Italy (Tuscany)</w:t>
            </w:r>
          </w:p>
        </w:tc>
        <w:tc>
          <w:tcPr>
            <w:tcW w:w="2382" w:type="dxa"/>
          </w:tcPr>
          <w:p w:rsidRPr="00F07227" w:rsidR="00F07227" w:rsidP="007A048D" w:rsidRDefault="00F07227" w14:paraId="3124ADD1" w14:textId="77777777">
            <w:pPr>
              <w:spacing w:line="276" w:lineRule="auto"/>
              <w:ind w:left="0" w:firstLine="0"/>
              <w:rPr>
                <w:sz w:val="20"/>
                <w:szCs w:val="20"/>
              </w:rPr>
            </w:pPr>
          </w:p>
        </w:tc>
        <w:tc>
          <w:tcPr>
            <w:tcW w:w="2925" w:type="dxa"/>
          </w:tcPr>
          <w:p w:rsidRPr="00F07227" w:rsidR="00F07227" w:rsidP="007A048D" w:rsidRDefault="00F07227" w14:paraId="672D048A" w14:textId="77777777">
            <w:pPr>
              <w:spacing w:line="276" w:lineRule="auto"/>
              <w:ind w:left="0" w:firstLine="0"/>
              <w:rPr>
                <w:sz w:val="20"/>
                <w:szCs w:val="20"/>
              </w:rPr>
            </w:pPr>
          </w:p>
        </w:tc>
        <w:tc>
          <w:tcPr>
            <w:tcW w:w="3443" w:type="dxa"/>
          </w:tcPr>
          <w:p w:rsidRPr="00F07227" w:rsidR="00F07227" w:rsidP="007A048D" w:rsidRDefault="00F07227" w14:paraId="45140543" w14:textId="77777777">
            <w:pPr>
              <w:spacing w:line="276" w:lineRule="auto"/>
              <w:ind w:left="0" w:firstLine="0"/>
              <w:jc w:val="left"/>
              <w:rPr>
                <w:sz w:val="20"/>
                <w:szCs w:val="20"/>
              </w:rPr>
            </w:pPr>
          </w:p>
        </w:tc>
        <w:tc>
          <w:tcPr>
            <w:tcW w:w="3284" w:type="dxa"/>
          </w:tcPr>
          <w:p w:rsidRPr="00F07227" w:rsidR="00F07227" w:rsidP="007A048D" w:rsidRDefault="00F07227" w14:paraId="2C1AC118" w14:textId="77777777">
            <w:pPr>
              <w:spacing w:line="276" w:lineRule="auto"/>
              <w:ind w:left="0" w:firstLine="0"/>
              <w:rPr>
                <w:sz w:val="20"/>
                <w:szCs w:val="20"/>
              </w:rPr>
            </w:pPr>
          </w:p>
        </w:tc>
      </w:tr>
      <w:tr w:rsidRPr="00F07227" w:rsidR="00F07227" w:rsidTr="007A048D" w14:paraId="49C6A2F4" w14:textId="77777777">
        <w:trPr>
          <w:trHeight w:val="172"/>
        </w:trPr>
        <w:tc>
          <w:tcPr>
            <w:tcW w:w="2457" w:type="dxa"/>
          </w:tcPr>
          <w:p w:rsidRPr="00F07227" w:rsidR="00F07227" w:rsidP="007A048D" w:rsidRDefault="00F07227" w14:paraId="3F9D889B" w14:textId="77777777">
            <w:pPr>
              <w:spacing w:line="276" w:lineRule="auto"/>
              <w:ind w:left="0" w:firstLine="0"/>
              <w:rPr>
                <w:spacing w:val="-2"/>
                <w:sz w:val="20"/>
                <w:szCs w:val="20"/>
              </w:rPr>
            </w:pPr>
            <w:r w:rsidRPr="00F07227">
              <w:rPr>
                <w:sz w:val="20"/>
                <w:szCs w:val="20"/>
              </w:rPr>
              <w:t>Norway</w:t>
            </w:r>
          </w:p>
        </w:tc>
        <w:tc>
          <w:tcPr>
            <w:tcW w:w="2382" w:type="dxa"/>
          </w:tcPr>
          <w:p w:rsidRPr="00F07227" w:rsidR="00F07227" w:rsidP="007A048D" w:rsidRDefault="00F07227" w14:paraId="198E85BE" w14:textId="77777777">
            <w:pPr>
              <w:spacing w:line="276" w:lineRule="auto"/>
              <w:ind w:left="0" w:firstLine="0"/>
              <w:rPr>
                <w:sz w:val="20"/>
                <w:szCs w:val="20"/>
              </w:rPr>
            </w:pPr>
            <w:r>
              <w:rPr>
                <w:sz w:val="20"/>
                <w:szCs w:val="20"/>
              </w:rPr>
              <w:t>Y</w:t>
            </w:r>
          </w:p>
        </w:tc>
        <w:tc>
          <w:tcPr>
            <w:tcW w:w="2925" w:type="dxa"/>
          </w:tcPr>
          <w:p w:rsidRPr="00F07227" w:rsidR="00F07227" w:rsidP="007A048D" w:rsidRDefault="00F07227" w14:paraId="0BAD7EED" w14:textId="77777777">
            <w:pPr>
              <w:spacing w:line="276" w:lineRule="auto"/>
              <w:ind w:left="0" w:firstLine="0"/>
              <w:rPr>
                <w:rFonts w:eastAsia="Arial Unicode MS"/>
                <w:color w:val="000000"/>
                <w:sz w:val="20"/>
                <w:szCs w:val="20"/>
              </w:rPr>
            </w:pPr>
            <w:r>
              <w:rPr>
                <w:rFonts w:eastAsia="Arial Unicode MS"/>
                <w:color w:val="000000"/>
                <w:sz w:val="20"/>
                <w:szCs w:val="20"/>
              </w:rPr>
              <w:t>Birth record</w:t>
            </w:r>
          </w:p>
        </w:tc>
        <w:tc>
          <w:tcPr>
            <w:tcW w:w="3443" w:type="dxa"/>
          </w:tcPr>
          <w:p w:rsidRPr="00F07227" w:rsidR="00F07227" w:rsidP="007A048D" w:rsidRDefault="00F07227" w14:paraId="19EB06B8" w14:textId="77777777">
            <w:pPr>
              <w:spacing w:line="276" w:lineRule="auto"/>
              <w:ind w:left="0" w:firstLine="0"/>
              <w:rPr>
                <w:sz w:val="20"/>
                <w:szCs w:val="20"/>
              </w:rPr>
            </w:pPr>
            <w:r w:rsidRPr="00F07227">
              <w:rPr>
                <w:sz w:val="20"/>
                <w:szCs w:val="20"/>
              </w:rPr>
              <w:t xml:space="preserve">Medical Birth registry (MBRN);  </w:t>
            </w:r>
          </w:p>
        </w:tc>
        <w:tc>
          <w:tcPr>
            <w:tcW w:w="3284" w:type="dxa"/>
          </w:tcPr>
          <w:p w:rsidRPr="00F07227" w:rsidR="00F07227" w:rsidP="007A048D" w:rsidRDefault="00F07227" w14:paraId="686D724B" w14:textId="77777777">
            <w:pPr>
              <w:spacing w:line="276" w:lineRule="auto"/>
              <w:ind w:left="0" w:firstLine="0"/>
              <w:rPr>
                <w:sz w:val="20"/>
                <w:szCs w:val="20"/>
              </w:rPr>
            </w:pPr>
            <w:r w:rsidRPr="00F07227">
              <w:rPr>
                <w:sz w:val="20"/>
                <w:szCs w:val="20"/>
              </w:rPr>
              <w:t>survey</w:t>
            </w:r>
          </w:p>
        </w:tc>
      </w:tr>
      <w:tr w:rsidRPr="00F07227" w:rsidR="00F07227" w:rsidTr="007A048D" w14:paraId="1228C936" w14:textId="77777777">
        <w:trPr>
          <w:trHeight w:val="172"/>
        </w:trPr>
        <w:tc>
          <w:tcPr>
            <w:tcW w:w="2457" w:type="dxa"/>
          </w:tcPr>
          <w:p w:rsidRPr="00F07227" w:rsidR="00F07227" w:rsidP="007A048D" w:rsidRDefault="00F07227" w14:paraId="64664035" w14:textId="77777777">
            <w:pPr>
              <w:spacing w:line="276" w:lineRule="auto"/>
              <w:ind w:left="0" w:firstLine="0"/>
              <w:rPr>
                <w:spacing w:val="-2"/>
                <w:sz w:val="20"/>
                <w:szCs w:val="20"/>
              </w:rPr>
            </w:pPr>
            <w:r w:rsidRPr="00F07227">
              <w:rPr>
                <w:sz w:val="20"/>
                <w:szCs w:val="20"/>
              </w:rPr>
              <w:t>Spain (Valencian Region)</w:t>
            </w:r>
          </w:p>
        </w:tc>
        <w:tc>
          <w:tcPr>
            <w:tcW w:w="2382" w:type="dxa"/>
          </w:tcPr>
          <w:p w:rsidRPr="00F07227" w:rsidR="00F07227" w:rsidP="007A048D" w:rsidRDefault="00F07227" w14:paraId="41BA1BBA" w14:textId="77777777">
            <w:pPr>
              <w:spacing w:line="276" w:lineRule="auto"/>
              <w:ind w:left="0" w:firstLine="0"/>
              <w:rPr>
                <w:sz w:val="20"/>
                <w:szCs w:val="20"/>
              </w:rPr>
            </w:pPr>
          </w:p>
        </w:tc>
        <w:tc>
          <w:tcPr>
            <w:tcW w:w="2925" w:type="dxa"/>
          </w:tcPr>
          <w:p w:rsidRPr="00F07227" w:rsidR="00F07227" w:rsidP="007A048D" w:rsidRDefault="00F07227" w14:paraId="1BC68CAF"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2B0FCE72" w14:textId="77777777">
            <w:pPr>
              <w:spacing w:line="276" w:lineRule="auto"/>
              <w:ind w:left="0" w:firstLine="0"/>
              <w:jc w:val="left"/>
              <w:rPr>
                <w:rFonts w:eastAsia="Arial Unicode MS"/>
                <w:color w:val="000000"/>
                <w:sz w:val="20"/>
                <w:szCs w:val="20"/>
              </w:rPr>
            </w:pPr>
          </w:p>
        </w:tc>
        <w:tc>
          <w:tcPr>
            <w:tcW w:w="3284" w:type="dxa"/>
          </w:tcPr>
          <w:p w:rsidRPr="00F07227" w:rsidR="00F07227" w:rsidP="007A048D" w:rsidRDefault="00F07227" w14:paraId="186FC016" w14:textId="77777777">
            <w:pPr>
              <w:spacing w:line="276" w:lineRule="auto"/>
              <w:ind w:left="0" w:firstLine="0"/>
              <w:rPr>
                <w:sz w:val="20"/>
                <w:szCs w:val="20"/>
              </w:rPr>
            </w:pPr>
          </w:p>
        </w:tc>
      </w:tr>
      <w:tr w:rsidRPr="00F07227" w:rsidR="00F07227" w:rsidTr="007A048D" w14:paraId="2740CF0C" w14:textId="77777777">
        <w:trPr>
          <w:trHeight w:val="172"/>
        </w:trPr>
        <w:tc>
          <w:tcPr>
            <w:tcW w:w="2457" w:type="dxa"/>
          </w:tcPr>
          <w:p w:rsidRPr="00F07227" w:rsidR="00F07227" w:rsidP="007A048D" w:rsidRDefault="00F07227" w14:paraId="41BBDF74" w14:textId="77777777">
            <w:pPr>
              <w:spacing w:line="276" w:lineRule="auto"/>
              <w:ind w:left="0" w:firstLine="0"/>
              <w:jc w:val="left"/>
              <w:rPr>
                <w:b/>
                <w:spacing w:val="-2"/>
                <w:sz w:val="20"/>
                <w:szCs w:val="20"/>
              </w:rPr>
            </w:pPr>
            <w:r w:rsidRPr="00F07227">
              <w:rPr>
                <w:sz w:val="20"/>
                <w:szCs w:val="20"/>
              </w:rPr>
              <w:t>UK (Wales)</w:t>
            </w:r>
          </w:p>
        </w:tc>
        <w:tc>
          <w:tcPr>
            <w:tcW w:w="2382" w:type="dxa"/>
          </w:tcPr>
          <w:p w:rsidRPr="00F07227" w:rsidR="00F07227" w:rsidP="007A048D" w:rsidRDefault="00F07227" w14:paraId="5F783FE1" w14:textId="77777777">
            <w:pPr>
              <w:spacing w:line="276" w:lineRule="auto"/>
              <w:ind w:left="0" w:firstLine="0"/>
              <w:rPr>
                <w:sz w:val="20"/>
                <w:szCs w:val="20"/>
              </w:rPr>
            </w:pPr>
          </w:p>
        </w:tc>
        <w:tc>
          <w:tcPr>
            <w:tcW w:w="2925" w:type="dxa"/>
          </w:tcPr>
          <w:p w:rsidRPr="00F07227" w:rsidR="00F07227" w:rsidP="007A048D" w:rsidRDefault="00F07227" w14:paraId="2337734E"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214F45A3" w14:textId="77777777">
            <w:pPr>
              <w:spacing w:line="276" w:lineRule="auto"/>
              <w:ind w:left="0" w:firstLine="0"/>
              <w:rPr>
                <w:rFonts w:eastAsia="Arial Unicode MS"/>
                <w:color w:val="000000"/>
                <w:sz w:val="20"/>
                <w:szCs w:val="20"/>
              </w:rPr>
            </w:pPr>
          </w:p>
        </w:tc>
        <w:tc>
          <w:tcPr>
            <w:tcW w:w="3284" w:type="dxa"/>
          </w:tcPr>
          <w:p w:rsidRPr="00F07227" w:rsidR="00F07227" w:rsidP="007A048D" w:rsidRDefault="00F07227" w14:paraId="792F50EF" w14:textId="77777777">
            <w:pPr>
              <w:spacing w:line="276" w:lineRule="auto"/>
              <w:ind w:left="0" w:firstLine="0"/>
              <w:rPr>
                <w:color w:val="FF0000"/>
                <w:sz w:val="20"/>
                <w:szCs w:val="20"/>
              </w:rPr>
            </w:pPr>
          </w:p>
        </w:tc>
      </w:tr>
      <w:tr w:rsidRPr="00F07227" w:rsidR="00F07227" w:rsidTr="007A048D" w14:paraId="20322FEA" w14:textId="77777777">
        <w:trPr>
          <w:trHeight w:val="172"/>
        </w:trPr>
        <w:tc>
          <w:tcPr>
            <w:tcW w:w="2457" w:type="dxa"/>
          </w:tcPr>
          <w:p w:rsidRPr="00F07227" w:rsidR="00F07227" w:rsidP="007A048D" w:rsidRDefault="00F07227" w14:paraId="7C53BA53" w14:textId="77777777">
            <w:pPr>
              <w:spacing w:line="276" w:lineRule="auto"/>
              <w:ind w:left="0" w:firstLine="0"/>
              <w:rPr>
                <w:color w:val="000000" w:themeColor="text1"/>
                <w:sz w:val="20"/>
                <w:szCs w:val="20"/>
              </w:rPr>
            </w:pPr>
            <w:r w:rsidRPr="00F07227">
              <w:rPr>
                <w:sz w:val="20"/>
                <w:szCs w:val="20"/>
              </w:rPr>
              <w:t>UK (CPRD)</w:t>
            </w:r>
          </w:p>
        </w:tc>
        <w:tc>
          <w:tcPr>
            <w:tcW w:w="2382" w:type="dxa"/>
          </w:tcPr>
          <w:p w:rsidRPr="00F07227" w:rsidR="00F07227" w:rsidP="007A048D" w:rsidRDefault="00F07227" w14:paraId="3320007C" w14:textId="77777777">
            <w:pPr>
              <w:spacing w:line="276" w:lineRule="auto"/>
              <w:ind w:left="0" w:firstLine="0"/>
              <w:rPr>
                <w:sz w:val="20"/>
                <w:szCs w:val="20"/>
              </w:rPr>
            </w:pPr>
          </w:p>
        </w:tc>
        <w:tc>
          <w:tcPr>
            <w:tcW w:w="2925" w:type="dxa"/>
          </w:tcPr>
          <w:p w:rsidRPr="00F07227" w:rsidR="00F07227" w:rsidP="007A048D" w:rsidRDefault="00F07227" w14:paraId="6DBF521C" w14:textId="77777777">
            <w:pPr>
              <w:spacing w:line="276" w:lineRule="auto"/>
              <w:ind w:left="0" w:firstLine="0"/>
              <w:rPr>
                <w:sz w:val="20"/>
                <w:szCs w:val="20"/>
              </w:rPr>
            </w:pPr>
          </w:p>
        </w:tc>
        <w:tc>
          <w:tcPr>
            <w:tcW w:w="3443" w:type="dxa"/>
          </w:tcPr>
          <w:p w:rsidRPr="00F07227" w:rsidR="00F07227" w:rsidP="007A048D" w:rsidRDefault="00F07227" w14:paraId="5FBDFDCC" w14:textId="77777777">
            <w:pPr>
              <w:spacing w:line="276" w:lineRule="auto"/>
              <w:ind w:left="0" w:firstLine="0"/>
              <w:rPr>
                <w:sz w:val="20"/>
                <w:szCs w:val="20"/>
              </w:rPr>
            </w:pPr>
          </w:p>
        </w:tc>
        <w:tc>
          <w:tcPr>
            <w:tcW w:w="3284" w:type="dxa"/>
          </w:tcPr>
          <w:p w:rsidRPr="00F07227" w:rsidR="00F07227" w:rsidP="007A048D" w:rsidRDefault="00F07227" w14:paraId="16BE5E3E" w14:textId="77777777">
            <w:pPr>
              <w:spacing w:line="276" w:lineRule="auto"/>
              <w:ind w:left="0" w:firstLine="0"/>
              <w:rPr>
                <w:color w:val="FF0000"/>
                <w:sz w:val="20"/>
                <w:szCs w:val="20"/>
              </w:rPr>
            </w:pPr>
          </w:p>
        </w:tc>
      </w:tr>
      <w:tr w:rsidRPr="00F07227" w:rsidR="00F07227" w:rsidTr="007A048D" w14:paraId="22224EB2" w14:textId="77777777">
        <w:trPr>
          <w:trHeight w:val="172"/>
        </w:trPr>
        <w:tc>
          <w:tcPr>
            <w:tcW w:w="2457" w:type="dxa"/>
          </w:tcPr>
          <w:p w:rsidRPr="00F07227" w:rsidR="00F07227" w:rsidP="007A048D" w:rsidRDefault="00F07227" w14:paraId="4064F11C" w14:textId="77777777">
            <w:pPr>
              <w:spacing w:line="276" w:lineRule="auto"/>
              <w:ind w:left="0" w:firstLine="0"/>
              <w:rPr>
                <w:spacing w:val="-2"/>
                <w:sz w:val="20"/>
                <w:szCs w:val="20"/>
              </w:rPr>
            </w:pPr>
            <w:r w:rsidRPr="00F07227">
              <w:rPr>
                <w:sz w:val="20"/>
                <w:szCs w:val="20"/>
              </w:rPr>
              <w:t>Sweden</w:t>
            </w:r>
          </w:p>
        </w:tc>
        <w:tc>
          <w:tcPr>
            <w:tcW w:w="2382" w:type="dxa"/>
          </w:tcPr>
          <w:p w:rsidRPr="00F07227" w:rsidR="00F07227" w:rsidP="007A048D" w:rsidRDefault="00F07227" w14:paraId="7B82957C" w14:textId="77777777">
            <w:pPr>
              <w:spacing w:line="276" w:lineRule="auto"/>
              <w:ind w:left="0" w:firstLine="0"/>
              <w:rPr>
                <w:sz w:val="20"/>
                <w:szCs w:val="20"/>
              </w:rPr>
            </w:pPr>
          </w:p>
        </w:tc>
        <w:tc>
          <w:tcPr>
            <w:tcW w:w="2925" w:type="dxa"/>
          </w:tcPr>
          <w:p w:rsidRPr="00F07227" w:rsidR="00F07227" w:rsidP="007A048D" w:rsidRDefault="00F07227" w14:paraId="5BADBFD7" w14:textId="77777777">
            <w:pPr>
              <w:spacing w:line="276" w:lineRule="auto"/>
              <w:ind w:left="0" w:firstLine="0"/>
              <w:rPr>
                <w:rFonts w:eastAsia="Arial Unicode MS"/>
                <w:color w:val="000000"/>
                <w:sz w:val="20"/>
                <w:szCs w:val="20"/>
              </w:rPr>
            </w:pPr>
          </w:p>
        </w:tc>
        <w:tc>
          <w:tcPr>
            <w:tcW w:w="3443" w:type="dxa"/>
          </w:tcPr>
          <w:p w:rsidRPr="00F07227" w:rsidR="00F07227" w:rsidP="007A048D" w:rsidRDefault="00F07227" w14:paraId="33A57672" w14:textId="77777777">
            <w:pPr>
              <w:spacing w:line="276" w:lineRule="auto"/>
              <w:ind w:left="0" w:firstLine="0"/>
              <w:rPr>
                <w:rFonts w:eastAsia="Arial Unicode MS"/>
                <w:color w:val="000000"/>
                <w:sz w:val="20"/>
                <w:szCs w:val="20"/>
              </w:rPr>
            </w:pPr>
          </w:p>
        </w:tc>
        <w:tc>
          <w:tcPr>
            <w:tcW w:w="3284" w:type="dxa"/>
          </w:tcPr>
          <w:p w:rsidRPr="00F07227" w:rsidR="00F07227" w:rsidP="007A048D" w:rsidRDefault="00F07227" w14:paraId="6DBDB6FF" w14:textId="77777777">
            <w:pPr>
              <w:spacing w:line="276" w:lineRule="auto"/>
              <w:ind w:left="0" w:firstLine="0"/>
              <w:rPr>
                <w:color w:val="FF0000"/>
                <w:sz w:val="20"/>
                <w:szCs w:val="20"/>
              </w:rPr>
            </w:pPr>
          </w:p>
        </w:tc>
      </w:tr>
    </w:tbl>
    <w:p w:rsidR="007E54C1" w:rsidP="007E54C1" w:rsidRDefault="007E54C1" w14:paraId="6923FA9F" w14:textId="77777777">
      <w:pPr>
        <w:ind w:left="0"/>
      </w:pPr>
    </w:p>
    <w:p w:rsidR="007E54C1" w:rsidP="007E54C1" w:rsidRDefault="007E54C1" w14:paraId="24529D59" w14:textId="77777777">
      <w:pPr>
        <w:ind w:left="0"/>
      </w:pPr>
    </w:p>
    <w:p w:rsidR="007E54C1" w:rsidP="007E54C1" w:rsidRDefault="007E54C1" w14:paraId="5C977386" w14:textId="77777777">
      <w:pPr>
        <w:ind w:left="0" w:firstLine="0"/>
        <w:rPr>
          <w:b/>
          <w:iCs/>
        </w:rPr>
      </w:pPr>
    </w:p>
    <w:p w:rsidR="00BF40D0" w:rsidP="00BF40D0" w:rsidRDefault="00BF40D0" w14:paraId="707AA9F6" w14:textId="41D6293E">
      <w:pPr>
        <w:ind w:left="0" w:firstLine="0"/>
        <w:rPr>
          <w:b/>
          <w:iCs/>
        </w:rPr>
      </w:pPr>
    </w:p>
    <w:p w:rsidR="00BF40D0" w:rsidP="00984273" w:rsidRDefault="00BF40D0" w14:paraId="64AEC113" w14:textId="4F4EC50A">
      <w:pPr>
        <w:spacing w:line="276" w:lineRule="auto"/>
        <w:ind w:left="0" w:firstLine="0"/>
        <w:rPr>
          <w:b/>
          <w:iCs/>
        </w:rPr>
      </w:pPr>
    </w:p>
    <w:p w:rsidR="00F044C2" w:rsidP="00984273" w:rsidRDefault="00F044C2" w14:paraId="1BE9F32B" w14:textId="4777E838">
      <w:pPr>
        <w:spacing w:line="276" w:lineRule="auto"/>
        <w:ind w:left="0" w:firstLine="0"/>
        <w:rPr>
          <w:b/>
          <w:iCs/>
        </w:rPr>
      </w:pPr>
    </w:p>
    <w:p w:rsidR="00122C83" w:rsidP="00984273" w:rsidRDefault="00122C83" w14:paraId="219A0C31" w14:textId="77777777">
      <w:pPr>
        <w:spacing w:line="276" w:lineRule="auto"/>
        <w:ind w:left="0" w:firstLine="0"/>
        <w:rPr>
          <w:b/>
          <w:iCs/>
        </w:rPr>
        <w:sectPr w:rsidR="00122C83" w:rsidSect="007A048D">
          <w:pgSz w:w="16838" w:h="11906" w:orient="landscape" w:code="9"/>
          <w:pgMar w:top="1440" w:right="1440" w:bottom="1440" w:left="1440" w:header="706" w:footer="706" w:gutter="0"/>
          <w:cols w:space="708"/>
          <w:docGrid w:linePitch="360"/>
        </w:sectPr>
      </w:pPr>
    </w:p>
    <w:p w:rsidRPr="00D65883" w:rsidR="00F044C2" w:rsidP="4B254A4C" w:rsidRDefault="00F044C2" w14:paraId="5FEC0D20" w14:textId="479FC255">
      <w:pPr>
        <w:ind w:left="0" w:firstLine="0"/>
        <w:rPr>
          <w:b w:val="1"/>
          <w:bCs w:val="1"/>
        </w:rPr>
      </w:pPr>
      <w:commentRangeStart w:id="391928427"/>
      <w:r w:rsidRPr="4B254A4C" w:rsidR="00F044C2">
        <w:rPr>
          <w:b w:val="1"/>
          <w:bCs w:val="1"/>
        </w:rPr>
        <w:t>Appendix</w:t>
      </w:r>
      <w:r w:rsidRPr="4B254A4C" w:rsidR="00F044C2">
        <w:rPr>
          <w:b w:val="1"/>
          <w:bCs w:val="1"/>
        </w:rPr>
        <w:t xml:space="preserve"> 3</w:t>
      </w:r>
      <w:r w:rsidRPr="4B254A4C" w:rsidR="00F044C2">
        <w:rPr>
          <w:b w:val="1"/>
          <w:bCs w:val="1"/>
        </w:rPr>
        <w:t xml:space="preserve">: Relevant </w:t>
      </w:r>
      <w:proofErr w:type="spellStart"/>
      <w:r w:rsidRPr="4B254A4C" w:rsidR="00F044C2">
        <w:rPr>
          <w:b w:val="1"/>
          <w:bCs w:val="1"/>
        </w:rPr>
        <w:t>ConcePTION</w:t>
      </w:r>
      <w:proofErr w:type="spellEnd"/>
      <w:r w:rsidRPr="4B254A4C" w:rsidR="00F044C2">
        <w:rPr>
          <w:b w:val="1"/>
          <w:bCs w:val="1"/>
        </w:rPr>
        <w:t xml:space="preserve"> </w:t>
      </w:r>
      <w:r w:rsidRPr="4B254A4C" w:rsidR="00F044C2">
        <w:rPr>
          <w:b w:val="1"/>
          <w:bCs w:val="1"/>
        </w:rPr>
        <w:t xml:space="preserve">code lists for the </w:t>
      </w:r>
      <w:r w:rsidRPr="4B254A4C" w:rsidR="00F044C2">
        <w:rPr>
          <w:b w:val="1"/>
          <w:bCs w:val="1"/>
        </w:rPr>
        <w:t>project</w:t>
      </w:r>
    </w:p>
    <w:p w:rsidR="00F044C2" w:rsidP="00F044C2" w:rsidRDefault="00F044C2" w14:paraId="7DC07264" w14:textId="77777777">
      <w:pPr>
        <w:pStyle w:val="PlainText"/>
      </w:pPr>
      <w:r>
        <w:t>*</w:t>
      </w:r>
      <w:r>
        <w:tab/>
      </w:r>
      <w:r>
        <w:t>Preeclampsia</w:t>
      </w:r>
    </w:p>
    <w:p w:rsidR="00F044C2" w:rsidP="00F044C2" w:rsidRDefault="00F044C2" w14:paraId="5AF16A80" w14:textId="77777777" w14:noSpellErr="1">
      <w:pPr>
        <w:pStyle w:val="PlainText"/>
      </w:pPr>
      <w:r w:rsidR="00F044C2">
        <w:rPr/>
        <w:t>*</w:t>
      </w:r>
      <w:r>
        <w:tab/>
      </w:r>
      <w:r w:rsidR="00F044C2">
        <w:rPr/>
        <w:t>Gestational diabetes</w:t>
      </w:r>
      <w:commentRangeEnd w:id="391928427"/>
      <w:r>
        <w:rPr>
          <w:rStyle w:val="CommentReference"/>
        </w:rPr>
        <w:commentReference w:id="391928427"/>
      </w:r>
    </w:p>
    <w:p w:rsidR="00F044C2" w:rsidP="00F044C2" w:rsidRDefault="00F044C2" w14:paraId="7A8F9A38" w14:textId="77777777">
      <w:pPr>
        <w:pStyle w:val="PlainText"/>
      </w:pPr>
      <w:r>
        <w:t>*</w:t>
      </w:r>
      <w:r>
        <w:tab/>
      </w:r>
      <w:r>
        <w:t>Preterm birth</w:t>
      </w:r>
    </w:p>
    <w:p w:rsidR="00F044C2" w:rsidP="00F044C2" w:rsidRDefault="00F044C2" w14:paraId="721C61DC" w14:textId="77777777">
      <w:pPr>
        <w:pStyle w:val="PlainText"/>
      </w:pPr>
      <w:r>
        <w:t>*</w:t>
      </w:r>
      <w:r>
        <w:tab/>
      </w:r>
      <w:r>
        <w:t>Low birth weight</w:t>
      </w:r>
    </w:p>
    <w:p w:rsidR="00F044C2" w:rsidP="00F044C2" w:rsidRDefault="00F044C2" w14:paraId="45E31727" w14:textId="5B947871">
      <w:pPr>
        <w:pStyle w:val="PlainText"/>
      </w:pPr>
      <w:r>
        <w:t>*</w:t>
      </w:r>
      <w:r>
        <w:tab/>
      </w:r>
      <w:r>
        <w:t>Small for gestational age</w:t>
      </w:r>
    </w:p>
    <w:p w:rsidR="00F044C2" w:rsidP="00F044C2" w:rsidRDefault="00F044C2" w14:paraId="33FC121A" w14:textId="77777777">
      <w:pPr>
        <w:pStyle w:val="PlainText"/>
      </w:pPr>
      <w:r>
        <w:t>*</w:t>
      </w:r>
      <w:r>
        <w:tab/>
      </w:r>
      <w:r>
        <w:t>Non-live birth (Stillbirth, spontaneous abortion, Termination of pregnancy for fetal anomaly (TOPFA))</w:t>
      </w:r>
    </w:p>
    <w:p w:rsidR="00F044C2" w:rsidP="00F044C2" w:rsidRDefault="00F044C2" w14:paraId="684F4E9A" w14:textId="77777777">
      <w:pPr>
        <w:pStyle w:val="PlainText"/>
      </w:pPr>
      <w:r>
        <w:t>*</w:t>
      </w:r>
      <w:r>
        <w:tab/>
      </w:r>
      <w:r>
        <w:t>Major congenital anomalies including: abdominal wall, cardiovascular/heart, chromosomal, digestive, ear/face/neck, eye, genital, limb, nervous system, orofacial clefts, other, respiratory, urinary congenital anomalies</w:t>
      </w:r>
    </w:p>
    <w:p w:rsidR="00F044C2" w:rsidP="00F044C2" w:rsidRDefault="00F044C2" w14:paraId="45875E02" w14:textId="77777777">
      <w:pPr>
        <w:rPr>
          <w:iCs/>
          <w:sz w:val="20"/>
        </w:rPr>
      </w:pPr>
      <w:r>
        <w:rPr>
          <w:iCs/>
          <w:sz w:val="20"/>
        </w:rPr>
        <w:br w:type="page"/>
      </w:r>
    </w:p>
    <w:p w:rsidR="00F044C2" w:rsidP="00F044C2" w:rsidRDefault="00F044C2" w14:paraId="1E1036A6" w14:textId="77777777">
      <w:pPr>
        <w:rPr>
          <w:b/>
          <w:iCs/>
        </w:rPr>
        <w:sectPr w:rsidR="00F044C2" w:rsidSect="002A25CB">
          <w:pgSz w:w="11906" w:h="16838" w:orient="portrait" w:code="9"/>
          <w:pgMar w:top="1440" w:right="1440" w:bottom="1440" w:left="1440" w:header="706" w:footer="706" w:gutter="0"/>
          <w:cols w:space="708"/>
          <w:docGrid w:linePitch="360"/>
        </w:sectPr>
      </w:pPr>
    </w:p>
    <w:p w:rsidR="000D4A04" w:rsidP="00984273" w:rsidRDefault="00F31929" w14:paraId="50ADD2CD" w14:textId="11ED34BE">
      <w:pPr>
        <w:spacing w:line="276" w:lineRule="auto"/>
        <w:ind w:left="0" w:firstLine="0"/>
        <w:rPr>
          <w:b/>
          <w:iCs/>
        </w:rPr>
      </w:pPr>
      <w:r w:rsidRPr="00F31929">
        <w:rPr>
          <w:b/>
          <w:iCs/>
        </w:rPr>
        <w:lastRenderedPageBreak/>
        <w:t xml:space="preserve">Appendix </w:t>
      </w:r>
      <w:r w:rsidR="00F044C2">
        <w:rPr>
          <w:b/>
          <w:iCs/>
        </w:rPr>
        <w:t>4</w:t>
      </w:r>
      <w:r w:rsidRPr="00F31929">
        <w:rPr>
          <w:b/>
          <w:iCs/>
        </w:rPr>
        <w:t>: Possible directed acyclic graph for the pregnancy outcomes</w:t>
      </w:r>
    </w:p>
    <w:p w:rsidR="00CA5FAB" w:rsidP="00984273" w:rsidRDefault="00CA5FAB" w14:paraId="1699008F" w14:textId="1C882B17">
      <w:pPr>
        <w:spacing w:line="276" w:lineRule="auto"/>
        <w:ind w:left="0" w:firstLine="0"/>
        <w:rPr>
          <w:iCs/>
        </w:rPr>
      </w:pPr>
      <w:r>
        <w:rPr>
          <w:iCs/>
          <w:noProof/>
          <w:lang w:val="en-US"/>
        </w:rPr>
        <w:drawing>
          <wp:inline distT="0" distB="0" distL="0" distR="0" wp14:anchorId="2EE9C43C" wp14:editId="6B1E4162">
            <wp:extent cx="5445659" cy="4505523"/>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gitty-model (3).jpg"/>
                    <pic:cNvPicPr/>
                  </pic:nvPicPr>
                  <pic:blipFill rotWithShape="1">
                    <a:blip r:embed="rId23">
                      <a:extLst>
                        <a:ext uri="{28A0092B-C50C-407E-A947-70E740481C1C}">
                          <a14:useLocalDpi xmlns:a14="http://schemas.microsoft.com/office/drawing/2010/main" val="0"/>
                        </a:ext>
                      </a:extLst>
                    </a:blip>
                    <a:srcRect l="1501" t="4953" r="14766" b="591"/>
                    <a:stretch/>
                  </pic:blipFill>
                  <pic:spPr bwMode="auto">
                    <a:xfrm>
                      <a:off x="0" y="0"/>
                      <a:ext cx="5460261" cy="4517604"/>
                    </a:xfrm>
                    <a:prstGeom prst="rect">
                      <a:avLst/>
                    </a:prstGeom>
                    <a:ln>
                      <a:noFill/>
                    </a:ln>
                    <a:extLst>
                      <a:ext uri="{53640926-AAD7-44D8-BBD7-CCE9431645EC}">
                        <a14:shadowObscured xmlns:a14="http://schemas.microsoft.com/office/drawing/2010/main"/>
                      </a:ext>
                    </a:extLst>
                  </pic:spPr>
                </pic:pic>
              </a:graphicData>
            </a:graphic>
          </wp:inline>
        </w:drawing>
      </w:r>
    </w:p>
    <w:p w:rsidRPr="00F31929" w:rsidR="00CA5FAB" w:rsidP="00984273" w:rsidRDefault="00CA5FAB" w14:paraId="5B82A094" w14:textId="77777777">
      <w:pPr>
        <w:spacing w:line="276" w:lineRule="auto"/>
        <w:ind w:left="0" w:firstLine="0"/>
        <w:rPr>
          <w:b/>
          <w:iCs/>
        </w:rPr>
      </w:pPr>
      <w:r w:rsidRPr="00F31929">
        <w:rPr>
          <w:b/>
          <w:iCs/>
        </w:rPr>
        <w:t>Abbreviations:</w:t>
      </w:r>
    </w:p>
    <w:p w:rsidR="00F31929" w:rsidP="00984273" w:rsidRDefault="00F31929" w14:paraId="33252CFB" w14:textId="161D110D">
      <w:pPr>
        <w:spacing w:line="276" w:lineRule="auto"/>
        <w:ind w:left="0" w:firstLine="0"/>
        <w:rPr>
          <w:iCs/>
        </w:rPr>
      </w:pPr>
      <w:r w:rsidRPr="00F31929">
        <w:rPr>
          <w:iCs/>
        </w:rPr>
        <w:t>GDM=gestational diabetes mellitus; BMI=body mass index; LMP=Last menstrual period.</w:t>
      </w:r>
    </w:p>
    <w:p w:rsidR="00DB34EC" w:rsidP="00984273" w:rsidRDefault="00DB34EC" w14:paraId="02B9B700" w14:textId="77777777">
      <w:pPr>
        <w:spacing w:line="276" w:lineRule="auto"/>
        <w:rPr>
          <w:b/>
          <w:iCs/>
        </w:rPr>
      </w:pPr>
      <w:r>
        <w:rPr>
          <w:b/>
          <w:iCs/>
        </w:rPr>
        <w:br w:type="page"/>
      </w:r>
    </w:p>
    <w:p w:rsidR="00DB34EC" w:rsidP="00984273" w:rsidRDefault="00DB34EC" w14:paraId="3EFC537D" w14:textId="3AF71B49">
      <w:pPr>
        <w:spacing w:line="276" w:lineRule="auto"/>
        <w:ind w:left="0" w:firstLine="0"/>
        <w:rPr>
          <w:b/>
          <w:iCs/>
        </w:rPr>
      </w:pPr>
      <w:r w:rsidRPr="00F31929">
        <w:rPr>
          <w:b/>
          <w:iCs/>
        </w:rPr>
        <w:lastRenderedPageBreak/>
        <w:t xml:space="preserve">Appendix </w:t>
      </w:r>
      <w:r w:rsidR="0089031A">
        <w:rPr>
          <w:b/>
          <w:iCs/>
        </w:rPr>
        <w:t>5</w:t>
      </w:r>
      <w:r w:rsidRPr="00F31929">
        <w:rPr>
          <w:b/>
          <w:iCs/>
        </w:rPr>
        <w:t xml:space="preserve">: Possible directed acyclic graph for the </w:t>
      </w:r>
      <w:r>
        <w:rPr>
          <w:b/>
          <w:iCs/>
        </w:rPr>
        <w:t>maternal</w:t>
      </w:r>
      <w:r w:rsidRPr="00F31929">
        <w:rPr>
          <w:b/>
          <w:iCs/>
        </w:rPr>
        <w:t xml:space="preserve"> outcomes</w:t>
      </w:r>
    </w:p>
    <w:p w:rsidR="00DB34EC" w:rsidP="00984273" w:rsidRDefault="00DB34EC" w14:paraId="7423EDA5" w14:textId="329FA790">
      <w:pPr>
        <w:spacing w:line="276" w:lineRule="auto"/>
        <w:ind w:left="0" w:firstLine="0"/>
        <w:rPr>
          <w:iCs/>
        </w:rPr>
      </w:pPr>
      <w:r>
        <w:rPr>
          <w:iCs/>
          <w:noProof/>
          <w:lang w:val="en-US"/>
        </w:rPr>
        <w:drawing>
          <wp:inline distT="0" distB="0" distL="0" distR="0" wp14:anchorId="36C00CEA" wp14:editId="689BFFBB">
            <wp:extent cx="5807798" cy="496146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gitty-model (6).jpg"/>
                    <pic:cNvPicPr/>
                  </pic:nvPicPr>
                  <pic:blipFill rotWithShape="1">
                    <a:blip r:embed="rId24">
                      <a:extLst>
                        <a:ext uri="{28A0092B-C50C-407E-A947-70E740481C1C}">
                          <a14:useLocalDpi xmlns:a14="http://schemas.microsoft.com/office/drawing/2010/main" val="0"/>
                        </a:ext>
                      </a:extLst>
                    </a:blip>
                    <a:srcRect l="1422" t="1293" r="13833"/>
                    <a:stretch/>
                  </pic:blipFill>
                  <pic:spPr bwMode="auto">
                    <a:xfrm>
                      <a:off x="0" y="0"/>
                      <a:ext cx="5812804" cy="4965744"/>
                    </a:xfrm>
                    <a:prstGeom prst="rect">
                      <a:avLst/>
                    </a:prstGeom>
                    <a:ln>
                      <a:noFill/>
                    </a:ln>
                    <a:extLst>
                      <a:ext uri="{53640926-AAD7-44D8-BBD7-CCE9431645EC}">
                        <a14:shadowObscured xmlns:a14="http://schemas.microsoft.com/office/drawing/2010/main"/>
                      </a:ext>
                    </a:extLst>
                  </pic:spPr>
                </pic:pic>
              </a:graphicData>
            </a:graphic>
          </wp:inline>
        </w:drawing>
      </w:r>
    </w:p>
    <w:p w:rsidRPr="00F31929" w:rsidR="00DB34EC" w:rsidP="00984273" w:rsidRDefault="00DB34EC" w14:paraId="1DDD732F" w14:textId="77777777">
      <w:pPr>
        <w:spacing w:line="276" w:lineRule="auto"/>
        <w:ind w:left="0" w:firstLine="0"/>
        <w:rPr>
          <w:b/>
          <w:iCs/>
        </w:rPr>
      </w:pPr>
      <w:r w:rsidRPr="00F31929">
        <w:rPr>
          <w:b/>
          <w:iCs/>
        </w:rPr>
        <w:t>Abbreviations:</w:t>
      </w:r>
    </w:p>
    <w:p w:rsidR="00DB34EC" w:rsidP="00984273" w:rsidRDefault="00DB34EC" w14:paraId="53988AA5" w14:textId="0AA2998F">
      <w:pPr>
        <w:spacing w:line="276" w:lineRule="auto"/>
        <w:ind w:left="0" w:firstLine="0"/>
        <w:rPr>
          <w:iCs/>
        </w:rPr>
      </w:pPr>
      <w:r w:rsidRPr="00F31929">
        <w:rPr>
          <w:iCs/>
        </w:rPr>
        <w:t>BMI=body mass index; LMP=Last menstrual period.</w:t>
      </w:r>
    </w:p>
    <w:p w:rsidR="008A7D1E" w:rsidP="00984273" w:rsidRDefault="008A7D1E" w14:paraId="31EC115C" w14:textId="396C5A72">
      <w:pPr>
        <w:spacing w:line="276" w:lineRule="auto"/>
        <w:rPr>
          <w:iCs/>
        </w:rPr>
      </w:pPr>
      <w:r>
        <w:rPr>
          <w:iCs/>
        </w:rPr>
        <w:br w:type="page"/>
      </w:r>
    </w:p>
    <w:p w:rsidR="008A7D1E" w:rsidP="00984273" w:rsidRDefault="008A7D1E" w14:paraId="6355D640" w14:textId="30785D10">
      <w:pPr>
        <w:spacing w:line="276" w:lineRule="auto"/>
        <w:ind w:left="0" w:firstLine="0"/>
        <w:rPr>
          <w:b/>
          <w:iCs/>
        </w:rPr>
      </w:pPr>
      <w:r w:rsidRPr="00F31929">
        <w:rPr>
          <w:b/>
          <w:iCs/>
        </w:rPr>
        <w:lastRenderedPageBreak/>
        <w:t xml:space="preserve">Appendix </w:t>
      </w:r>
      <w:r w:rsidR="0028700E">
        <w:rPr>
          <w:b/>
          <w:iCs/>
        </w:rPr>
        <w:t>6</w:t>
      </w:r>
      <w:r w:rsidRPr="00F31929">
        <w:rPr>
          <w:b/>
          <w:iCs/>
        </w:rPr>
        <w:t xml:space="preserve">: </w:t>
      </w:r>
      <w:r>
        <w:rPr>
          <w:b/>
          <w:iCs/>
        </w:rPr>
        <w:t xml:space="preserve">Simplified </w:t>
      </w:r>
      <w:r w:rsidRPr="00F31929">
        <w:rPr>
          <w:b/>
          <w:iCs/>
        </w:rPr>
        <w:t xml:space="preserve">directed acyclic graph for the </w:t>
      </w:r>
      <w:r>
        <w:rPr>
          <w:b/>
          <w:iCs/>
        </w:rPr>
        <w:t>time-varying analysis</w:t>
      </w:r>
    </w:p>
    <w:p w:rsidR="008B6FB7" w:rsidP="00984273" w:rsidRDefault="008B6FB7" w14:paraId="5E9B16B8" w14:textId="747C9DEE">
      <w:pPr>
        <w:spacing w:line="276" w:lineRule="auto"/>
        <w:ind w:left="0" w:firstLine="0"/>
        <w:rPr>
          <w:b/>
          <w:iCs/>
        </w:rPr>
      </w:pPr>
      <w:r>
        <w:rPr>
          <w:b/>
          <w:iCs/>
          <w:noProof/>
          <w:lang w:val="en-US"/>
        </w:rPr>
        <w:drawing>
          <wp:inline distT="0" distB="0" distL="0" distR="0" wp14:anchorId="6BC3B2E9" wp14:editId="3A9C5622">
            <wp:extent cx="5494825" cy="2819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imevaryingt_DAG.jpg"/>
                    <pic:cNvPicPr/>
                  </pic:nvPicPr>
                  <pic:blipFill rotWithShape="1">
                    <a:blip r:embed="rId25" cstate="print">
                      <a:extLst>
                        <a:ext uri="{28A0092B-C50C-407E-A947-70E740481C1C}">
                          <a14:useLocalDpi xmlns:a14="http://schemas.microsoft.com/office/drawing/2010/main" val="0"/>
                        </a:ext>
                      </a:extLst>
                    </a:blip>
                    <a:srcRect l="2290" r="1824" b="34399"/>
                    <a:stretch/>
                  </pic:blipFill>
                  <pic:spPr bwMode="auto">
                    <a:xfrm>
                      <a:off x="0" y="0"/>
                      <a:ext cx="5495671" cy="2820154"/>
                    </a:xfrm>
                    <a:prstGeom prst="rect">
                      <a:avLst/>
                    </a:prstGeom>
                    <a:ln>
                      <a:noFill/>
                    </a:ln>
                    <a:extLst>
                      <a:ext uri="{53640926-AAD7-44D8-BBD7-CCE9431645EC}">
                        <a14:shadowObscured xmlns:a14="http://schemas.microsoft.com/office/drawing/2010/main"/>
                      </a:ext>
                    </a:extLst>
                  </pic:spPr>
                </pic:pic>
              </a:graphicData>
            </a:graphic>
          </wp:inline>
        </w:drawing>
      </w:r>
    </w:p>
    <w:p w:rsidR="008B6FB7" w:rsidP="00984273" w:rsidRDefault="008B6FB7" w14:paraId="06BF809B" w14:textId="77777777">
      <w:pPr>
        <w:spacing w:line="276" w:lineRule="auto"/>
        <w:ind w:left="0" w:firstLine="0"/>
        <w:rPr>
          <w:iCs/>
          <w:sz w:val="20"/>
        </w:rPr>
      </w:pPr>
      <w:r w:rsidRPr="008B6FB7">
        <w:rPr>
          <w:iCs/>
          <w:sz w:val="20"/>
        </w:rPr>
        <w:t xml:space="preserve">Z indicates time-fixed, baseline factors. TVC indicates time-varying confounders at the time &lt; LMP (time 0), first trimester (T1), and second trimester (T2). </w:t>
      </w:r>
      <w:r>
        <w:rPr>
          <w:iCs/>
          <w:sz w:val="20"/>
        </w:rPr>
        <w:t xml:space="preserve">Y indicates the pregnancy outcomes. </w:t>
      </w:r>
    </w:p>
    <w:p w:rsidR="00966653" w:rsidP="00984273" w:rsidRDefault="008B6FB7" w14:paraId="7C020760" w14:textId="137D484A">
      <w:pPr>
        <w:spacing w:line="276" w:lineRule="auto"/>
        <w:ind w:left="0" w:firstLine="0"/>
        <w:rPr>
          <w:iCs/>
          <w:sz w:val="20"/>
        </w:rPr>
      </w:pPr>
      <w:r w:rsidRPr="008B6FB7">
        <w:rPr>
          <w:iCs/>
          <w:sz w:val="20"/>
        </w:rPr>
        <w:t xml:space="preserve">The variables </w:t>
      </w:r>
      <w:proofErr w:type="spellStart"/>
      <w:r w:rsidRPr="008B6FB7">
        <w:rPr>
          <w:iCs/>
          <w:sz w:val="20"/>
        </w:rPr>
        <w:t>triptan</w:t>
      </w:r>
      <w:proofErr w:type="spellEnd"/>
      <w:r w:rsidRPr="008B6FB7">
        <w:rPr>
          <w:iCs/>
          <w:sz w:val="20"/>
        </w:rPr>
        <w:t xml:space="preserve"> 1-3 indicates </w:t>
      </w:r>
      <w:proofErr w:type="spellStart"/>
      <w:r w:rsidRPr="008B6FB7">
        <w:rPr>
          <w:iCs/>
          <w:sz w:val="20"/>
        </w:rPr>
        <w:t>triptan</w:t>
      </w:r>
      <w:proofErr w:type="spellEnd"/>
      <w:r w:rsidRPr="008B6FB7">
        <w:rPr>
          <w:iCs/>
          <w:sz w:val="20"/>
        </w:rPr>
        <w:t xml:space="preserve"> exposure status at each trimester. There is no baseline </w:t>
      </w:r>
      <w:proofErr w:type="spellStart"/>
      <w:r w:rsidRPr="008B6FB7">
        <w:rPr>
          <w:iCs/>
          <w:sz w:val="20"/>
        </w:rPr>
        <w:t>triptan</w:t>
      </w:r>
      <w:proofErr w:type="spellEnd"/>
      <w:r w:rsidRPr="008B6FB7">
        <w:rPr>
          <w:iCs/>
          <w:sz w:val="20"/>
        </w:rPr>
        <w:t xml:space="preserve"> exposure before pregnancy because the comparison groups – by design – account for that baseline exposure. </w:t>
      </w:r>
    </w:p>
    <w:p w:rsidR="00AF31CD" w:rsidP="002F3951" w:rsidRDefault="00AF31CD" w14:paraId="7D125B6B" w14:textId="77777777">
      <w:pPr>
        <w:ind w:left="0" w:firstLine="0"/>
        <w:rPr>
          <w:b/>
          <w:iCs/>
        </w:rPr>
      </w:pPr>
    </w:p>
    <w:p w:rsidR="002F3951" w:rsidP="002F3951" w:rsidRDefault="002F3951" w14:paraId="273B9C73" w14:textId="77777777">
      <w:pPr>
        <w:spacing w:line="276" w:lineRule="auto"/>
        <w:ind w:left="0" w:firstLine="0"/>
        <w:rPr>
          <w:b/>
          <w:iCs/>
        </w:rPr>
      </w:pPr>
    </w:p>
    <w:p w:rsidR="002F3951" w:rsidP="002F3951" w:rsidRDefault="002F3951" w14:paraId="2C514771" w14:textId="77777777">
      <w:pPr>
        <w:spacing w:line="276" w:lineRule="auto"/>
        <w:ind w:left="0" w:firstLine="0"/>
        <w:rPr>
          <w:b/>
          <w:iCs/>
        </w:rPr>
      </w:pPr>
    </w:p>
    <w:p w:rsidR="002F3951" w:rsidP="002F3951" w:rsidRDefault="002F3951" w14:paraId="4D3943CC" w14:textId="77777777">
      <w:pPr>
        <w:spacing w:line="276" w:lineRule="auto"/>
        <w:ind w:left="0" w:firstLine="0"/>
        <w:rPr>
          <w:b/>
          <w:iCs/>
        </w:rPr>
      </w:pPr>
    </w:p>
    <w:p w:rsidR="002F3951" w:rsidP="002F3951" w:rsidRDefault="002F3951" w14:paraId="298CAC2C" w14:textId="77777777">
      <w:pPr>
        <w:spacing w:line="276" w:lineRule="auto"/>
        <w:ind w:left="0" w:firstLine="0"/>
        <w:rPr>
          <w:b/>
          <w:iCs/>
        </w:rPr>
      </w:pPr>
    </w:p>
    <w:p w:rsidR="002F3951" w:rsidP="002F3951" w:rsidRDefault="002F3951" w14:paraId="7B4E213B" w14:textId="77777777">
      <w:pPr>
        <w:spacing w:line="276" w:lineRule="auto"/>
        <w:ind w:left="0" w:firstLine="0"/>
        <w:rPr>
          <w:b/>
          <w:iCs/>
        </w:rPr>
      </w:pPr>
    </w:p>
    <w:p w:rsidR="002F3951" w:rsidP="002F3951" w:rsidRDefault="002F3951" w14:paraId="3BB855EE" w14:textId="77777777">
      <w:pPr>
        <w:spacing w:line="276" w:lineRule="auto"/>
        <w:ind w:left="0" w:firstLine="0"/>
        <w:rPr>
          <w:b/>
          <w:iCs/>
        </w:rPr>
      </w:pPr>
    </w:p>
    <w:p w:rsidR="002F3951" w:rsidP="002F3951" w:rsidRDefault="002F3951" w14:paraId="21D4B0DD" w14:textId="77777777">
      <w:pPr>
        <w:spacing w:line="276" w:lineRule="auto"/>
        <w:ind w:left="0" w:firstLine="0"/>
        <w:rPr>
          <w:b/>
          <w:iCs/>
        </w:rPr>
      </w:pPr>
    </w:p>
    <w:p w:rsidR="002F3951" w:rsidP="002F3951" w:rsidRDefault="002F3951" w14:paraId="7C3FD9C8" w14:textId="77777777">
      <w:pPr>
        <w:spacing w:line="276" w:lineRule="auto"/>
        <w:ind w:left="0" w:firstLine="0"/>
        <w:rPr>
          <w:b/>
          <w:iCs/>
        </w:rPr>
      </w:pPr>
    </w:p>
    <w:p w:rsidR="002F3951" w:rsidP="002F3951" w:rsidRDefault="002F3951" w14:paraId="5CFD1DB9" w14:textId="77777777">
      <w:pPr>
        <w:spacing w:line="276" w:lineRule="auto"/>
        <w:ind w:left="0" w:firstLine="0"/>
        <w:rPr>
          <w:b/>
          <w:iCs/>
        </w:rPr>
      </w:pPr>
    </w:p>
    <w:p w:rsidR="002F3951" w:rsidP="002F3951" w:rsidRDefault="002F3951" w14:paraId="080F7BDB" w14:textId="77777777">
      <w:pPr>
        <w:spacing w:line="276" w:lineRule="auto"/>
        <w:ind w:left="0" w:firstLine="0"/>
        <w:rPr>
          <w:b/>
          <w:iCs/>
        </w:rPr>
      </w:pPr>
    </w:p>
    <w:p w:rsidR="002F3951" w:rsidP="002F3951" w:rsidRDefault="002F3951" w14:paraId="277A1215" w14:textId="77777777">
      <w:pPr>
        <w:spacing w:line="276" w:lineRule="auto"/>
        <w:ind w:left="0" w:firstLine="0"/>
        <w:rPr>
          <w:b/>
          <w:iCs/>
        </w:rPr>
      </w:pPr>
    </w:p>
    <w:p w:rsidR="002F3951" w:rsidP="002F3951" w:rsidRDefault="002F3951" w14:paraId="492598E0" w14:textId="77777777">
      <w:pPr>
        <w:spacing w:line="276" w:lineRule="auto"/>
        <w:ind w:left="0" w:firstLine="0"/>
        <w:rPr>
          <w:b/>
          <w:iCs/>
        </w:rPr>
      </w:pPr>
    </w:p>
    <w:p w:rsidR="002F3951" w:rsidP="002F3951" w:rsidRDefault="002F3951" w14:paraId="5666F71C" w14:textId="77777777">
      <w:pPr>
        <w:spacing w:line="276" w:lineRule="auto"/>
        <w:ind w:left="0" w:firstLine="0"/>
        <w:rPr>
          <w:b/>
          <w:iCs/>
        </w:rPr>
      </w:pPr>
    </w:p>
    <w:p w:rsidR="002F3951" w:rsidP="002F3951" w:rsidRDefault="002F3951" w14:paraId="2EDB2FE9" w14:textId="77777777">
      <w:pPr>
        <w:spacing w:line="276" w:lineRule="auto"/>
        <w:ind w:left="0" w:firstLine="0"/>
        <w:rPr>
          <w:b/>
          <w:iCs/>
        </w:rPr>
      </w:pPr>
    </w:p>
    <w:p w:rsidR="002F3951" w:rsidP="002F3951" w:rsidRDefault="002F3951" w14:paraId="7B816808" w14:textId="77777777">
      <w:pPr>
        <w:spacing w:line="276" w:lineRule="auto"/>
        <w:ind w:left="0" w:firstLine="0"/>
        <w:rPr>
          <w:b/>
          <w:iCs/>
        </w:rPr>
      </w:pPr>
    </w:p>
    <w:p w:rsidR="002F3951" w:rsidP="002F3951" w:rsidRDefault="002F3951" w14:paraId="59CC34C1" w14:textId="77777777">
      <w:pPr>
        <w:spacing w:line="276" w:lineRule="auto"/>
        <w:ind w:left="0" w:firstLine="0"/>
        <w:rPr>
          <w:b/>
          <w:iCs/>
        </w:rPr>
      </w:pPr>
    </w:p>
    <w:p w:rsidR="00D3040B" w:rsidP="0028700E" w:rsidRDefault="00D3040B" w14:paraId="20F2EF61" w14:textId="77777777">
      <w:pPr>
        <w:ind w:left="0" w:firstLine="0"/>
        <w:rPr>
          <w:b/>
          <w:iCs/>
        </w:rPr>
        <w:sectPr w:rsidR="00D3040B" w:rsidSect="002A25CB">
          <w:pgSz w:w="11906" w:h="16838" w:orient="portrait" w:code="9"/>
          <w:pgMar w:top="1440" w:right="1440" w:bottom="1440" w:left="1440" w:header="706" w:footer="706" w:gutter="0"/>
          <w:cols w:space="708"/>
          <w:docGrid w:linePitch="360"/>
        </w:sectPr>
      </w:pPr>
    </w:p>
    <w:p w:rsidR="00D3040B" w:rsidP="00D3040B" w:rsidRDefault="0028700E" w14:paraId="2EF4CEAA" w14:textId="7BCF085B">
      <w:pPr>
        <w:ind w:left="0" w:firstLine="0"/>
        <w:jc w:val="left"/>
        <w:rPr>
          <w:iCs/>
        </w:rPr>
      </w:pPr>
      <w:r>
        <w:rPr>
          <w:b/>
          <w:iCs/>
        </w:rPr>
        <w:lastRenderedPageBreak/>
        <w:t xml:space="preserve">Appendix 7: </w:t>
      </w:r>
      <w:r w:rsidRPr="00D3040B" w:rsidR="00D3040B">
        <w:rPr>
          <w:iCs/>
        </w:rPr>
        <w:t xml:space="preserve">Availability </w:t>
      </w:r>
      <w:r w:rsidR="00D3040B">
        <w:rPr>
          <w:iCs/>
        </w:rPr>
        <w:t>o</w:t>
      </w:r>
      <w:r w:rsidRPr="0028700E">
        <w:rPr>
          <w:iCs/>
        </w:rPr>
        <w:t>f the confounders in each data source</w:t>
      </w:r>
      <w:r w:rsidR="00042FB9">
        <w:rPr>
          <w:iCs/>
        </w:rPr>
        <w:t xml:space="preserve"> (panel </w:t>
      </w:r>
      <w:r w:rsidR="006F7151">
        <w:rPr>
          <w:iCs/>
        </w:rPr>
        <w:t>A</w:t>
      </w:r>
      <w:r w:rsidR="00042FB9">
        <w:rPr>
          <w:iCs/>
        </w:rPr>
        <w:t xml:space="preserve">) and </w:t>
      </w:r>
      <w:r w:rsidR="006F7151">
        <w:rPr>
          <w:iCs/>
        </w:rPr>
        <w:t>definitions (panels B-E)</w:t>
      </w:r>
    </w:p>
    <w:p w:rsidRPr="00042FB9" w:rsidR="00042FB9" w:rsidP="00D3040B" w:rsidRDefault="00042FB9" w14:paraId="1D851821" w14:textId="17F87165">
      <w:pPr>
        <w:ind w:left="0" w:firstLine="0"/>
        <w:jc w:val="left"/>
        <w:rPr>
          <w:b/>
          <w:iCs/>
        </w:rPr>
      </w:pPr>
      <w:commentRangeStart w:id="29"/>
      <w:r w:rsidRPr="00042FB9">
        <w:rPr>
          <w:b/>
          <w:iCs/>
        </w:rPr>
        <w:t>A)</w:t>
      </w:r>
      <w:r w:rsidRPr="00042FB9">
        <w:t xml:space="preserve"> </w:t>
      </w:r>
      <w:r w:rsidRPr="00042FB9">
        <w:rPr>
          <w:b/>
          <w:iCs/>
        </w:rPr>
        <w:t>Availability of the confounders in each data source</w:t>
      </w:r>
      <w:commentRangeEnd w:id="29"/>
      <w:r w:rsidR="001D685A">
        <w:rPr>
          <w:rStyle w:val="CommentReference"/>
        </w:rPr>
        <w:commentReference w:id="29"/>
      </w:r>
    </w:p>
    <w:tbl>
      <w:tblPr>
        <w:tblStyle w:val="TableGrid"/>
        <w:tblW w:w="14611" w:type="dxa"/>
        <w:tblLook w:val="04A0" w:firstRow="1" w:lastRow="0" w:firstColumn="1" w:lastColumn="0" w:noHBand="0" w:noVBand="1"/>
      </w:tblPr>
      <w:tblGrid>
        <w:gridCol w:w="1212"/>
        <w:gridCol w:w="1226"/>
        <w:gridCol w:w="1216"/>
        <w:gridCol w:w="803"/>
        <w:gridCol w:w="1073"/>
        <w:gridCol w:w="1712"/>
        <w:gridCol w:w="1500"/>
        <w:gridCol w:w="2485"/>
        <w:gridCol w:w="1904"/>
        <w:gridCol w:w="1480"/>
      </w:tblGrid>
      <w:tr w:rsidRPr="002A25CB" w:rsidR="00042FB9" w:rsidTr="00534B43" w14:paraId="347DFAC2" w14:textId="73CC31F2">
        <w:trPr>
          <w:trHeight w:val="1071"/>
        </w:trPr>
        <w:tc>
          <w:tcPr>
            <w:tcW w:w="1212" w:type="dxa"/>
          </w:tcPr>
          <w:p w:rsidRPr="002A25CB" w:rsidR="00042FB9" w:rsidP="005366E9" w:rsidRDefault="00042FB9" w14:paraId="426B3B08" w14:textId="2890A67F">
            <w:pPr>
              <w:ind w:left="0" w:firstLine="0"/>
              <w:jc w:val="left"/>
              <w:rPr>
                <w:iCs/>
              </w:rPr>
            </w:pPr>
            <w:r w:rsidRPr="002A25CB">
              <w:rPr>
                <w:b/>
                <w:bCs/>
              </w:rPr>
              <w:t>Data source</w:t>
            </w:r>
          </w:p>
        </w:tc>
        <w:tc>
          <w:tcPr>
            <w:tcW w:w="1226" w:type="dxa"/>
          </w:tcPr>
          <w:p w:rsidRPr="002A25CB" w:rsidR="00042FB9" w:rsidP="002A25CB" w:rsidRDefault="00042FB9" w14:paraId="26C481AB" w14:textId="7BBD3F80">
            <w:pPr>
              <w:ind w:left="0" w:firstLine="0"/>
              <w:jc w:val="left"/>
              <w:rPr>
                <w:iCs/>
              </w:rPr>
            </w:pPr>
            <w:r w:rsidRPr="002A25CB">
              <w:rPr>
                <w:b/>
                <w:bCs/>
                <w:lang w:val="en-US"/>
              </w:rPr>
              <w:t>Maternal age</w:t>
            </w:r>
            <w:r>
              <w:rPr>
                <w:b/>
                <w:bCs/>
                <w:lang w:val="en-US"/>
              </w:rPr>
              <w:t xml:space="preserve"> at pregnancy start</w:t>
            </w:r>
          </w:p>
        </w:tc>
        <w:tc>
          <w:tcPr>
            <w:tcW w:w="1216" w:type="dxa"/>
          </w:tcPr>
          <w:p w:rsidRPr="002A25CB" w:rsidR="00042FB9" w:rsidP="005366E9" w:rsidRDefault="00042FB9" w14:paraId="5BAF35D7" w14:textId="61AC0444">
            <w:pPr>
              <w:ind w:left="0" w:firstLine="0"/>
              <w:jc w:val="left"/>
              <w:rPr>
                <w:iCs/>
              </w:rPr>
            </w:pPr>
            <w:r w:rsidRPr="002A25CB">
              <w:rPr>
                <w:b/>
                <w:bCs/>
                <w:lang w:val="en-US"/>
              </w:rPr>
              <w:t>Parity</w:t>
            </w:r>
            <w:r>
              <w:rPr>
                <w:b/>
                <w:bCs/>
                <w:lang w:val="en-US"/>
              </w:rPr>
              <w:t xml:space="preserve"> at pregnancy start</w:t>
            </w:r>
          </w:p>
        </w:tc>
        <w:tc>
          <w:tcPr>
            <w:tcW w:w="803" w:type="dxa"/>
          </w:tcPr>
          <w:p w:rsidRPr="002A25CB" w:rsidR="00042FB9" w:rsidP="005366E9" w:rsidRDefault="00042FB9" w14:paraId="6BB16633" w14:textId="6F147A41">
            <w:pPr>
              <w:ind w:left="0" w:firstLine="0"/>
              <w:jc w:val="left"/>
              <w:rPr>
                <w:iCs/>
              </w:rPr>
            </w:pPr>
            <w:r w:rsidRPr="002A25CB">
              <w:rPr>
                <w:b/>
                <w:bCs/>
                <w:lang w:val="en-US"/>
              </w:rPr>
              <w:t>Year of birth</w:t>
            </w:r>
          </w:p>
        </w:tc>
        <w:tc>
          <w:tcPr>
            <w:tcW w:w="1073" w:type="dxa"/>
          </w:tcPr>
          <w:p w:rsidRPr="002A25CB" w:rsidR="00042FB9" w:rsidP="002A25CB" w:rsidRDefault="00042FB9" w14:paraId="0FAA9E5A" w14:textId="0A83EF0E">
            <w:pPr>
              <w:ind w:left="0" w:firstLine="0"/>
              <w:jc w:val="left"/>
              <w:rPr>
                <w:iCs/>
              </w:rPr>
            </w:pPr>
            <w:r w:rsidRPr="002A25CB">
              <w:rPr>
                <w:b/>
                <w:bCs/>
                <w:lang w:val="en-US"/>
              </w:rPr>
              <w:t>Folic acid before / during trimester</w:t>
            </w:r>
            <w:r w:rsidRPr="002A25CB">
              <w:rPr>
                <w:iCs/>
              </w:rPr>
              <w:t xml:space="preserve"> </w:t>
            </w:r>
          </w:p>
        </w:tc>
        <w:tc>
          <w:tcPr>
            <w:tcW w:w="1712" w:type="dxa"/>
          </w:tcPr>
          <w:p w:rsidRPr="002A25CB" w:rsidR="00042FB9" w:rsidP="005366E9" w:rsidRDefault="00042FB9" w14:paraId="29F6A0E4" w14:textId="7E86208D">
            <w:pPr>
              <w:ind w:left="0" w:right="-478" w:firstLine="0"/>
              <w:jc w:val="left"/>
              <w:rPr>
                <w:b/>
                <w:bCs/>
                <w:lang w:val="en-US"/>
              </w:rPr>
            </w:pPr>
            <w:r w:rsidRPr="002A25CB">
              <w:rPr>
                <w:b/>
                <w:bCs/>
                <w:lang w:val="en-US"/>
              </w:rPr>
              <w:t xml:space="preserve">Smoking </w:t>
            </w:r>
            <w:r>
              <w:rPr>
                <w:b/>
                <w:bCs/>
                <w:lang w:val="en-US"/>
              </w:rPr>
              <w:t>before</w:t>
            </w:r>
            <w:r w:rsidRPr="002A25CB">
              <w:rPr>
                <w:b/>
                <w:bCs/>
                <w:lang w:val="en-US"/>
              </w:rPr>
              <w:t xml:space="preserve"> </w:t>
            </w:r>
            <w:r>
              <w:rPr>
                <w:b/>
                <w:bCs/>
                <w:lang w:val="en-US"/>
              </w:rPr>
              <w:t xml:space="preserve">/ during </w:t>
            </w:r>
          </w:p>
          <w:p w:rsidRPr="002A25CB" w:rsidR="00042FB9" w:rsidP="005366E9" w:rsidRDefault="00042FB9" w14:paraId="1F89A4DC" w14:textId="758702CC">
            <w:pPr>
              <w:ind w:left="0" w:firstLine="0"/>
              <w:jc w:val="left"/>
              <w:rPr>
                <w:iCs/>
              </w:rPr>
            </w:pPr>
            <w:r w:rsidRPr="002A25CB">
              <w:rPr>
                <w:b/>
                <w:bCs/>
                <w:lang w:val="en-US"/>
              </w:rPr>
              <w:t>pregnancy</w:t>
            </w:r>
          </w:p>
        </w:tc>
        <w:tc>
          <w:tcPr>
            <w:tcW w:w="1500" w:type="dxa"/>
          </w:tcPr>
          <w:p w:rsidRPr="002A25CB" w:rsidR="00042FB9" w:rsidP="00042FB9" w:rsidRDefault="00042FB9" w14:paraId="7E864E4E" w14:textId="10687021">
            <w:pPr>
              <w:ind w:left="0" w:firstLine="0"/>
              <w:jc w:val="left"/>
              <w:rPr>
                <w:iCs/>
              </w:rPr>
            </w:pPr>
            <w:r>
              <w:rPr>
                <w:b/>
                <w:bCs/>
                <w:lang w:val="en-US"/>
              </w:rPr>
              <w:t>C</w:t>
            </w:r>
            <w:r w:rsidRPr="002A25CB">
              <w:rPr>
                <w:b/>
                <w:bCs/>
                <w:lang w:val="en-US"/>
              </w:rPr>
              <w:t>omorbidities</w:t>
            </w:r>
          </w:p>
        </w:tc>
        <w:tc>
          <w:tcPr>
            <w:tcW w:w="2485" w:type="dxa"/>
          </w:tcPr>
          <w:p w:rsidR="00042FB9" w:rsidP="005366E9" w:rsidRDefault="00042FB9" w14:paraId="559B49AD" w14:textId="77777777">
            <w:pPr>
              <w:ind w:left="0" w:firstLine="0"/>
              <w:jc w:val="left"/>
              <w:rPr>
                <w:b/>
                <w:bCs/>
                <w:lang w:val="en-US"/>
              </w:rPr>
            </w:pPr>
            <w:r>
              <w:rPr>
                <w:b/>
                <w:bCs/>
                <w:lang w:val="en-US"/>
              </w:rPr>
              <w:t>E</w:t>
            </w:r>
            <w:r w:rsidRPr="002A25CB">
              <w:rPr>
                <w:b/>
                <w:bCs/>
                <w:lang w:val="en-US"/>
              </w:rPr>
              <w:t>mployment/education/</w:t>
            </w:r>
          </w:p>
          <w:p w:rsidRPr="002A25CB" w:rsidR="00042FB9" w:rsidP="005366E9" w:rsidRDefault="00042FB9" w14:paraId="017703FF" w14:textId="12EAD287">
            <w:pPr>
              <w:ind w:left="0" w:firstLine="0"/>
              <w:jc w:val="left"/>
              <w:rPr>
                <w:iCs/>
              </w:rPr>
            </w:pPr>
            <w:r w:rsidRPr="002A25CB">
              <w:rPr>
                <w:b/>
                <w:bCs/>
                <w:lang w:val="en-US"/>
              </w:rPr>
              <w:t>social economic status</w:t>
            </w:r>
          </w:p>
        </w:tc>
        <w:tc>
          <w:tcPr>
            <w:tcW w:w="1904" w:type="dxa"/>
          </w:tcPr>
          <w:p w:rsidRPr="002A25CB" w:rsidR="00042FB9" w:rsidP="005366E9" w:rsidRDefault="00042FB9" w14:paraId="4DE0F247" w14:textId="0547B011">
            <w:pPr>
              <w:ind w:left="0" w:firstLine="0"/>
              <w:jc w:val="left"/>
              <w:rPr>
                <w:iCs/>
              </w:rPr>
            </w:pPr>
            <w:r w:rsidRPr="002A25CB">
              <w:rPr>
                <w:rFonts w:hint="eastAsia"/>
                <w:b/>
                <w:bCs/>
                <w:lang w:val="en-US"/>
              </w:rPr>
              <w:t>Obesity or BMI</w:t>
            </w:r>
            <w:r w:rsidRPr="002A25CB">
              <w:rPr>
                <w:rFonts w:hint="eastAsia"/>
                <w:b/>
                <w:bCs/>
                <w:lang w:val="en-US"/>
              </w:rPr>
              <w:t>≥</w:t>
            </w:r>
            <w:r w:rsidRPr="002A25CB">
              <w:rPr>
                <w:rFonts w:hint="eastAsia"/>
                <w:b/>
                <w:bCs/>
                <w:lang w:val="en-US"/>
              </w:rPr>
              <w:t>30</w:t>
            </w:r>
          </w:p>
        </w:tc>
        <w:tc>
          <w:tcPr>
            <w:tcW w:w="1480" w:type="dxa"/>
          </w:tcPr>
          <w:p w:rsidRPr="002A25CB" w:rsidR="00042FB9" w:rsidP="005366E9" w:rsidRDefault="00042FB9" w14:paraId="7BA5032D" w14:textId="13DB30B4">
            <w:pPr>
              <w:ind w:left="0" w:firstLine="0"/>
              <w:jc w:val="left"/>
              <w:rPr>
                <w:b/>
                <w:bCs/>
                <w:lang w:val="en-US"/>
              </w:rPr>
            </w:pPr>
            <w:proofErr w:type="spellStart"/>
            <w:r>
              <w:rPr>
                <w:b/>
                <w:bCs/>
                <w:lang w:val="en-US"/>
              </w:rPr>
              <w:t>Comedication</w:t>
            </w:r>
            <w:proofErr w:type="spellEnd"/>
          </w:p>
        </w:tc>
      </w:tr>
      <w:tr w:rsidRPr="002A25CB" w:rsidR="00042FB9" w:rsidTr="00534B43" w14:paraId="48B5A495" w14:textId="0477D5B4">
        <w:trPr>
          <w:trHeight w:val="271"/>
        </w:trPr>
        <w:tc>
          <w:tcPr>
            <w:tcW w:w="1212" w:type="dxa"/>
          </w:tcPr>
          <w:p w:rsidRPr="002A25CB" w:rsidR="00042FB9" w:rsidP="002A25CB" w:rsidRDefault="00042FB9" w14:paraId="6009AD3B" w14:textId="5F7D4DDF">
            <w:pPr>
              <w:ind w:left="0" w:firstLine="0"/>
              <w:jc w:val="left"/>
              <w:rPr>
                <w:iCs/>
              </w:rPr>
            </w:pPr>
            <w:r w:rsidRPr="002A25CB">
              <w:t>Finland</w:t>
            </w:r>
          </w:p>
        </w:tc>
        <w:tc>
          <w:tcPr>
            <w:tcW w:w="1226" w:type="dxa"/>
          </w:tcPr>
          <w:p w:rsidRPr="002A25CB" w:rsidR="00042FB9" w:rsidP="002A25CB" w:rsidRDefault="00042FB9" w14:paraId="6E479895" w14:textId="46AF215D">
            <w:pPr>
              <w:ind w:left="0" w:firstLine="0"/>
              <w:jc w:val="left"/>
              <w:rPr>
                <w:iCs/>
              </w:rPr>
            </w:pPr>
            <w:r>
              <w:rPr>
                <w:iCs/>
              </w:rPr>
              <w:t>Y</w:t>
            </w:r>
          </w:p>
        </w:tc>
        <w:tc>
          <w:tcPr>
            <w:tcW w:w="1216" w:type="dxa"/>
          </w:tcPr>
          <w:p w:rsidRPr="002A25CB" w:rsidR="00042FB9" w:rsidP="002A25CB" w:rsidRDefault="00042FB9" w14:paraId="4BB57866" w14:textId="43220E1D">
            <w:pPr>
              <w:ind w:left="0" w:firstLine="0"/>
              <w:jc w:val="left"/>
              <w:rPr>
                <w:iCs/>
              </w:rPr>
            </w:pPr>
            <w:r w:rsidRPr="00261058">
              <w:rPr>
                <w:iCs/>
              </w:rPr>
              <w:t>Y</w:t>
            </w:r>
          </w:p>
        </w:tc>
        <w:tc>
          <w:tcPr>
            <w:tcW w:w="803" w:type="dxa"/>
          </w:tcPr>
          <w:p w:rsidRPr="002A25CB" w:rsidR="00042FB9" w:rsidP="002A25CB" w:rsidRDefault="00042FB9" w14:paraId="0BD8CD08" w14:textId="0C844C46">
            <w:pPr>
              <w:ind w:left="0" w:firstLine="0"/>
              <w:jc w:val="left"/>
              <w:rPr>
                <w:iCs/>
              </w:rPr>
            </w:pPr>
            <w:r w:rsidRPr="00261058">
              <w:rPr>
                <w:iCs/>
              </w:rPr>
              <w:t>Y</w:t>
            </w:r>
          </w:p>
        </w:tc>
        <w:tc>
          <w:tcPr>
            <w:tcW w:w="1073" w:type="dxa"/>
          </w:tcPr>
          <w:p w:rsidRPr="002A25CB" w:rsidR="00042FB9" w:rsidP="002A25CB" w:rsidRDefault="000A5A92" w14:paraId="173E5592" w14:textId="4CF7C571">
            <w:pPr>
              <w:ind w:left="0" w:firstLine="0"/>
              <w:jc w:val="left"/>
              <w:rPr>
                <w:iCs/>
              </w:rPr>
            </w:pPr>
            <w:r>
              <w:rPr>
                <w:iCs/>
              </w:rPr>
              <w:t>?</w:t>
            </w:r>
          </w:p>
        </w:tc>
        <w:tc>
          <w:tcPr>
            <w:tcW w:w="1712" w:type="dxa"/>
          </w:tcPr>
          <w:p w:rsidRPr="002A25CB" w:rsidR="00042FB9" w:rsidP="002A25CB" w:rsidRDefault="00042FB9" w14:paraId="4D657537" w14:textId="190DC291">
            <w:pPr>
              <w:ind w:left="0" w:firstLine="0"/>
              <w:jc w:val="left"/>
              <w:rPr>
                <w:iCs/>
              </w:rPr>
            </w:pPr>
            <w:r w:rsidRPr="00261058">
              <w:rPr>
                <w:iCs/>
              </w:rPr>
              <w:t>Y</w:t>
            </w:r>
          </w:p>
        </w:tc>
        <w:tc>
          <w:tcPr>
            <w:tcW w:w="1500" w:type="dxa"/>
          </w:tcPr>
          <w:p w:rsidRPr="002A25CB" w:rsidR="00042FB9" w:rsidP="002A25CB" w:rsidRDefault="00042FB9" w14:paraId="484E9B24" w14:textId="3FEDF005">
            <w:pPr>
              <w:ind w:left="0" w:firstLine="0"/>
              <w:jc w:val="left"/>
              <w:rPr>
                <w:iCs/>
              </w:rPr>
            </w:pPr>
            <w:r w:rsidRPr="00261058">
              <w:rPr>
                <w:iCs/>
              </w:rPr>
              <w:t>Y</w:t>
            </w:r>
          </w:p>
        </w:tc>
        <w:tc>
          <w:tcPr>
            <w:tcW w:w="2485" w:type="dxa"/>
          </w:tcPr>
          <w:p w:rsidRPr="002A25CB" w:rsidR="00042FB9" w:rsidP="002A25CB" w:rsidRDefault="00042FB9" w14:paraId="0AA29DF5" w14:textId="261DC443">
            <w:pPr>
              <w:ind w:left="0" w:firstLine="0"/>
              <w:jc w:val="left"/>
              <w:rPr>
                <w:iCs/>
              </w:rPr>
            </w:pPr>
            <w:r w:rsidRPr="00261058">
              <w:rPr>
                <w:iCs/>
              </w:rPr>
              <w:t>Y</w:t>
            </w:r>
          </w:p>
        </w:tc>
        <w:tc>
          <w:tcPr>
            <w:tcW w:w="1904" w:type="dxa"/>
          </w:tcPr>
          <w:p w:rsidRPr="002A25CB" w:rsidR="00042FB9" w:rsidP="002A25CB" w:rsidRDefault="00042FB9" w14:paraId="1B92665F" w14:textId="5EFF0D03">
            <w:pPr>
              <w:ind w:left="0" w:firstLine="0"/>
              <w:jc w:val="left"/>
              <w:rPr>
                <w:iCs/>
              </w:rPr>
            </w:pPr>
            <w:r w:rsidRPr="00261058">
              <w:rPr>
                <w:iCs/>
              </w:rPr>
              <w:t>Y</w:t>
            </w:r>
          </w:p>
        </w:tc>
        <w:tc>
          <w:tcPr>
            <w:tcW w:w="1480" w:type="dxa"/>
          </w:tcPr>
          <w:p w:rsidRPr="00261058" w:rsidR="00042FB9" w:rsidP="002A25CB" w:rsidRDefault="00042FB9" w14:paraId="044E13B7" w14:textId="171137C9">
            <w:pPr>
              <w:ind w:left="0" w:firstLine="0"/>
              <w:jc w:val="left"/>
              <w:rPr>
                <w:iCs/>
              </w:rPr>
            </w:pPr>
            <w:r>
              <w:rPr>
                <w:iCs/>
              </w:rPr>
              <w:t>Y</w:t>
            </w:r>
          </w:p>
        </w:tc>
      </w:tr>
      <w:tr w:rsidRPr="002A25CB" w:rsidR="00042FB9" w:rsidTr="00534B43" w14:paraId="35EC2B85" w14:textId="4257053C">
        <w:trPr>
          <w:trHeight w:val="799"/>
        </w:trPr>
        <w:tc>
          <w:tcPr>
            <w:tcW w:w="1212" w:type="dxa"/>
          </w:tcPr>
          <w:p w:rsidRPr="002A25CB" w:rsidR="00042FB9" w:rsidP="00042FB9" w:rsidRDefault="00042FB9" w14:paraId="7B77C184" w14:textId="4942CF5D">
            <w:pPr>
              <w:ind w:left="0" w:firstLine="0"/>
              <w:jc w:val="left"/>
              <w:rPr>
                <w:iCs/>
              </w:rPr>
            </w:pPr>
            <w:r w:rsidRPr="002A25CB">
              <w:t>France (Haute Garonne)</w:t>
            </w:r>
          </w:p>
        </w:tc>
        <w:tc>
          <w:tcPr>
            <w:tcW w:w="1226" w:type="dxa"/>
          </w:tcPr>
          <w:p w:rsidRPr="002A25CB" w:rsidR="00042FB9" w:rsidP="00042FB9" w:rsidRDefault="00042FB9" w14:paraId="3C47D98B" w14:textId="41D27BE1">
            <w:pPr>
              <w:ind w:left="0" w:firstLine="0"/>
              <w:jc w:val="left"/>
              <w:rPr>
                <w:iCs/>
              </w:rPr>
            </w:pPr>
            <w:r>
              <w:rPr>
                <w:iCs/>
              </w:rPr>
              <w:t>Y</w:t>
            </w:r>
          </w:p>
        </w:tc>
        <w:tc>
          <w:tcPr>
            <w:tcW w:w="1216" w:type="dxa"/>
          </w:tcPr>
          <w:p w:rsidRPr="002A25CB" w:rsidR="00042FB9" w:rsidP="00042FB9" w:rsidRDefault="00042FB9" w14:paraId="2B717540" w14:textId="42E74047">
            <w:pPr>
              <w:ind w:left="0" w:firstLine="0"/>
              <w:jc w:val="left"/>
              <w:rPr>
                <w:iCs/>
              </w:rPr>
            </w:pPr>
            <w:r w:rsidRPr="00261058">
              <w:rPr>
                <w:iCs/>
              </w:rPr>
              <w:t>Y</w:t>
            </w:r>
          </w:p>
        </w:tc>
        <w:tc>
          <w:tcPr>
            <w:tcW w:w="803" w:type="dxa"/>
          </w:tcPr>
          <w:p w:rsidRPr="002A25CB" w:rsidR="00042FB9" w:rsidP="00042FB9" w:rsidRDefault="00042FB9" w14:paraId="3AABE43A" w14:textId="3C99BFF5">
            <w:pPr>
              <w:ind w:left="0" w:firstLine="0"/>
              <w:jc w:val="left"/>
              <w:rPr>
                <w:iCs/>
              </w:rPr>
            </w:pPr>
            <w:r w:rsidRPr="00261058">
              <w:rPr>
                <w:iCs/>
              </w:rPr>
              <w:t>Y</w:t>
            </w:r>
          </w:p>
        </w:tc>
        <w:tc>
          <w:tcPr>
            <w:tcW w:w="1073" w:type="dxa"/>
          </w:tcPr>
          <w:p w:rsidRPr="002A25CB" w:rsidR="00042FB9" w:rsidP="00042FB9" w:rsidRDefault="000A5A92" w14:paraId="6F5F65F3" w14:textId="72A8DE5C">
            <w:pPr>
              <w:ind w:left="0" w:firstLine="0"/>
              <w:jc w:val="left"/>
              <w:rPr>
                <w:iCs/>
              </w:rPr>
            </w:pPr>
            <w:r>
              <w:rPr>
                <w:iCs/>
              </w:rPr>
              <w:t>?</w:t>
            </w:r>
          </w:p>
        </w:tc>
        <w:tc>
          <w:tcPr>
            <w:tcW w:w="1712" w:type="dxa"/>
          </w:tcPr>
          <w:p w:rsidRPr="002A25CB" w:rsidR="00042FB9" w:rsidP="00042FB9" w:rsidRDefault="00042FB9" w14:paraId="39D71629" w14:textId="232F2DFC">
            <w:pPr>
              <w:ind w:left="0" w:firstLine="0"/>
              <w:jc w:val="left"/>
              <w:rPr>
                <w:iCs/>
              </w:rPr>
            </w:pPr>
            <w:r>
              <w:rPr>
                <w:iCs/>
              </w:rPr>
              <w:t>Y</w:t>
            </w:r>
          </w:p>
        </w:tc>
        <w:tc>
          <w:tcPr>
            <w:tcW w:w="1500" w:type="dxa"/>
          </w:tcPr>
          <w:p w:rsidRPr="002A25CB" w:rsidR="00042FB9" w:rsidP="00042FB9" w:rsidRDefault="00042FB9" w14:paraId="0B79F88B" w14:textId="7729C7B6">
            <w:pPr>
              <w:ind w:left="0" w:firstLine="0"/>
              <w:jc w:val="left"/>
              <w:rPr>
                <w:iCs/>
              </w:rPr>
            </w:pPr>
            <w:r w:rsidRPr="00261058">
              <w:rPr>
                <w:iCs/>
              </w:rPr>
              <w:t>Y</w:t>
            </w:r>
          </w:p>
        </w:tc>
        <w:tc>
          <w:tcPr>
            <w:tcW w:w="2485" w:type="dxa"/>
          </w:tcPr>
          <w:p w:rsidRPr="002A25CB" w:rsidR="00042FB9" w:rsidP="00042FB9" w:rsidRDefault="00042FB9" w14:paraId="61409136" w14:textId="04538C9E">
            <w:pPr>
              <w:ind w:left="0" w:firstLine="0"/>
              <w:jc w:val="left"/>
              <w:rPr>
                <w:iCs/>
              </w:rPr>
            </w:pPr>
            <w:r>
              <w:rPr>
                <w:iCs/>
              </w:rPr>
              <w:t>N</w:t>
            </w:r>
          </w:p>
        </w:tc>
        <w:tc>
          <w:tcPr>
            <w:tcW w:w="1904" w:type="dxa"/>
          </w:tcPr>
          <w:p w:rsidRPr="002A25CB" w:rsidR="00042FB9" w:rsidP="00042FB9" w:rsidRDefault="00042FB9" w14:paraId="050F9E9C" w14:textId="281A03B2">
            <w:pPr>
              <w:ind w:left="0" w:firstLine="0"/>
              <w:jc w:val="left"/>
              <w:rPr>
                <w:iCs/>
              </w:rPr>
            </w:pPr>
            <w:r>
              <w:rPr>
                <w:iCs/>
              </w:rPr>
              <w:t>N</w:t>
            </w:r>
          </w:p>
        </w:tc>
        <w:tc>
          <w:tcPr>
            <w:tcW w:w="1480" w:type="dxa"/>
          </w:tcPr>
          <w:p w:rsidR="00042FB9" w:rsidP="00042FB9" w:rsidRDefault="00042FB9" w14:paraId="1F7099A7" w14:textId="3A733A07">
            <w:pPr>
              <w:ind w:left="0" w:firstLine="0"/>
              <w:jc w:val="left"/>
              <w:rPr>
                <w:iCs/>
              </w:rPr>
            </w:pPr>
            <w:r>
              <w:rPr>
                <w:iCs/>
              </w:rPr>
              <w:t>Y</w:t>
            </w:r>
          </w:p>
        </w:tc>
      </w:tr>
      <w:tr w:rsidRPr="002A25CB" w:rsidR="00042FB9" w:rsidTr="00534B43" w14:paraId="4775E8A8" w14:textId="3DC360C1">
        <w:trPr>
          <w:trHeight w:val="271"/>
        </w:trPr>
        <w:tc>
          <w:tcPr>
            <w:tcW w:w="1212" w:type="dxa"/>
          </w:tcPr>
          <w:p w:rsidRPr="002A25CB" w:rsidR="00042FB9" w:rsidP="00042FB9" w:rsidRDefault="00042FB9" w14:paraId="404E5C4B" w14:textId="38B24424">
            <w:pPr>
              <w:ind w:left="0" w:firstLine="0"/>
              <w:jc w:val="left"/>
              <w:rPr>
                <w:iCs/>
              </w:rPr>
            </w:pPr>
            <w:r w:rsidRPr="002A25CB">
              <w:t>Germany</w:t>
            </w:r>
          </w:p>
        </w:tc>
        <w:tc>
          <w:tcPr>
            <w:tcW w:w="1226" w:type="dxa"/>
          </w:tcPr>
          <w:p w:rsidRPr="002A25CB" w:rsidR="00042FB9" w:rsidP="00042FB9" w:rsidRDefault="00534B43" w14:paraId="19376DF5" w14:textId="5C126067">
            <w:pPr>
              <w:ind w:left="0" w:firstLine="0"/>
              <w:jc w:val="left"/>
              <w:rPr>
                <w:iCs/>
              </w:rPr>
            </w:pPr>
            <w:r>
              <w:rPr>
                <w:iCs/>
              </w:rPr>
              <w:t>?</w:t>
            </w:r>
          </w:p>
        </w:tc>
        <w:tc>
          <w:tcPr>
            <w:tcW w:w="1216" w:type="dxa"/>
          </w:tcPr>
          <w:p w:rsidRPr="002A25CB" w:rsidR="00042FB9" w:rsidP="00042FB9" w:rsidRDefault="00534B43" w14:paraId="7E821921" w14:textId="0A604520">
            <w:pPr>
              <w:ind w:left="0" w:firstLine="0"/>
              <w:jc w:val="left"/>
              <w:rPr>
                <w:iCs/>
              </w:rPr>
            </w:pPr>
            <w:r>
              <w:rPr>
                <w:iCs/>
              </w:rPr>
              <w:t>?</w:t>
            </w:r>
          </w:p>
        </w:tc>
        <w:tc>
          <w:tcPr>
            <w:tcW w:w="803" w:type="dxa"/>
          </w:tcPr>
          <w:p w:rsidRPr="002A25CB" w:rsidR="00042FB9" w:rsidP="00042FB9" w:rsidRDefault="00042FB9" w14:paraId="600B11FB" w14:textId="290B7BDD">
            <w:pPr>
              <w:ind w:left="0" w:firstLine="0"/>
              <w:jc w:val="left"/>
              <w:rPr>
                <w:iCs/>
              </w:rPr>
            </w:pPr>
            <w:r>
              <w:rPr>
                <w:iCs/>
              </w:rPr>
              <w:t>Y</w:t>
            </w:r>
          </w:p>
        </w:tc>
        <w:tc>
          <w:tcPr>
            <w:tcW w:w="1073" w:type="dxa"/>
          </w:tcPr>
          <w:p w:rsidRPr="002A25CB" w:rsidR="00042FB9" w:rsidP="00042FB9" w:rsidRDefault="00534B43" w14:paraId="23BDA1ED" w14:textId="4A4C764C">
            <w:pPr>
              <w:ind w:left="0" w:firstLine="0"/>
              <w:jc w:val="left"/>
              <w:rPr>
                <w:iCs/>
              </w:rPr>
            </w:pPr>
            <w:r>
              <w:rPr>
                <w:iCs/>
              </w:rPr>
              <w:t>?</w:t>
            </w:r>
          </w:p>
        </w:tc>
        <w:tc>
          <w:tcPr>
            <w:tcW w:w="1712" w:type="dxa"/>
          </w:tcPr>
          <w:p w:rsidRPr="002A25CB" w:rsidR="00042FB9" w:rsidP="00042FB9" w:rsidRDefault="00534B43" w14:paraId="3CF9CF79" w14:textId="26797D86">
            <w:pPr>
              <w:ind w:left="0" w:firstLine="0"/>
              <w:jc w:val="left"/>
              <w:rPr>
                <w:iCs/>
              </w:rPr>
            </w:pPr>
            <w:r>
              <w:rPr>
                <w:iCs/>
              </w:rPr>
              <w:t>?</w:t>
            </w:r>
          </w:p>
        </w:tc>
        <w:tc>
          <w:tcPr>
            <w:tcW w:w="1500" w:type="dxa"/>
          </w:tcPr>
          <w:p w:rsidRPr="002A25CB" w:rsidR="00042FB9" w:rsidP="00042FB9" w:rsidRDefault="00534B43" w14:paraId="56992EA5" w14:textId="69841733">
            <w:pPr>
              <w:ind w:left="0" w:firstLine="0"/>
              <w:jc w:val="left"/>
              <w:rPr>
                <w:iCs/>
              </w:rPr>
            </w:pPr>
            <w:r>
              <w:rPr>
                <w:iCs/>
              </w:rPr>
              <w:t>?</w:t>
            </w:r>
          </w:p>
        </w:tc>
        <w:tc>
          <w:tcPr>
            <w:tcW w:w="2485" w:type="dxa"/>
          </w:tcPr>
          <w:p w:rsidRPr="002A25CB" w:rsidR="00042FB9" w:rsidP="00042FB9" w:rsidRDefault="00534B43" w14:paraId="4D9F5A0A" w14:textId="22FD50E2">
            <w:pPr>
              <w:ind w:left="0" w:firstLine="0"/>
              <w:jc w:val="left"/>
              <w:rPr>
                <w:iCs/>
              </w:rPr>
            </w:pPr>
            <w:r>
              <w:rPr>
                <w:iCs/>
              </w:rPr>
              <w:t>?</w:t>
            </w:r>
          </w:p>
        </w:tc>
        <w:tc>
          <w:tcPr>
            <w:tcW w:w="1904" w:type="dxa"/>
          </w:tcPr>
          <w:p w:rsidRPr="002A25CB" w:rsidR="00042FB9" w:rsidP="00042FB9" w:rsidRDefault="00534B43" w14:paraId="754E1343" w14:textId="3DF8D737">
            <w:pPr>
              <w:ind w:left="0" w:firstLine="0"/>
              <w:jc w:val="left"/>
              <w:rPr>
                <w:iCs/>
              </w:rPr>
            </w:pPr>
            <w:r>
              <w:rPr>
                <w:iCs/>
              </w:rPr>
              <w:t>?</w:t>
            </w:r>
          </w:p>
        </w:tc>
        <w:tc>
          <w:tcPr>
            <w:tcW w:w="1480" w:type="dxa"/>
          </w:tcPr>
          <w:p w:rsidRPr="002A25CB" w:rsidR="00042FB9" w:rsidP="00042FB9" w:rsidRDefault="00042FB9" w14:paraId="0B6391BA" w14:textId="4ECF81FC">
            <w:pPr>
              <w:ind w:left="0" w:firstLine="0"/>
              <w:jc w:val="left"/>
              <w:rPr>
                <w:iCs/>
              </w:rPr>
            </w:pPr>
            <w:r>
              <w:rPr>
                <w:iCs/>
              </w:rPr>
              <w:t>Y</w:t>
            </w:r>
          </w:p>
        </w:tc>
      </w:tr>
      <w:tr w:rsidRPr="002A25CB" w:rsidR="00042FB9" w:rsidTr="00534B43" w14:paraId="12D1D03F" w14:textId="05DA363C">
        <w:trPr>
          <w:trHeight w:val="535"/>
        </w:trPr>
        <w:tc>
          <w:tcPr>
            <w:tcW w:w="1212" w:type="dxa"/>
          </w:tcPr>
          <w:p w:rsidRPr="002A25CB" w:rsidR="00042FB9" w:rsidP="00042FB9" w:rsidRDefault="00042FB9" w14:paraId="116B51CC" w14:textId="003BC98D">
            <w:pPr>
              <w:ind w:left="0" w:firstLine="0"/>
              <w:jc w:val="left"/>
              <w:rPr>
                <w:iCs/>
              </w:rPr>
            </w:pPr>
            <w:r w:rsidRPr="002A25CB">
              <w:t>Italy (Emilia Romagna)</w:t>
            </w:r>
          </w:p>
        </w:tc>
        <w:tc>
          <w:tcPr>
            <w:tcW w:w="1226" w:type="dxa"/>
          </w:tcPr>
          <w:p w:rsidRPr="002A25CB" w:rsidR="00042FB9" w:rsidP="00042FB9" w:rsidRDefault="00042FB9" w14:paraId="5D2DADA3" w14:textId="0E353F72">
            <w:pPr>
              <w:ind w:left="0" w:firstLine="0"/>
              <w:jc w:val="left"/>
              <w:rPr>
                <w:iCs/>
              </w:rPr>
            </w:pPr>
            <w:r>
              <w:rPr>
                <w:iCs/>
              </w:rPr>
              <w:t>Y</w:t>
            </w:r>
          </w:p>
        </w:tc>
        <w:tc>
          <w:tcPr>
            <w:tcW w:w="1216" w:type="dxa"/>
          </w:tcPr>
          <w:p w:rsidRPr="002A25CB" w:rsidR="00042FB9" w:rsidP="00042FB9" w:rsidRDefault="00042FB9" w14:paraId="3C6B3EB3" w14:textId="2BCFB3AF">
            <w:pPr>
              <w:ind w:left="0" w:firstLine="0"/>
              <w:jc w:val="left"/>
              <w:rPr>
                <w:iCs/>
              </w:rPr>
            </w:pPr>
            <w:r>
              <w:rPr>
                <w:iCs/>
              </w:rPr>
              <w:t>Y</w:t>
            </w:r>
          </w:p>
        </w:tc>
        <w:tc>
          <w:tcPr>
            <w:tcW w:w="803" w:type="dxa"/>
          </w:tcPr>
          <w:p w:rsidRPr="002A25CB" w:rsidR="00042FB9" w:rsidP="00042FB9" w:rsidRDefault="00042FB9" w14:paraId="795135DC" w14:textId="5A2D0E0C">
            <w:pPr>
              <w:ind w:left="0" w:firstLine="0"/>
              <w:jc w:val="left"/>
              <w:rPr>
                <w:iCs/>
              </w:rPr>
            </w:pPr>
            <w:r>
              <w:rPr>
                <w:iCs/>
              </w:rPr>
              <w:t>Y</w:t>
            </w:r>
          </w:p>
        </w:tc>
        <w:tc>
          <w:tcPr>
            <w:tcW w:w="1073" w:type="dxa"/>
          </w:tcPr>
          <w:p w:rsidRPr="002A25CB" w:rsidR="00042FB9" w:rsidP="00042FB9" w:rsidRDefault="000A5A92" w14:paraId="3B8C3B26" w14:textId="3261BDAF">
            <w:pPr>
              <w:ind w:left="0" w:firstLine="0"/>
              <w:jc w:val="left"/>
              <w:rPr>
                <w:iCs/>
              </w:rPr>
            </w:pPr>
            <w:r>
              <w:rPr>
                <w:iCs/>
              </w:rPr>
              <w:t>?</w:t>
            </w:r>
          </w:p>
        </w:tc>
        <w:tc>
          <w:tcPr>
            <w:tcW w:w="1712" w:type="dxa"/>
          </w:tcPr>
          <w:p w:rsidRPr="002A25CB" w:rsidR="00042FB9" w:rsidP="00042FB9" w:rsidRDefault="00042FB9" w14:paraId="0DC5EEF5" w14:textId="23724C25">
            <w:pPr>
              <w:ind w:left="0" w:firstLine="0"/>
              <w:jc w:val="left"/>
              <w:rPr>
                <w:iCs/>
              </w:rPr>
            </w:pPr>
            <w:r>
              <w:rPr>
                <w:iCs/>
              </w:rPr>
              <w:t>Y</w:t>
            </w:r>
          </w:p>
        </w:tc>
        <w:tc>
          <w:tcPr>
            <w:tcW w:w="1500" w:type="dxa"/>
          </w:tcPr>
          <w:p w:rsidRPr="002A25CB" w:rsidR="00042FB9" w:rsidP="00042FB9" w:rsidRDefault="00042FB9" w14:paraId="7D6CF1C9" w14:textId="72DFDE36">
            <w:pPr>
              <w:ind w:left="0" w:firstLine="0"/>
              <w:jc w:val="left"/>
              <w:rPr>
                <w:iCs/>
              </w:rPr>
            </w:pPr>
            <w:r>
              <w:rPr>
                <w:iCs/>
              </w:rPr>
              <w:t>Y</w:t>
            </w:r>
          </w:p>
        </w:tc>
        <w:tc>
          <w:tcPr>
            <w:tcW w:w="2485" w:type="dxa"/>
          </w:tcPr>
          <w:p w:rsidRPr="002A25CB" w:rsidR="00042FB9" w:rsidP="00042FB9" w:rsidRDefault="00042FB9" w14:paraId="5784A27B" w14:textId="23BC7E87">
            <w:pPr>
              <w:ind w:left="0" w:firstLine="0"/>
              <w:jc w:val="left"/>
              <w:rPr>
                <w:iCs/>
              </w:rPr>
            </w:pPr>
            <w:r>
              <w:rPr>
                <w:iCs/>
              </w:rPr>
              <w:t>N</w:t>
            </w:r>
          </w:p>
        </w:tc>
        <w:tc>
          <w:tcPr>
            <w:tcW w:w="1904" w:type="dxa"/>
          </w:tcPr>
          <w:p w:rsidRPr="002A25CB" w:rsidR="00042FB9" w:rsidP="00042FB9" w:rsidRDefault="00042FB9" w14:paraId="165A2945" w14:textId="16A1D9AF">
            <w:pPr>
              <w:ind w:left="0" w:firstLine="0"/>
              <w:jc w:val="left"/>
              <w:rPr>
                <w:iCs/>
              </w:rPr>
            </w:pPr>
            <w:r>
              <w:rPr>
                <w:iCs/>
              </w:rPr>
              <w:t>Y</w:t>
            </w:r>
          </w:p>
        </w:tc>
        <w:tc>
          <w:tcPr>
            <w:tcW w:w="1480" w:type="dxa"/>
          </w:tcPr>
          <w:p w:rsidRPr="002A25CB" w:rsidR="00042FB9" w:rsidP="00042FB9" w:rsidRDefault="00042FB9" w14:paraId="1F5F4EFA" w14:textId="09BA73CC">
            <w:pPr>
              <w:ind w:left="0" w:firstLine="0"/>
              <w:jc w:val="left"/>
              <w:rPr>
                <w:iCs/>
              </w:rPr>
            </w:pPr>
            <w:r>
              <w:rPr>
                <w:iCs/>
              </w:rPr>
              <w:t>Y</w:t>
            </w:r>
          </w:p>
        </w:tc>
      </w:tr>
      <w:tr w:rsidRPr="002A25CB" w:rsidR="00042FB9" w:rsidTr="00534B43" w14:paraId="77A986AE" w14:textId="2665829F">
        <w:trPr>
          <w:trHeight w:val="535"/>
        </w:trPr>
        <w:tc>
          <w:tcPr>
            <w:tcW w:w="1212" w:type="dxa"/>
          </w:tcPr>
          <w:p w:rsidRPr="002A25CB" w:rsidR="00042FB9" w:rsidP="00042FB9" w:rsidRDefault="00042FB9" w14:paraId="162ECA78" w14:textId="43680EE9">
            <w:pPr>
              <w:ind w:left="0" w:firstLine="0"/>
              <w:jc w:val="left"/>
              <w:rPr>
                <w:iCs/>
              </w:rPr>
            </w:pPr>
            <w:r w:rsidRPr="002A25CB">
              <w:t>Italy (Tuscany)</w:t>
            </w:r>
          </w:p>
        </w:tc>
        <w:tc>
          <w:tcPr>
            <w:tcW w:w="1226" w:type="dxa"/>
          </w:tcPr>
          <w:p w:rsidRPr="002A25CB" w:rsidR="00042FB9" w:rsidP="00042FB9" w:rsidRDefault="00042FB9" w14:paraId="1C1A1F4F" w14:textId="254B4D51">
            <w:pPr>
              <w:ind w:left="0" w:firstLine="0"/>
              <w:jc w:val="left"/>
              <w:rPr>
                <w:iCs/>
              </w:rPr>
            </w:pPr>
            <w:r>
              <w:rPr>
                <w:iCs/>
              </w:rPr>
              <w:t>Y</w:t>
            </w:r>
          </w:p>
        </w:tc>
        <w:tc>
          <w:tcPr>
            <w:tcW w:w="1216" w:type="dxa"/>
          </w:tcPr>
          <w:p w:rsidRPr="002A25CB" w:rsidR="00042FB9" w:rsidP="00042FB9" w:rsidRDefault="00042FB9" w14:paraId="312FD8A4" w14:textId="54E1E87A">
            <w:pPr>
              <w:ind w:left="0" w:firstLine="0"/>
              <w:jc w:val="left"/>
              <w:rPr>
                <w:iCs/>
              </w:rPr>
            </w:pPr>
            <w:r>
              <w:rPr>
                <w:iCs/>
              </w:rPr>
              <w:t>Y</w:t>
            </w:r>
          </w:p>
        </w:tc>
        <w:tc>
          <w:tcPr>
            <w:tcW w:w="803" w:type="dxa"/>
          </w:tcPr>
          <w:p w:rsidRPr="002A25CB" w:rsidR="00042FB9" w:rsidP="00042FB9" w:rsidRDefault="00042FB9" w14:paraId="1396D53C" w14:textId="79A0782B">
            <w:pPr>
              <w:ind w:left="0" w:firstLine="0"/>
              <w:jc w:val="left"/>
              <w:rPr>
                <w:iCs/>
              </w:rPr>
            </w:pPr>
            <w:r>
              <w:rPr>
                <w:iCs/>
              </w:rPr>
              <w:t>Y</w:t>
            </w:r>
          </w:p>
        </w:tc>
        <w:tc>
          <w:tcPr>
            <w:tcW w:w="1073" w:type="dxa"/>
          </w:tcPr>
          <w:p w:rsidRPr="002A25CB" w:rsidR="00042FB9" w:rsidP="00042FB9" w:rsidRDefault="000A5A92" w14:paraId="1C7F277B" w14:textId="22E3787A">
            <w:pPr>
              <w:ind w:left="0" w:firstLine="0"/>
              <w:jc w:val="left"/>
              <w:rPr>
                <w:iCs/>
              </w:rPr>
            </w:pPr>
            <w:r>
              <w:rPr>
                <w:iCs/>
              </w:rPr>
              <w:t>?</w:t>
            </w:r>
          </w:p>
        </w:tc>
        <w:tc>
          <w:tcPr>
            <w:tcW w:w="1712" w:type="dxa"/>
          </w:tcPr>
          <w:p w:rsidRPr="002A25CB" w:rsidR="00042FB9" w:rsidP="00042FB9" w:rsidRDefault="00042FB9" w14:paraId="551A5480" w14:textId="522E85B2">
            <w:pPr>
              <w:ind w:left="0" w:firstLine="0"/>
              <w:jc w:val="left"/>
              <w:rPr>
                <w:iCs/>
              </w:rPr>
            </w:pPr>
            <w:r>
              <w:rPr>
                <w:iCs/>
              </w:rPr>
              <w:t>Y</w:t>
            </w:r>
          </w:p>
        </w:tc>
        <w:tc>
          <w:tcPr>
            <w:tcW w:w="1500" w:type="dxa"/>
          </w:tcPr>
          <w:p w:rsidRPr="002A25CB" w:rsidR="00042FB9" w:rsidP="00042FB9" w:rsidRDefault="00042FB9" w14:paraId="6E28A2E4" w14:textId="5DCBCC30">
            <w:pPr>
              <w:ind w:left="0" w:firstLine="0"/>
              <w:jc w:val="left"/>
              <w:rPr>
                <w:iCs/>
              </w:rPr>
            </w:pPr>
            <w:r>
              <w:rPr>
                <w:iCs/>
              </w:rPr>
              <w:t>Y</w:t>
            </w:r>
          </w:p>
        </w:tc>
        <w:tc>
          <w:tcPr>
            <w:tcW w:w="2485" w:type="dxa"/>
          </w:tcPr>
          <w:p w:rsidRPr="002A25CB" w:rsidR="00042FB9" w:rsidP="00042FB9" w:rsidRDefault="00042FB9" w14:paraId="27FDF05A" w14:textId="7D03B66D">
            <w:pPr>
              <w:ind w:left="0" w:firstLine="0"/>
              <w:jc w:val="left"/>
              <w:rPr>
                <w:iCs/>
              </w:rPr>
            </w:pPr>
            <w:r>
              <w:rPr>
                <w:iCs/>
              </w:rPr>
              <w:t>N</w:t>
            </w:r>
          </w:p>
        </w:tc>
        <w:tc>
          <w:tcPr>
            <w:tcW w:w="1904" w:type="dxa"/>
          </w:tcPr>
          <w:p w:rsidRPr="002A25CB" w:rsidR="00042FB9" w:rsidP="00042FB9" w:rsidRDefault="00042FB9" w14:paraId="53FA7959" w14:textId="42E26B3D">
            <w:pPr>
              <w:ind w:left="0" w:firstLine="0"/>
              <w:jc w:val="left"/>
              <w:rPr>
                <w:iCs/>
              </w:rPr>
            </w:pPr>
            <w:r>
              <w:rPr>
                <w:iCs/>
              </w:rPr>
              <w:t>Y</w:t>
            </w:r>
          </w:p>
        </w:tc>
        <w:tc>
          <w:tcPr>
            <w:tcW w:w="1480" w:type="dxa"/>
          </w:tcPr>
          <w:p w:rsidRPr="002A25CB" w:rsidR="00042FB9" w:rsidP="00042FB9" w:rsidRDefault="00042FB9" w14:paraId="1F50D146" w14:textId="50F90504">
            <w:pPr>
              <w:ind w:left="0" w:firstLine="0"/>
              <w:jc w:val="left"/>
              <w:rPr>
                <w:iCs/>
              </w:rPr>
            </w:pPr>
            <w:r>
              <w:rPr>
                <w:iCs/>
              </w:rPr>
              <w:t>Y</w:t>
            </w:r>
          </w:p>
        </w:tc>
      </w:tr>
      <w:tr w:rsidRPr="002A25CB" w:rsidR="00042FB9" w:rsidTr="00534B43" w14:paraId="172EB402" w14:textId="7A793727">
        <w:trPr>
          <w:trHeight w:val="262"/>
        </w:trPr>
        <w:tc>
          <w:tcPr>
            <w:tcW w:w="1212" w:type="dxa"/>
          </w:tcPr>
          <w:p w:rsidRPr="002A25CB" w:rsidR="00042FB9" w:rsidP="00042FB9" w:rsidRDefault="00042FB9" w14:paraId="3DA0C097" w14:textId="437D2210">
            <w:pPr>
              <w:ind w:left="0" w:firstLine="0"/>
              <w:jc w:val="left"/>
              <w:rPr>
                <w:iCs/>
              </w:rPr>
            </w:pPr>
            <w:r w:rsidRPr="002A25CB">
              <w:t>Norway</w:t>
            </w:r>
          </w:p>
        </w:tc>
        <w:tc>
          <w:tcPr>
            <w:tcW w:w="1226" w:type="dxa"/>
          </w:tcPr>
          <w:p w:rsidRPr="002A25CB" w:rsidR="00042FB9" w:rsidP="00042FB9" w:rsidRDefault="00042FB9" w14:paraId="5B09329A" w14:textId="11E35BE9">
            <w:pPr>
              <w:ind w:left="0" w:firstLine="0"/>
              <w:jc w:val="left"/>
              <w:rPr>
                <w:iCs/>
              </w:rPr>
            </w:pPr>
            <w:r>
              <w:rPr>
                <w:iCs/>
              </w:rPr>
              <w:t>Y</w:t>
            </w:r>
          </w:p>
        </w:tc>
        <w:tc>
          <w:tcPr>
            <w:tcW w:w="1216" w:type="dxa"/>
          </w:tcPr>
          <w:p w:rsidRPr="002A25CB" w:rsidR="00042FB9" w:rsidP="00042FB9" w:rsidRDefault="00042FB9" w14:paraId="0AE71E4F" w14:textId="5A49A5ED">
            <w:pPr>
              <w:ind w:left="0" w:firstLine="0"/>
              <w:jc w:val="left"/>
              <w:rPr>
                <w:iCs/>
              </w:rPr>
            </w:pPr>
            <w:r>
              <w:rPr>
                <w:iCs/>
              </w:rPr>
              <w:t>Y</w:t>
            </w:r>
          </w:p>
        </w:tc>
        <w:tc>
          <w:tcPr>
            <w:tcW w:w="803" w:type="dxa"/>
          </w:tcPr>
          <w:p w:rsidRPr="002A25CB" w:rsidR="00042FB9" w:rsidP="00042FB9" w:rsidRDefault="00042FB9" w14:paraId="5F826070" w14:textId="566F5C59">
            <w:pPr>
              <w:ind w:left="0" w:firstLine="0"/>
              <w:jc w:val="left"/>
              <w:rPr>
                <w:iCs/>
              </w:rPr>
            </w:pPr>
            <w:r>
              <w:rPr>
                <w:iCs/>
              </w:rPr>
              <w:t>Y</w:t>
            </w:r>
          </w:p>
        </w:tc>
        <w:tc>
          <w:tcPr>
            <w:tcW w:w="1073" w:type="dxa"/>
          </w:tcPr>
          <w:p w:rsidRPr="002A25CB" w:rsidR="00042FB9" w:rsidP="00042FB9" w:rsidRDefault="00042FB9" w14:paraId="27BA9B2E" w14:textId="0C954CFD">
            <w:pPr>
              <w:ind w:left="0" w:firstLine="0"/>
              <w:jc w:val="left"/>
              <w:rPr>
                <w:iCs/>
              </w:rPr>
            </w:pPr>
            <w:r>
              <w:rPr>
                <w:iCs/>
              </w:rPr>
              <w:t>Y</w:t>
            </w:r>
          </w:p>
        </w:tc>
        <w:tc>
          <w:tcPr>
            <w:tcW w:w="1712" w:type="dxa"/>
          </w:tcPr>
          <w:p w:rsidRPr="002A25CB" w:rsidR="00042FB9" w:rsidP="00042FB9" w:rsidRDefault="00042FB9" w14:paraId="3CDFFC2B" w14:textId="10CCC1BE">
            <w:pPr>
              <w:ind w:left="0" w:firstLine="0"/>
              <w:jc w:val="left"/>
              <w:rPr>
                <w:iCs/>
              </w:rPr>
            </w:pPr>
            <w:r>
              <w:rPr>
                <w:iCs/>
              </w:rPr>
              <w:t>Y</w:t>
            </w:r>
          </w:p>
        </w:tc>
        <w:tc>
          <w:tcPr>
            <w:tcW w:w="1500" w:type="dxa"/>
          </w:tcPr>
          <w:p w:rsidRPr="002A25CB" w:rsidR="00042FB9" w:rsidP="00042FB9" w:rsidRDefault="00042FB9" w14:paraId="77D9C9E5" w14:textId="1A315A96">
            <w:pPr>
              <w:ind w:left="0" w:firstLine="0"/>
              <w:jc w:val="left"/>
              <w:rPr>
                <w:iCs/>
              </w:rPr>
            </w:pPr>
            <w:r>
              <w:rPr>
                <w:iCs/>
              </w:rPr>
              <w:t>Y</w:t>
            </w:r>
          </w:p>
        </w:tc>
        <w:tc>
          <w:tcPr>
            <w:tcW w:w="2485" w:type="dxa"/>
          </w:tcPr>
          <w:p w:rsidRPr="002A25CB" w:rsidR="00042FB9" w:rsidP="00042FB9" w:rsidRDefault="00042FB9" w14:paraId="792352F2" w14:textId="726CE7AF">
            <w:pPr>
              <w:ind w:left="0" w:firstLine="0"/>
              <w:jc w:val="left"/>
              <w:rPr>
                <w:iCs/>
              </w:rPr>
            </w:pPr>
            <w:r>
              <w:rPr>
                <w:iCs/>
              </w:rPr>
              <w:t>Y</w:t>
            </w:r>
          </w:p>
        </w:tc>
        <w:tc>
          <w:tcPr>
            <w:tcW w:w="1904" w:type="dxa"/>
          </w:tcPr>
          <w:p w:rsidRPr="002A25CB" w:rsidR="00042FB9" w:rsidP="00042FB9" w:rsidRDefault="00042FB9" w14:paraId="5B31F863" w14:textId="57011172">
            <w:pPr>
              <w:ind w:left="0" w:firstLine="0"/>
              <w:jc w:val="left"/>
              <w:rPr>
                <w:iCs/>
              </w:rPr>
            </w:pPr>
            <w:r>
              <w:rPr>
                <w:iCs/>
              </w:rPr>
              <w:t>Y</w:t>
            </w:r>
          </w:p>
        </w:tc>
        <w:tc>
          <w:tcPr>
            <w:tcW w:w="1480" w:type="dxa"/>
          </w:tcPr>
          <w:p w:rsidRPr="002A25CB" w:rsidR="00042FB9" w:rsidP="00042FB9" w:rsidRDefault="00042FB9" w14:paraId="1745D360" w14:textId="7C425539">
            <w:pPr>
              <w:ind w:left="0" w:firstLine="0"/>
              <w:jc w:val="left"/>
              <w:rPr>
                <w:iCs/>
              </w:rPr>
            </w:pPr>
            <w:r>
              <w:rPr>
                <w:iCs/>
              </w:rPr>
              <w:t>Y</w:t>
            </w:r>
          </w:p>
        </w:tc>
      </w:tr>
      <w:tr w:rsidRPr="002A25CB" w:rsidR="00042FB9" w:rsidTr="00534B43" w14:paraId="3F727225" w14:textId="6CCAB542">
        <w:trPr>
          <w:trHeight w:val="808"/>
        </w:trPr>
        <w:tc>
          <w:tcPr>
            <w:tcW w:w="1212" w:type="dxa"/>
          </w:tcPr>
          <w:p w:rsidRPr="002A25CB" w:rsidR="00042FB9" w:rsidP="00042FB9" w:rsidRDefault="00042FB9" w14:paraId="75BC8146" w14:textId="7129C46A">
            <w:pPr>
              <w:ind w:left="0" w:firstLine="0"/>
              <w:jc w:val="left"/>
              <w:rPr>
                <w:iCs/>
              </w:rPr>
            </w:pPr>
            <w:r w:rsidRPr="002A25CB">
              <w:t>Spain (Valencian Region)</w:t>
            </w:r>
          </w:p>
        </w:tc>
        <w:tc>
          <w:tcPr>
            <w:tcW w:w="1226" w:type="dxa"/>
          </w:tcPr>
          <w:p w:rsidRPr="002A25CB" w:rsidR="00042FB9" w:rsidP="00042FB9" w:rsidRDefault="00042FB9" w14:paraId="5BB83E62" w14:textId="76B51593">
            <w:pPr>
              <w:ind w:left="0" w:firstLine="0"/>
              <w:jc w:val="left"/>
              <w:rPr>
                <w:iCs/>
              </w:rPr>
            </w:pPr>
            <w:r>
              <w:rPr>
                <w:iCs/>
              </w:rPr>
              <w:t>Y</w:t>
            </w:r>
          </w:p>
        </w:tc>
        <w:tc>
          <w:tcPr>
            <w:tcW w:w="1216" w:type="dxa"/>
          </w:tcPr>
          <w:p w:rsidRPr="002A25CB" w:rsidR="00042FB9" w:rsidP="00042FB9" w:rsidRDefault="00042FB9" w14:paraId="463E1B6E" w14:textId="1C09A982">
            <w:pPr>
              <w:ind w:left="0" w:firstLine="0"/>
              <w:jc w:val="left"/>
              <w:rPr>
                <w:iCs/>
              </w:rPr>
            </w:pPr>
            <w:r>
              <w:rPr>
                <w:iCs/>
              </w:rPr>
              <w:t>Y</w:t>
            </w:r>
          </w:p>
        </w:tc>
        <w:tc>
          <w:tcPr>
            <w:tcW w:w="803" w:type="dxa"/>
          </w:tcPr>
          <w:p w:rsidRPr="002A25CB" w:rsidR="00042FB9" w:rsidP="00042FB9" w:rsidRDefault="00042FB9" w14:paraId="57AF1F08" w14:textId="39B89281">
            <w:pPr>
              <w:ind w:left="0" w:firstLine="0"/>
              <w:jc w:val="left"/>
              <w:rPr>
                <w:iCs/>
              </w:rPr>
            </w:pPr>
            <w:r>
              <w:rPr>
                <w:iCs/>
              </w:rPr>
              <w:t>Y</w:t>
            </w:r>
          </w:p>
        </w:tc>
        <w:tc>
          <w:tcPr>
            <w:tcW w:w="1073" w:type="dxa"/>
          </w:tcPr>
          <w:p w:rsidRPr="002A25CB" w:rsidR="00042FB9" w:rsidP="00042FB9" w:rsidRDefault="000A5A92" w14:paraId="7446481A" w14:textId="406F1A7E">
            <w:pPr>
              <w:ind w:left="0" w:firstLine="0"/>
              <w:jc w:val="left"/>
              <w:rPr>
                <w:iCs/>
              </w:rPr>
            </w:pPr>
            <w:r>
              <w:rPr>
                <w:iCs/>
              </w:rPr>
              <w:t>?</w:t>
            </w:r>
          </w:p>
        </w:tc>
        <w:tc>
          <w:tcPr>
            <w:tcW w:w="1712" w:type="dxa"/>
          </w:tcPr>
          <w:p w:rsidRPr="002A25CB" w:rsidR="00042FB9" w:rsidP="00042FB9" w:rsidRDefault="00042FB9" w14:paraId="4748F140" w14:textId="3FB1CAF4">
            <w:pPr>
              <w:ind w:left="0" w:firstLine="0"/>
              <w:jc w:val="left"/>
              <w:rPr>
                <w:iCs/>
              </w:rPr>
            </w:pPr>
            <w:r>
              <w:rPr>
                <w:iCs/>
              </w:rPr>
              <w:t>Y</w:t>
            </w:r>
          </w:p>
        </w:tc>
        <w:tc>
          <w:tcPr>
            <w:tcW w:w="1500" w:type="dxa"/>
          </w:tcPr>
          <w:p w:rsidRPr="002A25CB" w:rsidR="00042FB9" w:rsidP="00042FB9" w:rsidRDefault="00042FB9" w14:paraId="545BFBFD" w14:textId="4A19C21E">
            <w:pPr>
              <w:ind w:left="0" w:firstLine="0"/>
              <w:jc w:val="left"/>
              <w:rPr>
                <w:iCs/>
              </w:rPr>
            </w:pPr>
            <w:r>
              <w:rPr>
                <w:iCs/>
              </w:rPr>
              <w:t>Y</w:t>
            </w:r>
          </w:p>
        </w:tc>
        <w:tc>
          <w:tcPr>
            <w:tcW w:w="2485" w:type="dxa"/>
          </w:tcPr>
          <w:p w:rsidRPr="002A25CB" w:rsidR="00042FB9" w:rsidP="00042FB9" w:rsidRDefault="000A5A92" w14:paraId="67DF0DA5" w14:textId="52259420">
            <w:pPr>
              <w:ind w:left="0" w:firstLine="0"/>
              <w:jc w:val="left"/>
              <w:rPr>
                <w:iCs/>
              </w:rPr>
            </w:pPr>
            <w:r>
              <w:rPr>
                <w:iCs/>
              </w:rPr>
              <w:t>?</w:t>
            </w:r>
          </w:p>
        </w:tc>
        <w:tc>
          <w:tcPr>
            <w:tcW w:w="1904" w:type="dxa"/>
          </w:tcPr>
          <w:p w:rsidRPr="002A25CB" w:rsidR="00042FB9" w:rsidP="00042FB9" w:rsidRDefault="00534B43" w14:paraId="731B72FE" w14:textId="1C548BFA">
            <w:pPr>
              <w:ind w:left="0" w:firstLine="0"/>
              <w:jc w:val="left"/>
              <w:rPr>
                <w:iCs/>
              </w:rPr>
            </w:pPr>
            <w:r>
              <w:rPr>
                <w:iCs/>
              </w:rPr>
              <w:t>Y</w:t>
            </w:r>
          </w:p>
        </w:tc>
        <w:tc>
          <w:tcPr>
            <w:tcW w:w="1480" w:type="dxa"/>
          </w:tcPr>
          <w:p w:rsidRPr="002A25CB" w:rsidR="00042FB9" w:rsidP="00042FB9" w:rsidRDefault="00042FB9" w14:paraId="37988556" w14:textId="17CC65B1">
            <w:pPr>
              <w:ind w:left="0" w:firstLine="0"/>
              <w:jc w:val="left"/>
              <w:rPr>
                <w:iCs/>
              </w:rPr>
            </w:pPr>
            <w:r>
              <w:rPr>
                <w:iCs/>
              </w:rPr>
              <w:t>Y</w:t>
            </w:r>
          </w:p>
        </w:tc>
      </w:tr>
      <w:tr w:rsidRPr="002A25CB" w:rsidR="00042FB9" w:rsidTr="00534B43" w14:paraId="6BD83900" w14:textId="713FFE7E">
        <w:trPr>
          <w:trHeight w:val="262"/>
        </w:trPr>
        <w:tc>
          <w:tcPr>
            <w:tcW w:w="1212" w:type="dxa"/>
          </w:tcPr>
          <w:p w:rsidRPr="002A25CB" w:rsidR="00042FB9" w:rsidP="00042FB9" w:rsidRDefault="00042FB9" w14:paraId="203011DF" w14:textId="6A610673">
            <w:pPr>
              <w:ind w:left="0" w:firstLine="0"/>
              <w:jc w:val="left"/>
              <w:rPr>
                <w:b/>
                <w:bCs/>
              </w:rPr>
            </w:pPr>
            <w:r w:rsidRPr="002A25CB">
              <w:t>UK (Wales)</w:t>
            </w:r>
          </w:p>
        </w:tc>
        <w:tc>
          <w:tcPr>
            <w:tcW w:w="1226" w:type="dxa"/>
          </w:tcPr>
          <w:p w:rsidRPr="002A25CB" w:rsidR="00042FB9" w:rsidP="00042FB9" w:rsidRDefault="00042FB9" w14:paraId="6F2A4F28" w14:textId="05188350">
            <w:pPr>
              <w:ind w:left="0" w:firstLine="0"/>
              <w:jc w:val="left"/>
              <w:rPr>
                <w:iCs/>
              </w:rPr>
            </w:pPr>
            <w:r>
              <w:rPr>
                <w:iCs/>
              </w:rPr>
              <w:t>Y</w:t>
            </w:r>
          </w:p>
        </w:tc>
        <w:tc>
          <w:tcPr>
            <w:tcW w:w="1216" w:type="dxa"/>
          </w:tcPr>
          <w:p w:rsidRPr="002A25CB" w:rsidR="00042FB9" w:rsidP="00042FB9" w:rsidRDefault="00042FB9" w14:paraId="452BA5BF" w14:textId="1872490A">
            <w:pPr>
              <w:ind w:left="0" w:firstLine="0"/>
              <w:jc w:val="left"/>
              <w:rPr>
                <w:iCs/>
              </w:rPr>
            </w:pPr>
            <w:r>
              <w:rPr>
                <w:iCs/>
              </w:rPr>
              <w:t>Y</w:t>
            </w:r>
          </w:p>
        </w:tc>
        <w:tc>
          <w:tcPr>
            <w:tcW w:w="803" w:type="dxa"/>
          </w:tcPr>
          <w:p w:rsidRPr="002A25CB" w:rsidR="00042FB9" w:rsidP="00042FB9" w:rsidRDefault="00042FB9" w14:paraId="36825FBD" w14:textId="7368C837">
            <w:pPr>
              <w:ind w:left="0" w:firstLine="0"/>
              <w:jc w:val="left"/>
              <w:rPr>
                <w:iCs/>
              </w:rPr>
            </w:pPr>
            <w:r>
              <w:rPr>
                <w:iCs/>
              </w:rPr>
              <w:t>Y</w:t>
            </w:r>
          </w:p>
        </w:tc>
        <w:tc>
          <w:tcPr>
            <w:tcW w:w="1073" w:type="dxa"/>
          </w:tcPr>
          <w:p w:rsidRPr="002A25CB" w:rsidR="00042FB9" w:rsidP="00042FB9" w:rsidRDefault="006F7151" w14:paraId="429F96D9" w14:textId="62EBC367">
            <w:pPr>
              <w:ind w:left="0" w:firstLine="0"/>
              <w:jc w:val="left"/>
              <w:rPr>
                <w:iCs/>
              </w:rPr>
            </w:pPr>
            <w:r>
              <w:rPr>
                <w:iCs/>
              </w:rPr>
              <w:t>?</w:t>
            </w:r>
          </w:p>
        </w:tc>
        <w:tc>
          <w:tcPr>
            <w:tcW w:w="1712" w:type="dxa"/>
          </w:tcPr>
          <w:p w:rsidRPr="002A25CB" w:rsidR="00042FB9" w:rsidP="00042FB9" w:rsidRDefault="00042FB9" w14:paraId="7F6ADDB7" w14:textId="31ECBC5F">
            <w:pPr>
              <w:ind w:left="0" w:firstLine="0"/>
              <w:jc w:val="left"/>
              <w:rPr>
                <w:iCs/>
              </w:rPr>
            </w:pPr>
            <w:r>
              <w:rPr>
                <w:iCs/>
              </w:rPr>
              <w:t>Y</w:t>
            </w:r>
          </w:p>
        </w:tc>
        <w:tc>
          <w:tcPr>
            <w:tcW w:w="1500" w:type="dxa"/>
          </w:tcPr>
          <w:p w:rsidRPr="002A25CB" w:rsidR="00042FB9" w:rsidP="00042FB9" w:rsidRDefault="00042FB9" w14:paraId="41C8C259" w14:textId="62034C65">
            <w:pPr>
              <w:ind w:left="0" w:firstLine="0"/>
              <w:jc w:val="left"/>
              <w:rPr>
                <w:iCs/>
              </w:rPr>
            </w:pPr>
            <w:r>
              <w:rPr>
                <w:iCs/>
              </w:rPr>
              <w:t>Y</w:t>
            </w:r>
          </w:p>
        </w:tc>
        <w:tc>
          <w:tcPr>
            <w:tcW w:w="2485" w:type="dxa"/>
          </w:tcPr>
          <w:p w:rsidRPr="002A25CB" w:rsidR="00042FB9" w:rsidP="00042FB9" w:rsidRDefault="00042FB9" w14:paraId="4DD49664" w14:textId="3396AE43">
            <w:pPr>
              <w:ind w:left="0" w:firstLine="0"/>
              <w:jc w:val="left"/>
              <w:rPr>
                <w:iCs/>
              </w:rPr>
            </w:pPr>
            <w:r>
              <w:rPr>
                <w:iCs/>
              </w:rPr>
              <w:t>Y</w:t>
            </w:r>
          </w:p>
        </w:tc>
        <w:tc>
          <w:tcPr>
            <w:tcW w:w="1904" w:type="dxa"/>
          </w:tcPr>
          <w:p w:rsidRPr="002A25CB" w:rsidR="00042FB9" w:rsidP="00042FB9" w:rsidRDefault="00042FB9" w14:paraId="6F9A4DCC" w14:textId="36A80593">
            <w:pPr>
              <w:ind w:left="0" w:firstLine="0"/>
              <w:jc w:val="left"/>
              <w:rPr>
                <w:iCs/>
              </w:rPr>
            </w:pPr>
            <w:r>
              <w:rPr>
                <w:iCs/>
              </w:rPr>
              <w:t>Y</w:t>
            </w:r>
          </w:p>
        </w:tc>
        <w:tc>
          <w:tcPr>
            <w:tcW w:w="1480" w:type="dxa"/>
          </w:tcPr>
          <w:p w:rsidRPr="002A25CB" w:rsidR="00042FB9" w:rsidP="00042FB9" w:rsidRDefault="00042FB9" w14:paraId="3F132833" w14:textId="1766060E">
            <w:pPr>
              <w:ind w:left="0" w:firstLine="0"/>
              <w:jc w:val="left"/>
              <w:rPr>
                <w:iCs/>
              </w:rPr>
            </w:pPr>
            <w:r>
              <w:rPr>
                <w:iCs/>
              </w:rPr>
              <w:t>Y</w:t>
            </w:r>
          </w:p>
        </w:tc>
      </w:tr>
      <w:tr w:rsidRPr="002A25CB" w:rsidR="00534B43" w:rsidTr="00534B43" w14:paraId="1736C3FD" w14:textId="77777777">
        <w:trPr>
          <w:trHeight w:val="262"/>
        </w:trPr>
        <w:tc>
          <w:tcPr>
            <w:tcW w:w="1212" w:type="dxa"/>
          </w:tcPr>
          <w:p w:rsidRPr="002A25CB" w:rsidR="00534B43" w:rsidP="00534B43" w:rsidRDefault="00534B43" w14:paraId="6DDF1E11" w14:textId="579CE7E0">
            <w:pPr>
              <w:ind w:left="0" w:firstLine="0"/>
              <w:jc w:val="left"/>
            </w:pPr>
            <w:r>
              <w:t>UK (CPRD)</w:t>
            </w:r>
          </w:p>
        </w:tc>
        <w:tc>
          <w:tcPr>
            <w:tcW w:w="1226" w:type="dxa"/>
          </w:tcPr>
          <w:p w:rsidR="00534B43" w:rsidP="00534B43" w:rsidRDefault="00534B43" w14:paraId="23915E73" w14:textId="53FEC6E6">
            <w:pPr>
              <w:ind w:left="0" w:firstLine="0"/>
              <w:jc w:val="left"/>
              <w:rPr>
                <w:iCs/>
              </w:rPr>
            </w:pPr>
            <w:r>
              <w:rPr>
                <w:iCs/>
              </w:rPr>
              <w:t>?</w:t>
            </w:r>
          </w:p>
        </w:tc>
        <w:tc>
          <w:tcPr>
            <w:tcW w:w="1216" w:type="dxa"/>
          </w:tcPr>
          <w:p w:rsidR="00534B43" w:rsidP="00534B43" w:rsidRDefault="00534B43" w14:paraId="1AE12763" w14:textId="702145FC">
            <w:pPr>
              <w:ind w:left="0" w:firstLine="0"/>
              <w:jc w:val="left"/>
              <w:rPr>
                <w:iCs/>
              </w:rPr>
            </w:pPr>
            <w:r>
              <w:rPr>
                <w:iCs/>
              </w:rPr>
              <w:t>?</w:t>
            </w:r>
          </w:p>
        </w:tc>
        <w:tc>
          <w:tcPr>
            <w:tcW w:w="803" w:type="dxa"/>
          </w:tcPr>
          <w:p w:rsidR="00534B43" w:rsidP="00534B43" w:rsidRDefault="00534B43" w14:paraId="4AB0D0FD" w14:textId="4786CBFC">
            <w:pPr>
              <w:ind w:left="0" w:firstLine="0"/>
              <w:jc w:val="left"/>
              <w:rPr>
                <w:iCs/>
              </w:rPr>
            </w:pPr>
            <w:r>
              <w:rPr>
                <w:iCs/>
              </w:rPr>
              <w:t>?</w:t>
            </w:r>
          </w:p>
        </w:tc>
        <w:tc>
          <w:tcPr>
            <w:tcW w:w="1073" w:type="dxa"/>
          </w:tcPr>
          <w:p w:rsidRPr="002A25CB" w:rsidR="00534B43" w:rsidP="00534B43" w:rsidRDefault="00534B43" w14:paraId="7C4E5372" w14:textId="194C4AB5">
            <w:pPr>
              <w:ind w:left="0" w:firstLine="0"/>
              <w:jc w:val="left"/>
              <w:rPr>
                <w:iCs/>
              </w:rPr>
            </w:pPr>
            <w:r>
              <w:rPr>
                <w:iCs/>
              </w:rPr>
              <w:t>?</w:t>
            </w:r>
          </w:p>
        </w:tc>
        <w:tc>
          <w:tcPr>
            <w:tcW w:w="1712" w:type="dxa"/>
          </w:tcPr>
          <w:p w:rsidR="00534B43" w:rsidP="00534B43" w:rsidRDefault="00534B43" w14:paraId="63E43EF0" w14:textId="1EDAB229">
            <w:pPr>
              <w:ind w:left="0" w:firstLine="0"/>
              <w:jc w:val="left"/>
              <w:rPr>
                <w:iCs/>
              </w:rPr>
            </w:pPr>
            <w:r>
              <w:rPr>
                <w:iCs/>
              </w:rPr>
              <w:t>?</w:t>
            </w:r>
          </w:p>
        </w:tc>
        <w:tc>
          <w:tcPr>
            <w:tcW w:w="1500" w:type="dxa"/>
          </w:tcPr>
          <w:p w:rsidR="00534B43" w:rsidP="00534B43" w:rsidRDefault="00534B43" w14:paraId="464F6736" w14:textId="46F18F68">
            <w:pPr>
              <w:ind w:left="0" w:firstLine="0"/>
              <w:jc w:val="left"/>
              <w:rPr>
                <w:iCs/>
              </w:rPr>
            </w:pPr>
            <w:r>
              <w:rPr>
                <w:iCs/>
              </w:rPr>
              <w:t>?</w:t>
            </w:r>
          </w:p>
        </w:tc>
        <w:tc>
          <w:tcPr>
            <w:tcW w:w="2485" w:type="dxa"/>
          </w:tcPr>
          <w:p w:rsidR="00534B43" w:rsidP="00534B43" w:rsidRDefault="00534B43" w14:paraId="6F375D47" w14:textId="3C1771AE">
            <w:pPr>
              <w:ind w:left="0" w:firstLine="0"/>
              <w:jc w:val="left"/>
              <w:rPr>
                <w:iCs/>
              </w:rPr>
            </w:pPr>
            <w:r>
              <w:rPr>
                <w:iCs/>
              </w:rPr>
              <w:t>?</w:t>
            </w:r>
          </w:p>
        </w:tc>
        <w:tc>
          <w:tcPr>
            <w:tcW w:w="1904" w:type="dxa"/>
          </w:tcPr>
          <w:p w:rsidR="00534B43" w:rsidP="00534B43" w:rsidRDefault="00534B43" w14:paraId="3A0264C1" w14:textId="6A710570">
            <w:pPr>
              <w:ind w:left="0" w:firstLine="0"/>
              <w:jc w:val="left"/>
              <w:rPr>
                <w:iCs/>
              </w:rPr>
            </w:pPr>
            <w:r>
              <w:rPr>
                <w:iCs/>
              </w:rPr>
              <w:t>?</w:t>
            </w:r>
          </w:p>
        </w:tc>
        <w:tc>
          <w:tcPr>
            <w:tcW w:w="1480" w:type="dxa"/>
          </w:tcPr>
          <w:p w:rsidR="00534B43" w:rsidP="00534B43" w:rsidRDefault="00534B43" w14:paraId="08E0129D" w14:textId="0CEA82BE">
            <w:pPr>
              <w:ind w:left="0" w:firstLine="0"/>
              <w:jc w:val="left"/>
              <w:rPr>
                <w:iCs/>
              </w:rPr>
            </w:pPr>
            <w:r>
              <w:rPr>
                <w:iCs/>
              </w:rPr>
              <w:t>?</w:t>
            </w:r>
          </w:p>
        </w:tc>
      </w:tr>
    </w:tbl>
    <w:p w:rsidR="003A1E7B" w:rsidP="00D3040B" w:rsidRDefault="006F7151" w14:paraId="124DD514" w14:textId="2D700523">
      <w:pPr>
        <w:ind w:left="0" w:firstLine="0"/>
        <w:jc w:val="left"/>
        <w:rPr>
          <w:iCs/>
        </w:rPr>
      </w:pPr>
      <w:r>
        <w:rPr>
          <w:iCs/>
        </w:rPr>
        <w:t xml:space="preserve">*Maternal age, parity and year of birth are defined in section 2.7.3 and they are extracted from birth registries across data sources. </w:t>
      </w:r>
    </w:p>
    <w:p w:rsidR="00042FB9" w:rsidP="00D3040B" w:rsidRDefault="00042FB9" w14:paraId="0CDA5685" w14:textId="77777777">
      <w:pPr>
        <w:ind w:left="0" w:firstLine="0"/>
        <w:jc w:val="left"/>
        <w:rPr>
          <w:b/>
          <w:iCs/>
        </w:rPr>
      </w:pPr>
    </w:p>
    <w:p w:rsidR="00042FB9" w:rsidP="00D3040B" w:rsidRDefault="00042FB9" w14:paraId="624B2C0D" w14:textId="77777777">
      <w:pPr>
        <w:ind w:left="0" w:firstLine="0"/>
        <w:jc w:val="left"/>
        <w:rPr>
          <w:b/>
          <w:iCs/>
        </w:rPr>
      </w:pPr>
    </w:p>
    <w:p w:rsidR="00042FB9" w:rsidP="00D3040B" w:rsidRDefault="00042FB9" w14:paraId="4F3FB80C" w14:textId="77777777">
      <w:pPr>
        <w:ind w:left="0" w:firstLine="0"/>
        <w:jc w:val="left"/>
        <w:rPr>
          <w:b/>
          <w:iCs/>
        </w:rPr>
      </w:pPr>
    </w:p>
    <w:p w:rsidR="000A5A92" w:rsidP="000A5A92" w:rsidRDefault="000A5A92" w14:paraId="6382B6A7" w14:textId="77777777">
      <w:pPr>
        <w:ind w:left="0" w:firstLine="0"/>
        <w:jc w:val="left"/>
        <w:rPr>
          <w:iCs/>
        </w:rPr>
      </w:pPr>
      <w:r>
        <w:rPr>
          <w:b/>
          <w:iCs/>
        </w:rPr>
        <w:lastRenderedPageBreak/>
        <w:t>B</w:t>
      </w:r>
      <w:r w:rsidRPr="00042FB9">
        <w:rPr>
          <w:b/>
          <w:iCs/>
        </w:rPr>
        <w:t xml:space="preserve">) Definition of </w:t>
      </w:r>
      <w:r>
        <w:rPr>
          <w:b/>
          <w:iCs/>
        </w:rPr>
        <w:t xml:space="preserve">folic acid 1 month before and/or during first trimester of pregnancy in each data source </w:t>
      </w:r>
      <w:r>
        <w:rPr>
          <w:iCs/>
        </w:rPr>
        <w:t>(only data source reporting availability of the variable are listed)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365"/>
        <w:gridCol w:w="11583"/>
      </w:tblGrid>
      <w:tr w:rsidRPr="00042FB9" w:rsidR="000A5A92" w:rsidTr="00021F4E" w14:paraId="5D033700" w14:textId="77777777">
        <w:tc>
          <w:tcPr>
            <w:tcW w:w="2365" w:type="dxa"/>
            <w:shd w:val="clear" w:color="auto" w:fill="EDEDED" w:themeFill="accent3" w:themeFillTint="33"/>
          </w:tcPr>
          <w:p w:rsidRPr="00042FB9" w:rsidR="000A5A92" w:rsidP="00021F4E" w:rsidRDefault="000A5A92" w14:paraId="6C6A0C5F" w14:textId="77777777">
            <w:pPr>
              <w:spacing w:after="0" w:line="276" w:lineRule="auto"/>
              <w:ind w:left="0" w:firstLine="0"/>
              <w:rPr>
                <w:rFonts w:eastAsia="Times New Roman"/>
                <w:bCs/>
                <w:color w:val="000000" w:themeColor="text1"/>
                <w:kern w:val="32"/>
                <w:szCs w:val="20"/>
                <w:lang w:val="en-US"/>
              </w:rPr>
            </w:pPr>
            <w:r w:rsidRPr="00042FB9">
              <w:rPr>
                <w:rFonts w:eastAsia="Times New Roman"/>
                <w:color w:val="000000" w:themeColor="text1"/>
                <w:szCs w:val="20"/>
                <w:lang w:val="en-US"/>
              </w:rPr>
              <w:t>D</w:t>
            </w:r>
            <w:r>
              <w:rPr>
                <w:rFonts w:eastAsia="Times New Roman"/>
                <w:color w:val="000000" w:themeColor="text1"/>
                <w:szCs w:val="20"/>
                <w:lang w:val="en-US"/>
              </w:rPr>
              <w:t>ata source</w:t>
            </w:r>
          </w:p>
        </w:tc>
        <w:tc>
          <w:tcPr>
            <w:tcW w:w="11583" w:type="dxa"/>
            <w:shd w:val="clear" w:color="auto" w:fill="EDEDED" w:themeFill="accent3" w:themeFillTint="33"/>
          </w:tcPr>
          <w:p w:rsidRPr="00042FB9" w:rsidR="000A5A92" w:rsidP="00021F4E" w:rsidRDefault="000A5A92" w14:paraId="3B699844" w14:textId="77777777">
            <w:pPr>
              <w:spacing w:after="0" w:line="276" w:lineRule="auto"/>
              <w:ind w:left="0" w:firstLine="0"/>
              <w:rPr>
                <w:rFonts w:eastAsia="Times New Roman"/>
                <w:bCs/>
                <w:color w:val="000000" w:themeColor="text1"/>
                <w:kern w:val="32"/>
                <w:szCs w:val="20"/>
                <w:lang w:val="en-US"/>
              </w:rPr>
            </w:pPr>
            <w:r>
              <w:rPr>
                <w:rFonts w:eastAsia="Times New Roman"/>
                <w:bCs/>
                <w:color w:val="000000" w:themeColor="text1"/>
                <w:kern w:val="32"/>
                <w:szCs w:val="20"/>
                <w:lang w:val="en-US"/>
              </w:rPr>
              <w:t xml:space="preserve">Definition and CDM </w:t>
            </w:r>
            <w:r w:rsidRPr="00534B43">
              <w:rPr>
                <w:rFonts w:eastAsia="Times New Roman"/>
                <w:bCs/>
                <w:color w:val="000000" w:themeColor="text1"/>
                <w:kern w:val="32"/>
                <w:szCs w:val="20"/>
                <w:lang w:val="en-US"/>
              </w:rPr>
              <w:t>extraction (event/survey)</w:t>
            </w:r>
          </w:p>
        </w:tc>
      </w:tr>
      <w:tr w:rsidRPr="00042FB9" w:rsidR="000A5A92" w:rsidTr="00021F4E" w14:paraId="13E2E118" w14:textId="77777777">
        <w:tc>
          <w:tcPr>
            <w:tcW w:w="2365" w:type="dxa"/>
          </w:tcPr>
          <w:p w:rsidRPr="00042FB9" w:rsidR="000A5A92" w:rsidP="00021F4E" w:rsidRDefault="000A5A92" w14:paraId="5F61F415" w14:textId="77777777">
            <w:pPr>
              <w:spacing w:after="0" w:line="276" w:lineRule="auto"/>
              <w:ind w:left="0" w:firstLine="0"/>
              <w:rPr>
                <w:rFonts w:eastAsia="Times New Roman"/>
                <w:bCs/>
                <w:color w:val="000000" w:themeColor="text1"/>
                <w:kern w:val="32"/>
                <w:szCs w:val="20"/>
                <w:lang w:val="en-US"/>
              </w:rPr>
            </w:pPr>
            <w:r w:rsidRPr="002A25CB">
              <w:t>Finland</w:t>
            </w:r>
          </w:p>
        </w:tc>
        <w:tc>
          <w:tcPr>
            <w:tcW w:w="11583" w:type="dxa"/>
          </w:tcPr>
          <w:p w:rsidRPr="00042FB9" w:rsidR="000A5A92" w:rsidP="00021F4E" w:rsidRDefault="000A5A92" w14:paraId="4BDDB7D9" w14:textId="77777777">
            <w:pPr>
              <w:spacing w:after="0" w:line="276" w:lineRule="auto"/>
              <w:ind w:left="0" w:firstLine="0"/>
              <w:rPr>
                <w:rFonts w:eastAsia="Times New Roman"/>
                <w:color w:val="000000" w:themeColor="text1"/>
                <w:szCs w:val="20"/>
                <w:lang w:val="en-US"/>
              </w:rPr>
            </w:pPr>
            <w:r>
              <w:rPr>
                <w:rFonts w:eastAsia="Times New Roman"/>
                <w:color w:val="000000" w:themeColor="text1"/>
                <w:szCs w:val="20"/>
                <w:lang w:val="en-US"/>
              </w:rPr>
              <w:t xml:space="preserve">Yes / No, </w:t>
            </w:r>
            <w:r w:rsidRPr="00042FB9">
              <w:rPr>
                <w:rFonts w:eastAsia="Times New Roman"/>
                <w:color w:val="000000" w:themeColor="text1"/>
                <w:szCs w:val="20"/>
              </w:rPr>
              <w:t>extracted from the</w:t>
            </w:r>
            <w:r w:rsidRPr="00042FB9">
              <w:rPr>
                <w:rFonts w:eastAsia="Times New Roman"/>
                <w:color w:val="000000" w:themeColor="text1"/>
                <w:szCs w:val="20"/>
                <w:lang w:val="en-US"/>
              </w:rPr>
              <w:t xml:space="preserve"> Medical Birth registry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p>
        </w:tc>
      </w:tr>
      <w:tr w:rsidRPr="00042FB9" w:rsidR="000A5A92" w:rsidTr="00021F4E" w14:paraId="32F0E009" w14:textId="77777777">
        <w:trPr>
          <w:trHeight w:val="278"/>
        </w:trPr>
        <w:tc>
          <w:tcPr>
            <w:tcW w:w="2365" w:type="dxa"/>
          </w:tcPr>
          <w:p w:rsidRPr="002A25CB" w:rsidR="000A5A92" w:rsidP="00021F4E" w:rsidRDefault="000A5A92" w14:paraId="01E2005B" w14:textId="77777777">
            <w:pPr>
              <w:spacing w:after="0" w:line="276" w:lineRule="auto"/>
              <w:ind w:left="0" w:firstLine="0"/>
            </w:pPr>
            <w:r w:rsidRPr="002A25CB">
              <w:t>France (Haute Garonne)</w:t>
            </w:r>
          </w:p>
        </w:tc>
        <w:tc>
          <w:tcPr>
            <w:tcW w:w="11583" w:type="dxa"/>
          </w:tcPr>
          <w:p w:rsidRPr="00042FB9" w:rsidR="000A5A92" w:rsidP="00021F4E" w:rsidRDefault="000A5A92" w14:paraId="56346418" w14:textId="77777777">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0A5A92" w:rsidTr="00021F4E" w14:paraId="6BA955C4" w14:textId="77777777">
        <w:trPr>
          <w:trHeight w:val="278"/>
        </w:trPr>
        <w:tc>
          <w:tcPr>
            <w:tcW w:w="2365" w:type="dxa"/>
          </w:tcPr>
          <w:p w:rsidRPr="002A25CB" w:rsidR="000A5A92" w:rsidP="00021F4E" w:rsidRDefault="000A5A92" w14:paraId="5DCF98A7" w14:textId="77777777">
            <w:pPr>
              <w:spacing w:after="0" w:line="276" w:lineRule="auto"/>
              <w:ind w:left="0" w:firstLine="0"/>
            </w:pPr>
            <w:r>
              <w:t>Germany</w:t>
            </w:r>
          </w:p>
        </w:tc>
        <w:tc>
          <w:tcPr>
            <w:tcW w:w="11583" w:type="dxa"/>
          </w:tcPr>
          <w:p w:rsidRPr="00042FB9" w:rsidR="000A5A92" w:rsidP="00021F4E" w:rsidRDefault="000A5A92" w14:paraId="00202147" w14:textId="77777777">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0A5A92" w:rsidTr="00021F4E" w14:paraId="2F4EF42D"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5A4C2A27" w14:textId="77777777">
            <w:pPr>
              <w:spacing w:after="0" w:line="276" w:lineRule="auto"/>
              <w:ind w:left="0" w:firstLine="0"/>
              <w:rPr>
                <w:rFonts w:eastAsia="Times New Roman"/>
                <w:color w:val="000000" w:themeColor="text1"/>
                <w:szCs w:val="20"/>
                <w:lang w:val="en-US"/>
              </w:rPr>
            </w:pPr>
            <w:r w:rsidRPr="002A25CB">
              <w:t>Italy (Emilia Romagna)</w:t>
            </w:r>
          </w:p>
        </w:tc>
        <w:tc>
          <w:tcPr>
            <w:tcW w:w="11583"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36F9FC40" w14:textId="77777777">
            <w:pPr>
              <w:spacing w:after="0" w:line="276" w:lineRule="auto"/>
              <w:ind w:left="0" w:firstLine="0"/>
              <w:rPr>
                <w:rFonts w:eastAsia="Times New Roman"/>
                <w:color w:val="000000" w:themeColor="text1"/>
                <w:szCs w:val="20"/>
                <w:lang w:val="en-US"/>
              </w:rPr>
            </w:pPr>
            <w:r>
              <w:rPr>
                <w:rFonts w:eastAsia="Calibri Light"/>
                <w:color w:val="000000" w:themeColor="text1"/>
                <w:szCs w:val="20"/>
                <w:lang w:val="en-US"/>
              </w:rPr>
              <w:t>?</w:t>
            </w:r>
          </w:p>
        </w:tc>
      </w:tr>
      <w:tr w:rsidRPr="00042FB9" w:rsidR="000A5A92" w:rsidTr="00021F4E" w14:paraId="1DEDDCED"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02FA1C6C" w14:textId="77777777">
            <w:pPr>
              <w:spacing w:after="0" w:line="276" w:lineRule="auto"/>
              <w:ind w:left="0" w:firstLine="0"/>
              <w:rPr>
                <w:rFonts w:eastAsia="Times New Roman"/>
                <w:color w:val="000000" w:themeColor="text1"/>
                <w:szCs w:val="20"/>
                <w:lang w:val="en-US"/>
              </w:rPr>
            </w:pPr>
            <w:r w:rsidRPr="002A25CB">
              <w:t>Italy (Tuscany)</w:t>
            </w:r>
          </w:p>
        </w:tc>
        <w:tc>
          <w:tcPr>
            <w:tcW w:w="11583"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502105F1" w14:textId="77777777">
            <w:pPr>
              <w:spacing w:after="0" w:line="276" w:lineRule="auto"/>
              <w:ind w:left="0" w:firstLine="0"/>
              <w:rPr>
                <w:rFonts w:eastAsia="Times New Roman"/>
                <w:color w:val="000000" w:themeColor="text1"/>
                <w:szCs w:val="20"/>
                <w:lang w:val="en-US"/>
              </w:rPr>
            </w:pPr>
            <w:r>
              <w:rPr>
                <w:rFonts w:eastAsia="Calibri Light"/>
                <w:color w:val="000000" w:themeColor="text1"/>
                <w:szCs w:val="20"/>
                <w:lang w:val="en-US"/>
              </w:rPr>
              <w:t>?</w:t>
            </w:r>
          </w:p>
        </w:tc>
      </w:tr>
      <w:tr w:rsidRPr="00042FB9" w:rsidR="000A5A92" w:rsidTr="00021F4E" w14:paraId="663FD5B1"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49412991" w14:textId="77777777">
            <w:pPr>
              <w:spacing w:after="0" w:line="276" w:lineRule="auto"/>
              <w:ind w:left="0" w:firstLine="0"/>
              <w:rPr>
                <w:rFonts w:eastAsia="Times New Roman"/>
                <w:color w:val="000000" w:themeColor="text1"/>
                <w:szCs w:val="20"/>
                <w:lang w:val="en-US"/>
              </w:rPr>
            </w:pPr>
            <w:r w:rsidRPr="00042FB9">
              <w:rPr>
                <w:rFonts w:eastAsia="Times New Roman"/>
                <w:color w:val="000000" w:themeColor="text1"/>
                <w:szCs w:val="20"/>
                <w:lang w:val="en-US"/>
              </w:rPr>
              <w:t>Norway</w:t>
            </w:r>
          </w:p>
          <w:p w:rsidRPr="00042FB9" w:rsidR="000A5A92" w:rsidP="00021F4E" w:rsidRDefault="000A5A92" w14:paraId="63E485BA" w14:textId="77777777">
            <w:pPr>
              <w:spacing w:after="0" w:line="276" w:lineRule="auto"/>
              <w:ind w:left="0" w:firstLine="0"/>
              <w:rPr>
                <w:rFonts w:eastAsia="Times New Roman"/>
                <w:color w:val="000000" w:themeColor="text1"/>
                <w:szCs w:val="20"/>
                <w:lang w:val="en-US"/>
              </w:rPr>
            </w:pPr>
            <w:proofErr w:type="spellStart"/>
            <w:r w:rsidRPr="00042FB9">
              <w:rPr>
                <w:rFonts w:eastAsia="Times New Roman"/>
                <w:color w:val="000000" w:themeColor="text1"/>
                <w:szCs w:val="20"/>
                <w:lang w:val="en-US"/>
              </w:rPr>
              <w:t>UiO</w:t>
            </w:r>
            <w:proofErr w:type="spellEnd"/>
          </w:p>
        </w:tc>
        <w:tc>
          <w:tcPr>
            <w:tcW w:w="11583"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50EB198B" w14:textId="77777777">
            <w:pPr>
              <w:spacing w:after="0" w:line="276" w:lineRule="auto"/>
              <w:ind w:left="0" w:firstLine="0"/>
              <w:rPr>
                <w:rFonts w:eastAsia="Times New Roman"/>
                <w:color w:val="000000" w:themeColor="text1"/>
                <w:szCs w:val="20"/>
                <w:lang w:val="en-US"/>
              </w:rPr>
            </w:pPr>
            <w:r>
              <w:rPr>
                <w:rFonts w:eastAsia="Times New Roman"/>
                <w:color w:val="000000" w:themeColor="text1"/>
                <w:szCs w:val="20"/>
                <w:lang w:val="en-US"/>
              </w:rPr>
              <w:t xml:space="preserve">Yes / No, </w:t>
            </w:r>
            <w:r w:rsidRPr="00042FB9">
              <w:rPr>
                <w:rFonts w:eastAsia="Times New Roman"/>
                <w:color w:val="000000" w:themeColor="text1"/>
                <w:szCs w:val="20"/>
              </w:rPr>
              <w:t>extracted from the</w:t>
            </w:r>
            <w:r w:rsidRPr="00042FB9">
              <w:rPr>
                <w:rFonts w:eastAsia="Times New Roman"/>
                <w:color w:val="000000" w:themeColor="text1"/>
                <w:szCs w:val="20"/>
                <w:lang w:val="en-US"/>
              </w:rPr>
              <w:t xml:space="preserve"> Medical Birth registry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p>
        </w:tc>
      </w:tr>
      <w:tr w:rsidRPr="00042FB9" w:rsidR="000A5A92" w:rsidTr="00021F4E" w14:paraId="55F1FDF5"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39F5CC3B" w14:textId="77777777">
            <w:pPr>
              <w:spacing w:after="0" w:line="276" w:lineRule="auto"/>
              <w:ind w:left="0" w:firstLine="0"/>
              <w:rPr>
                <w:rFonts w:eastAsia="Times New Roman"/>
                <w:color w:val="000000" w:themeColor="text1"/>
                <w:szCs w:val="20"/>
                <w:lang w:val="en-US"/>
              </w:rPr>
            </w:pPr>
            <w:r w:rsidRPr="002A25CB">
              <w:t>Spain (Valencian Region)</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25A8C09D" w14:textId="77777777">
            <w:pPr>
              <w:spacing w:after="0" w:line="276" w:lineRule="auto"/>
              <w:ind w:left="0" w:firstLine="0"/>
              <w:rPr>
                <w:rFonts w:eastAsia="Calibri Light"/>
                <w:szCs w:val="20"/>
                <w:lang w:val="en-US"/>
              </w:rPr>
            </w:pPr>
            <w:r>
              <w:rPr>
                <w:rFonts w:eastAsia="Calibri Light"/>
                <w:szCs w:val="20"/>
                <w:lang w:val="en-US"/>
              </w:rPr>
              <w:t>?</w:t>
            </w:r>
          </w:p>
        </w:tc>
      </w:tr>
      <w:tr w:rsidRPr="00042FB9" w:rsidR="000A5A92" w:rsidTr="00021F4E" w14:paraId="31733B9F"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3FA87F50" w14:textId="77777777">
            <w:pPr>
              <w:spacing w:after="0" w:line="276" w:lineRule="auto"/>
              <w:ind w:left="0" w:firstLine="0"/>
              <w:rPr>
                <w:rFonts w:eastAsia="Times New Roman"/>
                <w:szCs w:val="20"/>
                <w:lang w:val="en-US"/>
              </w:rPr>
            </w:pPr>
            <w:r w:rsidRPr="00042FB9">
              <w:rPr>
                <w:rFonts w:eastAsia="Times New Roman"/>
                <w:szCs w:val="20"/>
                <w:lang w:val="en-US"/>
              </w:rPr>
              <w:t xml:space="preserve">Sweden </w:t>
            </w:r>
          </w:p>
          <w:p w:rsidRPr="00042FB9" w:rsidR="000A5A92" w:rsidP="00021F4E" w:rsidRDefault="000A5A92" w14:paraId="3E28FBB3" w14:textId="77777777">
            <w:pPr>
              <w:spacing w:after="0" w:line="276" w:lineRule="auto"/>
              <w:ind w:left="0" w:firstLine="0"/>
              <w:rPr>
                <w:rFonts w:eastAsia="Times New Roman"/>
                <w:szCs w:val="20"/>
                <w:lang w:val="en-US"/>
              </w:rPr>
            </w:pPr>
            <w:proofErr w:type="spellStart"/>
            <w:r w:rsidRPr="00042FB9">
              <w:rPr>
                <w:rFonts w:eastAsia="Times New Roman"/>
                <w:szCs w:val="20"/>
                <w:lang w:val="en-US"/>
              </w:rPr>
              <w:t>Karolinska</w:t>
            </w:r>
            <w:proofErr w:type="spellEnd"/>
            <w:r w:rsidRPr="00042FB9">
              <w:rPr>
                <w:rFonts w:eastAsia="Times New Roman"/>
                <w:szCs w:val="20"/>
                <w:lang w:val="en-US"/>
              </w:rPr>
              <w:t xml:space="preserve"> </w:t>
            </w:r>
            <w:proofErr w:type="spellStart"/>
            <w:r w:rsidRPr="00042FB9">
              <w:rPr>
                <w:rFonts w:eastAsia="Times New Roman"/>
                <w:szCs w:val="20"/>
                <w:lang w:val="en-US"/>
              </w:rPr>
              <w:t>Institutet</w:t>
            </w:r>
            <w:proofErr w:type="spellEnd"/>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454CE17C" w14:textId="77777777">
            <w:pPr>
              <w:spacing w:after="0" w:line="276" w:lineRule="auto"/>
              <w:ind w:left="0" w:firstLine="0"/>
              <w:rPr>
                <w:rFonts w:eastAsia="Calibri Light"/>
                <w:color w:val="000000" w:themeColor="text1"/>
                <w:szCs w:val="20"/>
                <w:lang w:val="en-US"/>
              </w:rPr>
            </w:pPr>
            <w:r>
              <w:rPr>
                <w:rFonts w:eastAsia="Times New Roman"/>
                <w:color w:val="000000" w:themeColor="text1"/>
                <w:szCs w:val="20"/>
                <w:lang w:val="en-US"/>
              </w:rPr>
              <w:t xml:space="preserve">Yes / No, </w:t>
            </w:r>
            <w:r w:rsidRPr="00042FB9">
              <w:rPr>
                <w:rFonts w:eastAsia="Times New Roman"/>
                <w:color w:val="000000" w:themeColor="text1"/>
                <w:szCs w:val="20"/>
              </w:rPr>
              <w:t>extracted from the</w:t>
            </w:r>
            <w:r w:rsidRPr="00042FB9">
              <w:rPr>
                <w:rFonts w:eastAsia="Times New Roman"/>
                <w:color w:val="000000" w:themeColor="text1"/>
                <w:szCs w:val="20"/>
                <w:lang w:val="en-US"/>
              </w:rPr>
              <w:t xml:space="preserve"> Medical Birth registry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p>
        </w:tc>
      </w:tr>
      <w:tr w:rsidRPr="00042FB9" w:rsidR="000A5A92" w:rsidTr="00021F4E" w14:paraId="4C69399D"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2CC319FB" w14:textId="77777777">
            <w:pPr>
              <w:spacing w:after="0" w:line="276" w:lineRule="auto"/>
              <w:ind w:left="0" w:firstLine="0"/>
              <w:rPr>
                <w:rFonts w:eastAsia="Times New Roman"/>
                <w:szCs w:val="20"/>
                <w:lang w:val="en-US"/>
              </w:rPr>
            </w:pPr>
            <w:r w:rsidRPr="002A25CB">
              <w:t>UK (Wales)</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53C87625" w14:textId="77777777">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0A5A92" w:rsidTr="00021F4E" w14:paraId="3BAF61DA"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7BD42382" w14:textId="77777777">
            <w:pPr>
              <w:spacing w:after="0" w:line="276" w:lineRule="auto"/>
              <w:ind w:left="0" w:firstLine="0"/>
              <w:rPr>
                <w:rFonts w:eastAsia="Times New Roman"/>
                <w:szCs w:val="20"/>
                <w:lang w:val="en-US"/>
              </w:rPr>
            </w:pPr>
            <w:r>
              <w:t>UK (CPRD)</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14632C83" w14:textId="77777777">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bl>
    <w:p w:rsidR="000A5A92" w:rsidP="00D3040B" w:rsidRDefault="000A5A92" w14:paraId="28B024C0" w14:textId="77777777">
      <w:pPr>
        <w:ind w:left="0" w:firstLine="0"/>
        <w:jc w:val="left"/>
        <w:rPr>
          <w:b/>
          <w:iCs/>
        </w:rPr>
      </w:pPr>
    </w:p>
    <w:p w:rsidR="000A5A92" w:rsidP="000A5A92" w:rsidRDefault="000A5A92" w14:paraId="4AD62E97" w14:textId="77777777">
      <w:pPr>
        <w:ind w:left="0" w:firstLine="0"/>
        <w:jc w:val="left"/>
        <w:rPr>
          <w:iCs/>
        </w:rPr>
      </w:pPr>
      <w:r>
        <w:rPr>
          <w:b/>
          <w:iCs/>
        </w:rPr>
        <w:t>C</w:t>
      </w:r>
      <w:r w:rsidRPr="00042FB9" w:rsidR="00042FB9">
        <w:rPr>
          <w:b/>
          <w:iCs/>
        </w:rPr>
        <w:t xml:space="preserve">) Definition of </w:t>
      </w:r>
      <w:r>
        <w:rPr>
          <w:b/>
          <w:iCs/>
        </w:rPr>
        <w:t>s</w:t>
      </w:r>
      <w:r w:rsidR="00534B43">
        <w:rPr>
          <w:b/>
          <w:iCs/>
        </w:rPr>
        <w:t>moking before (or if not available) during pregnancy</w:t>
      </w:r>
      <w:r w:rsidR="00042FB9">
        <w:rPr>
          <w:b/>
          <w:iCs/>
        </w:rPr>
        <w:t xml:space="preserve"> </w:t>
      </w:r>
      <w:r>
        <w:rPr>
          <w:b/>
          <w:iCs/>
        </w:rPr>
        <w:t xml:space="preserve">in each data source </w:t>
      </w:r>
      <w:r>
        <w:rPr>
          <w:iCs/>
        </w:rPr>
        <w:t>(only data source reporting availability of the variable are listed)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365"/>
        <w:gridCol w:w="11583"/>
      </w:tblGrid>
      <w:tr w:rsidRPr="00042FB9" w:rsidR="00042FB9" w:rsidTr="00042FB9" w14:paraId="30253A6D" w14:textId="77777777">
        <w:tc>
          <w:tcPr>
            <w:tcW w:w="2365" w:type="dxa"/>
            <w:shd w:val="clear" w:color="auto" w:fill="EDEDED" w:themeFill="accent3" w:themeFillTint="33"/>
          </w:tcPr>
          <w:p w:rsidRPr="00042FB9" w:rsidR="00042FB9" w:rsidP="00042FB9" w:rsidRDefault="00042FB9" w14:paraId="0CF38361" w14:textId="46DC9181">
            <w:pPr>
              <w:spacing w:after="0" w:line="276" w:lineRule="auto"/>
              <w:ind w:left="0" w:firstLine="0"/>
              <w:rPr>
                <w:rFonts w:eastAsia="Times New Roman"/>
                <w:bCs/>
                <w:color w:val="000000" w:themeColor="text1"/>
                <w:kern w:val="32"/>
                <w:szCs w:val="20"/>
                <w:lang w:val="en-US"/>
              </w:rPr>
            </w:pPr>
            <w:r w:rsidRPr="00042FB9">
              <w:rPr>
                <w:rFonts w:eastAsia="Times New Roman"/>
                <w:color w:val="000000" w:themeColor="text1"/>
                <w:szCs w:val="20"/>
                <w:lang w:val="en-US"/>
              </w:rPr>
              <w:t>D</w:t>
            </w:r>
            <w:r>
              <w:rPr>
                <w:rFonts w:eastAsia="Times New Roman"/>
                <w:color w:val="000000" w:themeColor="text1"/>
                <w:szCs w:val="20"/>
                <w:lang w:val="en-US"/>
              </w:rPr>
              <w:t>ata source</w:t>
            </w:r>
          </w:p>
        </w:tc>
        <w:tc>
          <w:tcPr>
            <w:tcW w:w="11583" w:type="dxa"/>
            <w:shd w:val="clear" w:color="auto" w:fill="EDEDED" w:themeFill="accent3" w:themeFillTint="33"/>
          </w:tcPr>
          <w:p w:rsidRPr="00042FB9" w:rsidR="00042FB9" w:rsidP="00534B43" w:rsidRDefault="001D685A" w14:paraId="7503DC3E" w14:textId="1C73778C">
            <w:pPr>
              <w:spacing w:after="0" w:line="276" w:lineRule="auto"/>
              <w:ind w:left="0" w:firstLine="0"/>
              <w:rPr>
                <w:rFonts w:eastAsia="Times New Roman"/>
                <w:bCs/>
                <w:color w:val="000000" w:themeColor="text1"/>
                <w:kern w:val="32"/>
                <w:szCs w:val="20"/>
                <w:lang w:val="en-US"/>
              </w:rPr>
            </w:pPr>
            <w:r>
              <w:rPr>
                <w:rFonts w:eastAsia="Times New Roman"/>
                <w:bCs/>
                <w:color w:val="000000" w:themeColor="text1"/>
                <w:kern w:val="32"/>
                <w:szCs w:val="20"/>
                <w:lang w:val="en-US"/>
              </w:rPr>
              <w:t>Definition</w:t>
            </w:r>
            <w:r w:rsidR="00652A81">
              <w:rPr>
                <w:rFonts w:eastAsia="Times New Roman"/>
                <w:bCs/>
                <w:color w:val="000000" w:themeColor="text1"/>
                <w:kern w:val="32"/>
                <w:szCs w:val="20"/>
                <w:lang w:val="en-US"/>
              </w:rPr>
              <w:t xml:space="preserve"> and CDM </w:t>
            </w:r>
            <w:r w:rsidRPr="00534B43" w:rsidR="00534B43">
              <w:rPr>
                <w:rFonts w:eastAsia="Times New Roman"/>
                <w:bCs/>
                <w:color w:val="000000" w:themeColor="text1"/>
                <w:kern w:val="32"/>
                <w:szCs w:val="20"/>
                <w:lang w:val="en-US"/>
              </w:rPr>
              <w:t>extraction (event/survey)</w:t>
            </w:r>
          </w:p>
        </w:tc>
      </w:tr>
      <w:tr w:rsidRPr="00042FB9" w:rsidR="00042FB9" w:rsidTr="00042FB9" w14:paraId="7FAB53F2" w14:textId="77777777">
        <w:tc>
          <w:tcPr>
            <w:tcW w:w="2365" w:type="dxa"/>
          </w:tcPr>
          <w:p w:rsidRPr="00042FB9" w:rsidR="00042FB9" w:rsidP="00042FB9" w:rsidRDefault="001D685A" w14:paraId="31221B4F" w14:textId="200C4AA4">
            <w:pPr>
              <w:spacing w:after="0" w:line="276" w:lineRule="auto"/>
              <w:ind w:left="0" w:firstLine="0"/>
              <w:rPr>
                <w:rFonts w:eastAsia="Times New Roman"/>
                <w:bCs/>
                <w:color w:val="000000" w:themeColor="text1"/>
                <w:kern w:val="32"/>
                <w:szCs w:val="20"/>
                <w:lang w:val="en-US"/>
              </w:rPr>
            </w:pPr>
            <w:r w:rsidRPr="002A25CB">
              <w:t>Finland</w:t>
            </w:r>
          </w:p>
        </w:tc>
        <w:tc>
          <w:tcPr>
            <w:tcW w:w="11583" w:type="dxa"/>
          </w:tcPr>
          <w:p w:rsidRPr="00042FB9" w:rsidR="00042FB9" w:rsidP="00CB3E80" w:rsidRDefault="00CB3E80" w14:paraId="047E6312" w14:textId="776B8553">
            <w:pPr>
              <w:spacing w:after="0" w:line="276" w:lineRule="auto"/>
              <w:ind w:left="0" w:firstLine="0"/>
              <w:rPr>
                <w:rFonts w:eastAsia="Times New Roman"/>
                <w:color w:val="000000" w:themeColor="text1"/>
                <w:szCs w:val="20"/>
                <w:lang w:val="en-US"/>
              </w:rPr>
            </w:pPr>
            <w:r>
              <w:rPr>
                <w:rFonts w:eastAsia="Times New Roman"/>
                <w:color w:val="000000" w:themeColor="text1"/>
                <w:szCs w:val="20"/>
                <w:lang w:val="en-US"/>
              </w:rPr>
              <w:t xml:space="preserve">Yes / No, </w:t>
            </w:r>
            <w:r w:rsidRPr="00042FB9" w:rsidR="001D685A">
              <w:rPr>
                <w:rFonts w:eastAsia="Times New Roman"/>
                <w:color w:val="000000" w:themeColor="text1"/>
                <w:szCs w:val="20"/>
              </w:rPr>
              <w:t>extracted from the</w:t>
            </w:r>
            <w:r w:rsidRPr="00042FB9" w:rsidR="001D685A">
              <w:rPr>
                <w:rFonts w:eastAsia="Times New Roman"/>
                <w:color w:val="000000" w:themeColor="text1"/>
                <w:szCs w:val="20"/>
                <w:lang w:val="en-US"/>
              </w:rPr>
              <w:t xml:space="preserve"> Medical Birth registry </w:t>
            </w:r>
            <w:r w:rsidRPr="00042FB9" w:rsidR="00652A81">
              <w:rPr>
                <w:rFonts w:eastAsia="Calibri Light"/>
                <w:color w:val="000000" w:themeColor="text1"/>
                <w:szCs w:val="20"/>
                <w:lang w:val="en-US"/>
              </w:rPr>
              <w:t xml:space="preserve">using data from </w:t>
            </w:r>
            <w:r w:rsidR="00652A81">
              <w:rPr>
                <w:rFonts w:eastAsia="Calibri Light"/>
                <w:color w:val="000000" w:themeColor="text1"/>
                <w:szCs w:val="20"/>
                <w:lang w:val="en-US"/>
              </w:rPr>
              <w:t>SURVEY</w:t>
            </w:r>
            <w:r w:rsidRPr="00042FB9" w:rsidR="00652A81">
              <w:rPr>
                <w:rFonts w:eastAsia="Calibri Light"/>
                <w:color w:val="000000" w:themeColor="text1"/>
                <w:szCs w:val="20"/>
                <w:lang w:val="en-US"/>
              </w:rPr>
              <w:t xml:space="preserve"> table</w:t>
            </w:r>
          </w:p>
        </w:tc>
      </w:tr>
      <w:tr w:rsidRPr="00042FB9" w:rsidR="00534B43" w:rsidTr="00042FB9" w14:paraId="1FE63862" w14:textId="77777777">
        <w:trPr>
          <w:trHeight w:val="278"/>
        </w:trPr>
        <w:tc>
          <w:tcPr>
            <w:tcW w:w="2365" w:type="dxa"/>
          </w:tcPr>
          <w:p w:rsidRPr="002A25CB" w:rsidR="00534B43" w:rsidP="001D685A" w:rsidRDefault="00534B43" w14:paraId="61720769" w14:textId="07289A17">
            <w:pPr>
              <w:spacing w:after="0" w:line="276" w:lineRule="auto"/>
              <w:ind w:left="0" w:firstLine="0"/>
            </w:pPr>
            <w:r w:rsidRPr="002A25CB">
              <w:t>France (Haute Garonne)</w:t>
            </w:r>
          </w:p>
        </w:tc>
        <w:tc>
          <w:tcPr>
            <w:tcW w:w="11583" w:type="dxa"/>
          </w:tcPr>
          <w:p w:rsidRPr="00042FB9" w:rsidR="00534B43" w:rsidP="001D685A" w:rsidRDefault="00CB3E80" w14:paraId="6E9331B1" w14:textId="30A899CD">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534B43" w:rsidTr="00042FB9" w14:paraId="32C2A742" w14:textId="77777777">
        <w:trPr>
          <w:trHeight w:val="278"/>
        </w:trPr>
        <w:tc>
          <w:tcPr>
            <w:tcW w:w="2365" w:type="dxa"/>
          </w:tcPr>
          <w:p w:rsidRPr="002A25CB" w:rsidR="00534B43" w:rsidP="001D685A" w:rsidRDefault="00534B43" w14:paraId="23FB9415" w14:textId="13968BF0">
            <w:pPr>
              <w:spacing w:after="0" w:line="276" w:lineRule="auto"/>
              <w:ind w:left="0" w:firstLine="0"/>
            </w:pPr>
            <w:r>
              <w:t>Germany</w:t>
            </w:r>
          </w:p>
        </w:tc>
        <w:tc>
          <w:tcPr>
            <w:tcW w:w="11583" w:type="dxa"/>
          </w:tcPr>
          <w:p w:rsidRPr="00042FB9" w:rsidR="00534B43" w:rsidP="001D685A" w:rsidRDefault="00CB3E80" w14:paraId="056C9CA9" w14:textId="39F46BDC">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0A5A92" w:rsidTr="00042FB9" w14:paraId="4556484E"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10C6619A" w14:textId="450EE878">
            <w:pPr>
              <w:spacing w:after="0" w:line="276" w:lineRule="auto"/>
              <w:ind w:left="0" w:firstLine="0"/>
              <w:rPr>
                <w:rFonts w:eastAsia="Times New Roman"/>
                <w:color w:val="000000" w:themeColor="text1"/>
                <w:szCs w:val="20"/>
                <w:lang w:val="en-US"/>
              </w:rPr>
            </w:pPr>
            <w:r w:rsidRPr="002A25CB">
              <w:t>Italy (Emilia Romagna)</w:t>
            </w:r>
          </w:p>
        </w:tc>
        <w:tc>
          <w:tcPr>
            <w:tcW w:w="11583"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259AF92F" w14:textId="2A920C89">
            <w:pPr>
              <w:spacing w:after="0" w:line="276" w:lineRule="auto"/>
              <w:ind w:left="0" w:firstLine="0"/>
              <w:rPr>
                <w:rFonts w:eastAsia="Times New Roman"/>
                <w:color w:val="000000" w:themeColor="text1"/>
                <w:szCs w:val="20"/>
                <w:lang w:val="en-US"/>
              </w:rPr>
            </w:pPr>
            <w:r>
              <w:rPr>
                <w:rFonts w:eastAsia="Calibri Light"/>
                <w:color w:val="000000" w:themeColor="text1"/>
                <w:szCs w:val="20"/>
                <w:lang w:val="en-US"/>
              </w:rPr>
              <w:t>?</w:t>
            </w:r>
          </w:p>
        </w:tc>
      </w:tr>
      <w:tr w:rsidRPr="00042FB9" w:rsidR="000A5A92" w:rsidTr="00042FB9" w14:paraId="3A8B11C8"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176857CC" w14:textId="5B07BBB4">
            <w:pPr>
              <w:spacing w:after="0" w:line="276" w:lineRule="auto"/>
              <w:ind w:left="0" w:firstLine="0"/>
              <w:rPr>
                <w:rFonts w:eastAsia="Times New Roman"/>
                <w:color w:val="000000" w:themeColor="text1"/>
                <w:szCs w:val="20"/>
                <w:lang w:val="en-US"/>
              </w:rPr>
            </w:pPr>
            <w:r w:rsidRPr="002A25CB">
              <w:t>Italy (Tuscany)</w:t>
            </w:r>
          </w:p>
        </w:tc>
        <w:tc>
          <w:tcPr>
            <w:tcW w:w="11583"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18FCEFE0" w14:textId="3FF7B584">
            <w:pPr>
              <w:spacing w:after="0" w:line="276" w:lineRule="auto"/>
              <w:ind w:left="0" w:firstLine="0"/>
              <w:rPr>
                <w:rFonts w:eastAsia="Times New Roman"/>
                <w:color w:val="000000" w:themeColor="text1"/>
                <w:szCs w:val="20"/>
                <w:lang w:val="en-US"/>
              </w:rPr>
            </w:pPr>
            <w:r>
              <w:rPr>
                <w:rFonts w:eastAsia="Calibri Light"/>
                <w:color w:val="000000" w:themeColor="text1"/>
                <w:szCs w:val="20"/>
                <w:lang w:val="en-US"/>
              </w:rPr>
              <w:t>?</w:t>
            </w:r>
          </w:p>
        </w:tc>
      </w:tr>
      <w:tr w:rsidRPr="00042FB9" w:rsidR="00534B43" w:rsidTr="00042FB9" w14:paraId="7153FCAB"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534B43" w:rsidRDefault="00534B43" w14:paraId="2208DCFD" w14:textId="77777777">
            <w:pPr>
              <w:spacing w:after="0" w:line="276" w:lineRule="auto"/>
              <w:ind w:left="0" w:firstLine="0"/>
              <w:rPr>
                <w:rFonts w:eastAsia="Times New Roman"/>
                <w:color w:val="000000" w:themeColor="text1"/>
                <w:szCs w:val="20"/>
                <w:lang w:val="en-US"/>
              </w:rPr>
            </w:pPr>
            <w:r w:rsidRPr="00042FB9">
              <w:rPr>
                <w:rFonts w:eastAsia="Times New Roman"/>
                <w:color w:val="000000" w:themeColor="text1"/>
                <w:szCs w:val="20"/>
                <w:lang w:val="en-US"/>
              </w:rPr>
              <w:t>Norway</w:t>
            </w:r>
          </w:p>
          <w:p w:rsidRPr="00042FB9" w:rsidR="00534B43" w:rsidP="00534B43" w:rsidRDefault="00534B43" w14:paraId="4912ACFA" w14:textId="77777777">
            <w:pPr>
              <w:spacing w:after="0" w:line="276" w:lineRule="auto"/>
              <w:ind w:left="0" w:firstLine="0"/>
              <w:rPr>
                <w:rFonts w:eastAsia="Times New Roman"/>
                <w:color w:val="000000" w:themeColor="text1"/>
                <w:szCs w:val="20"/>
                <w:lang w:val="en-US"/>
              </w:rPr>
            </w:pPr>
            <w:proofErr w:type="spellStart"/>
            <w:r w:rsidRPr="00042FB9">
              <w:rPr>
                <w:rFonts w:eastAsia="Times New Roman"/>
                <w:color w:val="000000" w:themeColor="text1"/>
                <w:szCs w:val="20"/>
                <w:lang w:val="en-US"/>
              </w:rPr>
              <w:lastRenderedPageBreak/>
              <w:t>UiO</w:t>
            </w:r>
            <w:proofErr w:type="spellEnd"/>
          </w:p>
        </w:tc>
        <w:tc>
          <w:tcPr>
            <w:tcW w:w="11583" w:type="dxa"/>
            <w:tcBorders>
              <w:top w:val="single" w:color="auto" w:sz="4" w:space="0"/>
              <w:left w:val="single" w:color="auto" w:sz="4" w:space="0"/>
              <w:bottom w:val="single" w:color="auto" w:sz="4" w:space="0"/>
              <w:right w:val="single" w:color="auto" w:sz="4" w:space="0"/>
            </w:tcBorders>
          </w:tcPr>
          <w:p w:rsidRPr="00042FB9" w:rsidR="00534B43" w:rsidP="00534B43" w:rsidRDefault="00CB3E80" w14:paraId="6C82CF34" w14:textId="2449FC93">
            <w:pPr>
              <w:spacing w:after="0" w:line="276" w:lineRule="auto"/>
              <w:ind w:left="0" w:firstLine="0"/>
              <w:rPr>
                <w:rFonts w:eastAsia="Times New Roman"/>
                <w:color w:val="000000" w:themeColor="text1"/>
                <w:szCs w:val="20"/>
                <w:lang w:val="en-US"/>
              </w:rPr>
            </w:pPr>
            <w:r>
              <w:rPr>
                <w:rFonts w:eastAsia="Times New Roman"/>
                <w:color w:val="000000" w:themeColor="text1"/>
                <w:szCs w:val="20"/>
                <w:lang w:val="en-US"/>
              </w:rPr>
              <w:lastRenderedPageBreak/>
              <w:t xml:space="preserve">Yes / No, </w:t>
            </w:r>
            <w:r w:rsidRPr="00042FB9">
              <w:rPr>
                <w:rFonts w:eastAsia="Times New Roman"/>
                <w:color w:val="000000" w:themeColor="text1"/>
                <w:szCs w:val="20"/>
              </w:rPr>
              <w:t>extracted from the</w:t>
            </w:r>
            <w:r w:rsidRPr="00042FB9">
              <w:rPr>
                <w:rFonts w:eastAsia="Times New Roman"/>
                <w:color w:val="000000" w:themeColor="text1"/>
                <w:szCs w:val="20"/>
                <w:lang w:val="en-US"/>
              </w:rPr>
              <w:t xml:space="preserve"> Medical Birth registry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p>
        </w:tc>
      </w:tr>
      <w:tr w:rsidRPr="00042FB9" w:rsidR="00534B43" w:rsidTr="00042FB9" w14:paraId="0F1EB67F"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534B43" w:rsidRDefault="00534B43" w14:paraId="5AA1B7A1" w14:textId="755CA283">
            <w:pPr>
              <w:spacing w:after="0" w:line="276" w:lineRule="auto"/>
              <w:ind w:left="0" w:firstLine="0"/>
              <w:rPr>
                <w:rFonts w:eastAsia="Times New Roman"/>
                <w:color w:val="000000" w:themeColor="text1"/>
                <w:szCs w:val="20"/>
                <w:lang w:val="en-US"/>
              </w:rPr>
            </w:pPr>
            <w:r w:rsidRPr="002A25CB">
              <w:t>Spain (Valencian Region)</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534B43" w:rsidP="00534B43" w:rsidRDefault="000A5A92" w14:paraId="090E92B4" w14:textId="51454414">
            <w:pPr>
              <w:spacing w:after="0" w:line="276" w:lineRule="auto"/>
              <w:ind w:left="0" w:firstLine="0"/>
              <w:rPr>
                <w:rFonts w:eastAsia="Calibri Light"/>
                <w:szCs w:val="20"/>
                <w:lang w:val="en-US"/>
              </w:rPr>
            </w:pPr>
            <w:r>
              <w:rPr>
                <w:rFonts w:eastAsia="Calibri Light"/>
                <w:szCs w:val="20"/>
                <w:lang w:val="en-US"/>
              </w:rPr>
              <w:t>?</w:t>
            </w:r>
          </w:p>
        </w:tc>
      </w:tr>
      <w:tr w:rsidRPr="00042FB9" w:rsidR="00534B43" w:rsidTr="00042FB9" w14:paraId="1BD274C3"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534B43" w:rsidRDefault="00534B43" w14:paraId="5ECFCA92" w14:textId="77777777">
            <w:pPr>
              <w:spacing w:after="0" w:line="276" w:lineRule="auto"/>
              <w:ind w:left="0" w:firstLine="0"/>
              <w:rPr>
                <w:rFonts w:eastAsia="Times New Roman"/>
                <w:szCs w:val="20"/>
                <w:lang w:val="en-US"/>
              </w:rPr>
            </w:pPr>
            <w:r w:rsidRPr="00042FB9">
              <w:rPr>
                <w:rFonts w:eastAsia="Times New Roman"/>
                <w:szCs w:val="20"/>
                <w:lang w:val="en-US"/>
              </w:rPr>
              <w:t xml:space="preserve">Sweden </w:t>
            </w:r>
          </w:p>
          <w:p w:rsidRPr="00042FB9" w:rsidR="00534B43" w:rsidP="00534B43" w:rsidRDefault="00534B43" w14:paraId="2E644AE3" w14:textId="649B1C5A">
            <w:pPr>
              <w:spacing w:after="0" w:line="276" w:lineRule="auto"/>
              <w:ind w:left="0" w:firstLine="0"/>
              <w:rPr>
                <w:rFonts w:eastAsia="Times New Roman"/>
                <w:szCs w:val="20"/>
                <w:lang w:val="en-US"/>
              </w:rPr>
            </w:pPr>
            <w:proofErr w:type="spellStart"/>
            <w:r w:rsidRPr="00042FB9">
              <w:rPr>
                <w:rFonts w:eastAsia="Times New Roman"/>
                <w:szCs w:val="20"/>
                <w:lang w:val="en-US"/>
              </w:rPr>
              <w:t>Karolinska</w:t>
            </w:r>
            <w:proofErr w:type="spellEnd"/>
            <w:r w:rsidRPr="00042FB9">
              <w:rPr>
                <w:rFonts w:eastAsia="Times New Roman"/>
                <w:szCs w:val="20"/>
                <w:lang w:val="en-US"/>
              </w:rPr>
              <w:t xml:space="preserve"> </w:t>
            </w:r>
            <w:proofErr w:type="spellStart"/>
            <w:r w:rsidRPr="00042FB9">
              <w:rPr>
                <w:rFonts w:eastAsia="Times New Roman"/>
                <w:szCs w:val="20"/>
                <w:lang w:val="en-US"/>
              </w:rPr>
              <w:t>Institutet</w:t>
            </w:r>
            <w:proofErr w:type="spellEnd"/>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534B43" w:rsidP="00534B43" w:rsidRDefault="00CB3E80" w14:paraId="5899B570" w14:textId="65773173">
            <w:pPr>
              <w:spacing w:after="0" w:line="276" w:lineRule="auto"/>
              <w:ind w:left="0" w:firstLine="0"/>
              <w:rPr>
                <w:rFonts w:eastAsia="Calibri Light"/>
                <w:color w:val="000000" w:themeColor="text1"/>
                <w:szCs w:val="20"/>
                <w:lang w:val="en-US"/>
              </w:rPr>
            </w:pPr>
            <w:r>
              <w:rPr>
                <w:rFonts w:eastAsia="Times New Roman"/>
                <w:color w:val="000000" w:themeColor="text1"/>
                <w:szCs w:val="20"/>
                <w:lang w:val="en-US"/>
              </w:rPr>
              <w:t xml:space="preserve">Yes / No, </w:t>
            </w:r>
            <w:r w:rsidRPr="00042FB9">
              <w:rPr>
                <w:rFonts w:eastAsia="Times New Roman"/>
                <w:color w:val="000000" w:themeColor="text1"/>
                <w:szCs w:val="20"/>
              </w:rPr>
              <w:t>extracted from the</w:t>
            </w:r>
            <w:r w:rsidRPr="00042FB9">
              <w:rPr>
                <w:rFonts w:eastAsia="Times New Roman"/>
                <w:color w:val="000000" w:themeColor="text1"/>
                <w:szCs w:val="20"/>
                <w:lang w:val="en-US"/>
              </w:rPr>
              <w:t xml:space="preserve"> Medical Birth registry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p>
        </w:tc>
      </w:tr>
      <w:tr w:rsidRPr="00042FB9" w:rsidR="000A5A92" w:rsidTr="00042FB9" w14:paraId="11DFB3F4"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73D625F8" w14:textId="5F96FCD5">
            <w:pPr>
              <w:spacing w:after="0" w:line="276" w:lineRule="auto"/>
              <w:ind w:left="0" w:firstLine="0"/>
              <w:rPr>
                <w:rFonts w:eastAsia="Times New Roman"/>
                <w:szCs w:val="20"/>
                <w:lang w:val="en-US"/>
              </w:rPr>
            </w:pPr>
            <w:r w:rsidRPr="002A25CB">
              <w:t>UK (Wales)</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A5A92" w:rsidRDefault="000A5A92" w14:paraId="797B7FB8" w14:textId="45932F97">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0A5A92" w:rsidTr="00042FB9" w14:paraId="2396CE0D"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4E073FBA" w14:textId="46D90B99">
            <w:pPr>
              <w:spacing w:after="0" w:line="276" w:lineRule="auto"/>
              <w:ind w:left="0" w:firstLine="0"/>
              <w:rPr>
                <w:rFonts w:eastAsia="Times New Roman"/>
                <w:szCs w:val="20"/>
                <w:lang w:val="en-US"/>
              </w:rPr>
            </w:pPr>
            <w:r>
              <w:t>UK (CPRD)</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A5A92" w:rsidRDefault="000A5A92" w14:paraId="0724A33B" w14:textId="3A958694">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bl>
    <w:p w:rsidRPr="00042FB9" w:rsidR="003A1E7B" w:rsidP="00D3040B" w:rsidRDefault="003A1E7B" w14:paraId="082F2BCD" w14:textId="77777777">
      <w:pPr>
        <w:ind w:left="0" w:firstLine="0"/>
        <w:jc w:val="left"/>
        <w:rPr>
          <w:iCs/>
          <w:lang w:val="en-US"/>
        </w:rPr>
      </w:pPr>
    </w:p>
    <w:p w:rsidR="000A5A92" w:rsidP="000A5A92" w:rsidRDefault="000A5A92" w14:paraId="49A2DAAE" w14:textId="77777777">
      <w:pPr>
        <w:ind w:left="0" w:firstLine="0"/>
        <w:jc w:val="left"/>
        <w:rPr>
          <w:iCs/>
        </w:rPr>
      </w:pPr>
      <w:r>
        <w:rPr>
          <w:b/>
          <w:iCs/>
        </w:rPr>
        <w:t>D</w:t>
      </w:r>
      <w:r w:rsidRPr="00042FB9" w:rsidR="00534B43">
        <w:rPr>
          <w:b/>
          <w:iCs/>
        </w:rPr>
        <w:t xml:space="preserve">) Definition of </w:t>
      </w:r>
      <w:r>
        <w:rPr>
          <w:b/>
          <w:iCs/>
        </w:rPr>
        <w:t>o</w:t>
      </w:r>
      <w:r w:rsidR="00534B43">
        <w:rPr>
          <w:b/>
          <w:iCs/>
        </w:rPr>
        <w:t xml:space="preserve">besity </w:t>
      </w:r>
      <w:r w:rsidRPr="002A25CB" w:rsidR="00534B43">
        <w:rPr>
          <w:rFonts w:hint="eastAsia"/>
          <w:b/>
          <w:bCs/>
          <w:lang w:val="en-US"/>
        </w:rPr>
        <w:t>or BMI</w:t>
      </w:r>
      <w:r w:rsidRPr="002A25CB" w:rsidR="00534B43">
        <w:rPr>
          <w:rFonts w:hint="eastAsia"/>
          <w:b/>
          <w:bCs/>
          <w:lang w:val="en-US"/>
        </w:rPr>
        <w:t>≥</w:t>
      </w:r>
      <w:r w:rsidRPr="002A25CB" w:rsidR="00534B43">
        <w:rPr>
          <w:rFonts w:hint="eastAsia"/>
          <w:b/>
          <w:bCs/>
          <w:lang w:val="en-US"/>
        </w:rPr>
        <w:t>30</w:t>
      </w:r>
      <w:r w:rsidR="00534B43">
        <w:rPr>
          <w:b/>
          <w:iCs/>
        </w:rPr>
        <w:t xml:space="preserve"> </w:t>
      </w:r>
      <w:r>
        <w:rPr>
          <w:b/>
          <w:iCs/>
        </w:rPr>
        <w:t xml:space="preserve">in each data source </w:t>
      </w:r>
      <w:r>
        <w:rPr>
          <w:iCs/>
        </w:rPr>
        <w:t>(only data source reporting availability of the variable are listed)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365"/>
        <w:gridCol w:w="11583"/>
      </w:tblGrid>
      <w:tr w:rsidRPr="00042FB9" w:rsidR="00534B43" w:rsidTr="00021F4E" w14:paraId="14B26A07" w14:textId="77777777">
        <w:tc>
          <w:tcPr>
            <w:tcW w:w="2365" w:type="dxa"/>
            <w:shd w:val="clear" w:color="auto" w:fill="EDEDED" w:themeFill="accent3" w:themeFillTint="33"/>
          </w:tcPr>
          <w:p w:rsidRPr="00042FB9" w:rsidR="00534B43" w:rsidP="00021F4E" w:rsidRDefault="00534B43" w14:paraId="2F97542C" w14:textId="77777777">
            <w:pPr>
              <w:spacing w:after="0" w:line="276" w:lineRule="auto"/>
              <w:ind w:left="0" w:firstLine="0"/>
              <w:rPr>
                <w:rFonts w:eastAsia="Times New Roman"/>
                <w:bCs/>
                <w:color w:val="000000" w:themeColor="text1"/>
                <w:kern w:val="32"/>
                <w:szCs w:val="20"/>
                <w:lang w:val="en-US"/>
              </w:rPr>
            </w:pPr>
            <w:r w:rsidRPr="00042FB9">
              <w:rPr>
                <w:rFonts w:eastAsia="Times New Roman"/>
                <w:color w:val="000000" w:themeColor="text1"/>
                <w:szCs w:val="20"/>
                <w:lang w:val="en-US"/>
              </w:rPr>
              <w:t>D</w:t>
            </w:r>
            <w:r>
              <w:rPr>
                <w:rFonts w:eastAsia="Times New Roman"/>
                <w:color w:val="000000" w:themeColor="text1"/>
                <w:szCs w:val="20"/>
                <w:lang w:val="en-US"/>
              </w:rPr>
              <w:t>ata source</w:t>
            </w:r>
          </w:p>
        </w:tc>
        <w:tc>
          <w:tcPr>
            <w:tcW w:w="11583" w:type="dxa"/>
            <w:shd w:val="clear" w:color="auto" w:fill="EDEDED" w:themeFill="accent3" w:themeFillTint="33"/>
          </w:tcPr>
          <w:p w:rsidRPr="00042FB9" w:rsidR="00534B43" w:rsidP="00021F4E" w:rsidRDefault="00534B43" w14:paraId="5B84E783" w14:textId="77777777">
            <w:pPr>
              <w:spacing w:after="0" w:line="276" w:lineRule="auto"/>
              <w:ind w:left="0" w:firstLine="0"/>
              <w:rPr>
                <w:rFonts w:eastAsia="Times New Roman"/>
                <w:bCs/>
                <w:color w:val="000000" w:themeColor="text1"/>
                <w:kern w:val="32"/>
                <w:szCs w:val="20"/>
                <w:lang w:val="en-US"/>
              </w:rPr>
            </w:pPr>
            <w:r>
              <w:rPr>
                <w:rFonts w:eastAsia="Times New Roman"/>
                <w:bCs/>
                <w:color w:val="000000" w:themeColor="text1"/>
                <w:kern w:val="32"/>
                <w:szCs w:val="20"/>
                <w:lang w:val="en-US"/>
              </w:rPr>
              <w:t xml:space="preserve">Definition and CDM </w:t>
            </w:r>
            <w:r w:rsidRPr="00534B43">
              <w:rPr>
                <w:rFonts w:eastAsia="Times New Roman"/>
                <w:bCs/>
                <w:color w:val="000000" w:themeColor="text1"/>
                <w:kern w:val="32"/>
                <w:szCs w:val="20"/>
                <w:lang w:val="en-US"/>
              </w:rPr>
              <w:t>extraction (event/survey)</w:t>
            </w:r>
          </w:p>
        </w:tc>
      </w:tr>
      <w:tr w:rsidRPr="00042FB9" w:rsidR="00534B43" w:rsidTr="00021F4E" w14:paraId="50A8357B" w14:textId="77777777">
        <w:tc>
          <w:tcPr>
            <w:tcW w:w="2365" w:type="dxa"/>
          </w:tcPr>
          <w:p w:rsidRPr="00042FB9" w:rsidR="00534B43" w:rsidP="00021F4E" w:rsidRDefault="00534B43" w14:paraId="1B9A556D" w14:textId="77777777">
            <w:pPr>
              <w:spacing w:after="0" w:line="276" w:lineRule="auto"/>
              <w:ind w:left="0" w:firstLine="0"/>
              <w:rPr>
                <w:rFonts w:eastAsia="Times New Roman"/>
                <w:bCs/>
                <w:color w:val="000000" w:themeColor="text1"/>
                <w:kern w:val="32"/>
                <w:szCs w:val="20"/>
                <w:lang w:val="en-US"/>
              </w:rPr>
            </w:pPr>
            <w:r w:rsidRPr="002A25CB">
              <w:t>Finland</w:t>
            </w:r>
          </w:p>
        </w:tc>
        <w:tc>
          <w:tcPr>
            <w:tcW w:w="11583" w:type="dxa"/>
          </w:tcPr>
          <w:p w:rsidRPr="00042FB9" w:rsidR="00534B43" w:rsidP="00021F4E" w:rsidRDefault="00534B43" w14:paraId="0ACC09FF" w14:textId="77777777">
            <w:pPr>
              <w:spacing w:after="0" w:line="276" w:lineRule="auto"/>
              <w:ind w:left="0" w:firstLine="0"/>
              <w:rPr>
                <w:rFonts w:eastAsia="Times New Roman"/>
                <w:color w:val="000000" w:themeColor="text1"/>
                <w:szCs w:val="20"/>
                <w:lang w:val="en-US"/>
              </w:rPr>
            </w:pPr>
            <w:r w:rsidRPr="00042FB9">
              <w:rPr>
                <w:rFonts w:eastAsia="Times New Roman"/>
                <w:color w:val="000000" w:themeColor="text1"/>
                <w:szCs w:val="20"/>
                <w:lang w:val="en-US"/>
              </w:rPr>
              <w:t xml:space="preserve">Obesity </w:t>
            </w:r>
            <w:r>
              <w:rPr>
                <w:rFonts w:eastAsia="Times New Roman"/>
                <w:color w:val="000000" w:themeColor="text1"/>
                <w:szCs w:val="20"/>
                <w:lang w:val="en-US"/>
              </w:rPr>
              <w:t>i</w:t>
            </w:r>
            <w:r w:rsidRPr="00042FB9">
              <w:rPr>
                <w:rFonts w:eastAsia="Times New Roman"/>
                <w:color w:val="000000" w:themeColor="text1"/>
                <w:szCs w:val="20"/>
                <w:lang w:val="en-US"/>
              </w:rPr>
              <w:t xml:space="preserve">s identified as a </w:t>
            </w:r>
            <w:r w:rsidRPr="00042FB9">
              <w:rPr>
                <w:rFonts w:eastAsia="Times New Roman"/>
                <w:color w:val="000000" w:themeColor="text1"/>
                <w:szCs w:val="20"/>
              </w:rPr>
              <w:t xml:space="preserve">BMI </w:t>
            </w:r>
            <w:r w:rsidRPr="00042FB9">
              <w:rPr>
                <w:rFonts w:eastAsia="Symbol"/>
                <w:color w:val="000000" w:themeColor="text1"/>
                <w:szCs w:val="20"/>
              </w:rPr>
              <w:t xml:space="preserve">≥ </w:t>
            </w:r>
            <w:r w:rsidRPr="00042FB9">
              <w:rPr>
                <w:rFonts w:eastAsia="Times New Roman"/>
                <w:color w:val="000000" w:themeColor="text1"/>
                <w:szCs w:val="20"/>
              </w:rPr>
              <w:t>30 kg/m</w:t>
            </w:r>
            <w:r w:rsidRPr="00042FB9">
              <w:rPr>
                <w:rFonts w:eastAsia="Times New Roman"/>
                <w:color w:val="000000" w:themeColor="text1"/>
                <w:szCs w:val="20"/>
                <w:vertAlign w:val="superscript"/>
              </w:rPr>
              <w:t xml:space="preserve">2 </w:t>
            </w:r>
            <w:r w:rsidRPr="00042FB9">
              <w:rPr>
                <w:rFonts w:eastAsia="Times New Roman"/>
                <w:color w:val="000000" w:themeColor="text1"/>
                <w:szCs w:val="20"/>
              </w:rPr>
              <w:t>at the start of pregnancy, extracted from the</w:t>
            </w:r>
            <w:r w:rsidRPr="00042FB9">
              <w:rPr>
                <w:rFonts w:eastAsia="Times New Roman"/>
                <w:color w:val="000000" w:themeColor="text1"/>
                <w:szCs w:val="20"/>
                <w:lang w:val="en-US"/>
              </w:rPr>
              <w:t xml:space="preserve"> Medical Birth registry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p>
        </w:tc>
      </w:tr>
      <w:tr w:rsidRPr="00042FB9" w:rsidR="00534B43" w:rsidTr="00021F4E" w14:paraId="17827068" w14:textId="77777777">
        <w:trPr>
          <w:trHeight w:val="278"/>
        </w:trPr>
        <w:tc>
          <w:tcPr>
            <w:tcW w:w="2365" w:type="dxa"/>
          </w:tcPr>
          <w:p w:rsidRPr="00042FB9" w:rsidR="00534B43" w:rsidP="00021F4E" w:rsidRDefault="00534B43" w14:paraId="60189236" w14:textId="77777777">
            <w:pPr>
              <w:spacing w:after="0" w:line="276" w:lineRule="auto"/>
              <w:ind w:left="0" w:firstLine="0"/>
              <w:rPr>
                <w:rFonts w:eastAsia="Times New Roman"/>
                <w:color w:val="000000" w:themeColor="text1"/>
                <w:szCs w:val="20"/>
                <w:lang w:val="en-US"/>
              </w:rPr>
            </w:pPr>
            <w:r w:rsidRPr="002A25CB">
              <w:t>Spain (Valencian Region)</w:t>
            </w:r>
          </w:p>
        </w:tc>
        <w:tc>
          <w:tcPr>
            <w:tcW w:w="11583" w:type="dxa"/>
          </w:tcPr>
          <w:p w:rsidRPr="00042FB9" w:rsidR="00534B43" w:rsidP="00021F4E" w:rsidRDefault="00534B43" w14:paraId="29AE1C5A" w14:textId="77777777">
            <w:pPr>
              <w:spacing w:after="0" w:line="276" w:lineRule="auto"/>
              <w:ind w:left="0" w:firstLine="0"/>
              <w:rPr>
                <w:rFonts w:eastAsia="Times New Roman"/>
                <w:color w:val="000000" w:themeColor="text1"/>
                <w:szCs w:val="20"/>
                <w:lang w:val="en-US"/>
              </w:rPr>
            </w:pPr>
            <w:r w:rsidRPr="00042FB9">
              <w:rPr>
                <w:rFonts w:eastAsia="Calibri Light"/>
                <w:color w:val="000000" w:themeColor="text1"/>
                <w:szCs w:val="20"/>
                <w:lang w:val="en-US"/>
              </w:rPr>
              <w:t>Obesity is identified as an obesity diagnosis (ICD9: 278 codes; ICD10: E65, E66 codes) from one year before the estimated LMP using data from EVENTS table.</w:t>
            </w:r>
          </w:p>
        </w:tc>
      </w:tr>
      <w:tr w:rsidRPr="00042FB9" w:rsidR="00534B43" w:rsidTr="00021F4E" w14:paraId="7DFA7F53"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021F4E" w:rsidRDefault="00534B43" w14:paraId="021EF2BE" w14:textId="77777777">
            <w:pPr>
              <w:spacing w:after="0" w:line="276" w:lineRule="auto"/>
              <w:ind w:left="0" w:firstLine="0"/>
              <w:rPr>
                <w:rFonts w:eastAsia="Times New Roman"/>
                <w:color w:val="000000" w:themeColor="text1"/>
                <w:szCs w:val="20"/>
                <w:lang w:val="en-US"/>
              </w:rPr>
            </w:pPr>
            <w:r w:rsidRPr="00042FB9">
              <w:rPr>
                <w:rFonts w:eastAsia="Times New Roman"/>
                <w:color w:val="000000" w:themeColor="text1"/>
                <w:szCs w:val="20"/>
                <w:lang w:val="en-US"/>
              </w:rPr>
              <w:t>Norway</w:t>
            </w:r>
          </w:p>
          <w:p w:rsidRPr="00042FB9" w:rsidR="00534B43" w:rsidP="00021F4E" w:rsidRDefault="00534B43" w14:paraId="785315E6" w14:textId="77777777">
            <w:pPr>
              <w:spacing w:after="0" w:line="276" w:lineRule="auto"/>
              <w:ind w:left="0" w:firstLine="0"/>
              <w:rPr>
                <w:rFonts w:eastAsia="Times New Roman"/>
                <w:color w:val="000000" w:themeColor="text1"/>
                <w:szCs w:val="20"/>
                <w:lang w:val="en-US"/>
              </w:rPr>
            </w:pPr>
            <w:proofErr w:type="spellStart"/>
            <w:r w:rsidRPr="00042FB9">
              <w:rPr>
                <w:rFonts w:eastAsia="Times New Roman"/>
                <w:color w:val="000000" w:themeColor="text1"/>
                <w:szCs w:val="20"/>
                <w:lang w:val="en-US"/>
              </w:rPr>
              <w:t>UiO</w:t>
            </w:r>
            <w:proofErr w:type="spellEnd"/>
          </w:p>
        </w:tc>
        <w:tc>
          <w:tcPr>
            <w:tcW w:w="11583" w:type="dxa"/>
            <w:tcBorders>
              <w:top w:val="single" w:color="auto" w:sz="4" w:space="0"/>
              <w:left w:val="single" w:color="auto" w:sz="4" w:space="0"/>
              <w:bottom w:val="single" w:color="auto" w:sz="4" w:space="0"/>
              <w:right w:val="single" w:color="auto" w:sz="4" w:space="0"/>
            </w:tcBorders>
          </w:tcPr>
          <w:p w:rsidRPr="00042FB9" w:rsidR="00534B43" w:rsidP="00021F4E" w:rsidRDefault="00534B43" w14:paraId="267BFF36" w14:textId="77777777">
            <w:pPr>
              <w:spacing w:after="0" w:line="276" w:lineRule="auto"/>
              <w:ind w:left="0" w:firstLine="0"/>
              <w:rPr>
                <w:rFonts w:eastAsia="Times New Roman"/>
                <w:color w:val="000000" w:themeColor="text1"/>
                <w:szCs w:val="20"/>
                <w:lang w:val="en-US"/>
              </w:rPr>
            </w:pPr>
            <w:r w:rsidRPr="00042FB9">
              <w:rPr>
                <w:rFonts w:eastAsia="Times New Roman"/>
                <w:color w:val="000000" w:themeColor="text1"/>
                <w:szCs w:val="20"/>
                <w:lang w:val="en-US"/>
              </w:rPr>
              <w:t xml:space="preserve">Obesity </w:t>
            </w:r>
            <w:r>
              <w:rPr>
                <w:rFonts w:eastAsia="Times New Roman"/>
                <w:color w:val="000000" w:themeColor="text1"/>
                <w:szCs w:val="20"/>
                <w:lang w:val="en-US"/>
              </w:rPr>
              <w:t>i</w:t>
            </w:r>
            <w:r w:rsidRPr="00042FB9">
              <w:rPr>
                <w:rFonts w:eastAsia="Times New Roman"/>
                <w:color w:val="000000" w:themeColor="text1"/>
                <w:szCs w:val="20"/>
                <w:lang w:val="en-US"/>
              </w:rPr>
              <w:t xml:space="preserve">s identified as a </w:t>
            </w:r>
            <w:r w:rsidRPr="00042FB9">
              <w:rPr>
                <w:rFonts w:eastAsia="Times New Roman"/>
                <w:color w:val="000000" w:themeColor="text1"/>
                <w:szCs w:val="20"/>
              </w:rPr>
              <w:t xml:space="preserve">BMI </w:t>
            </w:r>
            <w:r w:rsidRPr="00042FB9">
              <w:rPr>
                <w:rFonts w:eastAsia="Symbol"/>
                <w:color w:val="000000" w:themeColor="text1"/>
                <w:szCs w:val="20"/>
              </w:rPr>
              <w:t xml:space="preserve">≥ </w:t>
            </w:r>
            <w:r w:rsidRPr="00042FB9">
              <w:rPr>
                <w:rFonts w:eastAsia="Times New Roman"/>
                <w:color w:val="000000" w:themeColor="text1"/>
                <w:szCs w:val="20"/>
              </w:rPr>
              <w:t>30 kg/m</w:t>
            </w:r>
            <w:r w:rsidRPr="00042FB9">
              <w:rPr>
                <w:rFonts w:eastAsia="Times New Roman"/>
                <w:color w:val="000000" w:themeColor="text1"/>
                <w:szCs w:val="20"/>
                <w:vertAlign w:val="superscript"/>
              </w:rPr>
              <w:t xml:space="preserve">2 </w:t>
            </w:r>
            <w:r w:rsidRPr="00042FB9">
              <w:rPr>
                <w:rFonts w:eastAsia="Times New Roman"/>
                <w:color w:val="000000" w:themeColor="text1"/>
                <w:szCs w:val="20"/>
              </w:rPr>
              <w:t>at the start of pregnancy, extracted from the</w:t>
            </w:r>
            <w:r w:rsidRPr="00042FB9">
              <w:rPr>
                <w:rFonts w:eastAsia="Times New Roman"/>
                <w:color w:val="000000" w:themeColor="text1"/>
                <w:szCs w:val="20"/>
                <w:lang w:val="en-US"/>
              </w:rPr>
              <w:t xml:space="preserve"> Medical Birth registry (MBRN)</w:t>
            </w:r>
            <w:r>
              <w:rPr>
                <w:rFonts w:eastAsia="Times New Roman"/>
                <w:color w:val="000000" w:themeColor="text1"/>
                <w:szCs w:val="20"/>
                <w:lang w:val="en-US"/>
              </w:rPr>
              <w:t xml:space="preserve"> </w:t>
            </w:r>
            <w:r>
              <w:rPr>
                <w:rFonts w:eastAsia="Calibri Light"/>
                <w:color w:val="000000" w:themeColor="text1"/>
                <w:szCs w:val="20"/>
                <w:lang w:val="en-US"/>
              </w:rPr>
              <w:t>using data from SURVEY</w:t>
            </w:r>
            <w:r w:rsidRPr="00042FB9">
              <w:rPr>
                <w:rFonts w:eastAsia="Calibri Light"/>
                <w:color w:val="000000" w:themeColor="text1"/>
                <w:szCs w:val="20"/>
                <w:lang w:val="en-US"/>
              </w:rPr>
              <w:t xml:space="preserve"> table</w:t>
            </w:r>
            <w:r>
              <w:rPr>
                <w:rFonts w:eastAsia="Times New Roman"/>
                <w:color w:val="000000" w:themeColor="text1"/>
                <w:szCs w:val="20"/>
                <w:lang w:val="en-US"/>
              </w:rPr>
              <w:t xml:space="preserve">. </w:t>
            </w:r>
          </w:p>
        </w:tc>
      </w:tr>
      <w:tr w:rsidRPr="00042FB9" w:rsidR="00534B43" w:rsidTr="00021F4E" w14:paraId="3F955729"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021F4E" w:rsidRDefault="00534B43" w14:paraId="0DF382A6" w14:textId="77777777">
            <w:pPr>
              <w:spacing w:after="0" w:line="276" w:lineRule="auto"/>
              <w:ind w:left="0" w:firstLine="0"/>
              <w:rPr>
                <w:rFonts w:eastAsia="Times New Roman"/>
                <w:szCs w:val="20"/>
                <w:lang w:val="en-US"/>
              </w:rPr>
            </w:pPr>
            <w:r w:rsidRPr="00042FB9">
              <w:rPr>
                <w:rFonts w:eastAsia="Times New Roman"/>
                <w:szCs w:val="20"/>
                <w:lang w:val="en-US"/>
              </w:rPr>
              <w:t xml:space="preserve">Sweden </w:t>
            </w:r>
          </w:p>
          <w:p w:rsidRPr="00042FB9" w:rsidR="00534B43" w:rsidP="00021F4E" w:rsidRDefault="00534B43" w14:paraId="51E7D892" w14:textId="77777777">
            <w:pPr>
              <w:spacing w:after="0" w:line="276" w:lineRule="auto"/>
              <w:ind w:left="0" w:firstLine="0"/>
              <w:rPr>
                <w:rFonts w:eastAsia="Times New Roman"/>
                <w:color w:val="000000" w:themeColor="text1"/>
                <w:szCs w:val="20"/>
                <w:lang w:val="en-US"/>
              </w:rPr>
            </w:pPr>
            <w:proofErr w:type="spellStart"/>
            <w:r w:rsidRPr="00042FB9">
              <w:rPr>
                <w:rFonts w:eastAsia="Times New Roman"/>
                <w:szCs w:val="20"/>
                <w:lang w:val="en-US"/>
              </w:rPr>
              <w:t>Karolinska</w:t>
            </w:r>
            <w:proofErr w:type="spellEnd"/>
            <w:r w:rsidRPr="00042FB9">
              <w:rPr>
                <w:rFonts w:eastAsia="Times New Roman"/>
                <w:szCs w:val="20"/>
                <w:lang w:val="en-US"/>
              </w:rPr>
              <w:t xml:space="preserve"> </w:t>
            </w:r>
            <w:proofErr w:type="spellStart"/>
            <w:r w:rsidRPr="00042FB9">
              <w:rPr>
                <w:rFonts w:eastAsia="Times New Roman"/>
                <w:szCs w:val="20"/>
                <w:lang w:val="en-US"/>
              </w:rPr>
              <w:t>Institutet</w:t>
            </w:r>
            <w:proofErr w:type="spellEnd"/>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534B43" w:rsidP="00021F4E" w:rsidRDefault="00534B43" w14:paraId="466C30B5" w14:textId="77777777">
            <w:pPr>
              <w:spacing w:after="0" w:line="276" w:lineRule="auto"/>
              <w:ind w:left="0" w:firstLine="0"/>
              <w:rPr>
                <w:rFonts w:eastAsia="Calibri Light"/>
                <w:szCs w:val="20"/>
                <w:lang w:val="en-US"/>
              </w:rPr>
            </w:pPr>
            <w:r w:rsidRPr="00042FB9">
              <w:rPr>
                <w:rFonts w:eastAsia="Calibri Light"/>
                <w:color w:val="000000" w:themeColor="text1"/>
                <w:szCs w:val="20"/>
                <w:lang w:val="en-US"/>
              </w:rPr>
              <w:t xml:space="preserve">Obesity </w:t>
            </w:r>
            <w:r>
              <w:rPr>
                <w:rFonts w:eastAsia="Calibri Light"/>
                <w:color w:val="000000" w:themeColor="text1"/>
                <w:szCs w:val="20"/>
                <w:lang w:val="en-US"/>
              </w:rPr>
              <w:t>is</w:t>
            </w:r>
            <w:r w:rsidRPr="00042FB9">
              <w:rPr>
                <w:rFonts w:eastAsia="Calibri Light"/>
                <w:color w:val="000000" w:themeColor="text1"/>
                <w:szCs w:val="20"/>
                <w:lang w:val="en-US"/>
              </w:rPr>
              <w:t xml:space="preserve"> identified as a </w:t>
            </w:r>
            <w:r w:rsidRPr="00042FB9">
              <w:rPr>
                <w:rFonts w:eastAsia="Calibri Light"/>
                <w:color w:val="000000" w:themeColor="text1"/>
                <w:szCs w:val="20"/>
              </w:rPr>
              <w:t>BMI ≥ 30 kg/m</w:t>
            </w:r>
            <w:r w:rsidRPr="00042FB9">
              <w:rPr>
                <w:rFonts w:eastAsia="Calibri Light"/>
                <w:color w:val="000000" w:themeColor="text1"/>
                <w:szCs w:val="20"/>
                <w:vertAlign w:val="superscript"/>
              </w:rPr>
              <w:t xml:space="preserve">2 </w:t>
            </w:r>
            <w:r w:rsidRPr="00042FB9">
              <w:rPr>
                <w:rFonts w:eastAsia="Calibri Light"/>
                <w:color w:val="000000" w:themeColor="text1"/>
                <w:szCs w:val="20"/>
              </w:rPr>
              <w:t xml:space="preserve">at the start of pregnancy, extracted from the </w:t>
            </w:r>
            <w:r>
              <w:rPr>
                <w:rFonts w:eastAsia="Calibri Light"/>
                <w:color w:val="000000" w:themeColor="text1"/>
                <w:szCs w:val="20"/>
                <w:lang w:val="en-US"/>
              </w:rPr>
              <w:t>Swedish pregnancy register</w:t>
            </w:r>
            <w:r w:rsidRPr="00042FB9">
              <w:rPr>
                <w:rFonts w:eastAsia="Calibri Light"/>
                <w:color w:val="000000" w:themeColor="text1"/>
                <w:szCs w:val="20"/>
                <w:lang w:val="en-US"/>
              </w:rPr>
              <w:t xml:space="preserve"> using data from EVENTS table</w:t>
            </w:r>
          </w:p>
        </w:tc>
      </w:tr>
      <w:tr w:rsidRPr="00042FB9" w:rsidR="00534B43" w:rsidTr="00021F4E" w14:paraId="4B89F9B0"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021F4E" w:rsidRDefault="00534B43" w14:paraId="5F3D9DB4" w14:textId="77777777">
            <w:pPr>
              <w:spacing w:after="0" w:line="276" w:lineRule="auto"/>
              <w:ind w:left="0" w:firstLine="0"/>
              <w:rPr>
                <w:rFonts w:eastAsia="Times New Roman"/>
                <w:szCs w:val="20"/>
                <w:lang w:val="en-US"/>
              </w:rPr>
            </w:pPr>
            <w:r w:rsidRPr="002A25CB">
              <w:t>Italy (Emilia Romagna)</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534B43" w:rsidP="00021F4E" w:rsidRDefault="00534B43" w14:paraId="59D7EC1D" w14:textId="77777777">
            <w:pPr>
              <w:spacing w:after="0" w:line="276" w:lineRule="auto"/>
              <w:ind w:left="0" w:firstLine="0"/>
              <w:rPr>
                <w:rFonts w:eastAsia="Calibri Light"/>
                <w:color w:val="000000" w:themeColor="text1"/>
                <w:szCs w:val="20"/>
                <w:lang w:val="en-US"/>
              </w:rPr>
            </w:pPr>
            <w:r w:rsidRPr="00042FB9">
              <w:rPr>
                <w:rFonts w:eastAsia="Times New Roman"/>
                <w:color w:val="000000" w:themeColor="text1"/>
                <w:szCs w:val="20"/>
                <w:lang w:eastAsia="it-IT"/>
              </w:rPr>
              <w:t xml:space="preserve">Obesity </w:t>
            </w:r>
            <w:r>
              <w:rPr>
                <w:rFonts w:eastAsia="Times New Roman"/>
                <w:color w:val="000000" w:themeColor="text1"/>
                <w:szCs w:val="20"/>
                <w:lang w:eastAsia="it-IT"/>
              </w:rPr>
              <w:t>is</w:t>
            </w:r>
            <w:r w:rsidRPr="00042FB9">
              <w:rPr>
                <w:rFonts w:eastAsia="Times New Roman"/>
                <w:color w:val="000000" w:themeColor="text1"/>
                <w:szCs w:val="20"/>
                <w:lang w:eastAsia="it-IT"/>
              </w:rPr>
              <w:t xml:space="preserve"> identified from diagnostic codes retrieved during 365 days before estimated pregnancy start</w:t>
            </w:r>
            <w:r>
              <w:rPr>
                <w:rFonts w:eastAsia="Times New Roman"/>
                <w:color w:val="000000" w:themeColor="text1"/>
                <w:szCs w:val="20"/>
                <w:lang w:eastAsia="it-IT"/>
              </w:rPr>
              <w:t xml:space="preserve"> </w:t>
            </w:r>
            <w:r w:rsidRPr="00042FB9">
              <w:rPr>
                <w:rFonts w:eastAsia="Calibri Light"/>
                <w:color w:val="000000" w:themeColor="text1"/>
                <w:szCs w:val="20"/>
                <w:lang w:val="en-US"/>
              </w:rPr>
              <w:t>using data from EVENTS table</w:t>
            </w:r>
            <w:r w:rsidRPr="00042FB9">
              <w:rPr>
                <w:rFonts w:eastAsia="Times New Roman"/>
                <w:color w:val="000000" w:themeColor="text1"/>
                <w:szCs w:val="20"/>
                <w:lang w:eastAsia="it-IT"/>
              </w:rPr>
              <w:t>. Due to the nature of the ARS data source, this is expected to be severely underestimated.</w:t>
            </w:r>
            <w:r w:rsidRPr="00042FB9">
              <w:rPr>
                <w:rFonts w:eastAsia="Times New Roman"/>
                <w:bCs/>
                <w:color w:val="000000" w:themeColor="text1"/>
                <w:kern w:val="32"/>
                <w:szCs w:val="20"/>
                <w:lang w:val="en-IE" w:eastAsia="it-IT"/>
              </w:rPr>
              <w:t xml:space="preserve"> </w:t>
            </w:r>
          </w:p>
        </w:tc>
      </w:tr>
      <w:tr w:rsidRPr="00042FB9" w:rsidR="00534B43" w:rsidTr="00021F4E" w14:paraId="7D3D3217"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021F4E" w:rsidRDefault="00534B43" w14:paraId="073CB706" w14:textId="77777777">
            <w:pPr>
              <w:spacing w:after="0" w:line="276" w:lineRule="auto"/>
              <w:ind w:left="0" w:firstLine="0"/>
              <w:rPr>
                <w:rFonts w:eastAsia="Times New Roman"/>
                <w:szCs w:val="20"/>
                <w:lang w:val="en-US"/>
              </w:rPr>
            </w:pPr>
            <w:r w:rsidRPr="002A25CB">
              <w:t>Italy (Tuscany)</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534B43" w:rsidP="00021F4E" w:rsidRDefault="00534B43" w14:paraId="3F460BBD" w14:textId="77777777">
            <w:pPr>
              <w:spacing w:after="0" w:line="276" w:lineRule="auto"/>
              <w:ind w:left="0" w:firstLine="0"/>
              <w:rPr>
                <w:rFonts w:eastAsia="Calibri Light"/>
                <w:color w:val="000000" w:themeColor="text1"/>
                <w:szCs w:val="20"/>
                <w:lang w:val="en-US"/>
              </w:rPr>
            </w:pPr>
            <w:r w:rsidRPr="00042FB9">
              <w:rPr>
                <w:rFonts w:eastAsia="Times New Roman"/>
                <w:color w:val="000000" w:themeColor="text1"/>
                <w:szCs w:val="20"/>
                <w:lang w:eastAsia="it-IT"/>
              </w:rPr>
              <w:t xml:space="preserve">Obesity </w:t>
            </w:r>
            <w:r>
              <w:rPr>
                <w:rFonts w:eastAsia="Times New Roman"/>
                <w:color w:val="000000" w:themeColor="text1"/>
                <w:szCs w:val="20"/>
                <w:lang w:eastAsia="it-IT"/>
              </w:rPr>
              <w:t>is</w:t>
            </w:r>
            <w:r w:rsidRPr="00042FB9">
              <w:rPr>
                <w:rFonts w:eastAsia="Times New Roman"/>
                <w:color w:val="000000" w:themeColor="text1"/>
                <w:szCs w:val="20"/>
                <w:lang w:eastAsia="it-IT"/>
              </w:rPr>
              <w:t xml:space="preserve"> identified from diagnostic codes retrieved during 365 days before estimated pregnancy start</w:t>
            </w:r>
            <w:r>
              <w:rPr>
                <w:rFonts w:eastAsia="Times New Roman"/>
                <w:color w:val="000000" w:themeColor="text1"/>
                <w:szCs w:val="20"/>
                <w:lang w:eastAsia="it-IT"/>
              </w:rPr>
              <w:t xml:space="preserve"> </w:t>
            </w:r>
            <w:r w:rsidRPr="00042FB9">
              <w:rPr>
                <w:rFonts w:eastAsia="Calibri Light"/>
                <w:color w:val="000000" w:themeColor="text1"/>
                <w:szCs w:val="20"/>
                <w:lang w:val="en-US"/>
              </w:rPr>
              <w:t>using data from EVENTS table</w:t>
            </w:r>
            <w:r w:rsidRPr="00042FB9">
              <w:rPr>
                <w:rFonts w:eastAsia="Times New Roman"/>
                <w:color w:val="000000" w:themeColor="text1"/>
                <w:szCs w:val="20"/>
                <w:lang w:eastAsia="it-IT"/>
              </w:rPr>
              <w:t>. Due to the nature of the ARS data source, this is expected to be severely underestimated.</w:t>
            </w:r>
          </w:p>
        </w:tc>
      </w:tr>
      <w:tr w:rsidRPr="00042FB9" w:rsidR="00534B43" w:rsidTr="00021F4E" w14:paraId="0F1C66B0" w14:textId="77777777">
        <w:tc>
          <w:tcPr>
            <w:tcW w:w="2365" w:type="dxa"/>
            <w:tcBorders>
              <w:top w:val="single" w:color="auto" w:sz="4" w:space="0"/>
              <w:left w:val="single" w:color="auto" w:sz="4" w:space="0"/>
              <w:bottom w:val="single" w:color="auto" w:sz="4" w:space="0"/>
              <w:right w:val="single" w:color="auto" w:sz="4" w:space="0"/>
            </w:tcBorders>
          </w:tcPr>
          <w:p w:rsidRPr="00042FB9" w:rsidR="00534B43" w:rsidP="00021F4E" w:rsidRDefault="00534B43" w14:paraId="2FB793CB" w14:textId="77777777">
            <w:pPr>
              <w:spacing w:after="0" w:line="276" w:lineRule="auto"/>
              <w:ind w:left="0" w:firstLine="0"/>
              <w:rPr>
                <w:rFonts w:eastAsia="Times New Roman"/>
                <w:szCs w:val="20"/>
                <w:lang w:val="en-US"/>
              </w:rPr>
            </w:pPr>
            <w:r w:rsidRPr="002A25CB">
              <w:t>UK (Wales)</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534B43" w:rsidP="00021F4E" w:rsidRDefault="00534B43" w14:paraId="30AD9AE7" w14:textId="77777777">
            <w:pPr>
              <w:spacing w:after="0" w:line="276" w:lineRule="auto"/>
              <w:ind w:left="0" w:firstLine="0"/>
              <w:rPr>
                <w:rFonts w:eastAsia="Calibri Light"/>
                <w:color w:val="000000" w:themeColor="text1"/>
                <w:szCs w:val="20"/>
                <w:lang w:val="en-US"/>
              </w:rPr>
            </w:pPr>
            <w:r w:rsidRPr="00042FB9">
              <w:rPr>
                <w:rFonts w:eastAsia="Times New Roman"/>
                <w:color w:val="000000" w:themeColor="text1"/>
                <w:szCs w:val="20"/>
                <w:lang w:val="en-US"/>
              </w:rPr>
              <w:t>Maternity Indicators Dataset (MIDS)</w:t>
            </w:r>
            <w:r>
              <w:rPr>
                <w:rFonts w:eastAsia="Times New Roman"/>
                <w:color w:val="000000" w:themeColor="text1"/>
                <w:szCs w:val="20"/>
                <w:lang w:val="en-US"/>
              </w:rPr>
              <w:t xml:space="preserve"> </w:t>
            </w:r>
            <w:r w:rsidRPr="00042FB9">
              <w:rPr>
                <w:rFonts w:eastAsia="Calibri Light"/>
                <w:color w:val="000000" w:themeColor="text1"/>
                <w:szCs w:val="20"/>
                <w:lang w:val="en-US"/>
              </w:rPr>
              <w:t xml:space="preserve">using data from </w:t>
            </w:r>
            <w:r>
              <w:rPr>
                <w:rFonts w:eastAsia="Calibri Light"/>
                <w:color w:val="000000" w:themeColor="text1"/>
                <w:szCs w:val="20"/>
                <w:lang w:val="en-US"/>
              </w:rPr>
              <w:t>SURVEY</w:t>
            </w:r>
            <w:r w:rsidRPr="00042FB9">
              <w:rPr>
                <w:rFonts w:eastAsia="Calibri Light"/>
                <w:color w:val="000000" w:themeColor="text1"/>
                <w:szCs w:val="20"/>
                <w:lang w:val="en-US"/>
              </w:rPr>
              <w:t xml:space="preserve"> table</w:t>
            </w:r>
            <w:r w:rsidRPr="00042FB9">
              <w:rPr>
                <w:rFonts w:eastAsia="Times New Roman"/>
                <w:color w:val="000000" w:themeColor="text1"/>
                <w:szCs w:val="20"/>
                <w:lang w:val="en-US"/>
              </w:rPr>
              <w:t>. Height and weight are entered at initial antenatal visit.</w:t>
            </w:r>
          </w:p>
        </w:tc>
      </w:tr>
    </w:tbl>
    <w:p w:rsidR="00D3040B" w:rsidP="00D3040B" w:rsidRDefault="00D3040B" w14:paraId="1772FEED" w14:textId="77777777">
      <w:pPr>
        <w:ind w:left="0" w:firstLine="0"/>
        <w:jc w:val="left"/>
        <w:rPr>
          <w:iCs/>
        </w:rPr>
      </w:pPr>
    </w:p>
    <w:p w:rsidR="00D3040B" w:rsidP="00D3040B" w:rsidRDefault="00D3040B" w14:paraId="49DE5DC6" w14:textId="77777777">
      <w:pPr>
        <w:ind w:left="0" w:firstLine="0"/>
        <w:jc w:val="left"/>
        <w:rPr>
          <w:iCs/>
        </w:rPr>
      </w:pPr>
    </w:p>
    <w:p w:rsidR="00D3040B" w:rsidP="00D3040B" w:rsidRDefault="0028700E" w14:paraId="4A731B28" w14:textId="7C0794A4">
      <w:pPr>
        <w:ind w:left="0" w:firstLine="0"/>
        <w:jc w:val="left"/>
        <w:rPr>
          <w:iCs/>
        </w:rPr>
      </w:pPr>
      <w:r w:rsidRPr="0028700E">
        <w:rPr>
          <w:iCs/>
        </w:rPr>
        <w:lastRenderedPageBreak/>
        <w:t xml:space="preserve"> </w:t>
      </w:r>
    </w:p>
    <w:p w:rsidR="000A5A92" w:rsidP="000A5A92" w:rsidRDefault="000A5A92" w14:paraId="35C4991E" w14:textId="69EDF38F">
      <w:pPr>
        <w:ind w:left="0" w:firstLine="0"/>
        <w:jc w:val="left"/>
        <w:rPr>
          <w:iCs/>
        </w:rPr>
      </w:pPr>
      <w:r>
        <w:rPr>
          <w:iCs/>
        </w:rPr>
        <w:t xml:space="preserve">E) </w:t>
      </w:r>
      <w:r>
        <w:rPr>
          <w:b/>
          <w:bCs/>
          <w:lang w:val="en-US"/>
        </w:rPr>
        <w:t>E</w:t>
      </w:r>
      <w:r w:rsidRPr="002A25CB">
        <w:rPr>
          <w:b/>
          <w:bCs/>
          <w:lang w:val="en-US"/>
        </w:rPr>
        <w:t>mployment/education/social economic status</w:t>
      </w:r>
      <w:r w:rsidRPr="0028700E">
        <w:rPr>
          <w:iCs/>
        </w:rPr>
        <w:t xml:space="preserve"> </w:t>
      </w:r>
      <w:r>
        <w:rPr>
          <w:iCs/>
        </w:rPr>
        <w:t>(only data source reporting availability of the variable are listed)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365"/>
        <w:gridCol w:w="11583"/>
      </w:tblGrid>
      <w:tr w:rsidRPr="00042FB9" w:rsidR="000A5A92" w:rsidTr="00021F4E" w14:paraId="63506FB9" w14:textId="77777777">
        <w:tc>
          <w:tcPr>
            <w:tcW w:w="2365" w:type="dxa"/>
            <w:shd w:val="clear" w:color="auto" w:fill="EDEDED" w:themeFill="accent3" w:themeFillTint="33"/>
          </w:tcPr>
          <w:p w:rsidRPr="00042FB9" w:rsidR="000A5A92" w:rsidP="00021F4E" w:rsidRDefault="000A5A92" w14:paraId="50E1BFD9" w14:textId="77777777">
            <w:pPr>
              <w:spacing w:after="0" w:line="276" w:lineRule="auto"/>
              <w:ind w:left="0" w:firstLine="0"/>
              <w:rPr>
                <w:rFonts w:eastAsia="Times New Roman"/>
                <w:bCs/>
                <w:color w:val="000000" w:themeColor="text1"/>
                <w:kern w:val="32"/>
                <w:szCs w:val="20"/>
                <w:lang w:val="en-US"/>
              </w:rPr>
            </w:pPr>
            <w:r w:rsidRPr="00042FB9">
              <w:rPr>
                <w:rFonts w:eastAsia="Times New Roman"/>
                <w:color w:val="000000" w:themeColor="text1"/>
                <w:szCs w:val="20"/>
                <w:lang w:val="en-US"/>
              </w:rPr>
              <w:t>D</w:t>
            </w:r>
            <w:r>
              <w:rPr>
                <w:rFonts w:eastAsia="Times New Roman"/>
                <w:color w:val="000000" w:themeColor="text1"/>
                <w:szCs w:val="20"/>
                <w:lang w:val="en-US"/>
              </w:rPr>
              <w:t>ata source</w:t>
            </w:r>
          </w:p>
        </w:tc>
        <w:tc>
          <w:tcPr>
            <w:tcW w:w="11583" w:type="dxa"/>
            <w:shd w:val="clear" w:color="auto" w:fill="EDEDED" w:themeFill="accent3" w:themeFillTint="33"/>
          </w:tcPr>
          <w:p w:rsidRPr="00042FB9" w:rsidR="000A5A92" w:rsidP="00021F4E" w:rsidRDefault="000A5A92" w14:paraId="7F89C4D1" w14:textId="77777777">
            <w:pPr>
              <w:spacing w:after="0" w:line="276" w:lineRule="auto"/>
              <w:ind w:left="0" w:firstLine="0"/>
              <w:rPr>
                <w:rFonts w:eastAsia="Times New Roman"/>
                <w:bCs/>
                <w:color w:val="000000" w:themeColor="text1"/>
                <w:kern w:val="32"/>
                <w:szCs w:val="20"/>
                <w:lang w:val="en-US"/>
              </w:rPr>
            </w:pPr>
            <w:r>
              <w:rPr>
                <w:rFonts w:eastAsia="Times New Roman"/>
                <w:bCs/>
                <w:color w:val="000000" w:themeColor="text1"/>
                <w:kern w:val="32"/>
                <w:szCs w:val="20"/>
                <w:lang w:val="en-US"/>
              </w:rPr>
              <w:t xml:space="preserve">Definition and CDM </w:t>
            </w:r>
            <w:r w:rsidRPr="00534B43">
              <w:rPr>
                <w:rFonts w:eastAsia="Times New Roman"/>
                <w:bCs/>
                <w:color w:val="000000" w:themeColor="text1"/>
                <w:kern w:val="32"/>
                <w:szCs w:val="20"/>
                <w:lang w:val="en-US"/>
              </w:rPr>
              <w:t>extraction (event/survey)</w:t>
            </w:r>
          </w:p>
        </w:tc>
      </w:tr>
      <w:tr w:rsidRPr="00042FB9" w:rsidR="000A5A92" w:rsidTr="00021F4E" w14:paraId="6E9AF59D" w14:textId="77777777">
        <w:tc>
          <w:tcPr>
            <w:tcW w:w="2365" w:type="dxa"/>
          </w:tcPr>
          <w:p w:rsidRPr="00042FB9" w:rsidR="000A5A92" w:rsidP="00021F4E" w:rsidRDefault="000A5A92" w14:paraId="1FDAF855" w14:textId="77777777">
            <w:pPr>
              <w:spacing w:after="0" w:line="276" w:lineRule="auto"/>
              <w:ind w:left="0" w:firstLine="0"/>
              <w:rPr>
                <w:rFonts w:eastAsia="Times New Roman"/>
                <w:bCs/>
                <w:color w:val="000000" w:themeColor="text1"/>
                <w:kern w:val="32"/>
                <w:szCs w:val="20"/>
                <w:lang w:val="en-US"/>
              </w:rPr>
            </w:pPr>
            <w:r w:rsidRPr="002A25CB">
              <w:t>Finland</w:t>
            </w:r>
          </w:p>
        </w:tc>
        <w:tc>
          <w:tcPr>
            <w:tcW w:w="11583" w:type="dxa"/>
          </w:tcPr>
          <w:p w:rsidRPr="00042FB9" w:rsidR="000A5A92" w:rsidP="00021F4E" w:rsidRDefault="000A5A92" w14:paraId="2E758C7A" w14:textId="449751B8">
            <w:pPr>
              <w:spacing w:after="0" w:line="276" w:lineRule="auto"/>
              <w:ind w:left="0" w:firstLine="0"/>
              <w:rPr>
                <w:rFonts w:eastAsia="Times New Roman"/>
                <w:color w:val="000000" w:themeColor="text1"/>
                <w:szCs w:val="20"/>
                <w:lang w:val="en-US"/>
              </w:rPr>
            </w:pPr>
            <w:r>
              <w:rPr>
                <w:rFonts w:eastAsia="Times New Roman"/>
                <w:color w:val="000000" w:themeColor="text1"/>
                <w:szCs w:val="20"/>
                <w:lang w:val="en-US"/>
              </w:rPr>
              <w:t>?</w:t>
            </w:r>
          </w:p>
        </w:tc>
      </w:tr>
      <w:tr w:rsidRPr="00042FB9" w:rsidR="000A5A92" w:rsidTr="00021F4E" w14:paraId="00334CF2"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07206542" w14:textId="77777777">
            <w:pPr>
              <w:spacing w:after="0" w:line="276" w:lineRule="auto"/>
              <w:ind w:left="0" w:firstLine="0"/>
              <w:rPr>
                <w:rFonts w:eastAsia="Times New Roman"/>
                <w:color w:val="000000" w:themeColor="text1"/>
                <w:szCs w:val="20"/>
                <w:lang w:val="en-US"/>
              </w:rPr>
            </w:pPr>
            <w:r w:rsidRPr="00042FB9">
              <w:rPr>
                <w:rFonts w:eastAsia="Times New Roman"/>
                <w:color w:val="000000" w:themeColor="text1"/>
                <w:szCs w:val="20"/>
                <w:lang w:val="en-US"/>
              </w:rPr>
              <w:t>Norway</w:t>
            </w:r>
          </w:p>
          <w:p w:rsidRPr="00042FB9" w:rsidR="000A5A92" w:rsidP="000A5A92" w:rsidRDefault="000A5A92" w14:paraId="00D9515F" w14:textId="324AEB1C">
            <w:pPr>
              <w:spacing w:after="0" w:line="276" w:lineRule="auto"/>
              <w:ind w:left="0" w:firstLine="0"/>
              <w:rPr>
                <w:rFonts w:eastAsia="Times New Roman"/>
                <w:color w:val="000000" w:themeColor="text1"/>
                <w:szCs w:val="20"/>
                <w:lang w:val="en-US"/>
              </w:rPr>
            </w:pPr>
            <w:proofErr w:type="spellStart"/>
            <w:r w:rsidRPr="00042FB9">
              <w:rPr>
                <w:rFonts w:eastAsia="Times New Roman"/>
                <w:color w:val="000000" w:themeColor="text1"/>
                <w:szCs w:val="20"/>
                <w:lang w:val="en-US"/>
              </w:rPr>
              <w:t>UiO</w:t>
            </w:r>
            <w:proofErr w:type="spellEnd"/>
            <w:r w:rsidRPr="002A25CB">
              <w:t xml:space="preserve"> </w:t>
            </w:r>
          </w:p>
        </w:tc>
        <w:tc>
          <w:tcPr>
            <w:tcW w:w="11583" w:type="dxa"/>
            <w:tcBorders>
              <w:top w:val="single" w:color="auto" w:sz="4" w:space="0"/>
              <w:left w:val="single" w:color="auto" w:sz="4" w:space="0"/>
              <w:bottom w:val="single" w:color="auto" w:sz="4" w:space="0"/>
              <w:right w:val="single" w:color="auto" w:sz="4" w:space="0"/>
            </w:tcBorders>
          </w:tcPr>
          <w:p w:rsidRPr="00042FB9" w:rsidR="000A5A92" w:rsidP="000A5A92" w:rsidRDefault="000A5A92" w14:paraId="2C136C6D" w14:textId="7BBD3029">
            <w:pPr>
              <w:spacing w:after="0" w:line="276" w:lineRule="auto"/>
              <w:ind w:left="0" w:firstLine="0"/>
              <w:rPr>
                <w:rFonts w:eastAsia="Times New Roman"/>
                <w:color w:val="000000" w:themeColor="text1"/>
                <w:szCs w:val="20"/>
                <w:lang w:val="en-US"/>
              </w:rPr>
            </w:pPr>
            <w:r>
              <w:rPr>
                <w:rFonts w:eastAsia="Times New Roman"/>
                <w:color w:val="000000" w:themeColor="text1"/>
                <w:szCs w:val="20"/>
                <w:lang w:val="en-US"/>
              </w:rPr>
              <w:t>Defined as employed or unemployed</w:t>
            </w:r>
            <w:r w:rsidRPr="00042FB9">
              <w:rPr>
                <w:rFonts w:eastAsia="Times New Roman"/>
                <w:color w:val="000000" w:themeColor="text1"/>
                <w:szCs w:val="20"/>
              </w:rPr>
              <w:t>, extracted from the</w:t>
            </w:r>
            <w:r w:rsidRPr="00042FB9">
              <w:rPr>
                <w:rFonts w:eastAsia="Times New Roman"/>
                <w:color w:val="000000" w:themeColor="text1"/>
                <w:szCs w:val="20"/>
                <w:lang w:val="en-US"/>
              </w:rPr>
              <w:t xml:space="preserve"> Medical Birth registry (MBRN)</w:t>
            </w:r>
            <w:r>
              <w:rPr>
                <w:rFonts w:eastAsia="Times New Roman"/>
                <w:color w:val="000000" w:themeColor="text1"/>
                <w:szCs w:val="20"/>
                <w:lang w:val="en-US"/>
              </w:rPr>
              <w:t xml:space="preserve"> </w:t>
            </w:r>
            <w:r>
              <w:rPr>
                <w:rFonts w:eastAsia="Calibri Light"/>
                <w:color w:val="000000" w:themeColor="text1"/>
                <w:szCs w:val="20"/>
                <w:lang w:val="en-US"/>
              </w:rPr>
              <w:t>using data from SURVEY</w:t>
            </w:r>
            <w:r w:rsidRPr="00042FB9">
              <w:rPr>
                <w:rFonts w:eastAsia="Calibri Light"/>
                <w:color w:val="000000" w:themeColor="text1"/>
                <w:szCs w:val="20"/>
                <w:lang w:val="en-US"/>
              </w:rPr>
              <w:t xml:space="preserve"> table</w:t>
            </w:r>
            <w:r>
              <w:rPr>
                <w:rFonts w:eastAsia="Times New Roman"/>
                <w:color w:val="000000" w:themeColor="text1"/>
                <w:szCs w:val="20"/>
                <w:lang w:val="en-US"/>
              </w:rPr>
              <w:t xml:space="preserve">. </w:t>
            </w:r>
          </w:p>
        </w:tc>
      </w:tr>
      <w:tr w:rsidRPr="00042FB9" w:rsidR="000A5A92" w:rsidTr="00021F4E" w14:paraId="533B3C76"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7CDC7A75" w14:textId="7F2A5E6B">
            <w:pPr>
              <w:spacing w:after="0" w:line="276" w:lineRule="auto"/>
              <w:ind w:left="0" w:firstLine="0"/>
              <w:rPr>
                <w:rFonts w:eastAsia="Times New Roman"/>
                <w:color w:val="000000" w:themeColor="text1"/>
                <w:szCs w:val="20"/>
                <w:lang w:val="en-US"/>
              </w:rPr>
            </w:pPr>
            <w:r w:rsidRPr="002A25CB">
              <w:t>UK (Wales)</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3152DED4" w14:textId="499B3830">
            <w:pPr>
              <w:spacing w:after="0" w:line="276" w:lineRule="auto"/>
              <w:ind w:left="0" w:firstLine="0"/>
              <w:rPr>
                <w:rFonts w:eastAsia="Calibri Light"/>
                <w:szCs w:val="20"/>
                <w:lang w:val="en-US"/>
              </w:rPr>
            </w:pPr>
            <w:r>
              <w:rPr>
                <w:rFonts w:eastAsia="Calibri Light"/>
                <w:szCs w:val="20"/>
                <w:lang w:val="en-US"/>
              </w:rPr>
              <w:t>?</w:t>
            </w:r>
          </w:p>
        </w:tc>
      </w:tr>
      <w:tr w:rsidRPr="00042FB9" w:rsidR="000A5A92" w:rsidTr="00021F4E" w14:paraId="2F70865D" w14:textId="77777777">
        <w:tc>
          <w:tcPr>
            <w:tcW w:w="2365" w:type="dxa"/>
            <w:tcBorders>
              <w:top w:val="single" w:color="auto" w:sz="4" w:space="0"/>
              <w:left w:val="single" w:color="auto" w:sz="4" w:space="0"/>
              <w:bottom w:val="single" w:color="auto" w:sz="4" w:space="0"/>
              <w:right w:val="single" w:color="auto" w:sz="4" w:space="0"/>
            </w:tcBorders>
          </w:tcPr>
          <w:p w:rsidRPr="000A5A92" w:rsidR="000A5A92" w:rsidP="000A5A92" w:rsidRDefault="000A5A92" w14:paraId="4092DBFE" w14:textId="77777777">
            <w:pPr>
              <w:spacing w:after="0" w:line="276" w:lineRule="auto"/>
              <w:ind w:left="0" w:firstLine="0"/>
              <w:rPr>
                <w:rFonts w:eastAsia="Times New Roman"/>
                <w:szCs w:val="20"/>
                <w:lang w:val="en-US"/>
              </w:rPr>
            </w:pPr>
            <w:r w:rsidRPr="000A5A92">
              <w:rPr>
                <w:rFonts w:eastAsia="Times New Roman"/>
                <w:szCs w:val="20"/>
                <w:lang w:val="en-US"/>
              </w:rPr>
              <w:t>Spain (Valencian Region)</w:t>
            </w:r>
          </w:p>
          <w:p w:rsidRPr="00042FB9" w:rsidR="000A5A92" w:rsidP="000A5A92" w:rsidRDefault="000A5A92" w14:paraId="21B0C0FC" w14:textId="4E711C0E">
            <w:pPr>
              <w:spacing w:after="0" w:line="276" w:lineRule="auto"/>
              <w:ind w:left="0" w:firstLine="0"/>
              <w:rPr>
                <w:rFonts w:eastAsia="Times New Roman"/>
                <w:szCs w:val="20"/>
                <w:lang w:val="en-US"/>
              </w:rPr>
            </w:pP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14E850CD" w14:textId="3B9C9A62">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r w:rsidRPr="00042FB9" w:rsidR="000A5A92" w:rsidTr="00021F4E" w14:paraId="10B12782" w14:textId="77777777">
        <w:tc>
          <w:tcPr>
            <w:tcW w:w="2365" w:type="dxa"/>
            <w:tcBorders>
              <w:top w:val="single" w:color="auto" w:sz="4" w:space="0"/>
              <w:left w:val="single" w:color="auto" w:sz="4" w:space="0"/>
              <w:bottom w:val="single" w:color="auto" w:sz="4" w:space="0"/>
              <w:right w:val="single" w:color="auto" w:sz="4" w:space="0"/>
            </w:tcBorders>
          </w:tcPr>
          <w:p w:rsidRPr="00042FB9" w:rsidR="000A5A92" w:rsidP="00021F4E" w:rsidRDefault="000A5A92" w14:paraId="32FFFEBA" w14:textId="644E1F26">
            <w:pPr>
              <w:spacing w:after="0" w:line="276" w:lineRule="auto"/>
              <w:ind w:left="0" w:firstLine="0"/>
              <w:rPr>
                <w:rFonts w:eastAsia="Times New Roman"/>
                <w:szCs w:val="20"/>
                <w:lang w:val="en-US"/>
              </w:rPr>
            </w:pPr>
            <w:r w:rsidRPr="000A5A92">
              <w:rPr>
                <w:rFonts w:eastAsia="Times New Roman"/>
                <w:szCs w:val="20"/>
                <w:lang w:val="en-US"/>
              </w:rPr>
              <w:t>UK (CPRD)</w:t>
            </w:r>
          </w:p>
        </w:tc>
        <w:tc>
          <w:tcPr>
            <w:tcW w:w="11583" w:type="dxa"/>
            <w:tcBorders>
              <w:top w:val="single" w:color="auto" w:sz="4" w:space="0"/>
              <w:left w:val="single" w:color="auto" w:sz="4" w:space="0"/>
              <w:bottom w:val="single" w:color="auto" w:sz="4" w:space="0"/>
              <w:right w:val="single" w:color="auto" w:sz="4" w:space="0"/>
            </w:tcBorders>
            <w:shd w:val="clear" w:color="auto" w:fill="auto"/>
          </w:tcPr>
          <w:p w:rsidRPr="00042FB9" w:rsidR="000A5A92" w:rsidP="00021F4E" w:rsidRDefault="000A5A92" w14:paraId="21DC04CE" w14:textId="01082B61">
            <w:pPr>
              <w:spacing w:after="0" w:line="276" w:lineRule="auto"/>
              <w:ind w:left="0" w:firstLine="0"/>
              <w:rPr>
                <w:rFonts w:eastAsia="Calibri Light"/>
                <w:color w:val="000000" w:themeColor="text1"/>
                <w:szCs w:val="20"/>
                <w:lang w:val="en-US"/>
              </w:rPr>
            </w:pPr>
            <w:r>
              <w:rPr>
                <w:rFonts w:eastAsia="Calibri Light"/>
                <w:color w:val="000000" w:themeColor="text1"/>
                <w:szCs w:val="20"/>
                <w:lang w:val="en-US"/>
              </w:rPr>
              <w:t>?</w:t>
            </w:r>
          </w:p>
        </w:tc>
      </w:tr>
    </w:tbl>
    <w:p w:rsidRPr="0028700E" w:rsidR="0028700E" w:rsidP="000A5A92" w:rsidRDefault="0028700E" w14:paraId="56644C96" w14:textId="4FF2EEEB">
      <w:pPr>
        <w:ind w:left="0" w:firstLine="0"/>
        <w:jc w:val="left"/>
        <w:rPr>
          <w:iCs/>
        </w:rPr>
      </w:pPr>
      <w:r w:rsidRPr="0028700E">
        <w:rPr>
          <w:iCs/>
        </w:rPr>
        <w:br w:type="page"/>
      </w:r>
    </w:p>
    <w:p w:rsidR="00042FB9" w:rsidP="002F3951" w:rsidRDefault="00042FB9" w14:paraId="5D55AB12" w14:textId="77777777">
      <w:pPr>
        <w:spacing w:line="276" w:lineRule="auto"/>
        <w:ind w:left="0" w:firstLine="0"/>
        <w:rPr>
          <w:b/>
          <w:iCs/>
        </w:rPr>
        <w:sectPr w:rsidR="00042FB9" w:rsidSect="007A048D">
          <w:pgSz w:w="16838" w:h="11906" w:orient="landscape" w:code="9"/>
          <w:pgMar w:top="1440" w:right="1440" w:bottom="1440" w:left="1440" w:header="706" w:footer="706" w:gutter="0"/>
          <w:cols w:space="708"/>
          <w:docGrid w:linePitch="360"/>
        </w:sectPr>
      </w:pPr>
    </w:p>
    <w:p w:rsidR="00785E41" w:rsidP="002F3951" w:rsidRDefault="00785E41" w14:paraId="5225D29F" w14:textId="521D1D18">
      <w:pPr>
        <w:spacing w:line="276" w:lineRule="auto"/>
        <w:ind w:left="0" w:firstLine="0"/>
        <w:rPr>
          <w:b/>
          <w:iCs/>
        </w:rPr>
      </w:pPr>
      <w:r w:rsidRPr="00F31929">
        <w:rPr>
          <w:b/>
          <w:iCs/>
        </w:rPr>
        <w:lastRenderedPageBreak/>
        <w:t xml:space="preserve">Appendix </w:t>
      </w:r>
      <w:r w:rsidR="0028700E">
        <w:rPr>
          <w:b/>
          <w:iCs/>
        </w:rPr>
        <w:t>8</w:t>
      </w:r>
      <w:r w:rsidRPr="00F31929">
        <w:rPr>
          <w:b/>
          <w:iCs/>
        </w:rPr>
        <w:t>: P</w:t>
      </w:r>
      <w:r>
        <w:rPr>
          <w:b/>
          <w:iCs/>
        </w:rPr>
        <w:t>roven teratogenic drugs</w:t>
      </w:r>
      <w:r w:rsidR="00AF31CD">
        <w:rPr>
          <w:b/>
          <w:iCs/>
        </w:rPr>
        <w:t xml:space="preserve"> – congenital malformations</w:t>
      </w:r>
      <w:r>
        <w:rPr>
          <w:b/>
          <w:iCs/>
        </w:rPr>
        <w:fldChar w:fldCharType="begin">
          <w:fldData xml:space="preserve">PEVuZE5vdGU+PENpdGU+PEF1dGhvcj5Hb21lczwvQXV0aG9yPjxZZWFyPjIwMjE8L1llYXI+PFJl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</w:fldData>
        </w:fldChar>
      </w:r>
      <w:r w:rsidR="00BD6573">
        <w:rPr>
          <w:b/>
          <w:iCs/>
        </w:rPr>
        <w:instrText xml:space="preserve"> ADDIN EN.CITE </w:instrText>
      </w:r>
      <w:r w:rsidR="00BD6573">
        <w:rPr>
          <w:b/>
          <w:iCs/>
        </w:rPr>
        <w:fldChar w:fldCharType="begin">
          <w:fldData xml:space="preserve">PEVuZE5vdGU+PENpdGU+PEF1dGhvcj5Hb21lczwvQXV0aG9yPjxZZWFyPjIwMjE8L1llYXI+PFJl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</w:fldData>
        </w:fldChar>
      </w:r>
      <w:r w:rsidR="00BD6573">
        <w:rPr>
          <w:b/>
          <w:iCs/>
        </w:rPr>
        <w:instrText xml:space="preserve"> ADDIN EN.CITE.DATA </w:instrText>
      </w:r>
      <w:r w:rsidR="00BD6573">
        <w:rPr>
          <w:b/>
          <w:iCs/>
        </w:rPr>
      </w:r>
      <w:r w:rsidR="00BD6573">
        <w:rPr>
          <w:b/>
          <w:iCs/>
        </w:rPr>
        <w:fldChar w:fldCharType="end"/>
      </w:r>
      <w:r>
        <w:rPr>
          <w:b/>
          <w:iCs/>
        </w:rPr>
      </w:r>
      <w:r>
        <w:rPr>
          <w:b/>
          <w:iCs/>
        </w:rPr>
        <w:fldChar w:fldCharType="separate"/>
      </w:r>
      <w:r w:rsidRPr="00BD6573" w:rsidR="00BD6573">
        <w:rPr>
          <w:b/>
          <w:iCs/>
          <w:noProof/>
          <w:vertAlign w:val="superscript"/>
        </w:rPr>
        <w:t>20,21</w:t>
      </w:r>
      <w:r>
        <w:rPr>
          <w:b/>
          <w:iCs/>
        </w:rPr>
        <w:fldChar w:fldCharType="end"/>
      </w:r>
    </w:p>
    <w:tbl>
      <w:tblPr>
        <w:tblStyle w:val="TableGridLight"/>
        <w:tblpPr w:leftFromText="180" w:rightFromText="180" w:vertAnchor="page" w:horzAnchor="margin" w:tblpY="1801"/>
        <w:tblW w:w="9288" w:type="dxa"/>
        <w:tblLook w:val="04A0" w:firstRow="1" w:lastRow="0" w:firstColumn="1" w:lastColumn="0" w:noHBand="0" w:noVBand="1"/>
      </w:tblPr>
      <w:tblGrid>
        <w:gridCol w:w="2335"/>
        <w:gridCol w:w="6906"/>
        <w:gridCol w:w="47"/>
      </w:tblGrid>
      <w:tr w:rsidRPr="005345A0" w:rsidR="00AF31CD" w:rsidTr="002F3951" w14:paraId="030A1DE3" w14:textId="77777777">
        <w:trPr>
          <w:trHeight w:val="388"/>
        </w:trPr>
        <w:tc>
          <w:tcPr>
            <w:tcW w:w="2335" w:type="dxa"/>
          </w:tcPr>
          <w:p w:rsidRPr="002F3951" w:rsidR="00AF31CD" w:rsidP="00AF31CD" w:rsidRDefault="00AF31CD" w14:paraId="7D97992B" w14:textId="77777777">
            <w:pPr>
              <w:jc w:val="left"/>
              <w:rPr>
                <w:b/>
              </w:rPr>
            </w:pPr>
            <w:r w:rsidRPr="002F3951">
              <w:rPr>
                <w:b/>
              </w:rPr>
              <w:t>Medication</w:t>
            </w:r>
          </w:p>
        </w:tc>
        <w:tc>
          <w:tcPr>
            <w:tcW w:w="6953" w:type="dxa"/>
            <w:gridSpan w:val="2"/>
          </w:tcPr>
          <w:p w:rsidRPr="002F3951" w:rsidR="00AF31CD" w:rsidP="00AF31CD" w:rsidRDefault="00AF31CD" w14:paraId="3BDC0720" w14:textId="77777777">
            <w:pPr>
              <w:jc w:val="left"/>
              <w:rPr>
                <w:b/>
              </w:rPr>
            </w:pPr>
            <w:r w:rsidRPr="002F3951">
              <w:rPr>
                <w:b/>
              </w:rPr>
              <w:t>Physical affects</w:t>
            </w:r>
          </w:p>
        </w:tc>
      </w:tr>
      <w:tr w:rsidRPr="005345A0" w:rsidR="00AF31CD" w:rsidTr="002F3951" w14:paraId="662EE06C" w14:textId="77777777">
        <w:trPr>
          <w:trHeight w:val="388"/>
        </w:trPr>
        <w:tc>
          <w:tcPr>
            <w:tcW w:w="9288" w:type="dxa"/>
            <w:gridSpan w:val="3"/>
          </w:tcPr>
          <w:p w:rsidRPr="002F3951" w:rsidR="00AF31CD" w:rsidP="00AF31CD" w:rsidRDefault="00AF31CD" w14:paraId="362936FA" w14:textId="77777777">
            <w:pPr>
              <w:jc w:val="left"/>
            </w:pPr>
            <w:r w:rsidRPr="002F3951">
              <w:rPr>
                <w:b/>
              </w:rPr>
              <w:t>Oral retinoid</w:t>
            </w:r>
          </w:p>
        </w:tc>
      </w:tr>
      <w:tr w:rsidRPr="005345A0" w:rsidR="00AF31CD" w:rsidTr="002F3951" w14:paraId="6CA462CE" w14:textId="77777777">
        <w:trPr>
          <w:trHeight w:val="374"/>
        </w:trPr>
        <w:tc>
          <w:tcPr>
            <w:tcW w:w="2335" w:type="dxa"/>
          </w:tcPr>
          <w:p w:rsidRPr="002F3951" w:rsidR="00AF31CD" w:rsidP="00AF31CD" w:rsidRDefault="00AF31CD" w14:paraId="2F648AA5" w14:textId="77777777">
            <w:pPr>
              <w:jc w:val="left"/>
              <w:rPr>
                <w:iCs/>
                <w:sz w:val="20"/>
              </w:rPr>
            </w:pPr>
            <w:proofErr w:type="spellStart"/>
            <w:r w:rsidRPr="002F3951">
              <w:rPr>
                <w:iCs/>
                <w:sz w:val="20"/>
              </w:rPr>
              <w:t>Acitretin</w:t>
            </w:r>
            <w:proofErr w:type="spellEnd"/>
          </w:p>
        </w:tc>
        <w:tc>
          <w:tcPr>
            <w:tcW w:w="6953" w:type="dxa"/>
            <w:gridSpan w:val="2"/>
            <w:vMerge w:val="restart"/>
          </w:tcPr>
          <w:p w:rsidRPr="002F3951" w:rsidR="00AF31CD" w:rsidP="002F3951" w:rsidRDefault="00AF31CD" w14:paraId="3F2795A3" w14:textId="77777777">
            <w:pPr>
              <w:ind w:left="0" w:firstLine="0"/>
              <w:jc w:val="left"/>
            </w:pPr>
            <w:r w:rsidRPr="002F3951">
              <w:rPr>
                <w:iCs/>
                <w:sz w:val="20"/>
              </w:rPr>
              <w:t xml:space="preserve">Multiple malformations including central nervous system abnormalities, orofacial clefts, cardiovascular, skeletal, limb and ear. Facial </w:t>
            </w:r>
            <w:proofErr w:type="spellStart"/>
            <w:r w:rsidRPr="002F3951">
              <w:rPr>
                <w:iCs/>
                <w:sz w:val="20"/>
              </w:rPr>
              <w:t>dysmorphia</w:t>
            </w:r>
            <w:proofErr w:type="spellEnd"/>
            <w:r w:rsidRPr="002F3951">
              <w:rPr>
                <w:iCs/>
                <w:sz w:val="20"/>
              </w:rPr>
              <w:t>.</w:t>
            </w:r>
            <w:r w:rsidRPr="002F3951">
              <w:t xml:space="preserve"> </w:t>
            </w:r>
          </w:p>
        </w:tc>
      </w:tr>
      <w:tr w:rsidRPr="005345A0" w:rsidR="00AF31CD" w:rsidTr="002F3951" w14:paraId="6B5A45C1" w14:textId="77777777">
        <w:trPr>
          <w:trHeight w:val="388"/>
        </w:trPr>
        <w:tc>
          <w:tcPr>
            <w:tcW w:w="2335" w:type="dxa"/>
          </w:tcPr>
          <w:p w:rsidRPr="002F3951" w:rsidR="00AF31CD" w:rsidP="00AF31CD" w:rsidRDefault="00AF31CD" w14:paraId="796F7BCF" w14:textId="77777777">
            <w:pPr>
              <w:jc w:val="left"/>
              <w:rPr>
                <w:iCs/>
                <w:sz w:val="20"/>
              </w:rPr>
            </w:pPr>
            <w:proofErr w:type="spellStart"/>
            <w:r w:rsidRPr="002F3951">
              <w:rPr>
                <w:iCs/>
                <w:sz w:val="20"/>
              </w:rPr>
              <w:t>Alitretinoin</w:t>
            </w:r>
            <w:proofErr w:type="spellEnd"/>
            <w:r w:rsidRPr="002F3951">
              <w:rPr>
                <w:iCs/>
                <w:sz w:val="20"/>
              </w:rPr>
              <w:t xml:space="preserve">  </w:t>
            </w:r>
          </w:p>
        </w:tc>
        <w:tc>
          <w:tcPr>
            <w:tcW w:w="6953" w:type="dxa"/>
            <w:gridSpan w:val="2"/>
            <w:vMerge/>
          </w:tcPr>
          <w:p w:rsidRPr="002F3951" w:rsidR="00AF31CD" w:rsidP="00AF31CD" w:rsidRDefault="00AF31CD" w14:paraId="44EDA185" w14:textId="77777777">
            <w:pPr>
              <w:jc w:val="left"/>
            </w:pPr>
          </w:p>
        </w:tc>
      </w:tr>
      <w:tr w:rsidRPr="005345A0" w:rsidR="00AF31CD" w:rsidTr="002F3951" w14:paraId="6F5816BE" w14:textId="77777777">
        <w:trPr>
          <w:trHeight w:val="388"/>
        </w:trPr>
        <w:tc>
          <w:tcPr>
            <w:tcW w:w="2335" w:type="dxa"/>
          </w:tcPr>
          <w:p w:rsidRPr="002F3951" w:rsidR="00AF31CD" w:rsidP="00AF31CD" w:rsidRDefault="00AF31CD" w14:paraId="0132E02C" w14:textId="77777777">
            <w:pPr>
              <w:jc w:val="left"/>
              <w:rPr>
                <w:iCs/>
                <w:sz w:val="20"/>
              </w:rPr>
            </w:pPr>
            <w:proofErr w:type="spellStart"/>
            <w:r w:rsidRPr="002F3951">
              <w:rPr>
                <w:iCs/>
                <w:sz w:val="20"/>
              </w:rPr>
              <w:t>Bexarotene</w:t>
            </w:r>
            <w:proofErr w:type="spellEnd"/>
          </w:p>
        </w:tc>
        <w:tc>
          <w:tcPr>
            <w:tcW w:w="6953" w:type="dxa"/>
            <w:gridSpan w:val="2"/>
            <w:vMerge/>
          </w:tcPr>
          <w:p w:rsidRPr="002F3951" w:rsidR="00AF31CD" w:rsidP="00AF31CD" w:rsidRDefault="00AF31CD" w14:paraId="17CEB08F" w14:textId="77777777">
            <w:pPr>
              <w:jc w:val="left"/>
            </w:pPr>
          </w:p>
        </w:tc>
      </w:tr>
      <w:tr w:rsidRPr="005345A0" w:rsidR="00AF31CD" w:rsidTr="002F3951" w14:paraId="52C0C726" w14:textId="77777777">
        <w:trPr>
          <w:trHeight w:val="388"/>
        </w:trPr>
        <w:tc>
          <w:tcPr>
            <w:tcW w:w="2335" w:type="dxa"/>
          </w:tcPr>
          <w:p w:rsidRPr="002F3951" w:rsidR="00AF31CD" w:rsidP="00AF31CD" w:rsidRDefault="00AF31CD" w14:paraId="216D7697" w14:textId="77777777">
            <w:pPr>
              <w:jc w:val="left"/>
              <w:rPr>
                <w:iCs/>
                <w:sz w:val="20"/>
              </w:rPr>
            </w:pPr>
            <w:proofErr w:type="spellStart"/>
            <w:r w:rsidRPr="002F3951">
              <w:rPr>
                <w:iCs/>
                <w:sz w:val="20"/>
              </w:rPr>
              <w:t>Isotretinoin</w:t>
            </w:r>
            <w:proofErr w:type="spellEnd"/>
          </w:p>
        </w:tc>
        <w:tc>
          <w:tcPr>
            <w:tcW w:w="6953" w:type="dxa"/>
            <w:gridSpan w:val="2"/>
            <w:vMerge/>
          </w:tcPr>
          <w:p w:rsidRPr="002F3951" w:rsidR="00AF31CD" w:rsidP="00AF31CD" w:rsidRDefault="00AF31CD" w14:paraId="7F6B4EF3" w14:textId="77777777">
            <w:pPr>
              <w:jc w:val="left"/>
            </w:pPr>
          </w:p>
        </w:tc>
      </w:tr>
      <w:tr w:rsidRPr="005345A0" w:rsidR="00AF31CD" w:rsidTr="002F3951" w14:paraId="1939F80D" w14:textId="77777777">
        <w:trPr>
          <w:trHeight w:val="388"/>
        </w:trPr>
        <w:tc>
          <w:tcPr>
            <w:tcW w:w="2335" w:type="dxa"/>
          </w:tcPr>
          <w:p w:rsidRPr="002F3951" w:rsidR="00AF31CD" w:rsidP="00AF31CD" w:rsidRDefault="00AF31CD" w14:paraId="48A4D4D8" w14:textId="77777777">
            <w:pPr>
              <w:jc w:val="left"/>
              <w:rPr>
                <w:iCs/>
                <w:sz w:val="20"/>
              </w:rPr>
            </w:pPr>
            <w:proofErr w:type="spellStart"/>
            <w:r w:rsidRPr="002F3951">
              <w:rPr>
                <w:iCs/>
                <w:sz w:val="20"/>
              </w:rPr>
              <w:t>Tretinoin</w:t>
            </w:r>
            <w:proofErr w:type="spellEnd"/>
          </w:p>
        </w:tc>
        <w:tc>
          <w:tcPr>
            <w:tcW w:w="6953" w:type="dxa"/>
            <w:gridSpan w:val="2"/>
            <w:vMerge/>
          </w:tcPr>
          <w:p w:rsidRPr="002F3951" w:rsidR="00AF31CD" w:rsidP="00AF31CD" w:rsidRDefault="00AF31CD" w14:paraId="76864CB7" w14:textId="77777777">
            <w:pPr>
              <w:jc w:val="left"/>
            </w:pPr>
          </w:p>
        </w:tc>
      </w:tr>
      <w:tr w:rsidRPr="005345A0" w:rsidR="00AF31CD" w:rsidTr="002F3951" w14:paraId="41529D6B" w14:textId="77777777">
        <w:trPr>
          <w:trHeight w:val="388"/>
        </w:trPr>
        <w:tc>
          <w:tcPr>
            <w:tcW w:w="9288" w:type="dxa"/>
            <w:gridSpan w:val="3"/>
          </w:tcPr>
          <w:p w:rsidRPr="002F3951" w:rsidR="00AF31CD" w:rsidP="00AF31CD" w:rsidRDefault="00AF31CD" w14:paraId="5FEDD008" w14:textId="77777777">
            <w:pPr>
              <w:jc w:val="left"/>
              <w:rPr>
                <w:b/>
              </w:rPr>
            </w:pPr>
            <w:r w:rsidRPr="002F3951">
              <w:rPr>
                <w:rFonts w:eastAsia="Times New Roman" w:cs="Times New Roman"/>
                <w:b/>
              </w:rPr>
              <w:t>Antiepileptic/ anticonvulsants</w:t>
            </w:r>
          </w:p>
        </w:tc>
      </w:tr>
      <w:tr w:rsidRPr="005345A0" w:rsidR="00AF31CD" w:rsidTr="002F3951" w14:paraId="6A5B5527" w14:textId="77777777">
        <w:trPr>
          <w:trHeight w:val="374"/>
        </w:trPr>
        <w:tc>
          <w:tcPr>
            <w:tcW w:w="2335" w:type="dxa"/>
          </w:tcPr>
          <w:p w:rsidRPr="002F3951" w:rsidR="00AF31CD" w:rsidP="002F3951" w:rsidRDefault="00AF31CD" w14:paraId="196DFBE6" w14:textId="77777777">
            <w:pPr>
              <w:jc w:val="left"/>
              <w:rPr>
                <w:iCs/>
                <w:sz w:val="20"/>
              </w:rPr>
            </w:pPr>
            <w:r w:rsidRPr="002F3951">
              <w:rPr>
                <w:iCs/>
                <w:sz w:val="20"/>
              </w:rPr>
              <w:t>Carbamazepine</w:t>
            </w:r>
          </w:p>
        </w:tc>
        <w:tc>
          <w:tcPr>
            <w:tcW w:w="6953" w:type="dxa"/>
            <w:gridSpan w:val="2"/>
            <w:vMerge w:val="restart"/>
          </w:tcPr>
          <w:p w:rsidRPr="002F3951" w:rsidR="00AF31CD" w:rsidP="002F3951" w:rsidRDefault="00AF31CD" w14:paraId="2B655ADB" w14:textId="6A40A840">
            <w:pPr>
              <w:ind w:left="0" w:firstLine="0"/>
              <w:jc w:val="left"/>
            </w:pPr>
            <w:r w:rsidRPr="002F3951">
              <w:rPr>
                <w:iCs/>
                <w:sz w:val="20"/>
              </w:rPr>
              <w:t xml:space="preserve">Variable by individual medication </w:t>
            </w:r>
            <w:r w:rsidRPr="002F3951" w:rsidR="002F3951">
              <w:rPr>
                <w:iCs/>
                <w:sz w:val="20"/>
              </w:rPr>
              <w:t xml:space="preserve">type but include cardiovascular </w:t>
            </w:r>
            <w:r w:rsidR="002F3951">
              <w:rPr>
                <w:iCs/>
                <w:sz w:val="20"/>
              </w:rPr>
              <w:t xml:space="preserve">(phenobarbital, </w:t>
            </w:r>
            <w:proofErr w:type="spellStart"/>
            <w:r w:rsidRPr="002F3951">
              <w:rPr>
                <w:iCs/>
                <w:sz w:val="20"/>
              </w:rPr>
              <w:t>primidone</w:t>
            </w:r>
            <w:proofErr w:type="spellEnd"/>
            <w:r w:rsidRPr="002F3951">
              <w:rPr>
                <w:iCs/>
                <w:sz w:val="20"/>
              </w:rPr>
              <w:t>, valproate), neural tube (valproate, carbamazepine), skeletal (valproate), orofacial cleft (</w:t>
            </w:r>
            <w:proofErr w:type="spellStart"/>
            <w:r w:rsidRPr="002F3951">
              <w:rPr>
                <w:iCs/>
                <w:sz w:val="20"/>
              </w:rPr>
              <w:t>topiramate</w:t>
            </w:r>
            <w:proofErr w:type="spellEnd"/>
            <w:r w:rsidRPr="002F3951">
              <w:rPr>
                <w:iCs/>
                <w:sz w:val="20"/>
              </w:rPr>
              <w:t xml:space="preserve">, valproate) and limb (valproate). Facial </w:t>
            </w:r>
            <w:proofErr w:type="spellStart"/>
            <w:r w:rsidRPr="002F3951">
              <w:rPr>
                <w:iCs/>
                <w:sz w:val="20"/>
              </w:rPr>
              <w:t>dysmorphia</w:t>
            </w:r>
            <w:proofErr w:type="spellEnd"/>
            <w:r w:rsidRPr="002F3951">
              <w:rPr>
                <w:iCs/>
                <w:sz w:val="20"/>
              </w:rPr>
              <w:t xml:space="preserve"> (phenytoin, carbamazepine, valproate). Growth disruption (</w:t>
            </w:r>
            <w:proofErr w:type="spellStart"/>
            <w:r w:rsidRPr="002F3951">
              <w:rPr>
                <w:iCs/>
                <w:sz w:val="20"/>
              </w:rPr>
              <w:t>topiramate</w:t>
            </w:r>
            <w:proofErr w:type="spellEnd"/>
            <w:r w:rsidRPr="002F3951">
              <w:rPr>
                <w:iCs/>
                <w:sz w:val="20"/>
              </w:rPr>
              <w:t>).</w:t>
            </w:r>
          </w:p>
        </w:tc>
      </w:tr>
      <w:tr w:rsidRPr="005345A0" w:rsidR="00AF31CD" w:rsidTr="002F3951" w14:paraId="2335484A" w14:textId="77777777">
        <w:trPr>
          <w:trHeight w:val="374"/>
        </w:trPr>
        <w:tc>
          <w:tcPr>
            <w:tcW w:w="2335" w:type="dxa"/>
          </w:tcPr>
          <w:p w:rsidRPr="002F3951" w:rsidR="00AF31CD" w:rsidP="002F3951" w:rsidRDefault="00AF31CD" w14:paraId="4CDEB1F4" w14:textId="77777777">
            <w:pPr>
              <w:jc w:val="left"/>
              <w:rPr>
                <w:iCs/>
                <w:sz w:val="20"/>
              </w:rPr>
            </w:pPr>
            <w:r w:rsidRPr="002F3951">
              <w:rPr>
                <w:iCs/>
                <w:sz w:val="20"/>
              </w:rPr>
              <w:t>Phenytoin</w:t>
            </w:r>
          </w:p>
        </w:tc>
        <w:tc>
          <w:tcPr>
            <w:tcW w:w="6953" w:type="dxa"/>
            <w:gridSpan w:val="2"/>
            <w:vMerge/>
          </w:tcPr>
          <w:p w:rsidRPr="002F3951" w:rsidR="00AF31CD" w:rsidP="00AF31CD" w:rsidRDefault="00AF31CD" w14:paraId="165DAFFD" w14:textId="77777777">
            <w:pPr>
              <w:jc w:val="left"/>
            </w:pPr>
          </w:p>
        </w:tc>
      </w:tr>
      <w:tr w:rsidRPr="005345A0" w:rsidR="00AF31CD" w:rsidTr="002F3951" w14:paraId="35B57638" w14:textId="77777777">
        <w:trPr>
          <w:trHeight w:val="388"/>
        </w:trPr>
        <w:tc>
          <w:tcPr>
            <w:tcW w:w="2335" w:type="dxa"/>
          </w:tcPr>
          <w:p w:rsidRPr="002F3951" w:rsidR="00AF31CD" w:rsidP="002F3951" w:rsidRDefault="00AF31CD" w14:paraId="4E230E62" w14:textId="77777777">
            <w:pPr>
              <w:jc w:val="left"/>
              <w:rPr>
                <w:iCs/>
                <w:sz w:val="20"/>
              </w:rPr>
            </w:pPr>
            <w:proofErr w:type="spellStart"/>
            <w:r w:rsidRPr="002F3951">
              <w:rPr>
                <w:iCs/>
                <w:sz w:val="20"/>
              </w:rPr>
              <w:t>Fosphenytoin</w:t>
            </w:r>
            <w:proofErr w:type="spellEnd"/>
          </w:p>
        </w:tc>
        <w:tc>
          <w:tcPr>
            <w:tcW w:w="6953" w:type="dxa"/>
            <w:gridSpan w:val="2"/>
            <w:vMerge/>
          </w:tcPr>
          <w:p w:rsidRPr="002F3951" w:rsidR="00AF31CD" w:rsidP="00AF31CD" w:rsidRDefault="00AF31CD" w14:paraId="31EB94BA" w14:textId="77777777">
            <w:pPr>
              <w:jc w:val="left"/>
            </w:pPr>
          </w:p>
        </w:tc>
      </w:tr>
      <w:tr w:rsidRPr="005345A0" w:rsidR="00AF31CD" w:rsidTr="002F3951" w14:paraId="399FA330" w14:textId="77777777">
        <w:trPr>
          <w:trHeight w:val="388"/>
        </w:trPr>
        <w:tc>
          <w:tcPr>
            <w:tcW w:w="2335" w:type="dxa"/>
          </w:tcPr>
          <w:p w:rsidRPr="002F3951" w:rsidR="00AF31CD" w:rsidP="002F3951" w:rsidRDefault="00AF31CD" w14:paraId="0D85033C" w14:textId="77777777">
            <w:pPr>
              <w:jc w:val="left"/>
              <w:rPr>
                <w:iCs/>
                <w:sz w:val="20"/>
              </w:rPr>
            </w:pPr>
            <w:proofErr w:type="spellStart"/>
            <w:r w:rsidRPr="002F3951">
              <w:rPr>
                <w:iCs/>
                <w:sz w:val="20"/>
              </w:rPr>
              <w:t>Primidone</w:t>
            </w:r>
            <w:proofErr w:type="spellEnd"/>
          </w:p>
        </w:tc>
        <w:tc>
          <w:tcPr>
            <w:tcW w:w="6953" w:type="dxa"/>
            <w:gridSpan w:val="2"/>
            <w:vMerge/>
          </w:tcPr>
          <w:p w:rsidRPr="002F3951" w:rsidR="00AF31CD" w:rsidP="00AF31CD" w:rsidRDefault="00AF31CD" w14:paraId="42D9D3D0" w14:textId="77777777">
            <w:pPr>
              <w:jc w:val="left"/>
            </w:pPr>
          </w:p>
        </w:tc>
      </w:tr>
      <w:tr w:rsidRPr="005345A0" w:rsidR="00AF31CD" w:rsidTr="002F3951" w14:paraId="0C3688AD" w14:textId="77777777">
        <w:trPr>
          <w:trHeight w:val="388"/>
        </w:trPr>
        <w:tc>
          <w:tcPr>
            <w:tcW w:w="2335" w:type="dxa"/>
          </w:tcPr>
          <w:p w:rsidRPr="002F3951" w:rsidR="00AF31CD" w:rsidP="002F3951" w:rsidRDefault="00AF31CD" w14:paraId="3C442CFF" w14:textId="77777777">
            <w:pPr>
              <w:jc w:val="left"/>
              <w:rPr>
                <w:iCs/>
                <w:sz w:val="20"/>
              </w:rPr>
            </w:pPr>
            <w:proofErr w:type="spellStart"/>
            <w:r w:rsidRPr="002F3951">
              <w:rPr>
                <w:iCs/>
                <w:sz w:val="20"/>
              </w:rPr>
              <w:t>Topiramate</w:t>
            </w:r>
            <w:proofErr w:type="spellEnd"/>
          </w:p>
        </w:tc>
        <w:tc>
          <w:tcPr>
            <w:tcW w:w="6953" w:type="dxa"/>
            <w:gridSpan w:val="2"/>
            <w:vMerge/>
          </w:tcPr>
          <w:p w:rsidRPr="002F3951" w:rsidR="00AF31CD" w:rsidP="00AF31CD" w:rsidRDefault="00AF31CD" w14:paraId="1E7F1432" w14:textId="77777777">
            <w:pPr>
              <w:jc w:val="left"/>
            </w:pPr>
          </w:p>
        </w:tc>
      </w:tr>
      <w:tr w:rsidRPr="005345A0" w:rsidR="00AF31CD" w:rsidTr="002F3951" w14:paraId="0B093B4F" w14:textId="77777777">
        <w:trPr>
          <w:trHeight w:val="374"/>
        </w:trPr>
        <w:tc>
          <w:tcPr>
            <w:tcW w:w="2335" w:type="dxa"/>
          </w:tcPr>
          <w:p w:rsidRPr="002F3951" w:rsidR="00AF31CD" w:rsidP="002F3951" w:rsidRDefault="00AF31CD" w14:paraId="23260567" w14:textId="77777777">
            <w:pPr>
              <w:jc w:val="left"/>
              <w:rPr>
                <w:iCs/>
                <w:sz w:val="20"/>
              </w:rPr>
            </w:pPr>
            <w:r w:rsidRPr="002F3951">
              <w:rPr>
                <w:iCs/>
                <w:sz w:val="20"/>
              </w:rPr>
              <w:t>Valproate</w:t>
            </w:r>
          </w:p>
        </w:tc>
        <w:tc>
          <w:tcPr>
            <w:tcW w:w="6953" w:type="dxa"/>
            <w:gridSpan w:val="2"/>
            <w:vMerge/>
          </w:tcPr>
          <w:p w:rsidRPr="002F3951" w:rsidR="00AF31CD" w:rsidP="00AF31CD" w:rsidRDefault="00AF31CD" w14:paraId="04AA0EDF" w14:textId="77777777">
            <w:pPr>
              <w:jc w:val="left"/>
            </w:pPr>
          </w:p>
        </w:tc>
      </w:tr>
      <w:tr w:rsidRPr="005345A0" w:rsidR="00AF31CD" w:rsidTr="002F3951" w14:paraId="09846C7F" w14:textId="77777777">
        <w:trPr>
          <w:trHeight w:val="374"/>
        </w:trPr>
        <w:tc>
          <w:tcPr>
            <w:tcW w:w="2335" w:type="dxa"/>
          </w:tcPr>
          <w:p w:rsidRPr="002F3951" w:rsidR="00AF31CD" w:rsidP="002F3951" w:rsidRDefault="00AF31CD" w14:paraId="7C35054F" w14:textId="77777777">
            <w:pPr>
              <w:jc w:val="left"/>
              <w:rPr>
                <w:iCs/>
                <w:sz w:val="20"/>
              </w:rPr>
            </w:pPr>
            <w:r w:rsidRPr="002F3951">
              <w:rPr>
                <w:iCs/>
                <w:sz w:val="20"/>
              </w:rPr>
              <w:t>Phenobarbital</w:t>
            </w:r>
          </w:p>
        </w:tc>
        <w:tc>
          <w:tcPr>
            <w:tcW w:w="6953" w:type="dxa"/>
            <w:gridSpan w:val="2"/>
            <w:vMerge/>
          </w:tcPr>
          <w:p w:rsidRPr="002F3951" w:rsidR="00AF31CD" w:rsidP="00AF31CD" w:rsidRDefault="00AF31CD" w14:paraId="1919B012" w14:textId="77777777">
            <w:pPr>
              <w:jc w:val="left"/>
            </w:pPr>
          </w:p>
        </w:tc>
      </w:tr>
      <w:tr w:rsidRPr="005345A0" w:rsidR="00AF31CD" w:rsidTr="002F3951" w14:paraId="7DBD2136" w14:textId="77777777">
        <w:trPr>
          <w:trHeight w:val="388"/>
        </w:trPr>
        <w:tc>
          <w:tcPr>
            <w:tcW w:w="9288" w:type="dxa"/>
            <w:gridSpan w:val="3"/>
          </w:tcPr>
          <w:p w:rsidRPr="002F3951" w:rsidR="00AF31CD" w:rsidP="00AF31CD" w:rsidRDefault="00AF31CD" w14:paraId="38430254" w14:textId="77777777">
            <w:pPr>
              <w:jc w:val="left"/>
            </w:pPr>
            <w:proofErr w:type="spellStart"/>
            <w:r w:rsidRPr="002F3951">
              <w:rPr>
                <w:rFonts w:eastAsia="Times New Roman" w:cs="Times New Roman"/>
                <w:b/>
                <w:bCs/>
              </w:rPr>
              <w:t>Antithyroid</w:t>
            </w:r>
            <w:proofErr w:type="spellEnd"/>
          </w:p>
        </w:tc>
      </w:tr>
      <w:tr w:rsidRPr="005345A0" w:rsidR="00AF31CD" w:rsidTr="002F3951" w14:paraId="2E98EEA4" w14:textId="77777777">
        <w:trPr>
          <w:trHeight w:val="388"/>
        </w:trPr>
        <w:tc>
          <w:tcPr>
            <w:tcW w:w="2335" w:type="dxa"/>
          </w:tcPr>
          <w:p w:rsidRPr="002F3951" w:rsidR="00AF31CD" w:rsidP="00AF31CD" w:rsidRDefault="00AF31CD" w14:paraId="5BB00682" w14:textId="77777777">
            <w:pPr>
              <w:jc w:val="left"/>
              <w:rPr>
                <w:iCs/>
                <w:sz w:val="20"/>
              </w:rPr>
            </w:pPr>
            <w:proofErr w:type="spellStart"/>
            <w:r w:rsidRPr="002F3951">
              <w:rPr>
                <w:iCs/>
                <w:sz w:val="20"/>
              </w:rPr>
              <w:t>Carbimazole</w:t>
            </w:r>
            <w:proofErr w:type="spellEnd"/>
          </w:p>
        </w:tc>
        <w:tc>
          <w:tcPr>
            <w:tcW w:w="6953" w:type="dxa"/>
            <w:gridSpan w:val="2"/>
            <w:vMerge w:val="restart"/>
          </w:tcPr>
          <w:p w:rsidRPr="002F3951" w:rsidR="00AF31CD" w:rsidP="002F3951" w:rsidRDefault="00AF31CD" w14:paraId="0AF686AA" w14:textId="1BF5BB58">
            <w:pPr>
              <w:ind w:left="0" w:firstLine="0"/>
              <w:jc w:val="left"/>
              <w:rPr>
                <w:iCs/>
                <w:sz w:val="20"/>
              </w:rPr>
            </w:pPr>
            <w:r w:rsidRPr="002F3951">
              <w:rPr>
                <w:iCs/>
                <w:sz w:val="20"/>
              </w:rPr>
              <w:t>Multiple malformation including skin defects including a</w:t>
            </w:r>
            <w:r w:rsidR="002F3951">
              <w:rPr>
                <w:iCs/>
                <w:sz w:val="20"/>
              </w:rPr>
              <w:t xml:space="preserve">plasia cutis, </w:t>
            </w:r>
            <w:proofErr w:type="spellStart"/>
            <w:r w:rsidR="002F3951">
              <w:rPr>
                <w:iCs/>
                <w:sz w:val="20"/>
              </w:rPr>
              <w:t>choanal</w:t>
            </w:r>
            <w:proofErr w:type="spellEnd"/>
            <w:r w:rsidR="002F3951">
              <w:rPr>
                <w:iCs/>
                <w:sz w:val="20"/>
              </w:rPr>
              <w:t xml:space="preserve"> atresia, </w:t>
            </w:r>
            <w:proofErr w:type="spellStart"/>
            <w:r w:rsidRPr="002F3951">
              <w:rPr>
                <w:iCs/>
                <w:sz w:val="20"/>
              </w:rPr>
              <w:t>esophageal</w:t>
            </w:r>
            <w:proofErr w:type="spellEnd"/>
            <w:r w:rsidRPr="002F3951">
              <w:rPr>
                <w:iCs/>
                <w:sz w:val="20"/>
              </w:rPr>
              <w:t xml:space="preserve"> atresia, </w:t>
            </w:r>
            <w:proofErr w:type="gramStart"/>
            <w:r w:rsidRPr="002F3951">
              <w:rPr>
                <w:iCs/>
                <w:sz w:val="20"/>
              </w:rPr>
              <w:t>other</w:t>
            </w:r>
            <w:proofErr w:type="gramEnd"/>
            <w:r w:rsidRPr="002F3951">
              <w:rPr>
                <w:iCs/>
                <w:sz w:val="20"/>
              </w:rPr>
              <w:t xml:space="preserve"> malformations of the gastrointestinal tract. Facial </w:t>
            </w:r>
            <w:proofErr w:type="spellStart"/>
            <w:r w:rsidRPr="002F3951">
              <w:rPr>
                <w:iCs/>
                <w:sz w:val="20"/>
              </w:rPr>
              <w:t>dysmorphia</w:t>
            </w:r>
            <w:proofErr w:type="spellEnd"/>
            <w:r w:rsidRPr="002F3951">
              <w:rPr>
                <w:iCs/>
                <w:sz w:val="20"/>
              </w:rPr>
              <w:t xml:space="preserve">. </w:t>
            </w:r>
          </w:p>
        </w:tc>
      </w:tr>
      <w:tr w:rsidRPr="005345A0" w:rsidR="00AF31CD" w:rsidTr="002F3951" w14:paraId="0319884B" w14:textId="77777777">
        <w:trPr>
          <w:trHeight w:val="772"/>
        </w:trPr>
        <w:tc>
          <w:tcPr>
            <w:tcW w:w="2335" w:type="dxa"/>
          </w:tcPr>
          <w:p w:rsidRPr="002F3951" w:rsidR="00AF31CD" w:rsidP="00AF31CD" w:rsidRDefault="00AF31CD" w14:paraId="3C07DCF9" w14:textId="77777777">
            <w:pPr>
              <w:jc w:val="left"/>
              <w:rPr>
                <w:iCs/>
                <w:sz w:val="20"/>
              </w:rPr>
            </w:pPr>
            <w:proofErr w:type="spellStart"/>
            <w:r w:rsidRPr="002F3951">
              <w:rPr>
                <w:iCs/>
                <w:sz w:val="20"/>
              </w:rPr>
              <w:t>Methimazole</w:t>
            </w:r>
            <w:proofErr w:type="spellEnd"/>
          </w:p>
        </w:tc>
        <w:tc>
          <w:tcPr>
            <w:tcW w:w="6953" w:type="dxa"/>
            <w:gridSpan w:val="2"/>
            <w:vMerge/>
          </w:tcPr>
          <w:p w:rsidRPr="002F3951" w:rsidR="00AF31CD" w:rsidP="00AF31CD" w:rsidRDefault="00AF31CD" w14:paraId="14B51CAB" w14:textId="77777777">
            <w:pPr>
              <w:jc w:val="left"/>
            </w:pPr>
          </w:p>
        </w:tc>
      </w:tr>
      <w:tr w:rsidRPr="005345A0" w:rsidR="00AF31CD" w:rsidTr="002F3951" w14:paraId="401CAC53" w14:textId="77777777">
        <w:trPr>
          <w:gridAfter w:val="1"/>
          <w:wAfter w:w="47" w:type="dxa"/>
        </w:trPr>
        <w:tc>
          <w:tcPr>
            <w:tcW w:w="9241" w:type="dxa"/>
            <w:gridSpan w:val="2"/>
          </w:tcPr>
          <w:p w:rsidRPr="002F3951" w:rsidR="00AF31CD" w:rsidP="00AF31CD" w:rsidRDefault="00AF31CD" w14:paraId="058E5342" w14:textId="77777777">
            <w:pPr>
              <w:jc w:val="left"/>
            </w:pPr>
            <w:r w:rsidRPr="002F3951">
              <w:rPr>
                <w:rFonts w:eastAsia="Times New Roman" w:cs="Times New Roman"/>
                <w:b/>
                <w:bCs/>
              </w:rPr>
              <w:t>Anticoagulant</w:t>
            </w:r>
          </w:p>
        </w:tc>
      </w:tr>
      <w:tr w:rsidRPr="005345A0" w:rsidR="00AF31CD" w:rsidTr="002F3951" w14:paraId="07A6DE0C" w14:textId="77777777">
        <w:trPr>
          <w:gridAfter w:val="1"/>
          <w:wAfter w:w="47" w:type="dxa"/>
        </w:trPr>
        <w:tc>
          <w:tcPr>
            <w:tcW w:w="2335" w:type="dxa"/>
          </w:tcPr>
          <w:p w:rsidRPr="002F3951" w:rsidR="00AF31CD" w:rsidP="00AF31CD" w:rsidRDefault="00AF31CD" w14:paraId="270BB01B" w14:textId="77777777">
            <w:pPr>
              <w:jc w:val="left"/>
              <w:rPr>
                <w:iCs/>
                <w:sz w:val="20"/>
              </w:rPr>
            </w:pPr>
            <w:proofErr w:type="spellStart"/>
            <w:r w:rsidRPr="002F3951">
              <w:rPr>
                <w:iCs/>
                <w:sz w:val="20"/>
              </w:rPr>
              <w:t>Coumarin</w:t>
            </w:r>
            <w:proofErr w:type="spellEnd"/>
          </w:p>
        </w:tc>
        <w:tc>
          <w:tcPr>
            <w:tcW w:w="6906" w:type="dxa"/>
            <w:vMerge w:val="restart"/>
          </w:tcPr>
          <w:p w:rsidRPr="002F3951" w:rsidR="00AF31CD" w:rsidP="002F3951" w:rsidRDefault="00AF31CD" w14:paraId="066FBCB3" w14:textId="77777777">
            <w:pPr>
              <w:ind w:left="0" w:firstLine="0"/>
              <w:jc w:val="left"/>
              <w:rPr>
                <w:iCs/>
                <w:sz w:val="20"/>
              </w:rPr>
            </w:pPr>
            <w:r w:rsidRPr="002F3951">
              <w:rPr>
                <w:iCs/>
                <w:sz w:val="20"/>
              </w:rPr>
              <w:t xml:space="preserve">Multiple malformations including nasal hypoplasia, stippled epiphyses, skeletal and digital. Growth disruption. Facial </w:t>
            </w:r>
            <w:proofErr w:type="spellStart"/>
            <w:r w:rsidRPr="002F3951">
              <w:rPr>
                <w:iCs/>
                <w:sz w:val="20"/>
              </w:rPr>
              <w:t>dysmorphia</w:t>
            </w:r>
            <w:proofErr w:type="spellEnd"/>
            <w:r w:rsidRPr="002F3951">
              <w:rPr>
                <w:iCs/>
                <w:sz w:val="20"/>
              </w:rPr>
              <w:t>.</w:t>
            </w:r>
          </w:p>
        </w:tc>
      </w:tr>
      <w:tr w:rsidRPr="005345A0" w:rsidR="00AF31CD" w:rsidTr="002F3951" w14:paraId="591F5F58" w14:textId="77777777">
        <w:trPr>
          <w:gridAfter w:val="1"/>
          <w:wAfter w:w="47" w:type="dxa"/>
        </w:trPr>
        <w:tc>
          <w:tcPr>
            <w:tcW w:w="2335" w:type="dxa"/>
          </w:tcPr>
          <w:p w:rsidRPr="002F3951" w:rsidR="00AF31CD" w:rsidP="00AF31CD" w:rsidRDefault="00AF31CD" w14:paraId="27A11C9F" w14:textId="77777777">
            <w:pPr>
              <w:jc w:val="left"/>
              <w:rPr>
                <w:iCs/>
                <w:sz w:val="20"/>
              </w:rPr>
            </w:pPr>
            <w:proofErr w:type="spellStart"/>
            <w:r w:rsidRPr="002F3951">
              <w:rPr>
                <w:iCs/>
                <w:sz w:val="20"/>
              </w:rPr>
              <w:t>Phenindione</w:t>
            </w:r>
            <w:proofErr w:type="spellEnd"/>
          </w:p>
        </w:tc>
        <w:tc>
          <w:tcPr>
            <w:tcW w:w="6906" w:type="dxa"/>
            <w:vMerge/>
          </w:tcPr>
          <w:p w:rsidRPr="002F3951" w:rsidR="00AF31CD" w:rsidP="00AF31CD" w:rsidRDefault="00AF31CD" w14:paraId="6AD3C452" w14:textId="77777777">
            <w:pPr>
              <w:jc w:val="left"/>
            </w:pPr>
          </w:p>
        </w:tc>
      </w:tr>
      <w:tr w:rsidRPr="005345A0" w:rsidR="00AF31CD" w:rsidTr="002F3951" w14:paraId="0633D26A" w14:textId="77777777">
        <w:trPr>
          <w:gridAfter w:val="1"/>
          <w:wAfter w:w="47" w:type="dxa"/>
        </w:trPr>
        <w:tc>
          <w:tcPr>
            <w:tcW w:w="2335" w:type="dxa"/>
          </w:tcPr>
          <w:p w:rsidRPr="002F3951" w:rsidR="00AF31CD" w:rsidP="00AF31CD" w:rsidRDefault="00AF31CD" w14:paraId="23999FFE" w14:textId="77777777">
            <w:pPr>
              <w:jc w:val="left"/>
              <w:rPr>
                <w:iCs/>
                <w:sz w:val="20"/>
              </w:rPr>
            </w:pPr>
            <w:r w:rsidRPr="002F3951">
              <w:rPr>
                <w:iCs/>
                <w:sz w:val="20"/>
              </w:rPr>
              <w:t>Warfarin</w:t>
            </w:r>
          </w:p>
        </w:tc>
        <w:tc>
          <w:tcPr>
            <w:tcW w:w="6906" w:type="dxa"/>
            <w:vMerge/>
          </w:tcPr>
          <w:p w:rsidRPr="002F3951" w:rsidR="00AF31CD" w:rsidP="00AF31CD" w:rsidRDefault="00AF31CD" w14:paraId="579B91C3" w14:textId="77777777">
            <w:pPr>
              <w:jc w:val="left"/>
            </w:pPr>
          </w:p>
        </w:tc>
      </w:tr>
      <w:tr w:rsidRPr="005345A0" w:rsidR="00AF31CD" w:rsidTr="002F3951" w14:paraId="3FE03CB1" w14:textId="77777777">
        <w:trPr>
          <w:gridAfter w:val="1"/>
          <w:wAfter w:w="47" w:type="dxa"/>
        </w:trPr>
        <w:tc>
          <w:tcPr>
            <w:tcW w:w="2335" w:type="dxa"/>
          </w:tcPr>
          <w:p w:rsidRPr="002F3951" w:rsidR="00AF31CD" w:rsidP="00AF31CD" w:rsidRDefault="00AF31CD" w14:paraId="0D1BE78E" w14:textId="77777777">
            <w:pPr>
              <w:jc w:val="left"/>
              <w:rPr>
                <w:iCs/>
                <w:sz w:val="20"/>
              </w:rPr>
            </w:pPr>
            <w:proofErr w:type="spellStart"/>
            <w:r w:rsidRPr="002F3951">
              <w:rPr>
                <w:iCs/>
                <w:sz w:val="20"/>
              </w:rPr>
              <w:t>Acenocoumarol</w:t>
            </w:r>
            <w:proofErr w:type="spellEnd"/>
          </w:p>
        </w:tc>
        <w:tc>
          <w:tcPr>
            <w:tcW w:w="6906" w:type="dxa"/>
            <w:vMerge/>
          </w:tcPr>
          <w:p w:rsidRPr="002F3951" w:rsidR="00AF31CD" w:rsidP="00AF31CD" w:rsidRDefault="00AF31CD" w14:paraId="028EEB29" w14:textId="77777777">
            <w:pPr>
              <w:jc w:val="left"/>
            </w:pPr>
          </w:p>
        </w:tc>
      </w:tr>
      <w:tr w:rsidRPr="005345A0" w:rsidR="00AF31CD" w:rsidTr="002F3951" w14:paraId="46299EB4" w14:textId="77777777">
        <w:trPr>
          <w:gridAfter w:val="1"/>
          <w:wAfter w:w="47" w:type="dxa"/>
        </w:trPr>
        <w:tc>
          <w:tcPr>
            <w:tcW w:w="9241" w:type="dxa"/>
            <w:gridSpan w:val="2"/>
          </w:tcPr>
          <w:p w:rsidRPr="002F3951" w:rsidR="00AF31CD" w:rsidP="00AF31CD" w:rsidRDefault="00AF31CD" w14:paraId="18852002" w14:textId="77777777">
            <w:pPr>
              <w:jc w:val="left"/>
            </w:pPr>
            <w:r w:rsidRPr="002F3951">
              <w:rPr>
                <w:rFonts w:eastAsia="Times New Roman" w:cs="Times New Roman"/>
                <w:b/>
                <w:bCs/>
              </w:rPr>
              <w:t>Immunosuppressive</w:t>
            </w:r>
          </w:p>
        </w:tc>
      </w:tr>
      <w:tr w:rsidRPr="005345A0" w:rsidR="00AF31CD" w:rsidTr="002F3951" w14:paraId="730BB88F" w14:textId="77777777">
        <w:trPr>
          <w:gridAfter w:val="1"/>
          <w:wAfter w:w="47" w:type="dxa"/>
        </w:trPr>
        <w:tc>
          <w:tcPr>
            <w:tcW w:w="2335" w:type="dxa"/>
          </w:tcPr>
          <w:p w:rsidRPr="002F3951" w:rsidR="00AF31CD" w:rsidP="00AF31CD" w:rsidRDefault="00AF31CD" w14:paraId="45BA3F26" w14:textId="77777777">
            <w:pPr>
              <w:jc w:val="left"/>
              <w:rPr>
                <w:iCs/>
                <w:sz w:val="20"/>
              </w:rPr>
            </w:pPr>
            <w:proofErr w:type="spellStart"/>
            <w:r w:rsidRPr="002F3951">
              <w:rPr>
                <w:iCs/>
                <w:sz w:val="20"/>
              </w:rPr>
              <w:t>Mycophenolate</w:t>
            </w:r>
            <w:proofErr w:type="spellEnd"/>
          </w:p>
        </w:tc>
        <w:tc>
          <w:tcPr>
            <w:tcW w:w="6906" w:type="dxa"/>
          </w:tcPr>
          <w:p w:rsidRPr="002F3951" w:rsidR="00AF31CD" w:rsidP="002F3951" w:rsidRDefault="00AF31CD" w14:paraId="151573E4" w14:textId="77777777">
            <w:pPr>
              <w:ind w:left="0" w:firstLine="0"/>
              <w:jc w:val="left"/>
            </w:pPr>
            <w:r w:rsidRPr="002F3951">
              <w:rPr>
                <w:iCs/>
                <w:sz w:val="20"/>
              </w:rPr>
              <w:t xml:space="preserve">Multiple malformations including orofacial cleft, </w:t>
            </w:r>
            <w:proofErr w:type="spellStart"/>
            <w:r w:rsidRPr="002F3951">
              <w:rPr>
                <w:iCs/>
                <w:sz w:val="20"/>
              </w:rPr>
              <w:t>microtia</w:t>
            </w:r>
            <w:proofErr w:type="spellEnd"/>
            <w:r w:rsidRPr="002F3951">
              <w:rPr>
                <w:iCs/>
                <w:sz w:val="20"/>
              </w:rPr>
              <w:t xml:space="preserve">, external auditory canal atresia, </w:t>
            </w:r>
            <w:proofErr w:type="spellStart"/>
            <w:r w:rsidRPr="002F3951">
              <w:rPr>
                <w:iCs/>
                <w:sz w:val="20"/>
              </w:rPr>
              <w:t>micrognathia</w:t>
            </w:r>
            <w:proofErr w:type="spellEnd"/>
            <w:r w:rsidRPr="002F3951">
              <w:rPr>
                <w:iCs/>
                <w:sz w:val="20"/>
              </w:rPr>
              <w:t>, cardiovascular, oesophageal atresia.</w:t>
            </w:r>
            <w:r w:rsidRPr="002F3951">
              <w:t xml:space="preserve"> </w:t>
            </w:r>
          </w:p>
        </w:tc>
      </w:tr>
      <w:tr w:rsidRPr="005345A0" w:rsidR="00AF31CD" w:rsidTr="002F3951" w14:paraId="6575CA1A" w14:textId="77777777">
        <w:trPr>
          <w:gridAfter w:val="1"/>
          <w:wAfter w:w="47" w:type="dxa"/>
        </w:trPr>
        <w:tc>
          <w:tcPr>
            <w:tcW w:w="2335" w:type="dxa"/>
          </w:tcPr>
          <w:p w:rsidR="002F3951" w:rsidP="002F3951" w:rsidRDefault="002F3951" w14:paraId="4B770A60" w14:textId="77777777">
            <w:pPr>
              <w:jc w:val="left"/>
              <w:rPr>
                <w:iCs/>
                <w:sz w:val="20"/>
              </w:rPr>
            </w:pPr>
            <w:r>
              <w:rPr>
                <w:iCs/>
                <w:sz w:val="20"/>
              </w:rPr>
              <w:t>Methotrexate</w:t>
            </w:r>
          </w:p>
          <w:p w:rsidRPr="002F3951" w:rsidR="00AF31CD" w:rsidP="002F3951" w:rsidRDefault="00AF31CD" w14:paraId="23B431C6" w14:textId="60AF986A">
            <w:pPr>
              <w:jc w:val="left"/>
              <w:rPr>
                <w:iCs/>
                <w:sz w:val="20"/>
              </w:rPr>
            </w:pPr>
            <w:proofErr w:type="spellStart"/>
            <w:r w:rsidRPr="002F3951">
              <w:rPr>
                <w:iCs/>
                <w:sz w:val="20"/>
              </w:rPr>
              <w:t>Aminopterin</w:t>
            </w:r>
            <w:proofErr w:type="spellEnd"/>
          </w:p>
        </w:tc>
        <w:tc>
          <w:tcPr>
            <w:tcW w:w="6906" w:type="dxa"/>
          </w:tcPr>
          <w:p w:rsidRPr="002F3951" w:rsidR="00AF31CD" w:rsidP="002F3951" w:rsidRDefault="00AF31CD" w14:paraId="52E63B17" w14:textId="77777777">
            <w:pPr>
              <w:ind w:left="0" w:firstLine="0"/>
              <w:jc w:val="left"/>
              <w:rPr>
                <w:iCs/>
                <w:sz w:val="20"/>
              </w:rPr>
            </w:pPr>
            <w:r w:rsidRPr="002F3951">
              <w:rPr>
                <w:iCs/>
                <w:sz w:val="20"/>
              </w:rPr>
              <w:t xml:space="preserve">Multiple malformations including skeletal, cardiovascular, urogenital, </w:t>
            </w:r>
            <w:proofErr w:type="spellStart"/>
            <w:r w:rsidRPr="002F3951">
              <w:rPr>
                <w:iCs/>
                <w:sz w:val="20"/>
              </w:rPr>
              <w:t>holoprosencephaly</w:t>
            </w:r>
            <w:proofErr w:type="spellEnd"/>
            <w:r w:rsidRPr="002F3951">
              <w:rPr>
                <w:iCs/>
                <w:sz w:val="20"/>
              </w:rPr>
              <w:t xml:space="preserve">. Growth disruption. </w:t>
            </w:r>
          </w:p>
        </w:tc>
      </w:tr>
    </w:tbl>
    <w:p w:rsidR="00AF31CD" w:rsidP="00984273" w:rsidRDefault="00AF31CD" w14:paraId="6D68ECFB" w14:textId="77777777">
      <w:pPr>
        <w:spacing w:line="276" w:lineRule="auto"/>
        <w:rPr>
          <w:b/>
          <w:iCs/>
        </w:rPr>
      </w:pPr>
    </w:p>
    <w:p w:rsidR="00042FB9" w:rsidP="00785E41" w:rsidRDefault="00042FB9" w14:paraId="5C3C2C33" w14:textId="77777777">
      <w:pPr>
        <w:spacing w:line="276" w:lineRule="auto"/>
        <w:ind w:left="0" w:firstLine="0"/>
        <w:rPr>
          <w:iCs/>
          <w:sz w:val="20"/>
        </w:rPr>
        <w:sectPr w:rsidR="00042FB9" w:rsidSect="00042FB9">
          <w:pgSz w:w="11906" w:h="16838" w:orient="portrait" w:code="9"/>
          <w:pgMar w:top="1440" w:right="1440" w:bottom="1440" w:left="1440" w:header="706" w:footer="706" w:gutter="0"/>
          <w:cols w:space="708"/>
          <w:docGrid w:linePitch="360"/>
        </w:sectPr>
      </w:pPr>
    </w:p>
    <w:p w:rsidRPr="002F3951" w:rsidR="00966653" w:rsidP="00984273" w:rsidRDefault="00192F35" w14:paraId="4057B989" w14:textId="78E83902">
      <w:pPr>
        <w:spacing w:line="276" w:lineRule="auto"/>
        <w:ind w:left="0" w:firstLine="0"/>
        <w:rPr>
          <w:b/>
          <w:iCs/>
          <w:sz w:val="24"/>
          <w:lang w:val="fr-FR"/>
        </w:rPr>
      </w:pPr>
      <w:proofErr w:type="spellStart"/>
      <w:r w:rsidRPr="002F3951">
        <w:rPr>
          <w:b/>
          <w:iCs/>
          <w:sz w:val="24"/>
          <w:lang w:val="fr-FR"/>
        </w:rPr>
        <w:lastRenderedPageBreak/>
        <w:t>References</w:t>
      </w:r>
      <w:proofErr w:type="spellEnd"/>
    </w:p>
    <w:p w:rsidRPr="00BD6573" w:rsidR="00BD6573" w:rsidP="00BD6573" w:rsidRDefault="00966653" w14:paraId="6CEA96B2" w14:textId="77777777">
      <w:pPr>
        <w:pStyle w:val="EndNoteBibliography"/>
        <w:spacing w:after="0"/>
        <w:ind w:left="720" w:hanging="720"/>
      </w:pPr>
      <w:r>
        <w:rPr>
          <w:iCs/>
          <w:sz w:val="20"/>
        </w:rPr>
        <w:fldChar w:fldCharType="begin"/>
      </w:r>
      <w:r w:rsidRPr="00021F4E">
        <w:rPr>
          <w:iCs/>
          <w:sz w:val="20"/>
        </w:rPr>
        <w:instrText xml:space="preserve"> ADDIN EN.REFLIST </w:instrText>
      </w:r>
      <w:r>
        <w:rPr>
          <w:iCs/>
          <w:sz w:val="20"/>
        </w:rPr>
        <w:fldChar w:fldCharType="separate"/>
      </w:r>
      <w:r w:rsidRPr="00021F4E" w:rsidR="00BD6573">
        <w:t>1.</w:t>
      </w:r>
      <w:r w:rsidRPr="00021F4E" w:rsidR="00BD6573">
        <w:tab/>
      </w:r>
      <w:r w:rsidRPr="00021F4E" w:rsidR="00BD6573">
        <w:t xml:space="preserve">Hernan MA, et al. </w:t>
      </w:r>
      <w:r w:rsidRPr="00BD6573" w:rsidR="00BD6573">
        <w:t xml:space="preserve">Using Big Data to Emulate a Target Trial When a Randomized Trial Is Not Available. </w:t>
      </w:r>
      <w:r w:rsidRPr="00BD6573" w:rsidR="00BD6573">
        <w:rPr>
          <w:i/>
        </w:rPr>
        <w:t xml:space="preserve">Am J Epidemiol. </w:t>
      </w:r>
      <w:r w:rsidRPr="00BD6573" w:rsidR="00BD6573">
        <w:t>2016.</w:t>
      </w:r>
    </w:p>
    <w:p w:rsidRPr="00BD6573" w:rsidR="00BD6573" w:rsidP="00BD6573" w:rsidRDefault="00BD6573" w14:paraId="274C7D8C" w14:textId="77777777">
      <w:pPr>
        <w:pStyle w:val="EndNoteBibliography"/>
        <w:spacing w:after="0"/>
        <w:ind w:left="720" w:hanging="720"/>
      </w:pPr>
      <w:r w:rsidRPr="00BD6573">
        <w:t>2.</w:t>
      </w:r>
      <w:r w:rsidRPr="00BD6573">
        <w:tab/>
      </w:r>
      <w:r w:rsidRPr="00BD6573">
        <w:t xml:space="preserve">Schnitzer ME, et al. A potential outcomes approach to defining and estimating gestational age-specific exposure effects during pregnancy. </w:t>
      </w:r>
      <w:r w:rsidRPr="00BD6573">
        <w:rPr>
          <w:i/>
        </w:rPr>
        <w:t xml:space="preserve">Stat Methods Med Res. </w:t>
      </w:r>
      <w:r w:rsidRPr="00BD6573">
        <w:t>2022.</w:t>
      </w:r>
    </w:p>
    <w:p w:rsidRPr="00BD6573" w:rsidR="00BD6573" w:rsidP="00BD6573" w:rsidRDefault="00BD6573" w14:paraId="1229CEBD" w14:textId="77777777">
      <w:pPr>
        <w:pStyle w:val="EndNoteBibliography"/>
        <w:spacing w:after="0"/>
        <w:ind w:left="720" w:hanging="720"/>
      </w:pPr>
      <w:r w:rsidRPr="00BD6573">
        <w:t>3.</w:t>
      </w:r>
      <w:r w:rsidRPr="00BD6573">
        <w:tab/>
      </w:r>
      <w:r w:rsidRPr="00BD6573">
        <w:t xml:space="preserve">Lash TL, et al. </w:t>
      </w:r>
      <w:r w:rsidRPr="00BD6573">
        <w:rPr>
          <w:i/>
        </w:rPr>
        <w:t>Applying Quantitative Bias Analysis to Epidemiologic Data.</w:t>
      </w:r>
      <w:r w:rsidRPr="00BD6573">
        <w:t xml:space="preserve"> Springer New York; 2009.</w:t>
      </w:r>
    </w:p>
    <w:p w:rsidRPr="00BD6573" w:rsidR="00BD6573" w:rsidP="00BD6573" w:rsidRDefault="00BD6573" w14:paraId="60E5C679" w14:textId="77777777">
      <w:pPr>
        <w:pStyle w:val="EndNoteBibliography"/>
        <w:spacing w:after="0"/>
        <w:ind w:left="720" w:hanging="720"/>
      </w:pPr>
      <w:r w:rsidRPr="00BD6573">
        <w:t>4.</w:t>
      </w:r>
      <w:r w:rsidRPr="00BD6573">
        <w:tab/>
      </w:r>
      <w:r w:rsidRPr="00BD6573">
        <w:t xml:space="preserve">Lash TL, et al. Good practices for quantitative bias analysis. </w:t>
      </w:r>
      <w:r w:rsidRPr="00BD6573">
        <w:rPr>
          <w:i/>
        </w:rPr>
        <w:t xml:space="preserve">Int J Epidemiol. </w:t>
      </w:r>
      <w:r w:rsidRPr="00BD6573">
        <w:t>2014.</w:t>
      </w:r>
    </w:p>
    <w:p w:rsidRPr="00BD6573" w:rsidR="00BD6573" w:rsidP="00BD6573" w:rsidRDefault="00BD6573" w14:paraId="6F247D7D" w14:textId="77777777">
      <w:pPr>
        <w:pStyle w:val="EndNoteBibliography"/>
        <w:spacing w:after="0"/>
        <w:ind w:left="720" w:hanging="720"/>
      </w:pPr>
      <w:r w:rsidRPr="00BD6573">
        <w:t>5.</w:t>
      </w:r>
      <w:r w:rsidRPr="00BD6573">
        <w:tab/>
      </w:r>
      <w:r w:rsidRPr="00BD6573">
        <w:t xml:space="preserve">Harris GE, et al. Modeling exposures of medications used episodically during pregnancy: Triptans as a motivating example. </w:t>
      </w:r>
      <w:r w:rsidRPr="00BD6573">
        <w:rPr>
          <w:i/>
        </w:rPr>
        <w:t xml:space="preserve">Pharmacoepidemiol Drug Saf. </w:t>
      </w:r>
      <w:r w:rsidRPr="00BD6573">
        <w:t>2020.</w:t>
      </w:r>
    </w:p>
    <w:p w:rsidRPr="00BD6573" w:rsidR="00BD6573" w:rsidP="00BD6573" w:rsidRDefault="00BD6573" w14:paraId="5E7BB171" w14:textId="77777777">
      <w:pPr>
        <w:pStyle w:val="EndNoteBibliography"/>
        <w:spacing w:after="0"/>
        <w:ind w:left="720" w:hanging="720"/>
      </w:pPr>
      <w:r w:rsidRPr="00BD6573">
        <w:t>6.</w:t>
      </w:r>
      <w:r w:rsidRPr="00BD6573">
        <w:tab/>
      </w:r>
      <w:r w:rsidRPr="00BD6573">
        <w:t xml:space="preserve">Tauqeer F, et al. Perinatal use of triptans and other drugs for migraine-A nationwide drug utilization study. </w:t>
      </w:r>
      <w:r w:rsidRPr="00BD6573">
        <w:rPr>
          <w:i/>
        </w:rPr>
        <w:t xml:space="preserve">PLoS One. </w:t>
      </w:r>
      <w:r w:rsidRPr="00BD6573">
        <w:t>2021.</w:t>
      </w:r>
    </w:p>
    <w:p w:rsidRPr="00BD6573" w:rsidR="00BD6573" w:rsidP="00BD6573" w:rsidRDefault="00BD6573" w14:paraId="7C64CD5C" w14:textId="77777777">
      <w:pPr>
        <w:pStyle w:val="EndNoteBibliography"/>
        <w:spacing w:after="0"/>
        <w:ind w:left="720" w:hanging="720"/>
      </w:pPr>
      <w:r w:rsidRPr="00BD6573">
        <w:t>7.</w:t>
      </w:r>
      <w:r w:rsidRPr="00BD6573">
        <w:tab/>
      </w:r>
      <w:r w:rsidRPr="00BD6573">
        <w:t xml:space="preserve">Wood ME, et al. Prenatal triptan exposure and parent-reported early childhood neurodevelopmental outcomes: an application of propensity score calibration to adjust for unmeasured confounding by migraine severity. </w:t>
      </w:r>
      <w:r w:rsidRPr="00BD6573">
        <w:rPr>
          <w:i/>
        </w:rPr>
        <w:t xml:space="preserve">Pharmacoepidemiol Drug Saf. </w:t>
      </w:r>
      <w:r w:rsidRPr="00BD6573">
        <w:t>2015.</w:t>
      </w:r>
    </w:p>
    <w:p w:rsidRPr="00BD6573" w:rsidR="00BD6573" w:rsidP="00BD6573" w:rsidRDefault="00BD6573" w14:paraId="77B2402E" w14:textId="77777777">
      <w:pPr>
        <w:pStyle w:val="EndNoteBibliography"/>
        <w:spacing w:after="0"/>
        <w:ind w:left="720" w:hanging="720"/>
      </w:pPr>
      <w:r w:rsidRPr="00BD6573">
        <w:t>8.</w:t>
      </w:r>
      <w:r w:rsidRPr="00BD6573">
        <w:tab/>
      </w:r>
      <w:r w:rsidRPr="00BD6573">
        <w:t xml:space="preserve">Wood ME, et al. Making fair comparisons in pregnancy medication safety studies: An overview of advanced methods for confounding control. </w:t>
      </w:r>
      <w:r w:rsidRPr="00BD6573">
        <w:rPr>
          <w:i/>
        </w:rPr>
        <w:t xml:space="preserve">Pharmacoepidemiol Drug Saf. </w:t>
      </w:r>
      <w:r w:rsidRPr="00BD6573">
        <w:t>2018.</w:t>
      </w:r>
    </w:p>
    <w:p w:rsidRPr="00BD6573" w:rsidR="00BD6573" w:rsidP="00BD6573" w:rsidRDefault="00BD6573" w14:paraId="39272781" w14:textId="77777777">
      <w:pPr>
        <w:pStyle w:val="EndNoteBibliography"/>
        <w:spacing w:after="0"/>
        <w:ind w:left="720" w:hanging="720"/>
      </w:pPr>
      <w:r w:rsidRPr="00BD6573">
        <w:t>9.</w:t>
      </w:r>
      <w:r w:rsidRPr="00BD6573">
        <w:tab/>
      </w:r>
      <w:r w:rsidRPr="00BD6573">
        <w:t xml:space="preserve">Wood ME, et al. Longitudinal changes in neurodevelopmental outcomes between 18 and 36 months in children with prenatal triptan exposure: findings from the Norwegian Mother and Child Cohort Study. </w:t>
      </w:r>
      <w:r w:rsidRPr="00BD6573">
        <w:rPr>
          <w:i/>
        </w:rPr>
        <w:t xml:space="preserve">BMJ open. </w:t>
      </w:r>
      <w:r w:rsidRPr="00BD6573">
        <w:t>2016.</w:t>
      </w:r>
    </w:p>
    <w:p w:rsidRPr="00BD6573" w:rsidR="00BD6573" w:rsidP="00BD6573" w:rsidRDefault="00BD6573" w14:paraId="43C02C0A" w14:textId="77777777">
      <w:pPr>
        <w:pStyle w:val="EndNoteBibliography"/>
        <w:spacing w:after="0"/>
        <w:ind w:left="720" w:hanging="720"/>
      </w:pPr>
      <w:r w:rsidRPr="00BD6573">
        <w:t>10.</w:t>
      </w:r>
      <w:r w:rsidRPr="00BD6573">
        <w:tab/>
      </w:r>
      <w:r w:rsidRPr="00BD6573">
        <w:t xml:space="preserve">Wood ME, et al. Prenatal Triptan Exposure and Internalising and Externalising Behaviour Problems in 3-Year-Old Children: Results from the Norwegian Mother and Child Cohort Study. </w:t>
      </w:r>
      <w:r w:rsidRPr="00BD6573">
        <w:rPr>
          <w:i/>
        </w:rPr>
        <w:t xml:space="preserve">Paediatr Perinat Epidemiol. </w:t>
      </w:r>
      <w:r w:rsidRPr="00BD6573">
        <w:t>2015.</w:t>
      </w:r>
    </w:p>
    <w:p w:rsidRPr="00BD6573" w:rsidR="00BD6573" w:rsidP="00BD6573" w:rsidRDefault="00BD6573" w14:paraId="28C9F10E" w14:textId="77777777">
      <w:pPr>
        <w:pStyle w:val="EndNoteBibliography"/>
        <w:spacing w:after="0"/>
        <w:ind w:left="720" w:hanging="720"/>
      </w:pPr>
      <w:r w:rsidRPr="00BD6573">
        <w:t>11.</w:t>
      </w:r>
      <w:r w:rsidRPr="00BD6573">
        <w:tab/>
      </w:r>
      <w:r w:rsidRPr="00BD6573">
        <w:t xml:space="preserve">Austin PC. The use of propensity score methods with survival or time-to-event outcomes: reporting measures of effect similar to those used in randomized experiments. </w:t>
      </w:r>
      <w:r w:rsidRPr="00BD6573">
        <w:rPr>
          <w:i/>
        </w:rPr>
        <w:t xml:space="preserve">Stat Med. </w:t>
      </w:r>
      <w:r w:rsidRPr="00BD6573">
        <w:t>2014.</w:t>
      </w:r>
    </w:p>
    <w:p w:rsidRPr="00BD6573" w:rsidR="00BD6573" w:rsidP="00BD6573" w:rsidRDefault="00BD6573" w14:paraId="12170F04" w14:textId="77777777">
      <w:pPr>
        <w:pStyle w:val="EndNoteBibliography"/>
        <w:spacing w:after="0"/>
        <w:ind w:left="720" w:hanging="720"/>
      </w:pPr>
      <w:r w:rsidRPr="00BD6573">
        <w:t>12.</w:t>
      </w:r>
      <w:r w:rsidRPr="00BD6573">
        <w:tab/>
      </w:r>
      <w:r w:rsidRPr="00BD6573">
        <w:t xml:space="preserve">Garrido MM, et al. Methods for Constructing and Assessing Propensity Scores. </w:t>
      </w:r>
      <w:r w:rsidRPr="00BD6573">
        <w:rPr>
          <w:i/>
        </w:rPr>
        <w:t xml:space="preserve">Health Serv Res. </w:t>
      </w:r>
      <w:r w:rsidRPr="00BD6573">
        <w:t>2014.</w:t>
      </w:r>
    </w:p>
    <w:p w:rsidRPr="00BD6573" w:rsidR="00BD6573" w:rsidP="00BD6573" w:rsidRDefault="00BD6573" w14:paraId="314566B8" w14:textId="77777777">
      <w:pPr>
        <w:pStyle w:val="EndNoteBibliography"/>
        <w:spacing w:after="0"/>
        <w:ind w:left="720" w:hanging="720"/>
      </w:pPr>
      <w:r w:rsidRPr="00BD6573">
        <w:t>13.</w:t>
      </w:r>
      <w:r w:rsidRPr="00BD6573">
        <w:tab/>
      </w:r>
      <w:r w:rsidRPr="00BD6573">
        <w:t xml:space="preserve">Lupattelli A, et al. Association of Maternal Use of Benzodiazepines and Z-Hypnotics During Pregnancy With Motor and Communication Skills and Attention-Deficit/Hyperactivity Disorder Symptoms in Preschoolers. </w:t>
      </w:r>
      <w:r w:rsidRPr="00BD6573">
        <w:rPr>
          <w:i/>
        </w:rPr>
        <w:t xml:space="preserve">JAMA Netw Open. </w:t>
      </w:r>
      <w:r w:rsidRPr="00BD6573">
        <w:t>2019.</w:t>
      </w:r>
    </w:p>
    <w:p w:rsidRPr="00BD6573" w:rsidR="00BD6573" w:rsidP="00BD6573" w:rsidRDefault="00BD6573" w14:paraId="7F71A012" w14:textId="77777777">
      <w:pPr>
        <w:pStyle w:val="EndNoteBibliography"/>
        <w:spacing w:after="0"/>
        <w:ind w:left="720" w:hanging="720"/>
      </w:pPr>
      <w:r w:rsidRPr="00BD6573">
        <w:t>14.</w:t>
      </w:r>
      <w:r w:rsidRPr="00BD6573">
        <w:tab/>
      </w:r>
      <w:r w:rsidRPr="00BD6573">
        <w:t xml:space="preserve">Hernan MA, et al. Marginal structural models to estimate the causal effect of zidovudine on the survival of HIV-positive men. </w:t>
      </w:r>
      <w:r w:rsidRPr="00BD6573">
        <w:rPr>
          <w:i/>
        </w:rPr>
        <w:t xml:space="preserve">Epidemiology. </w:t>
      </w:r>
      <w:r w:rsidRPr="00BD6573">
        <w:t>2000.</w:t>
      </w:r>
    </w:p>
    <w:p w:rsidRPr="00BD6573" w:rsidR="00BD6573" w:rsidP="00BD6573" w:rsidRDefault="00BD6573" w14:paraId="168021B5" w14:textId="77777777">
      <w:pPr>
        <w:pStyle w:val="EndNoteBibliography"/>
        <w:spacing w:after="0"/>
        <w:ind w:left="720" w:hanging="720"/>
      </w:pPr>
      <w:r w:rsidRPr="00BD6573">
        <w:t>15.</w:t>
      </w:r>
      <w:r w:rsidRPr="00BD6573">
        <w:tab/>
      </w:r>
      <w:r w:rsidRPr="00BD6573">
        <w:t xml:space="preserve">Robins JM, et al. Marginal structural models and causal inference in epidemiology. </w:t>
      </w:r>
      <w:r w:rsidRPr="00BD6573">
        <w:rPr>
          <w:i/>
        </w:rPr>
        <w:t xml:space="preserve">Epidemiology. </w:t>
      </w:r>
      <w:r w:rsidRPr="00BD6573">
        <w:t>2000.</w:t>
      </w:r>
    </w:p>
    <w:p w:rsidRPr="00BD6573" w:rsidR="00BD6573" w:rsidP="00BD6573" w:rsidRDefault="00BD6573" w14:paraId="29F8FD1F" w14:textId="77777777">
      <w:pPr>
        <w:pStyle w:val="EndNoteBibliography"/>
        <w:spacing w:after="0"/>
        <w:ind w:left="720" w:hanging="720"/>
      </w:pPr>
      <w:r w:rsidRPr="00BD6573">
        <w:t>16.</w:t>
      </w:r>
      <w:r w:rsidRPr="00BD6573">
        <w:tab/>
      </w:r>
      <w:r w:rsidRPr="00BD6573">
        <w:t xml:space="preserve">Stürmer T, et al. Propensity scores for confounder adjustment when assessing the effects of medical interventions using nonexperimental study designs. </w:t>
      </w:r>
      <w:r w:rsidRPr="00BD6573">
        <w:rPr>
          <w:i/>
        </w:rPr>
        <w:t xml:space="preserve">J Intern Med. </w:t>
      </w:r>
      <w:r w:rsidRPr="00BD6573">
        <w:t>2014.</w:t>
      </w:r>
    </w:p>
    <w:p w:rsidRPr="00BD6573" w:rsidR="00BD6573" w:rsidP="00BD6573" w:rsidRDefault="00BD6573" w14:paraId="0F493044" w14:textId="77777777">
      <w:pPr>
        <w:pStyle w:val="EndNoteBibliography"/>
        <w:spacing w:after="0"/>
        <w:ind w:left="720" w:hanging="720"/>
      </w:pPr>
      <w:r w:rsidRPr="00BD6573">
        <w:t>17.</w:t>
      </w:r>
      <w:r w:rsidRPr="00BD6573">
        <w:tab/>
      </w:r>
      <w:r w:rsidRPr="00BD6573">
        <w:t xml:space="preserve">Wood ME, et al. Longitudinal Methods for Modeling Exposures in Pharmacoepidemiologic Studies in Pregnancy. </w:t>
      </w:r>
      <w:r w:rsidRPr="00BD6573">
        <w:rPr>
          <w:i/>
        </w:rPr>
        <w:t xml:space="preserve">Epidemiol Rev. </w:t>
      </w:r>
      <w:r w:rsidRPr="00BD6573">
        <w:t>2021.</w:t>
      </w:r>
    </w:p>
    <w:p w:rsidRPr="00BD6573" w:rsidR="00BD6573" w:rsidP="00BD6573" w:rsidRDefault="00BD6573" w14:paraId="788F11B4" w14:textId="77777777">
      <w:pPr>
        <w:pStyle w:val="EndNoteBibliography"/>
        <w:spacing w:after="0"/>
        <w:ind w:left="720" w:hanging="720"/>
      </w:pPr>
      <w:r w:rsidRPr="00BD6573">
        <w:t>18.</w:t>
      </w:r>
      <w:r w:rsidRPr="00BD6573">
        <w:tab/>
      </w:r>
      <w:r w:rsidRPr="00BD6573">
        <w:t xml:space="preserve">Xu R, et al. Time-dependent propensity score for assessing the effect of vaccine exposure on pregnancy outcomes through pregnancy exposure cohort studies. </w:t>
      </w:r>
      <w:r w:rsidRPr="00BD6573">
        <w:rPr>
          <w:i/>
        </w:rPr>
        <w:t xml:space="preserve">Int J Environ Res Public Health. </w:t>
      </w:r>
      <w:r w:rsidRPr="00BD6573">
        <w:t>2014.</w:t>
      </w:r>
    </w:p>
    <w:p w:rsidRPr="00BD6573" w:rsidR="00BD6573" w:rsidP="00BD6573" w:rsidRDefault="00BD6573" w14:paraId="5D02183D" w14:textId="77777777">
      <w:pPr>
        <w:pStyle w:val="EndNoteBibliography"/>
        <w:spacing w:after="0"/>
        <w:ind w:left="720" w:hanging="720"/>
      </w:pPr>
      <w:r w:rsidRPr="00BD6573">
        <w:t>19.</w:t>
      </w:r>
      <w:r w:rsidRPr="00BD6573">
        <w:tab/>
      </w:r>
      <w:r w:rsidRPr="00BD6573">
        <w:t xml:space="preserve">Lash TL. The Harm Done to Reproducibility by the Culture of Null Hypothesis Significance Testing. </w:t>
      </w:r>
      <w:r w:rsidRPr="00BD6573">
        <w:rPr>
          <w:i/>
        </w:rPr>
        <w:t xml:space="preserve">Am J Epidemiol. </w:t>
      </w:r>
      <w:r w:rsidRPr="00BD6573">
        <w:t>2017.</w:t>
      </w:r>
    </w:p>
    <w:p w:rsidRPr="00BD6573" w:rsidR="00BD6573" w:rsidP="00BD6573" w:rsidRDefault="00BD6573" w14:paraId="705AB51E" w14:textId="77777777">
      <w:pPr>
        <w:pStyle w:val="EndNoteBibliography"/>
        <w:spacing w:after="0"/>
        <w:ind w:left="720" w:hanging="720"/>
      </w:pPr>
      <w:r w:rsidRPr="00BD6573">
        <w:t>20.</w:t>
      </w:r>
      <w:r w:rsidRPr="00BD6573">
        <w:tab/>
      </w:r>
      <w:r w:rsidRPr="00BD6573">
        <w:t xml:space="preserve">Gomes JDA, et al. Genetic Susceptibility to Drug Teratogenicity: A Systematic Literature Review. </w:t>
      </w:r>
      <w:r w:rsidRPr="00BD6573">
        <w:rPr>
          <w:i/>
        </w:rPr>
        <w:t xml:space="preserve">Front Genet. </w:t>
      </w:r>
      <w:r w:rsidRPr="00BD6573">
        <w:t>2021.</w:t>
      </w:r>
    </w:p>
    <w:p w:rsidRPr="00BD6573" w:rsidR="00BD6573" w:rsidP="00BD6573" w:rsidRDefault="00BD6573" w14:paraId="7696C947" w14:textId="77777777">
      <w:pPr>
        <w:pStyle w:val="EndNoteBibliography"/>
        <w:spacing w:after="0"/>
        <w:ind w:left="720" w:hanging="720"/>
      </w:pPr>
      <w:r w:rsidRPr="00BD6573">
        <w:t>21.</w:t>
      </w:r>
      <w:r w:rsidRPr="00BD6573">
        <w:tab/>
      </w:r>
      <w:r w:rsidRPr="00BD6573">
        <w:t xml:space="preserve">Gerba CP. Chapter 28 - Environmental Toxicology. In: Brusseau ML, Pepper IL, Gerba CP, eds. </w:t>
      </w:r>
      <w:r w:rsidRPr="00BD6573">
        <w:rPr>
          <w:i/>
        </w:rPr>
        <w:t>Environmental and Pollution Science (Third Edition).</w:t>
      </w:r>
      <w:r w:rsidRPr="00BD6573">
        <w:t xml:space="preserve"> Academic Press; 2019:511-540.</w:t>
      </w:r>
    </w:p>
    <w:p w:rsidRPr="00021F4E" w:rsidR="00BD6573" w:rsidP="00BD6573" w:rsidRDefault="00BD6573" w14:paraId="5B034D89" w14:textId="77777777">
      <w:pPr>
        <w:pStyle w:val="EndNoteBibliography"/>
        <w:spacing w:after="0"/>
        <w:ind w:left="720" w:hanging="720"/>
        <w:rPr>
          <w:lang w:val="fr-FR"/>
        </w:rPr>
      </w:pPr>
      <w:r w:rsidRPr="00BD6573">
        <w:t>22.</w:t>
      </w:r>
      <w:r w:rsidRPr="00BD6573">
        <w:tab/>
      </w:r>
      <w:r w:rsidRPr="00BD6573">
        <w:t xml:space="preserve">Ding P, et al. Sensitivity Analysis Without Assumptions. </w:t>
      </w:r>
      <w:r w:rsidRPr="00021F4E">
        <w:rPr>
          <w:i/>
          <w:lang w:val="fr-FR"/>
        </w:rPr>
        <w:t xml:space="preserve">Epidemiology. </w:t>
      </w:r>
      <w:r w:rsidRPr="00021F4E">
        <w:rPr>
          <w:lang w:val="fr-FR"/>
        </w:rPr>
        <w:t>2016.</w:t>
      </w:r>
    </w:p>
    <w:p w:rsidRPr="00BD6573" w:rsidR="00BD6573" w:rsidP="00BD6573" w:rsidRDefault="00BD6573" w14:paraId="47BE0EEF" w14:textId="77777777">
      <w:pPr>
        <w:pStyle w:val="EndNoteBibliography"/>
        <w:spacing w:after="0"/>
        <w:ind w:left="720" w:hanging="720"/>
      </w:pPr>
      <w:r w:rsidRPr="00021F4E">
        <w:rPr>
          <w:lang w:val="fr-FR"/>
        </w:rPr>
        <w:lastRenderedPageBreak/>
        <w:t>23.</w:t>
      </w:r>
      <w:r w:rsidRPr="00021F4E">
        <w:rPr>
          <w:lang w:val="fr-FR"/>
        </w:rPr>
        <w:tab/>
      </w:r>
      <w:r w:rsidRPr="00021F4E">
        <w:rPr>
          <w:lang w:val="fr-FR"/>
        </w:rPr>
        <w:t xml:space="preserve">Azur MJ, et al. </w:t>
      </w:r>
      <w:r w:rsidRPr="00BD6573">
        <w:t xml:space="preserve">Multiple Imputation by Chained Equations: What is it and how does it work? </w:t>
      </w:r>
      <w:r w:rsidRPr="00BD6573">
        <w:rPr>
          <w:i/>
        </w:rPr>
        <w:t xml:space="preserve">Int J Methods Psychiatr Res. </w:t>
      </w:r>
      <w:r w:rsidRPr="00BD6573">
        <w:t>2011.</w:t>
      </w:r>
    </w:p>
    <w:p w:rsidRPr="00BD6573" w:rsidR="00BD6573" w:rsidP="00BD6573" w:rsidRDefault="00BD6573" w14:paraId="0C707F75" w14:textId="77777777">
      <w:pPr>
        <w:pStyle w:val="EndNoteBibliography"/>
        <w:spacing w:after="0"/>
        <w:ind w:left="720" w:hanging="720"/>
      </w:pPr>
      <w:r w:rsidRPr="00BD6573">
        <w:t>24.</w:t>
      </w:r>
      <w:r w:rsidRPr="00BD6573">
        <w:tab/>
      </w:r>
      <w:r w:rsidRPr="00BD6573">
        <w:t xml:space="preserve">Sterne JA, et al. Multiple imputation for missing data in epidemiological and clinical research: potential and pitfalls. </w:t>
      </w:r>
      <w:r w:rsidRPr="00BD6573">
        <w:rPr>
          <w:i/>
        </w:rPr>
        <w:t xml:space="preserve">BMJ. </w:t>
      </w:r>
      <w:r w:rsidRPr="00BD6573">
        <w:t>2009.</w:t>
      </w:r>
    </w:p>
    <w:p w:rsidRPr="00BD6573" w:rsidR="00BD6573" w:rsidP="00BD6573" w:rsidRDefault="00BD6573" w14:paraId="03F2A146" w14:textId="77777777">
      <w:pPr>
        <w:pStyle w:val="EndNoteBibliography"/>
        <w:ind w:left="720" w:hanging="720"/>
      </w:pPr>
      <w:r w:rsidRPr="00BD6573">
        <w:t>25.</w:t>
      </w:r>
      <w:r w:rsidRPr="00BD6573">
        <w:tab/>
      </w:r>
      <w:r w:rsidRPr="00BD6573">
        <w:t xml:space="preserve">Nezvalová-Henriksen K, et al. Triptan safety during pregnancy: a Norwegian population registry study. </w:t>
      </w:r>
      <w:r w:rsidRPr="00BD6573">
        <w:rPr>
          <w:i/>
        </w:rPr>
        <w:t xml:space="preserve">Eur J Epidemiol. </w:t>
      </w:r>
      <w:r w:rsidRPr="00BD6573">
        <w:t>2013.</w:t>
      </w:r>
    </w:p>
    <w:p w:rsidR="00BB7D01" w:rsidP="00984273" w:rsidRDefault="00966653" w14:paraId="0CD69E7C" w14:textId="52D657C9">
      <w:pPr>
        <w:spacing w:line="276" w:lineRule="auto"/>
        <w:ind w:left="0" w:firstLine="0"/>
        <w:rPr>
          <w:iCs/>
          <w:sz w:val="20"/>
        </w:rPr>
      </w:pPr>
      <w:r>
        <w:rPr>
          <w:iCs/>
          <w:sz w:val="20"/>
        </w:rPr>
        <w:fldChar w:fldCharType="end"/>
      </w:r>
    </w:p>
    <w:p w:rsidR="00E6504D" w:rsidRDefault="00E6504D" w14:paraId="33976574" w14:textId="77777777">
      <w:pPr>
        <w:rPr>
          <w:iCs/>
          <w:sz w:val="20"/>
        </w:rPr>
      </w:pPr>
      <w:r>
        <w:rPr>
          <w:iCs/>
          <w:sz w:val="20"/>
        </w:rPr>
        <w:br w:type="page"/>
      </w:r>
    </w:p>
    <w:p w:rsidRPr="005F7B92" w:rsidR="00E6504D" w:rsidP="00E6504D" w:rsidRDefault="00E6504D" w14:paraId="14736DF4" w14:textId="33D6CC40">
      <w:pPr>
        <w:spacing w:line="276" w:lineRule="auto"/>
        <w:ind w:left="0" w:firstLine="0"/>
        <w:rPr>
          <w:rFonts w:eastAsia="Times New Roman"/>
          <w:szCs w:val="20"/>
          <w:lang w:eastAsia="en-GB"/>
        </w:rPr>
      </w:pPr>
      <w:r w:rsidRPr="005F7B92">
        <w:rPr>
          <w:rFonts w:eastAsia="Times New Roman"/>
          <w:b/>
          <w:szCs w:val="20"/>
          <w:lang w:eastAsia="en-GB"/>
        </w:rPr>
        <w:lastRenderedPageBreak/>
        <w:t>Figure 1</w:t>
      </w:r>
      <w:r w:rsidRPr="005F7B92">
        <w:rPr>
          <w:rFonts w:eastAsia="Times New Roman"/>
          <w:szCs w:val="20"/>
          <w:lang w:eastAsia="en-GB"/>
        </w:rPr>
        <w:t>: Data flow to achieve the final pregnancy cohort</w:t>
      </w:r>
    </w:p>
    <w:p w:rsidR="00BB7D01" w:rsidP="00E6504D" w:rsidRDefault="005F7B92" w14:paraId="5F7AC5E7" w14:textId="36B340A3">
      <w:pPr>
        <w:spacing w:line="276" w:lineRule="auto"/>
        <w:ind w:left="0" w:firstLine="0"/>
        <w:rPr>
          <w:iCs/>
          <w:sz w:val="20"/>
        </w:rPr>
      </w:pPr>
      <w:r w:rsidRPr="005F7B92">
        <w:rPr>
          <w:noProof/>
          <w:lang w:val="en-US"/>
        </w:rPr>
        <w:drawing>
          <wp:inline distT="0" distB="0" distL="0" distR="0" wp14:anchorId="60D4E89D" wp14:editId="497A0935">
            <wp:extent cx="5824675" cy="73632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297" t="1" r="15345" b="-2831"/>
                    <a:stretch/>
                  </pic:blipFill>
                  <pic:spPr bwMode="auto">
                    <a:xfrm>
                      <a:off x="0" y="0"/>
                      <a:ext cx="5831959" cy="7372476"/>
                    </a:xfrm>
                    <a:prstGeom prst="rect">
                      <a:avLst/>
                    </a:prstGeom>
                    <a:noFill/>
                    <a:ln>
                      <a:noFill/>
                    </a:ln>
                    <a:extLst>
                      <a:ext uri="{53640926-AAD7-44D8-BBD7-CCE9431645EC}">
                        <a14:shadowObscured xmlns:a14="http://schemas.microsoft.com/office/drawing/2010/main"/>
                      </a:ext>
                    </a:extLst>
                  </pic:spPr>
                </pic:pic>
              </a:graphicData>
            </a:graphic>
          </wp:inline>
        </w:drawing>
      </w:r>
      <w:r w:rsidR="00BB7D01">
        <w:rPr>
          <w:iCs/>
          <w:sz w:val="20"/>
        </w:rPr>
        <w:br w:type="page"/>
      </w:r>
    </w:p>
    <w:p w:rsidR="00BB7D01" w:rsidP="00984273" w:rsidRDefault="00BB7D01" w14:paraId="1D1A9F05" w14:textId="77777777">
      <w:pPr>
        <w:spacing w:line="276" w:lineRule="auto"/>
        <w:ind w:left="0" w:firstLine="0"/>
        <w:rPr>
          <w:rFonts w:eastAsia="Times New Roman"/>
          <w:b/>
          <w:szCs w:val="20"/>
          <w:highlight w:val="yellow"/>
          <w:lang w:eastAsia="en-GB"/>
        </w:rPr>
        <w:sectPr w:rsidR="00BB7D01" w:rsidSect="00042FB9">
          <w:pgSz w:w="11906" w:h="16838" w:orient="portrait" w:code="9"/>
          <w:pgMar w:top="1440" w:right="1440" w:bottom="1440" w:left="1440" w:header="706" w:footer="706" w:gutter="0"/>
          <w:cols w:space="708"/>
          <w:docGrid w:linePitch="360"/>
        </w:sectPr>
      </w:pPr>
    </w:p>
    <w:p w:rsidRPr="00BB7D01" w:rsidR="00BB7D01" w:rsidP="00984273" w:rsidRDefault="00BB7D01" w14:paraId="10974CA9" w14:textId="0F4D21E9">
      <w:pPr>
        <w:spacing w:line="276" w:lineRule="auto"/>
        <w:ind w:left="0" w:firstLine="0"/>
        <w:rPr>
          <w:rFonts w:eastAsia="Times New Roman"/>
          <w:szCs w:val="20"/>
          <w:lang w:eastAsia="en-GB"/>
        </w:rPr>
      </w:pPr>
      <w:r w:rsidRPr="00BB7D01">
        <w:rPr>
          <w:rFonts w:eastAsia="Times New Roman"/>
          <w:b/>
          <w:szCs w:val="20"/>
          <w:lang w:eastAsia="en-GB"/>
        </w:rPr>
        <w:lastRenderedPageBreak/>
        <w:t>Table shell 1</w:t>
      </w:r>
      <w:r w:rsidRPr="00BB7D01">
        <w:rPr>
          <w:rFonts w:eastAsia="Times New Roman"/>
          <w:szCs w:val="20"/>
          <w:lang w:eastAsia="en-GB"/>
        </w:rPr>
        <w:t xml:space="preserve">. Baseline characteristics of the study population according to </w:t>
      </w:r>
      <w:proofErr w:type="spellStart"/>
      <w:r w:rsidRPr="00BB7D01">
        <w:rPr>
          <w:rFonts w:eastAsia="Times New Roman"/>
          <w:szCs w:val="20"/>
          <w:lang w:eastAsia="en-GB"/>
        </w:rPr>
        <w:t>triptan</w:t>
      </w:r>
      <w:proofErr w:type="spellEnd"/>
      <w:r w:rsidRPr="00BB7D01">
        <w:rPr>
          <w:rFonts w:eastAsia="Times New Roman"/>
          <w:szCs w:val="20"/>
          <w:lang w:eastAsia="en-GB"/>
        </w:rPr>
        <w:t xml:space="preserve"> prenatal exposure (N=xxx) </w:t>
      </w:r>
    </w:p>
    <w:tbl>
      <w:tblPr>
        <w:tblStyle w:val="TableGrid"/>
        <w:tblW w:w="14215" w:type="dxa"/>
        <w:tblLook w:val="04A0" w:firstRow="1" w:lastRow="0" w:firstColumn="1" w:lastColumn="0" w:noHBand="0" w:noVBand="1"/>
      </w:tblPr>
      <w:tblGrid>
        <w:gridCol w:w="3796"/>
        <w:gridCol w:w="1689"/>
        <w:gridCol w:w="2432"/>
        <w:gridCol w:w="2211"/>
        <w:gridCol w:w="2044"/>
        <w:gridCol w:w="2043"/>
      </w:tblGrid>
      <w:tr w:rsidRPr="00646049" w:rsidR="007B3FC2" w:rsidTr="007B3FC2" w14:paraId="68CC87E1" w14:textId="77777777">
        <w:trPr>
          <w:trHeight w:val="557"/>
          <w:tblHeader/>
        </w:trPr>
        <w:tc>
          <w:tcPr>
            <w:tcW w:w="3796" w:type="dxa"/>
            <w:shd w:val="clear" w:color="auto" w:fill="F2F2F2" w:themeFill="background1" w:themeFillShade="F2"/>
          </w:tcPr>
          <w:p w:rsidRPr="00BB7D01" w:rsidR="007B3FC2" w:rsidP="007B3FC2" w:rsidRDefault="007B3FC2" w14:paraId="1764BC33" w14:textId="77777777">
            <w:pPr>
              <w:spacing w:line="276" w:lineRule="auto"/>
              <w:ind w:left="0" w:firstLine="0"/>
              <w:rPr>
                <w:rFonts w:eastAsia="Times New Roman"/>
                <w:b/>
                <w:sz w:val="20"/>
                <w:szCs w:val="20"/>
                <w:lang w:eastAsia="en-GB"/>
              </w:rPr>
            </w:pPr>
            <w:r w:rsidRPr="00BB7D01">
              <w:rPr>
                <w:rFonts w:eastAsia="Times New Roman"/>
                <w:b/>
                <w:sz w:val="20"/>
                <w:szCs w:val="20"/>
                <w:lang w:eastAsia="en-GB"/>
              </w:rPr>
              <w:t>Baseline maternal characteristics</w:t>
            </w:r>
          </w:p>
        </w:tc>
        <w:tc>
          <w:tcPr>
            <w:tcW w:w="1689" w:type="dxa"/>
            <w:shd w:val="clear" w:color="auto" w:fill="F2F2F2" w:themeFill="background1" w:themeFillShade="F2"/>
          </w:tcPr>
          <w:p w:rsidRPr="00BB7D01" w:rsidR="007B3FC2" w:rsidP="007B3FC2" w:rsidRDefault="007B3FC2" w14:paraId="0E94AAFA" w14:textId="14A0649F">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Total study population</w:t>
            </w:r>
          </w:p>
        </w:tc>
        <w:tc>
          <w:tcPr>
            <w:tcW w:w="2432" w:type="dxa"/>
            <w:shd w:val="clear" w:color="auto" w:fill="F2F2F2" w:themeFill="background1" w:themeFillShade="F2"/>
          </w:tcPr>
          <w:p w:rsidRPr="00BB7D01" w:rsidR="007B3FC2" w:rsidP="007B3FC2" w:rsidRDefault="007B3FC2" w14:paraId="786FE001" w14:textId="5CFFAF2A">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 xml:space="preserve">Continued </w:t>
            </w:r>
            <w:proofErr w:type="spellStart"/>
            <w:r w:rsidRPr="00BB7D01">
              <w:rPr>
                <w:rFonts w:eastAsia="Times New Roman"/>
                <w:b/>
                <w:sz w:val="20"/>
                <w:szCs w:val="20"/>
                <w:lang w:eastAsia="en-GB"/>
              </w:rPr>
              <w:t>triptan</w:t>
            </w:r>
            <w:proofErr w:type="spellEnd"/>
            <w:r w:rsidRPr="00BB7D01">
              <w:rPr>
                <w:rFonts w:eastAsia="Times New Roman"/>
                <w:b/>
                <w:sz w:val="20"/>
                <w:szCs w:val="20"/>
                <w:lang w:eastAsia="en-GB"/>
              </w:rPr>
              <w:t xml:space="preserve"> into pregnancy</w:t>
            </w:r>
          </w:p>
        </w:tc>
        <w:tc>
          <w:tcPr>
            <w:tcW w:w="2211" w:type="dxa"/>
            <w:shd w:val="clear" w:color="auto" w:fill="F2F2F2" w:themeFill="background1" w:themeFillShade="F2"/>
          </w:tcPr>
          <w:p w:rsidRPr="00BB7D01" w:rsidR="007B3FC2" w:rsidP="007B3FC2" w:rsidRDefault="007B3FC2" w14:paraId="76F1867D" w14:textId="2F34C805">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 xml:space="preserve">Discontinued </w:t>
            </w:r>
            <w:proofErr w:type="spellStart"/>
            <w:r w:rsidRPr="00BB7D01">
              <w:rPr>
                <w:rFonts w:eastAsia="Times New Roman"/>
                <w:b/>
                <w:sz w:val="20"/>
                <w:szCs w:val="20"/>
                <w:lang w:eastAsia="en-GB"/>
              </w:rPr>
              <w:t>triptan</w:t>
            </w:r>
            <w:proofErr w:type="spellEnd"/>
            <w:r w:rsidRPr="00BB7D01">
              <w:rPr>
                <w:rFonts w:eastAsia="Times New Roman"/>
                <w:b/>
                <w:sz w:val="20"/>
                <w:szCs w:val="20"/>
                <w:lang w:eastAsia="en-GB"/>
              </w:rPr>
              <w:t xml:space="preserve"> before pregnancy</w:t>
            </w:r>
          </w:p>
        </w:tc>
        <w:tc>
          <w:tcPr>
            <w:tcW w:w="2044" w:type="dxa"/>
            <w:shd w:val="clear" w:color="auto" w:fill="F2F2F2" w:themeFill="background1" w:themeFillShade="F2"/>
          </w:tcPr>
          <w:p w:rsidRPr="00BB7D01" w:rsidR="007B3FC2" w:rsidP="007B3FC2" w:rsidRDefault="007B3FC2" w14:paraId="2AC15AA1" w14:textId="70E82062">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Unexposed, migraine comparison group</w:t>
            </w:r>
          </w:p>
        </w:tc>
        <w:tc>
          <w:tcPr>
            <w:tcW w:w="2043" w:type="dxa"/>
            <w:shd w:val="clear" w:color="auto" w:fill="F2F2F2" w:themeFill="background1" w:themeFillShade="F2"/>
          </w:tcPr>
          <w:p w:rsidRPr="00BB7D01" w:rsidR="007B3FC2" w:rsidP="007B3FC2" w:rsidRDefault="007B3FC2" w14:paraId="56BE97A5" w14:textId="13AC5B0A">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Unexposed, population comparison group</w:t>
            </w:r>
          </w:p>
        </w:tc>
      </w:tr>
      <w:tr w:rsidRPr="00646049" w:rsidR="007B3FC2" w:rsidTr="007B3FC2" w14:paraId="2E68450E" w14:textId="77777777">
        <w:trPr>
          <w:trHeight w:val="245"/>
          <w:tblHeader/>
        </w:trPr>
        <w:tc>
          <w:tcPr>
            <w:tcW w:w="3796" w:type="dxa"/>
            <w:shd w:val="clear" w:color="auto" w:fill="F2F2F2" w:themeFill="background1" w:themeFillShade="F2"/>
          </w:tcPr>
          <w:p w:rsidRPr="00BB7D01" w:rsidR="007B3FC2" w:rsidP="007B3FC2" w:rsidRDefault="007B3FC2" w14:paraId="0985B502" w14:textId="77777777">
            <w:pPr>
              <w:spacing w:line="276" w:lineRule="auto"/>
              <w:ind w:left="0" w:firstLine="0"/>
              <w:rPr>
                <w:rFonts w:eastAsia="Times New Roman"/>
                <w:sz w:val="20"/>
                <w:szCs w:val="20"/>
                <w:lang w:eastAsia="en-GB"/>
              </w:rPr>
            </w:pPr>
          </w:p>
        </w:tc>
        <w:tc>
          <w:tcPr>
            <w:tcW w:w="1689" w:type="dxa"/>
            <w:shd w:val="clear" w:color="auto" w:fill="F2F2F2" w:themeFill="background1" w:themeFillShade="F2"/>
          </w:tcPr>
          <w:p w:rsidRPr="00BB7D01" w:rsidR="007B3FC2" w:rsidP="007B3FC2" w:rsidRDefault="007B3FC2" w14:paraId="697DC146" w14:textId="77777777">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c>
          <w:tcPr>
            <w:tcW w:w="2432" w:type="dxa"/>
            <w:shd w:val="clear" w:color="auto" w:fill="F2F2F2" w:themeFill="background1" w:themeFillShade="F2"/>
          </w:tcPr>
          <w:p w:rsidRPr="00BB7D01" w:rsidR="007B3FC2" w:rsidP="007B3FC2" w:rsidRDefault="007B3FC2" w14:paraId="186C9970" w14:textId="57EFC2BC">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c>
          <w:tcPr>
            <w:tcW w:w="2211" w:type="dxa"/>
            <w:shd w:val="clear" w:color="auto" w:fill="F2F2F2" w:themeFill="background1" w:themeFillShade="F2"/>
          </w:tcPr>
          <w:p w:rsidRPr="00BB7D01" w:rsidR="007B3FC2" w:rsidP="007B3FC2" w:rsidRDefault="007B3FC2" w14:paraId="19470C98" w14:textId="16EA2B2E">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c>
          <w:tcPr>
            <w:tcW w:w="2044" w:type="dxa"/>
            <w:shd w:val="clear" w:color="auto" w:fill="F2F2F2" w:themeFill="background1" w:themeFillShade="F2"/>
          </w:tcPr>
          <w:p w:rsidRPr="00BB7D01" w:rsidR="007B3FC2" w:rsidP="007B3FC2" w:rsidRDefault="007B3FC2" w14:paraId="55BAF1D1" w14:textId="142F447E">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c>
          <w:tcPr>
            <w:tcW w:w="2043" w:type="dxa"/>
            <w:shd w:val="clear" w:color="auto" w:fill="F2F2F2" w:themeFill="background1" w:themeFillShade="F2"/>
          </w:tcPr>
          <w:p w:rsidRPr="00BB7D01" w:rsidR="007B3FC2" w:rsidP="007B3FC2" w:rsidRDefault="007B3FC2" w14:paraId="7FDBCD84" w14:textId="562D5178">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r>
      <w:tr w:rsidRPr="00646049" w:rsidR="007B3FC2" w:rsidTr="007B3FC2" w14:paraId="181E6C95" w14:textId="77777777">
        <w:trPr>
          <w:trHeight w:val="252"/>
          <w:tblHeader/>
        </w:trPr>
        <w:tc>
          <w:tcPr>
            <w:tcW w:w="3796" w:type="dxa"/>
            <w:shd w:val="clear" w:color="auto" w:fill="F2F2F2" w:themeFill="background1" w:themeFillShade="F2"/>
          </w:tcPr>
          <w:p w:rsidRPr="00BB7D01" w:rsidR="007B3FC2" w:rsidP="007B3FC2" w:rsidRDefault="007B3FC2" w14:paraId="712DE68D" w14:textId="77777777">
            <w:pPr>
              <w:spacing w:line="276" w:lineRule="auto"/>
              <w:ind w:left="0" w:firstLine="0"/>
              <w:rPr>
                <w:rFonts w:eastAsia="Times New Roman"/>
                <w:i/>
                <w:sz w:val="20"/>
                <w:szCs w:val="20"/>
                <w:lang w:eastAsia="en-GB"/>
              </w:rPr>
            </w:pPr>
          </w:p>
        </w:tc>
        <w:tc>
          <w:tcPr>
            <w:tcW w:w="1689" w:type="dxa"/>
            <w:shd w:val="clear" w:color="auto" w:fill="F2F2F2" w:themeFill="background1" w:themeFillShade="F2"/>
          </w:tcPr>
          <w:p w:rsidRPr="00BB7D01" w:rsidR="007B3FC2" w:rsidP="007B3FC2" w:rsidRDefault="007B3FC2" w14:paraId="08F29F78" w14:textId="77777777">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c>
          <w:tcPr>
            <w:tcW w:w="2432" w:type="dxa"/>
            <w:shd w:val="clear" w:color="auto" w:fill="F2F2F2" w:themeFill="background1" w:themeFillShade="F2"/>
          </w:tcPr>
          <w:p w:rsidRPr="00BB7D01" w:rsidR="007B3FC2" w:rsidP="007B3FC2" w:rsidRDefault="007B3FC2" w14:paraId="5EDC75F7" w14:textId="240E9664">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c>
          <w:tcPr>
            <w:tcW w:w="2211" w:type="dxa"/>
            <w:shd w:val="clear" w:color="auto" w:fill="F2F2F2" w:themeFill="background1" w:themeFillShade="F2"/>
          </w:tcPr>
          <w:p w:rsidRPr="00BB7D01" w:rsidR="007B3FC2" w:rsidP="007B3FC2" w:rsidRDefault="007B3FC2" w14:paraId="4AA6677C" w14:textId="30874281">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c>
          <w:tcPr>
            <w:tcW w:w="2044" w:type="dxa"/>
            <w:shd w:val="clear" w:color="auto" w:fill="F2F2F2" w:themeFill="background1" w:themeFillShade="F2"/>
          </w:tcPr>
          <w:p w:rsidRPr="00BB7D01" w:rsidR="007B3FC2" w:rsidP="007B3FC2" w:rsidRDefault="007B3FC2" w14:paraId="6CDCE952" w14:textId="74635708">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c>
          <w:tcPr>
            <w:tcW w:w="2043" w:type="dxa"/>
            <w:shd w:val="clear" w:color="auto" w:fill="F2F2F2" w:themeFill="background1" w:themeFillShade="F2"/>
          </w:tcPr>
          <w:p w:rsidRPr="00BB7D01" w:rsidR="007B3FC2" w:rsidP="007B3FC2" w:rsidRDefault="007B3FC2" w14:paraId="71EFD07E" w14:textId="239B4355">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r>
      <w:tr w:rsidRPr="00646049" w:rsidR="007B3FC2" w:rsidTr="007B3FC2" w14:paraId="1F47CA9B" w14:textId="77777777">
        <w:trPr>
          <w:trHeight w:val="252"/>
        </w:trPr>
        <w:tc>
          <w:tcPr>
            <w:tcW w:w="3796" w:type="dxa"/>
          </w:tcPr>
          <w:p w:rsidRPr="00BB7D01" w:rsidR="007B3FC2" w:rsidP="007B3FC2" w:rsidRDefault="007B3FC2" w14:paraId="62385EE0" w14:textId="77777777">
            <w:pPr>
              <w:spacing w:line="276" w:lineRule="auto"/>
              <w:ind w:left="0" w:firstLine="0"/>
              <w:rPr>
                <w:rFonts w:eastAsia="Times New Roman"/>
                <w:sz w:val="20"/>
                <w:szCs w:val="20"/>
                <w:lang w:eastAsia="en-GB"/>
              </w:rPr>
            </w:pPr>
            <w:r w:rsidRPr="00D238C1">
              <w:rPr>
                <w:rFonts w:eastAsia="Calibri"/>
                <w:b/>
                <w:sz w:val="20"/>
                <w:szCs w:val="20"/>
              </w:rPr>
              <w:t>Calendar year of LMP</w:t>
            </w:r>
          </w:p>
        </w:tc>
        <w:tc>
          <w:tcPr>
            <w:tcW w:w="1689" w:type="dxa"/>
          </w:tcPr>
          <w:p w:rsidRPr="00BB7D01" w:rsidR="007B3FC2" w:rsidP="007B3FC2" w:rsidRDefault="007B3FC2" w14:paraId="279CB3E8"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41AEA0C6"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635AAF6F"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2909178F"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5CD98172" w14:textId="77777777">
            <w:pPr>
              <w:spacing w:line="276" w:lineRule="auto"/>
              <w:ind w:left="0" w:firstLine="0"/>
              <w:rPr>
                <w:rFonts w:eastAsia="Times New Roman"/>
                <w:sz w:val="20"/>
                <w:szCs w:val="20"/>
                <w:lang w:eastAsia="en-GB"/>
              </w:rPr>
            </w:pPr>
          </w:p>
        </w:tc>
      </w:tr>
      <w:tr w:rsidRPr="00646049" w:rsidR="007B3FC2" w:rsidTr="007B3FC2" w14:paraId="2903216E" w14:textId="77777777">
        <w:trPr>
          <w:trHeight w:val="252"/>
        </w:trPr>
        <w:tc>
          <w:tcPr>
            <w:tcW w:w="3796" w:type="dxa"/>
          </w:tcPr>
          <w:p w:rsidRPr="00BB7D01" w:rsidR="007B3FC2" w:rsidP="007B3FC2" w:rsidRDefault="007B3FC2" w14:paraId="20346E22" w14:textId="77777777">
            <w:pPr>
              <w:spacing w:line="276" w:lineRule="auto"/>
              <w:ind w:left="246" w:firstLine="0"/>
              <w:rPr>
                <w:rFonts w:eastAsia="Times New Roman"/>
                <w:sz w:val="20"/>
                <w:szCs w:val="20"/>
                <w:lang w:eastAsia="en-GB"/>
              </w:rPr>
            </w:pPr>
            <w:r w:rsidRPr="00BB7D01">
              <w:rPr>
                <w:rFonts w:eastAsia="Calibri"/>
                <w:sz w:val="20"/>
                <w:szCs w:val="20"/>
              </w:rPr>
              <w:t>2005-2009</w:t>
            </w:r>
          </w:p>
        </w:tc>
        <w:tc>
          <w:tcPr>
            <w:tcW w:w="1689" w:type="dxa"/>
          </w:tcPr>
          <w:p w:rsidRPr="00BB7D01" w:rsidR="007B3FC2" w:rsidP="007B3FC2" w:rsidRDefault="007B3FC2" w14:paraId="1671CF51"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272B1C69"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3BEDB4A6"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2938093E"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65C74731" w14:textId="77777777">
            <w:pPr>
              <w:spacing w:line="276" w:lineRule="auto"/>
              <w:ind w:left="0" w:firstLine="0"/>
              <w:rPr>
                <w:rFonts w:eastAsia="Times New Roman"/>
                <w:sz w:val="20"/>
                <w:szCs w:val="20"/>
                <w:lang w:eastAsia="en-GB"/>
              </w:rPr>
            </w:pPr>
          </w:p>
        </w:tc>
      </w:tr>
      <w:tr w:rsidRPr="00646049" w:rsidR="007B3FC2" w:rsidTr="007B3FC2" w14:paraId="33827C4E" w14:textId="77777777">
        <w:trPr>
          <w:trHeight w:val="252"/>
        </w:trPr>
        <w:tc>
          <w:tcPr>
            <w:tcW w:w="3796" w:type="dxa"/>
          </w:tcPr>
          <w:p w:rsidRPr="00BB7D01" w:rsidR="007B3FC2" w:rsidP="007B3FC2" w:rsidRDefault="007B3FC2" w14:paraId="782651BF" w14:textId="77777777">
            <w:pPr>
              <w:spacing w:line="276" w:lineRule="auto"/>
              <w:ind w:left="246" w:firstLine="0"/>
              <w:rPr>
                <w:rFonts w:eastAsia="Times New Roman"/>
                <w:sz w:val="20"/>
                <w:szCs w:val="20"/>
                <w:lang w:eastAsia="en-GB"/>
              </w:rPr>
            </w:pPr>
            <w:r w:rsidRPr="00BB7D01">
              <w:rPr>
                <w:rFonts w:eastAsia="Calibri"/>
                <w:sz w:val="20"/>
                <w:szCs w:val="20"/>
              </w:rPr>
              <w:t>2010-2014</w:t>
            </w:r>
          </w:p>
        </w:tc>
        <w:tc>
          <w:tcPr>
            <w:tcW w:w="1689" w:type="dxa"/>
          </w:tcPr>
          <w:p w:rsidRPr="00BB7D01" w:rsidR="007B3FC2" w:rsidP="007B3FC2" w:rsidRDefault="007B3FC2" w14:paraId="711B15F4"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37261E5D"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4C679ED7"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3E457BC4"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0AA9E9FE" w14:textId="77777777">
            <w:pPr>
              <w:spacing w:line="276" w:lineRule="auto"/>
              <w:ind w:left="0" w:firstLine="0"/>
              <w:rPr>
                <w:rFonts w:eastAsia="Times New Roman"/>
                <w:sz w:val="20"/>
                <w:szCs w:val="20"/>
                <w:lang w:eastAsia="en-GB"/>
              </w:rPr>
            </w:pPr>
          </w:p>
        </w:tc>
      </w:tr>
      <w:tr w:rsidRPr="00646049" w:rsidR="007B3FC2" w:rsidTr="007B3FC2" w14:paraId="78F15215" w14:textId="77777777">
        <w:trPr>
          <w:trHeight w:val="245"/>
        </w:trPr>
        <w:tc>
          <w:tcPr>
            <w:tcW w:w="3796" w:type="dxa"/>
          </w:tcPr>
          <w:p w:rsidRPr="00BB7D01" w:rsidR="007B3FC2" w:rsidP="007B3FC2" w:rsidRDefault="007B3FC2" w14:paraId="2FE79DAB" w14:textId="77777777">
            <w:pPr>
              <w:spacing w:line="276" w:lineRule="auto"/>
              <w:ind w:left="246" w:firstLine="0"/>
              <w:rPr>
                <w:rFonts w:eastAsia="Calibri"/>
                <w:sz w:val="20"/>
                <w:szCs w:val="20"/>
              </w:rPr>
            </w:pPr>
            <w:r w:rsidRPr="00BB7D01">
              <w:rPr>
                <w:rFonts w:eastAsia="Calibri"/>
                <w:sz w:val="20"/>
                <w:szCs w:val="20"/>
              </w:rPr>
              <w:t>2015-2019</w:t>
            </w:r>
          </w:p>
        </w:tc>
        <w:tc>
          <w:tcPr>
            <w:tcW w:w="1689" w:type="dxa"/>
          </w:tcPr>
          <w:p w:rsidRPr="00BB7D01" w:rsidR="007B3FC2" w:rsidP="007B3FC2" w:rsidRDefault="007B3FC2" w14:paraId="63988116"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6C9D0C45"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5FECA6C1"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14C62557"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10932B50" w14:textId="77777777">
            <w:pPr>
              <w:spacing w:line="276" w:lineRule="auto"/>
              <w:ind w:left="0" w:firstLine="0"/>
              <w:rPr>
                <w:rFonts w:eastAsia="Times New Roman"/>
                <w:sz w:val="20"/>
                <w:szCs w:val="20"/>
                <w:lang w:eastAsia="en-GB"/>
              </w:rPr>
            </w:pPr>
          </w:p>
        </w:tc>
      </w:tr>
      <w:tr w:rsidRPr="00646049" w:rsidR="007B3FC2" w:rsidTr="007B3FC2" w14:paraId="145C411D" w14:textId="77777777">
        <w:trPr>
          <w:trHeight w:val="252"/>
        </w:trPr>
        <w:tc>
          <w:tcPr>
            <w:tcW w:w="3796" w:type="dxa"/>
            <w:shd w:val="clear" w:color="auto" w:fill="auto"/>
            <w:vAlign w:val="center"/>
          </w:tcPr>
          <w:p w:rsidRPr="00BB7D01" w:rsidR="007B3FC2" w:rsidP="007B3FC2" w:rsidRDefault="007B3FC2" w14:paraId="5CE6EE68" w14:textId="77777777">
            <w:pPr>
              <w:spacing w:line="276" w:lineRule="auto"/>
              <w:ind w:left="0" w:firstLine="0"/>
              <w:rPr>
                <w:rFonts w:eastAsia="Times New Roman"/>
                <w:sz w:val="20"/>
                <w:szCs w:val="20"/>
                <w:lang w:eastAsia="en-GB"/>
              </w:rPr>
            </w:pPr>
            <w:r w:rsidRPr="00D238C1">
              <w:rPr>
                <w:rFonts w:eastAsia="Calibri"/>
                <w:b/>
                <w:sz w:val="20"/>
                <w:szCs w:val="20"/>
              </w:rPr>
              <w:t>Maternal age at start of pregnancy</w:t>
            </w:r>
            <w:r w:rsidRPr="00BB7D01">
              <w:rPr>
                <w:rFonts w:eastAsia="Times New Roman"/>
                <w:sz w:val="20"/>
                <w:szCs w:val="20"/>
                <w:lang w:eastAsia="en-GB"/>
              </w:rPr>
              <w:t xml:space="preserve"> </w:t>
            </w:r>
          </w:p>
        </w:tc>
        <w:tc>
          <w:tcPr>
            <w:tcW w:w="1689" w:type="dxa"/>
          </w:tcPr>
          <w:p w:rsidRPr="00BB7D01" w:rsidR="007B3FC2" w:rsidP="007B3FC2" w:rsidRDefault="007B3FC2" w14:paraId="2254F283"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2FE84031"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7BF35EE8"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428CD295"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2F7771FA" w14:textId="77777777">
            <w:pPr>
              <w:spacing w:line="276" w:lineRule="auto"/>
              <w:ind w:left="0" w:firstLine="0"/>
              <w:rPr>
                <w:rFonts w:eastAsia="Times New Roman"/>
                <w:sz w:val="20"/>
                <w:szCs w:val="20"/>
                <w:lang w:eastAsia="en-GB"/>
              </w:rPr>
            </w:pPr>
          </w:p>
        </w:tc>
      </w:tr>
      <w:tr w:rsidRPr="00646049" w:rsidR="007B3FC2" w:rsidTr="007B3FC2" w14:paraId="35998770" w14:textId="77777777">
        <w:trPr>
          <w:trHeight w:val="252"/>
        </w:trPr>
        <w:tc>
          <w:tcPr>
            <w:tcW w:w="3796" w:type="dxa"/>
            <w:shd w:val="clear" w:color="auto" w:fill="auto"/>
            <w:vAlign w:val="center"/>
          </w:tcPr>
          <w:p w:rsidRPr="00BB7D01" w:rsidR="007B3FC2" w:rsidP="007B3FC2" w:rsidRDefault="007B3FC2" w14:paraId="323ABF57" w14:textId="1738B897">
            <w:pPr>
              <w:spacing w:line="276" w:lineRule="auto"/>
              <w:ind w:left="246" w:firstLine="0"/>
              <w:rPr>
                <w:rFonts w:eastAsia="Calibri"/>
                <w:sz w:val="20"/>
                <w:szCs w:val="20"/>
              </w:rPr>
            </w:pPr>
            <w:r w:rsidRPr="00BB7D01">
              <w:rPr>
                <w:rFonts w:eastAsia="Calibri"/>
                <w:sz w:val="20"/>
                <w:szCs w:val="20"/>
              </w:rPr>
              <w:t xml:space="preserve">15-24 </w:t>
            </w:r>
            <w:r>
              <w:rPr>
                <w:rFonts w:eastAsia="Calibri"/>
                <w:sz w:val="20"/>
                <w:szCs w:val="20"/>
              </w:rPr>
              <w:t>years</w:t>
            </w:r>
          </w:p>
        </w:tc>
        <w:tc>
          <w:tcPr>
            <w:tcW w:w="1689" w:type="dxa"/>
          </w:tcPr>
          <w:p w:rsidRPr="00BB7D01" w:rsidR="007B3FC2" w:rsidP="007B3FC2" w:rsidRDefault="007B3FC2" w14:paraId="12CB433A"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1ADEBAA6"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6DAB3D15"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5D53331B"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5BDC82FA" w14:textId="77777777">
            <w:pPr>
              <w:spacing w:line="276" w:lineRule="auto"/>
              <w:ind w:left="0" w:firstLine="0"/>
              <w:rPr>
                <w:rFonts w:eastAsia="Times New Roman"/>
                <w:sz w:val="20"/>
                <w:szCs w:val="20"/>
                <w:lang w:eastAsia="en-GB"/>
              </w:rPr>
            </w:pPr>
          </w:p>
        </w:tc>
      </w:tr>
      <w:tr w:rsidRPr="00646049" w:rsidR="007B3FC2" w:rsidTr="007B3FC2" w14:paraId="17E80EE7" w14:textId="77777777">
        <w:trPr>
          <w:trHeight w:val="252"/>
        </w:trPr>
        <w:tc>
          <w:tcPr>
            <w:tcW w:w="3796" w:type="dxa"/>
            <w:shd w:val="clear" w:color="auto" w:fill="auto"/>
            <w:vAlign w:val="center"/>
          </w:tcPr>
          <w:p w:rsidRPr="00BB7D01" w:rsidR="007B3FC2" w:rsidP="007B3FC2" w:rsidRDefault="007B3FC2" w14:paraId="5DEDACA0" w14:textId="0EEB86E4">
            <w:pPr>
              <w:spacing w:line="276" w:lineRule="auto"/>
              <w:ind w:left="246" w:firstLine="0"/>
              <w:rPr>
                <w:rFonts w:eastAsia="Calibri"/>
                <w:sz w:val="20"/>
                <w:szCs w:val="20"/>
              </w:rPr>
            </w:pPr>
            <w:r w:rsidRPr="00BB7D01">
              <w:rPr>
                <w:rFonts w:eastAsia="Calibri"/>
                <w:sz w:val="20"/>
                <w:szCs w:val="20"/>
              </w:rPr>
              <w:t>25-39</w:t>
            </w:r>
            <w:r>
              <w:rPr>
                <w:rFonts w:eastAsia="Calibri"/>
                <w:sz w:val="20"/>
                <w:szCs w:val="20"/>
              </w:rPr>
              <w:t xml:space="preserve"> years</w:t>
            </w:r>
          </w:p>
        </w:tc>
        <w:tc>
          <w:tcPr>
            <w:tcW w:w="1689" w:type="dxa"/>
          </w:tcPr>
          <w:p w:rsidRPr="00BB7D01" w:rsidR="007B3FC2" w:rsidP="007B3FC2" w:rsidRDefault="007B3FC2" w14:paraId="02046745"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7DFA802E"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0E1454CF"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3D064990"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3540F447" w14:textId="77777777">
            <w:pPr>
              <w:spacing w:line="276" w:lineRule="auto"/>
              <w:ind w:left="0" w:firstLine="0"/>
              <w:rPr>
                <w:rFonts w:eastAsia="Times New Roman"/>
                <w:sz w:val="20"/>
                <w:szCs w:val="20"/>
                <w:lang w:eastAsia="en-GB"/>
              </w:rPr>
            </w:pPr>
          </w:p>
        </w:tc>
      </w:tr>
      <w:tr w:rsidRPr="00646049" w:rsidR="007B3FC2" w:rsidTr="007B3FC2" w14:paraId="680D0EEB" w14:textId="77777777">
        <w:trPr>
          <w:trHeight w:val="252"/>
        </w:trPr>
        <w:tc>
          <w:tcPr>
            <w:tcW w:w="3796" w:type="dxa"/>
            <w:shd w:val="clear" w:color="auto" w:fill="auto"/>
            <w:vAlign w:val="center"/>
          </w:tcPr>
          <w:p w:rsidRPr="00BB7D01" w:rsidR="007B3FC2" w:rsidP="007B3FC2" w:rsidRDefault="007B3FC2" w14:paraId="3C9075DB" w14:textId="292254CE">
            <w:pPr>
              <w:spacing w:line="276" w:lineRule="auto"/>
              <w:ind w:left="246" w:firstLine="0"/>
              <w:rPr>
                <w:rFonts w:eastAsia="Calibri"/>
                <w:sz w:val="20"/>
                <w:szCs w:val="20"/>
              </w:rPr>
            </w:pPr>
            <w:r w:rsidRPr="00BB7D01">
              <w:rPr>
                <w:rFonts w:eastAsia="Calibri"/>
                <w:sz w:val="20"/>
                <w:szCs w:val="20"/>
              </w:rPr>
              <w:t>40-</w:t>
            </w:r>
            <w:r>
              <w:rPr>
                <w:rFonts w:eastAsia="Calibri"/>
                <w:sz w:val="20"/>
                <w:szCs w:val="20"/>
              </w:rPr>
              <w:t>49 years</w:t>
            </w:r>
          </w:p>
        </w:tc>
        <w:tc>
          <w:tcPr>
            <w:tcW w:w="1689" w:type="dxa"/>
          </w:tcPr>
          <w:p w:rsidRPr="00BB7D01" w:rsidR="007B3FC2" w:rsidP="007B3FC2" w:rsidRDefault="007B3FC2" w14:paraId="0D062668" w14:textId="77777777">
            <w:pPr>
              <w:spacing w:line="276" w:lineRule="auto"/>
              <w:ind w:left="0" w:firstLine="0"/>
              <w:rPr>
                <w:rFonts w:eastAsia="Times New Roman"/>
                <w:sz w:val="20"/>
                <w:szCs w:val="20"/>
                <w:lang w:eastAsia="en-GB"/>
              </w:rPr>
            </w:pPr>
          </w:p>
        </w:tc>
        <w:tc>
          <w:tcPr>
            <w:tcW w:w="2432" w:type="dxa"/>
          </w:tcPr>
          <w:p w:rsidRPr="00BB7D01" w:rsidR="007B3FC2" w:rsidP="007B3FC2" w:rsidRDefault="007B3FC2" w14:paraId="3FFC2113" w14:textId="77777777">
            <w:pPr>
              <w:spacing w:line="276" w:lineRule="auto"/>
              <w:ind w:left="0" w:firstLine="0"/>
              <w:rPr>
                <w:rFonts w:eastAsia="Times New Roman"/>
                <w:sz w:val="20"/>
                <w:szCs w:val="20"/>
                <w:lang w:eastAsia="en-GB"/>
              </w:rPr>
            </w:pPr>
          </w:p>
        </w:tc>
        <w:tc>
          <w:tcPr>
            <w:tcW w:w="2211" w:type="dxa"/>
          </w:tcPr>
          <w:p w:rsidRPr="00BB7D01" w:rsidR="007B3FC2" w:rsidP="007B3FC2" w:rsidRDefault="007B3FC2" w14:paraId="468D9FB5" w14:textId="77777777">
            <w:pPr>
              <w:spacing w:line="276" w:lineRule="auto"/>
              <w:ind w:left="0" w:firstLine="0"/>
              <w:rPr>
                <w:rFonts w:eastAsia="Times New Roman"/>
                <w:sz w:val="20"/>
                <w:szCs w:val="20"/>
                <w:lang w:eastAsia="en-GB"/>
              </w:rPr>
            </w:pPr>
          </w:p>
        </w:tc>
        <w:tc>
          <w:tcPr>
            <w:tcW w:w="2044" w:type="dxa"/>
          </w:tcPr>
          <w:p w:rsidRPr="00BB7D01" w:rsidR="007B3FC2" w:rsidP="007B3FC2" w:rsidRDefault="007B3FC2" w14:paraId="4234B95F" w14:textId="77777777">
            <w:pPr>
              <w:spacing w:line="276" w:lineRule="auto"/>
              <w:ind w:left="0" w:firstLine="0"/>
              <w:rPr>
                <w:rFonts w:eastAsia="Times New Roman"/>
                <w:sz w:val="20"/>
                <w:szCs w:val="20"/>
                <w:lang w:eastAsia="en-GB"/>
              </w:rPr>
            </w:pPr>
          </w:p>
        </w:tc>
        <w:tc>
          <w:tcPr>
            <w:tcW w:w="2043" w:type="dxa"/>
          </w:tcPr>
          <w:p w:rsidRPr="00BB7D01" w:rsidR="007B3FC2" w:rsidP="007B3FC2" w:rsidRDefault="007B3FC2" w14:paraId="7BB84A73" w14:textId="77777777">
            <w:pPr>
              <w:spacing w:line="276" w:lineRule="auto"/>
              <w:ind w:left="0" w:firstLine="0"/>
              <w:rPr>
                <w:rFonts w:eastAsia="Times New Roman"/>
                <w:sz w:val="20"/>
                <w:szCs w:val="20"/>
                <w:lang w:eastAsia="en-GB"/>
              </w:rPr>
            </w:pPr>
          </w:p>
        </w:tc>
      </w:tr>
      <w:tr w:rsidRPr="00646049" w:rsidR="007B3FC2" w:rsidTr="007B3FC2" w14:paraId="474FA514" w14:textId="77777777">
        <w:trPr>
          <w:trHeight w:val="252"/>
        </w:trPr>
        <w:tc>
          <w:tcPr>
            <w:tcW w:w="3796" w:type="dxa"/>
          </w:tcPr>
          <w:p w:rsidRPr="00D238C1" w:rsidR="007B3FC2" w:rsidP="007B3FC2" w:rsidRDefault="007B3FC2" w14:paraId="244EBDA8" w14:textId="77777777">
            <w:pPr>
              <w:spacing w:line="276" w:lineRule="auto"/>
              <w:ind w:left="0" w:firstLine="0"/>
              <w:rPr>
                <w:rFonts w:eastAsia="Calibri"/>
                <w:b/>
                <w:sz w:val="20"/>
                <w:szCs w:val="20"/>
              </w:rPr>
            </w:pPr>
            <w:r w:rsidRPr="00D238C1">
              <w:rPr>
                <w:rFonts w:eastAsia="Calibri"/>
                <w:b/>
                <w:sz w:val="20"/>
                <w:szCs w:val="20"/>
              </w:rPr>
              <w:t>Parity at start of pregnancy</w:t>
            </w:r>
          </w:p>
        </w:tc>
        <w:tc>
          <w:tcPr>
            <w:tcW w:w="1689" w:type="dxa"/>
          </w:tcPr>
          <w:p w:rsidRPr="00646049" w:rsidR="007B3FC2" w:rsidP="007B3FC2" w:rsidRDefault="007B3FC2" w14:paraId="7BCEA77A"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41FBDE2B"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7686F25B"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320C8BF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2663375D" w14:textId="77777777">
            <w:pPr>
              <w:spacing w:line="276" w:lineRule="auto"/>
              <w:ind w:left="0" w:firstLine="0"/>
              <w:rPr>
                <w:rFonts w:eastAsia="Times New Roman"/>
                <w:sz w:val="20"/>
                <w:szCs w:val="20"/>
                <w:highlight w:val="yellow"/>
                <w:lang w:eastAsia="en-GB"/>
              </w:rPr>
            </w:pPr>
          </w:p>
        </w:tc>
      </w:tr>
      <w:tr w:rsidRPr="00646049" w:rsidR="007B3FC2" w:rsidTr="007B3FC2" w14:paraId="50642DC6" w14:textId="77777777">
        <w:trPr>
          <w:trHeight w:val="252"/>
        </w:trPr>
        <w:tc>
          <w:tcPr>
            <w:tcW w:w="3796" w:type="dxa"/>
          </w:tcPr>
          <w:p w:rsidRPr="00BB7D01" w:rsidR="007B3FC2" w:rsidP="007B3FC2" w:rsidRDefault="007B3FC2" w14:paraId="557CD63E" w14:textId="77777777">
            <w:pPr>
              <w:spacing w:line="276" w:lineRule="auto"/>
              <w:ind w:left="246" w:firstLine="0"/>
              <w:rPr>
                <w:rFonts w:eastAsia="Calibri"/>
                <w:sz w:val="20"/>
                <w:szCs w:val="20"/>
              </w:rPr>
            </w:pPr>
            <w:r w:rsidRPr="00BB7D01">
              <w:rPr>
                <w:rFonts w:eastAsia="Calibri"/>
                <w:sz w:val="20"/>
                <w:szCs w:val="20"/>
              </w:rPr>
              <w:t>0</w:t>
            </w:r>
          </w:p>
        </w:tc>
        <w:tc>
          <w:tcPr>
            <w:tcW w:w="1689" w:type="dxa"/>
          </w:tcPr>
          <w:p w:rsidRPr="00646049" w:rsidR="007B3FC2" w:rsidP="007B3FC2" w:rsidRDefault="007B3FC2" w14:paraId="3133EA88"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2FB92D5D"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6E0E06F9"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B2E7585"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305F3AEC" w14:textId="77777777">
            <w:pPr>
              <w:spacing w:line="276" w:lineRule="auto"/>
              <w:ind w:left="0" w:firstLine="0"/>
              <w:rPr>
                <w:rFonts w:eastAsia="Times New Roman"/>
                <w:sz w:val="20"/>
                <w:szCs w:val="20"/>
                <w:highlight w:val="yellow"/>
                <w:lang w:eastAsia="en-GB"/>
              </w:rPr>
            </w:pPr>
          </w:p>
        </w:tc>
      </w:tr>
      <w:tr w:rsidRPr="00646049" w:rsidR="007B3FC2" w:rsidTr="007B3FC2" w14:paraId="7865C17D" w14:textId="77777777">
        <w:trPr>
          <w:trHeight w:val="252"/>
        </w:trPr>
        <w:tc>
          <w:tcPr>
            <w:tcW w:w="3796" w:type="dxa"/>
          </w:tcPr>
          <w:p w:rsidRPr="00BB7D01" w:rsidR="007B3FC2" w:rsidP="007B3FC2" w:rsidRDefault="007B3FC2" w14:paraId="2E3CEE0E" w14:textId="77777777">
            <w:pPr>
              <w:spacing w:line="276" w:lineRule="auto"/>
              <w:ind w:left="246" w:firstLine="0"/>
              <w:rPr>
                <w:rFonts w:eastAsia="Calibri"/>
                <w:sz w:val="20"/>
                <w:szCs w:val="20"/>
              </w:rPr>
            </w:pPr>
            <w:r w:rsidRPr="00BB7D01">
              <w:rPr>
                <w:rFonts w:eastAsia="Calibri"/>
                <w:sz w:val="20"/>
                <w:szCs w:val="20"/>
              </w:rPr>
              <w:t>1</w:t>
            </w:r>
          </w:p>
        </w:tc>
        <w:tc>
          <w:tcPr>
            <w:tcW w:w="1689" w:type="dxa"/>
          </w:tcPr>
          <w:p w:rsidRPr="00646049" w:rsidR="007B3FC2" w:rsidP="007B3FC2" w:rsidRDefault="007B3FC2" w14:paraId="728562DA"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022E4840"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49666E3"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58F5EFA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6DF8AF30" w14:textId="77777777">
            <w:pPr>
              <w:spacing w:line="276" w:lineRule="auto"/>
              <w:ind w:left="0" w:firstLine="0"/>
              <w:rPr>
                <w:rFonts w:eastAsia="Times New Roman"/>
                <w:sz w:val="20"/>
                <w:szCs w:val="20"/>
                <w:highlight w:val="yellow"/>
                <w:lang w:eastAsia="en-GB"/>
              </w:rPr>
            </w:pPr>
          </w:p>
        </w:tc>
      </w:tr>
      <w:tr w:rsidRPr="00646049" w:rsidR="007B3FC2" w:rsidTr="007B3FC2" w14:paraId="31844677" w14:textId="77777777">
        <w:trPr>
          <w:trHeight w:val="252"/>
        </w:trPr>
        <w:tc>
          <w:tcPr>
            <w:tcW w:w="3796" w:type="dxa"/>
          </w:tcPr>
          <w:p w:rsidRPr="00BB7D01" w:rsidR="007B3FC2" w:rsidP="007B3FC2" w:rsidRDefault="007B3FC2" w14:paraId="72BCDEC1" w14:textId="77777777">
            <w:pPr>
              <w:spacing w:line="276" w:lineRule="auto"/>
              <w:ind w:left="246" w:firstLine="0"/>
              <w:rPr>
                <w:rFonts w:eastAsia="Calibri"/>
                <w:sz w:val="20"/>
                <w:szCs w:val="20"/>
              </w:rPr>
            </w:pPr>
            <w:r w:rsidRPr="00BB7D01">
              <w:rPr>
                <w:rFonts w:eastAsia="Calibri"/>
                <w:sz w:val="20"/>
                <w:szCs w:val="20"/>
              </w:rPr>
              <w:t>&gt;1</w:t>
            </w:r>
          </w:p>
        </w:tc>
        <w:tc>
          <w:tcPr>
            <w:tcW w:w="1689" w:type="dxa"/>
          </w:tcPr>
          <w:p w:rsidRPr="00646049" w:rsidR="007B3FC2" w:rsidP="007B3FC2" w:rsidRDefault="007B3FC2" w14:paraId="52BA862D"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58BA541F"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7F3A190D"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2E00839"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17A86054" w14:textId="77777777">
            <w:pPr>
              <w:spacing w:line="276" w:lineRule="auto"/>
              <w:ind w:left="0" w:firstLine="0"/>
              <w:rPr>
                <w:rFonts w:eastAsia="Times New Roman"/>
                <w:sz w:val="20"/>
                <w:szCs w:val="20"/>
                <w:highlight w:val="yellow"/>
                <w:lang w:eastAsia="en-GB"/>
              </w:rPr>
            </w:pPr>
          </w:p>
        </w:tc>
      </w:tr>
      <w:tr w:rsidRPr="00646049" w:rsidR="007B3FC2" w:rsidTr="007B3FC2" w14:paraId="5FCCC950" w14:textId="77777777">
        <w:trPr>
          <w:trHeight w:val="252"/>
        </w:trPr>
        <w:tc>
          <w:tcPr>
            <w:tcW w:w="3796" w:type="dxa"/>
          </w:tcPr>
          <w:p w:rsidRPr="00D238C1" w:rsidR="007B3FC2" w:rsidP="007B3FC2" w:rsidRDefault="007B3FC2" w14:paraId="488B664F" w14:textId="5C18E505">
            <w:pPr>
              <w:spacing w:line="276" w:lineRule="auto"/>
              <w:ind w:left="0" w:firstLine="0"/>
              <w:rPr>
                <w:rFonts w:eastAsia="Calibri"/>
                <w:b/>
                <w:sz w:val="20"/>
                <w:szCs w:val="20"/>
              </w:rPr>
            </w:pPr>
            <w:r w:rsidRPr="00D238C1">
              <w:rPr>
                <w:rFonts w:eastAsia="Calibri"/>
                <w:b/>
                <w:sz w:val="20"/>
                <w:szCs w:val="20"/>
              </w:rPr>
              <w:t>Any folic acid in</w:t>
            </w:r>
            <w:r>
              <w:rPr>
                <w:rFonts w:eastAsia="Calibri"/>
                <w:b/>
                <w:sz w:val="20"/>
                <w:szCs w:val="20"/>
              </w:rPr>
              <w:t xml:space="preserve">take before and/or during first trimester of </w:t>
            </w:r>
            <w:r w:rsidRPr="00D238C1">
              <w:rPr>
                <w:rFonts w:eastAsia="Calibri"/>
                <w:b/>
                <w:sz w:val="20"/>
                <w:szCs w:val="20"/>
              </w:rPr>
              <w:t>pregnancy</w:t>
            </w:r>
          </w:p>
        </w:tc>
        <w:tc>
          <w:tcPr>
            <w:tcW w:w="1689" w:type="dxa"/>
          </w:tcPr>
          <w:p w:rsidRPr="00646049" w:rsidR="007B3FC2" w:rsidP="007B3FC2" w:rsidRDefault="007B3FC2" w14:paraId="26E0D2EC"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1A0862A1"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EBC8B7C"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323FFB73"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5B9E37BA" w14:textId="77777777">
            <w:pPr>
              <w:spacing w:line="276" w:lineRule="auto"/>
              <w:ind w:left="0" w:firstLine="0"/>
              <w:rPr>
                <w:rFonts w:eastAsia="Times New Roman"/>
                <w:sz w:val="20"/>
                <w:szCs w:val="20"/>
                <w:highlight w:val="yellow"/>
                <w:lang w:eastAsia="en-GB"/>
              </w:rPr>
            </w:pPr>
          </w:p>
        </w:tc>
      </w:tr>
      <w:tr w:rsidRPr="00646049" w:rsidR="007B3FC2" w:rsidTr="007B3FC2" w14:paraId="34FCD691" w14:textId="77777777">
        <w:trPr>
          <w:trHeight w:val="252"/>
        </w:trPr>
        <w:tc>
          <w:tcPr>
            <w:tcW w:w="3796" w:type="dxa"/>
          </w:tcPr>
          <w:p w:rsidRPr="00BB7D01" w:rsidR="007B3FC2" w:rsidP="007B3FC2" w:rsidRDefault="007B3FC2" w14:paraId="4E53EDBC" w14:textId="0B035693">
            <w:pPr>
              <w:spacing w:line="276" w:lineRule="auto"/>
              <w:ind w:left="246" w:firstLine="0"/>
              <w:rPr>
                <w:rFonts w:eastAsia="Calibri"/>
                <w:sz w:val="20"/>
                <w:szCs w:val="20"/>
              </w:rPr>
            </w:pPr>
            <w:r w:rsidRPr="00BB7D01">
              <w:rPr>
                <w:rFonts w:eastAsia="Calibri"/>
                <w:sz w:val="20"/>
                <w:szCs w:val="20"/>
              </w:rPr>
              <w:t>No</w:t>
            </w:r>
          </w:p>
        </w:tc>
        <w:tc>
          <w:tcPr>
            <w:tcW w:w="1689" w:type="dxa"/>
          </w:tcPr>
          <w:p w:rsidRPr="00646049" w:rsidR="007B3FC2" w:rsidP="007B3FC2" w:rsidRDefault="007B3FC2" w14:paraId="04D41FD0"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58D53239"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05F48F60"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22D011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63906197" w14:textId="77777777">
            <w:pPr>
              <w:spacing w:line="276" w:lineRule="auto"/>
              <w:ind w:left="0" w:firstLine="0"/>
              <w:rPr>
                <w:rFonts w:eastAsia="Times New Roman"/>
                <w:sz w:val="20"/>
                <w:szCs w:val="20"/>
                <w:highlight w:val="yellow"/>
                <w:lang w:eastAsia="en-GB"/>
              </w:rPr>
            </w:pPr>
          </w:p>
        </w:tc>
      </w:tr>
      <w:tr w:rsidRPr="00646049" w:rsidR="007B3FC2" w:rsidTr="007B3FC2" w14:paraId="57957953" w14:textId="77777777">
        <w:trPr>
          <w:trHeight w:val="252"/>
        </w:trPr>
        <w:tc>
          <w:tcPr>
            <w:tcW w:w="3796" w:type="dxa"/>
          </w:tcPr>
          <w:p w:rsidRPr="00BB7D01" w:rsidR="007B3FC2" w:rsidP="007B3FC2" w:rsidRDefault="007B3FC2" w14:paraId="62C0440D" w14:textId="5C11EBFE">
            <w:pPr>
              <w:spacing w:line="276" w:lineRule="auto"/>
              <w:ind w:left="246" w:firstLine="0"/>
              <w:rPr>
                <w:rFonts w:eastAsia="Calibri"/>
                <w:sz w:val="20"/>
                <w:szCs w:val="20"/>
              </w:rPr>
            </w:pPr>
            <w:r w:rsidRPr="00BB7D01">
              <w:rPr>
                <w:rFonts w:eastAsia="Calibri"/>
                <w:sz w:val="20"/>
                <w:szCs w:val="20"/>
              </w:rPr>
              <w:t>Yes</w:t>
            </w:r>
          </w:p>
        </w:tc>
        <w:tc>
          <w:tcPr>
            <w:tcW w:w="1689" w:type="dxa"/>
          </w:tcPr>
          <w:p w:rsidRPr="00646049" w:rsidR="007B3FC2" w:rsidP="007B3FC2" w:rsidRDefault="007B3FC2" w14:paraId="04FF9C97"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5D26F59D"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AA9810C"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3C86A40"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0AA0D845" w14:textId="77777777">
            <w:pPr>
              <w:spacing w:line="276" w:lineRule="auto"/>
              <w:ind w:left="0" w:firstLine="0"/>
              <w:rPr>
                <w:rFonts w:eastAsia="Times New Roman"/>
                <w:sz w:val="20"/>
                <w:szCs w:val="20"/>
                <w:highlight w:val="yellow"/>
                <w:lang w:eastAsia="en-GB"/>
              </w:rPr>
            </w:pPr>
          </w:p>
        </w:tc>
      </w:tr>
      <w:tr w:rsidRPr="00646049" w:rsidR="007B3FC2" w:rsidTr="007B3FC2" w14:paraId="2A706017" w14:textId="77777777">
        <w:trPr>
          <w:trHeight w:val="252"/>
        </w:trPr>
        <w:tc>
          <w:tcPr>
            <w:tcW w:w="3796" w:type="dxa"/>
          </w:tcPr>
          <w:p w:rsidRPr="00BB7D01" w:rsidR="007B3FC2" w:rsidP="007B3FC2" w:rsidRDefault="007B3FC2" w14:paraId="7EC36C2E" w14:textId="77777777">
            <w:pPr>
              <w:spacing w:line="276" w:lineRule="auto"/>
              <w:ind w:left="0" w:firstLine="0"/>
              <w:rPr>
                <w:rFonts w:eastAsia="Times New Roman"/>
                <w:sz w:val="20"/>
                <w:szCs w:val="20"/>
                <w:lang w:eastAsia="en-GB"/>
              </w:rPr>
            </w:pPr>
            <w:r w:rsidRPr="00D238C1">
              <w:rPr>
                <w:rFonts w:eastAsia="Calibri"/>
                <w:b/>
                <w:sz w:val="20"/>
                <w:szCs w:val="20"/>
              </w:rPr>
              <w:t>Obesity within 12 months before pregnancy (BMI≥30)</w:t>
            </w:r>
          </w:p>
        </w:tc>
        <w:tc>
          <w:tcPr>
            <w:tcW w:w="1689" w:type="dxa"/>
          </w:tcPr>
          <w:p w:rsidRPr="00646049" w:rsidR="007B3FC2" w:rsidP="007B3FC2" w:rsidRDefault="007B3FC2" w14:paraId="2A1A1EBE"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471A2694"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5146E783"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82C6E13"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4B878E71" w14:textId="77777777">
            <w:pPr>
              <w:spacing w:line="276" w:lineRule="auto"/>
              <w:ind w:left="0" w:firstLine="0"/>
              <w:rPr>
                <w:rFonts w:eastAsia="Times New Roman"/>
                <w:sz w:val="20"/>
                <w:szCs w:val="20"/>
                <w:highlight w:val="yellow"/>
                <w:lang w:eastAsia="en-GB"/>
              </w:rPr>
            </w:pPr>
          </w:p>
        </w:tc>
      </w:tr>
      <w:tr w:rsidRPr="00646049" w:rsidR="007B3FC2" w:rsidTr="007B3FC2" w14:paraId="296B20E1" w14:textId="77777777">
        <w:trPr>
          <w:trHeight w:val="252"/>
        </w:trPr>
        <w:tc>
          <w:tcPr>
            <w:tcW w:w="3796" w:type="dxa"/>
          </w:tcPr>
          <w:p w:rsidRPr="00BB7D01" w:rsidR="007B3FC2" w:rsidP="007B3FC2" w:rsidRDefault="007B3FC2" w14:paraId="3423206F" w14:textId="77777777">
            <w:pPr>
              <w:spacing w:line="276" w:lineRule="auto"/>
              <w:ind w:left="246" w:firstLine="0"/>
              <w:rPr>
                <w:rFonts w:eastAsia="Calibri"/>
                <w:sz w:val="20"/>
                <w:szCs w:val="20"/>
              </w:rPr>
            </w:pPr>
            <w:r w:rsidRPr="00BB7D01">
              <w:rPr>
                <w:rFonts w:eastAsia="Calibri"/>
                <w:sz w:val="20"/>
                <w:szCs w:val="20"/>
              </w:rPr>
              <w:t>No</w:t>
            </w:r>
          </w:p>
        </w:tc>
        <w:tc>
          <w:tcPr>
            <w:tcW w:w="1689" w:type="dxa"/>
          </w:tcPr>
          <w:p w:rsidRPr="00646049" w:rsidR="007B3FC2" w:rsidP="007B3FC2" w:rsidRDefault="007B3FC2" w14:paraId="42A00024"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0F32394D"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14CCF8BF"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66F6C97"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4BA58EFB" w14:textId="77777777">
            <w:pPr>
              <w:spacing w:line="276" w:lineRule="auto"/>
              <w:ind w:left="0" w:firstLine="0"/>
              <w:rPr>
                <w:rFonts w:eastAsia="Times New Roman"/>
                <w:sz w:val="20"/>
                <w:szCs w:val="20"/>
                <w:highlight w:val="yellow"/>
                <w:lang w:eastAsia="en-GB"/>
              </w:rPr>
            </w:pPr>
          </w:p>
        </w:tc>
      </w:tr>
      <w:tr w:rsidRPr="00646049" w:rsidR="007B3FC2" w:rsidTr="007B3FC2" w14:paraId="74F71984" w14:textId="77777777">
        <w:trPr>
          <w:trHeight w:val="252"/>
        </w:trPr>
        <w:tc>
          <w:tcPr>
            <w:tcW w:w="3796" w:type="dxa"/>
          </w:tcPr>
          <w:p w:rsidRPr="00BB7D01" w:rsidR="007B3FC2" w:rsidP="007B3FC2" w:rsidRDefault="007B3FC2" w14:paraId="0DD92E95" w14:textId="77777777">
            <w:pPr>
              <w:spacing w:line="276" w:lineRule="auto"/>
              <w:ind w:left="246" w:firstLine="0"/>
              <w:rPr>
                <w:rFonts w:eastAsia="Calibri"/>
                <w:sz w:val="20"/>
                <w:szCs w:val="20"/>
              </w:rPr>
            </w:pPr>
            <w:r w:rsidRPr="00BB7D01">
              <w:rPr>
                <w:rFonts w:eastAsia="Calibri"/>
                <w:sz w:val="20"/>
                <w:szCs w:val="20"/>
              </w:rPr>
              <w:t>Yes</w:t>
            </w:r>
          </w:p>
        </w:tc>
        <w:tc>
          <w:tcPr>
            <w:tcW w:w="1689" w:type="dxa"/>
          </w:tcPr>
          <w:p w:rsidRPr="00646049" w:rsidR="007B3FC2" w:rsidP="007B3FC2" w:rsidRDefault="007B3FC2" w14:paraId="5FDCD19C"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5623274"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13364B62"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4F6ADC5"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267516C4" w14:textId="77777777">
            <w:pPr>
              <w:spacing w:line="276" w:lineRule="auto"/>
              <w:ind w:left="0" w:firstLine="0"/>
              <w:rPr>
                <w:rFonts w:eastAsia="Times New Roman"/>
                <w:sz w:val="20"/>
                <w:szCs w:val="20"/>
                <w:highlight w:val="yellow"/>
                <w:lang w:eastAsia="en-GB"/>
              </w:rPr>
            </w:pPr>
          </w:p>
        </w:tc>
      </w:tr>
      <w:tr w:rsidRPr="00646049" w:rsidR="007B3FC2" w:rsidTr="007B3FC2" w14:paraId="51F96C62" w14:textId="77777777">
        <w:trPr>
          <w:trHeight w:val="252"/>
        </w:trPr>
        <w:tc>
          <w:tcPr>
            <w:tcW w:w="3796" w:type="dxa"/>
          </w:tcPr>
          <w:p w:rsidRPr="00BB7D01" w:rsidR="007B3FC2" w:rsidP="007B3FC2" w:rsidRDefault="007B3FC2" w14:paraId="0CD1DDDF" w14:textId="4FF5E702">
            <w:pPr>
              <w:spacing w:line="276" w:lineRule="auto"/>
              <w:ind w:left="0" w:firstLine="0"/>
              <w:rPr>
                <w:rFonts w:eastAsia="Times New Roman"/>
                <w:sz w:val="20"/>
                <w:szCs w:val="20"/>
                <w:lang w:eastAsia="en-GB"/>
              </w:rPr>
            </w:pPr>
            <w:r>
              <w:rPr>
                <w:rFonts w:eastAsia="Calibri"/>
                <w:b/>
                <w:sz w:val="20"/>
                <w:szCs w:val="20"/>
              </w:rPr>
              <w:t>Depression</w:t>
            </w:r>
            <w:r w:rsidRPr="00D238C1">
              <w:rPr>
                <w:rFonts w:eastAsia="Calibri"/>
                <w:b/>
                <w:sz w:val="20"/>
                <w:szCs w:val="20"/>
              </w:rPr>
              <w:t xml:space="preserve"> within 12 months before pregnancy</w:t>
            </w:r>
          </w:p>
        </w:tc>
        <w:tc>
          <w:tcPr>
            <w:tcW w:w="1689" w:type="dxa"/>
          </w:tcPr>
          <w:p w:rsidRPr="00646049" w:rsidR="007B3FC2" w:rsidP="007B3FC2" w:rsidRDefault="007B3FC2" w14:paraId="6A3973C6"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91B62E0"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6AACED16"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07104A4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16FF0F44" w14:textId="77777777">
            <w:pPr>
              <w:spacing w:line="276" w:lineRule="auto"/>
              <w:ind w:left="0" w:firstLine="0"/>
              <w:rPr>
                <w:rFonts w:eastAsia="Times New Roman"/>
                <w:sz w:val="20"/>
                <w:szCs w:val="20"/>
                <w:highlight w:val="yellow"/>
                <w:lang w:eastAsia="en-GB"/>
              </w:rPr>
            </w:pPr>
          </w:p>
        </w:tc>
      </w:tr>
      <w:tr w:rsidRPr="00646049" w:rsidR="007B3FC2" w:rsidTr="007B3FC2" w14:paraId="74A28F49" w14:textId="77777777">
        <w:trPr>
          <w:trHeight w:val="252"/>
        </w:trPr>
        <w:tc>
          <w:tcPr>
            <w:tcW w:w="3796" w:type="dxa"/>
          </w:tcPr>
          <w:p w:rsidRPr="00BB7D01" w:rsidR="007B3FC2" w:rsidP="007B3FC2" w:rsidRDefault="007B3FC2" w14:paraId="68BFCCC8" w14:textId="77777777">
            <w:pPr>
              <w:spacing w:line="276" w:lineRule="auto"/>
              <w:ind w:left="246" w:firstLine="0"/>
              <w:rPr>
                <w:rFonts w:eastAsia="Calibri"/>
                <w:sz w:val="20"/>
                <w:szCs w:val="20"/>
              </w:rPr>
            </w:pPr>
            <w:r w:rsidRPr="00BB7D01">
              <w:rPr>
                <w:rFonts w:eastAsia="Calibri"/>
                <w:sz w:val="20"/>
                <w:szCs w:val="20"/>
              </w:rPr>
              <w:t>No</w:t>
            </w:r>
          </w:p>
        </w:tc>
        <w:tc>
          <w:tcPr>
            <w:tcW w:w="1689" w:type="dxa"/>
          </w:tcPr>
          <w:p w:rsidRPr="00646049" w:rsidR="007B3FC2" w:rsidP="007B3FC2" w:rsidRDefault="007B3FC2" w14:paraId="2120050D"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646E88E1"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7F8612AD"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5587691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46D85786" w14:textId="77777777">
            <w:pPr>
              <w:spacing w:line="276" w:lineRule="auto"/>
              <w:ind w:left="0" w:firstLine="0"/>
              <w:rPr>
                <w:rFonts w:eastAsia="Times New Roman"/>
                <w:sz w:val="20"/>
                <w:szCs w:val="20"/>
                <w:highlight w:val="yellow"/>
                <w:lang w:eastAsia="en-GB"/>
              </w:rPr>
            </w:pPr>
          </w:p>
        </w:tc>
      </w:tr>
      <w:tr w:rsidRPr="00646049" w:rsidR="007B3FC2" w:rsidTr="007B3FC2" w14:paraId="7F52C64C" w14:textId="77777777">
        <w:trPr>
          <w:trHeight w:val="252"/>
        </w:trPr>
        <w:tc>
          <w:tcPr>
            <w:tcW w:w="3796" w:type="dxa"/>
          </w:tcPr>
          <w:p w:rsidRPr="00BB7D01" w:rsidR="007B3FC2" w:rsidP="007B3FC2" w:rsidRDefault="007B3FC2" w14:paraId="1B5FDB08" w14:textId="77777777">
            <w:pPr>
              <w:spacing w:line="276" w:lineRule="auto"/>
              <w:ind w:left="246" w:firstLine="0"/>
              <w:rPr>
                <w:rFonts w:eastAsia="Calibri"/>
                <w:sz w:val="20"/>
                <w:szCs w:val="20"/>
              </w:rPr>
            </w:pPr>
            <w:r w:rsidRPr="00BB7D01">
              <w:rPr>
                <w:rFonts w:eastAsia="Calibri"/>
                <w:sz w:val="20"/>
                <w:szCs w:val="20"/>
              </w:rPr>
              <w:lastRenderedPageBreak/>
              <w:t>Yes</w:t>
            </w:r>
          </w:p>
        </w:tc>
        <w:tc>
          <w:tcPr>
            <w:tcW w:w="1689" w:type="dxa"/>
          </w:tcPr>
          <w:p w:rsidRPr="00646049" w:rsidR="007B3FC2" w:rsidP="007B3FC2" w:rsidRDefault="007B3FC2" w14:paraId="476290F5"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2B5FD2AF"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16224896"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3C476122"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19662980" w14:textId="77777777">
            <w:pPr>
              <w:spacing w:line="276" w:lineRule="auto"/>
              <w:ind w:left="0" w:firstLine="0"/>
              <w:rPr>
                <w:rFonts w:eastAsia="Times New Roman"/>
                <w:sz w:val="20"/>
                <w:szCs w:val="20"/>
                <w:highlight w:val="yellow"/>
                <w:lang w:eastAsia="en-GB"/>
              </w:rPr>
            </w:pPr>
          </w:p>
        </w:tc>
      </w:tr>
      <w:tr w:rsidRPr="00646049" w:rsidR="007B3FC2" w:rsidTr="007B3FC2" w14:paraId="0DC75092" w14:textId="77777777">
        <w:trPr>
          <w:trHeight w:val="252"/>
        </w:trPr>
        <w:tc>
          <w:tcPr>
            <w:tcW w:w="3796" w:type="dxa"/>
          </w:tcPr>
          <w:p w:rsidRPr="00BB7D01" w:rsidR="007B3FC2" w:rsidP="007B3FC2" w:rsidRDefault="007B3FC2" w14:paraId="6BB7839F" w14:textId="77777777">
            <w:pPr>
              <w:spacing w:line="276" w:lineRule="auto"/>
              <w:ind w:left="0" w:firstLine="0"/>
              <w:rPr>
                <w:rFonts w:eastAsia="Calibri"/>
                <w:sz w:val="20"/>
                <w:szCs w:val="20"/>
              </w:rPr>
            </w:pPr>
            <w:r w:rsidRPr="00D238C1">
              <w:rPr>
                <w:rFonts w:eastAsia="Calibri"/>
                <w:b/>
                <w:sz w:val="20"/>
                <w:szCs w:val="20"/>
              </w:rPr>
              <w:t>Epilepsy within 12 months before pregnancy</w:t>
            </w:r>
          </w:p>
        </w:tc>
        <w:tc>
          <w:tcPr>
            <w:tcW w:w="1689" w:type="dxa"/>
          </w:tcPr>
          <w:p w:rsidRPr="00646049" w:rsidR="007B3FC2" w:rsidP="007B3FC2" w:rsidRDefault="007B3FC2" w14:paraId="7A416964"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A751132"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8218C59"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A11FC5C"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1F0B40F2" w14:textId="77777777">
            <w:pPr>
              <w:spacing w:line="276" w:lineRule="auto"/>
              <w:ind w:left="0" w:firstLine="0"/>
              <w:rPr>
                <w:rFonts w:eastAsia="Times New Roman"/>
                <w:sz w:val="20"/>
                <w:szCs w:val="20"/>
                <w:highlight w:val="yellow"/>
                <w:lang w:eastAsia="en-GB"/>
              </w:rPr>
            </w:pPr>
          </w:p>
        </w:tc>
      </w:tr>
      <w:tr w:rsidRPr="00646049" w:rsidR="007B3FC2" w:rsidTr="007B3FC2" w14:paraId="2FF28AD9" w14:textId="77777777">
        <w:trPr>
          <w:trHeight w:val="252"/>
        </w:trPr>
        <w:tc>
          <w:tcPr>
            <w:tcW w:w="3796" w:type="dxa"/>
          </w:tcPr>
          <w:p w:rsidRPr="00BB7D01" w:rsidR="007B3FC2" w:rsidP="007B3FC2" w:rsidRDefault="007B3FC2" w14:paraId="326A9D8C" w14:textId="77777777">
            <w:pPr>
              <w:spacing w:line="276" w:lineRule="auto"/>
              <w:ind w:left="246" w:firstLine="0"/>
              <w:rPr>
                <w:rFonts w:eastAsia="Calibri"/>
                <w:sz w:val="20"/>
                <w:szCs w:val="20"/>
              </w:rPr>
            </w:pPr>
            <w:r w:rsidRPr="00BB7D01">
              <w:rPr>
                <w:rFonts w:eastAsia="Calibri"/>
                <w:sz w:val="20"/>
                <w:szCs w:val="20"/>
              </w:rPr>
              <w:t>No</w:t>
            </w:r>
          </w:p>
        </w:tc>
        <w:tc>
          <w:tcPr>
            <w:tcW w:w="1689" w:type="dxa"/>
          </w:tcPr>
          <w:p w:rsidRPr="00646049" w:rsidR="007B3FC2" w:rsidP="007B3FC2" w:rsidRDefault="007B3FC2" w14:paraId="3F2AD9A7"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69ECB4AE"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8DC6F52"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BA77D25"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6378E4E8" w14:textId="77777777">
            <w:pPr>
              <w:spacing w:line="276" w:lineRule="auto"/>
              <w:ind w:left="0" w:firstLine="0"/>
              <w:rPr>
                <w:rFonts w:eastAsia="Times New Roman"/>
                <w:sz w:val="20"/>
                <w:szCs w:val="20"/>
                <w:highlight w:val="yellow"/>
                <w:lang w:eastAsia="en-GB"/>
              </w:rPr>
            </w:pPr>
          </w:p>
        </w:tc>
      </w:tr>
      <w:tr w:rsidRPr="00646049" w:rsidR="007B3FC2" w:rsidTr="007B3FC2" w14:paraId="51066D76" w14:textId="77777777">
        <w:trPr>
          <w:trHeight w:val="252"/>
        </w:trPr>
        <w:tc>
          <w:tcPr>
            <w:tcW w:w="3796" w:type="dxa"/>
          </w:tcPr>
          <w:p w:rsidRPr="00BB7D01" w:rsidR="007B3FC2" w:rsidP="007B3FC2" w:rsidRDefault="007B3FC2" w14:paraId="06C57643" w14:textId="77777777">
            <w:pPr>
              <w:spacing w:line="276" w:lineRule="auto"/>
              <w:ind w:left="246" w:firstLine="0"/>
              <w:rPr>
                <w:rFonts w:eastAsia="Calibri"/>
                <w:sz w:val="20"/>
                <w:szCs w:val="20"/>
              </w:rPr>
            </w:pPr>
            <w:r w:rsidRPr="00BB7D01">
              <w:rPr>
                <w:rFonts w:eastAsia="Calibri"/>
                <w:sz w:val="20"/>
                <w:szCs w:val="20"/>
              </w:rPr>
              <w:t>Yes</w:t>
            </w:r>
          </w:p>
        </w:tc>
        <w:tc>
          <w:tcPr>
            <w:tcW w:w="1689" w:type="dxa"/>
          </w:tcPr>
          <w:p w:rsidRPr="00646049" w:rsidR="007B3FC2" w:rsidP="007B3FC2" w:rsidRDefault="007B3FC2" w14:paraId="60568A22"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72FE111E"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17E392C7"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0829EE8"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7E16F01C" w14:textId="77777777">
            <w:pPr>
              <w:spacing w:line="276" w:lineRule="auto"/>
              <w:ind w:left="0" w:firstLine="0"/>
              <w:rPr>
                <w:rFonts w:eastAsia="Times New Roman"/>
                <w:sz w:val="20"/>
                <w:szCs w:val="20"/>
                <w:highlight w:val="yellow"/>
                <w:lang w:eastAsia="en-GB"/>
              </w:rPr>
            </w:pPr>
          </w:p>
        </w:tc>
      </w:tr>
      <w:tr w:rsidRPr="00646049" w:rsidR="007B3FC2" w:rsidTr="007B3FC2" w14:paraId="02727119" w14:textId="77777777">
        <w:trPr>
          <w:trHeight w:val="252"/>
        </w:trPr>
        <w:tc>
          <w:tcPr>
            <w:tcW w:w="3796" w:type="dxa"/>
          </w:tcPr>
          <w:p w:rsidRPr="00BB7D01" w:rsidR="007B3FC2" w:rsidP="007B3FC2" w:rsidRDefault="007B3FC2" w14:paraId="0972F377" w14:textId="7CAB5231">
            <w:pPr>
              <w:spacing w:line="276" w:lineRule="auto"/>
              <w:ind w:left="0" w:firstLine="0"/>
              <w:rPr>
                <w:rFonts w:eastAsia="Calibri"/>
                <w:sz w:val="20"/>
                <w:szCs w:val="20"/>
              </w:rPr>
            </w:pPr>
            <w:r w:rsidRPr="00D238C1">
              <w:rPr>
                <w:rFonts w:eastAsia="Calibri"/>
                <w:b/>
                <w:sz w:val="20"/>
                <w:szCs w:val="20"/>
              </w:rPr>
              <w:t>Migraine severity in the 12 months before pregnancy</w:t>
            </w:r>
            <w:r>
              <w:rPr>
                <w:rFonts w:eastAsia="Calibri"/>
                <w:sz w:val="20"/>
                <w:szCs w:val="20"/>
              </w:rPr>
              <w:t>*</w:t>
            </w:r>
          </w:p>
        </w:tc>
        <w:tc>
          <w:tcPr>
            <w:tcW w:w="1689" w:type="dxa"/>
          </w:tcPr>
          <w:p w:rsidRPr="00646049" w:rsidR="007B3FC2" w:rsidP="007B3FC2" w:rsidRDefault="007B3FC2" w14:paraId="19F2D81A"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145915F2"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8AB96BE"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9C2C8D9"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309FEDCC" w14:textId="77777777">
            <w:pPr>
              <w:spacing w:line="276" w:lineRule="auto"/>
              <w:ind w:left="0" w:firstLine="0"/>
              <w:rPr>
                <w:rFonts w:eastAsia="Times New Roman"/>
                <w:sz w:val="20"/>
                <w:szCs w:val="20"/>
                <w:highlight w:val="yellow"/>
                <w:lang w:eastAsia="en-GB"/>
              </w:rPr>
            </w:pPr>
          </w:p>
        </w:tc>
      </w:tr>
      <w:tr w:rsidRPr="00646049" w:rsidR="007B3FC2" w:rsidTr="007B3FC2" w14:paraId="0F252F5F" w14:textId="77777777">
        <w:trPr>
          <w:trHeight w:val="252"/>
        </w:trPr>
        <w:tc>
          <w:tcPr>
            <w:tcW w:w="3796" w:type="dxa"/>
          </w:tcPr>
          <w:p w:rsidRPr="00D238C1" w:rsidR="007B3FC2" w:rsidP="007B3FC2" w:rsidRDefault="007B3FC2" w14:paraId="7B697238" w14:textId="0C5C18B8">
            <w:pPr>
              <w:spacing w:line="276" w:lineRule="auto"/>
              <w:ind w:left="246" w:firstLine="0"/>
              <w:rPr>
                <w:rFonts w:eastAsia="Calibri"/>
                <w:sz w:val="20"/>
                <w:szCs w:val="20"/>
              </w:rPr>
            </w:pPr>
            <w:r w:rsidRPr="00D238C1">
              <w:rPr>
                <w:rFonts w:eastAsia="Calibri"/>
                <w:sz w:val="20"/>
                <w:szCs w:val="20"/>
              </w:rPr>
              <w:t>Mild</w:t>
            </w:r>
          </w:p>
        </w:tc>
        <w:tc>
          <w:tcPr>
            <w:tcW w:w="1689" w:type="dxa"/>
          </w:tcPr>
          <w:p w:rsidRPr="00646049" w:rsidR="007B3FC2" w:rsidP="007B3FC2" w:rsidRDefault="007B3FC2" w14:paraId="174FB9A5"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6891BDB0"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A270578"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0609A217"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3A9C097F" w14:textId="77777777">
            <w:pPr>
              <w:spacing w:line="276" w:lineRule="auto"/>
              <w:ind w:left="0" w:firstLine="0"/>
              <w:rPr>
                <w:rFonts w:eastAsia="Times New Roman"/>
                <w:sz w:val="20"/>
                <w:szCs w:val="20"/>
                <w:highlight w:val="yellow"/>
                <w:lang w:eastAsia="en-GB"/>
              </w:rPr>
            </w:pPr>
          </w:p>
        </w:tc>
      </w:tr>
      <w:tr w:rsidRPr="00646049" w:rsidR="007B3FC2" w:rsidTr="007B3FC2" w14:paraId="5B259731" w14:textId="77777777">
        <w:trPr>
          <w:trHeight w:val="252"/>
        </w:trPr>
        <w:tc>
          <w:tcPr>
            <w:tcW w:w="3796" w:type="dxa"/>
          </w:tcPr>
          <w:p w:rsidRPr="00D238C1" w:rsidR="007B3FC2" w:rsidP="007B3FC2" w:rsidRDefault="007B3FC2" w14:paraId="20970803" w14:textId="0EC7C366">
            <w:pPr>
              <w:spacing w:line="276" w:lineRule="auto"/>
              <w:ind w:left="246" w:firstLine="0"/>
              <w:rPr>
                <w:rFonts w:eastAsia="Calibri"/>
                <w:sz w:val="20"/>
                <w:szCs w:val="20"/>
              </w:rPr>
            </w:pPr>
            <w:r w:rsidRPr="00D238C1">
              <w:rPr>
                <w:rFonts w:eastAsia="Calibri"/>
                <w:sz w:val="20"/>
                <w:szCs w:val="20"/>
              </w:rPr>
              <w:t>Moderate</w:t>
            </w:r>
          </w:p>
        </w:tc>
        <w:tc>
          <w:tcPr>
            <w:tcW w:w="1689" w:type="dxa"/>
          </w:tcPr>
          <w:p w:rsidRPr="00646049" w:rsidR="007B3FC2" w:rsidP="007B3FC2" w:rsidRDefault="007B3FC2" w14:paraId="5D1B0CEA"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71CB6531"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22F5F021"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5009E80C"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2717E7D5" w14:textId="77777777">
            <w:pPr>
              <w:spacing w:line="276" w:lineRule="auto"/>
              <w:ind w:left="0" w:firstLine="0"/>
              <w:rPr>
                <w:rFonts w:eastAsia="Times New Roman"/>
                <w:sz w:val="20"/>
                <w:szCs w:val="20"/>
                <w:highlight w:val="yellow"/>
                <w:lang w:eastAsia="en-GB"/>
              </w:rPr>
            </w:pPr>
          </w:p>
        </w:tc>
      </w:tr>
      <w:tr w:rsidRPr="00646049" w:rsidR="007B3FC2" w:rsidTr="007B3FC2" w14:paraId="2193ADE8" w14:textId="77777777">
        <w:trPr>
          <w:trHeight w:val="252"/>
        </w:trPr>
        <w:tc>
          <w:tcPr>
            <w:tcW w:w="3796" w:type="dxa"/>
          </w:tcPr>
          <w:p w:rsidRPr="00D238C1" w:rsidR="007B3FC2" w:rsidP="007B3FC2" w:rsidRDefault="007B3FC2" w14:paraId="4C261136" w14:textId="79D4C3ED">
            <w:pPr>
              <w:spacing w:line="276" w:lineRule="auto"/>
              <w:ind w:left="246" w:firstLine="0"/>
              <w:rPr>
                <w:rFonts w:eastAsia="Calibri"/>
                <w:sz w:val="20"/>
                <w:szCs w:val="20"/>
              </w:rPr>
            </w:pPr>
            <w:r w:rsidRPr="00D238C1">
              <w:rPr>
                <w:rFonts w:eastAsia="Calibri"/>
                <w:sz w:val="20"/>
                <w:szCs w:val="20"/>
              </w:rPr>
              <w:t>Severe</w:t>
            </w:r>
          </w:p>
        </w:tc>
        <w:tc>
          <w:tcPr>
            <w:tcW w:w="1689" w:type="dxa"/>
          </w:tcPr>
          <w:p w:rsidRPr="00646049" w:rsidR="007B3FC2" w:rsidP="007B3FC2" w:rsidRDefault="007B3FC2" w14:paraId="6B6F195C"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202CC8F9"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7126B752"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553ADD6"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2640DE0F" w14:textId="77777777">
            <w:pPr>
              <w:spacing w:line="276" w:lineRule="auto"/>
              <w:ind w:left="0" w:firstLine="0"/>
              <w:rPr>
                <w:rFonts w:eastAsia="Times New Roman"/>
                <w:sz w:val="20"/>
                <w:szCs w:val="20"/>
                <w:highlight w:val="yellow"/>
                <w:lang w:eastAsia="en-GB"/>
              </w:rPr>
            </w:pPr>
          </w:p>
        </w:tc>
      </w:tr>
      <w:tr w:rsidRPr="00646049" w:rsidR="007B3FC2" w:rsidTr="007B3FC2" w14:paraId="4B1BEC78" w14:textId="77777777">
        <w:trPr>
          <w:trHeight w:val="252"/>
        </w:trPr>
        <w:tc>
          <w:tcPr>
            <w:tcW w:w="3796" w:type="dxa"/>
          </w:tcPr>
          <w:p w:rsidRPr="00D238C1" w:rsidR="007B3FC2" w:rsidP="007B3FC2" w:rsidRDefault="007B3FC2" w14:paraId="3983698F" w14:textId="2E14B4A1">
            <w:pPr>
              <w:spacing w:line="276" w:lineRule="auto"/>
              <w:ind w:left="0" w:firstLine="0"/>
              <w:rPr>
                <w:rFonts w:eastAsia="Calibri"/>
                <w:b/>
                <w:sz w:val="20"/>
                <w:szCs w:val="20"/>
              </w:rPr>
            </w:pPr>
            <w:r w:rsidRPr="00D238C1">
              <w:rPr>
                <w:rFonts w:eastAsia="Calibri"/>
                <w:b/>
                <w:sz w:val="20"/>
                <w:szCs w:val="20"/>
              </w:rPr>
              <w:t>Migraine type in the 12 months before pregnancy</w:t>
            </w:r>
            <w:r>
              <w:rPr>
                <w:rFonts w:eastAsia="Calibri"/>
                <w:b/>
                <w:sz w:val="20"/>
                <w:szCs w:val="20"/>
              </w:rPr>
              <w:t>**</w:t>
            </w:r>
          </w:p>
        </w:tc>
        <w:tc>
          <w:tcPr>
            <w:tcW w:w="1689" w:type="dxa"/>
          </w:tcPr>
          <w:p w:rsidRPr="00646049" w:rsidR="007B3FC2" w:rsidP="007B3FC2" w:rsidRDefault="007B3FC2" w14:paraId="01756958"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10571902"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78671281"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53DCDB9"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4F09EED3" w14:textId="77777777">
            <w:pPr>
              <w:spacing w:line="276" w:lineRule="auto"/>
              <w:ind w:left="0" w:firstLine="0"/>
              <w:rPr>
                <w:rFonts w:eastAsia="Times New Roman"/>
                <w:sz w:val="20"/>
                <w:szCs w:val="20"/>
                <w:highlight w:val="yellow"/>
                <w:lang w:eastAsia="en-GB"/>
              </w:rPr>
            </w:pPr>
          </w:p>
        </w:tc>
      </w:tr>
      <w:tr w:rsidRPr="00646049" w:rsidR="007B3FC2" w:rsidTr="007B3FC2" w14:paraId="242C62D2" w14:textId="77777777">
        <w:trPr>
          <w:trHeight w:val="252"/>
        </w:trPr>
        <w:tc>
          <w:tcPr>
            <w:tcW w:w="3796" w:type="dxa"/>
            <w:vAlign w:val="center"/>
          </w:tcPr>
          <w:p w:rsidRPr="00D238C1" w:rsidR="007B3FC2" w:rsidP="007B3FC2" w:rsidRDefault="007B3FC2" w14:paraId="094B8CF1" w14:textId="297B8F97">
            <w:pPr>
              <w:spacing w:line="276" w:lineRule="auto"/>
              <w:ind w:left="246" w:firstLine="0"/>
              <w:rPr>
                <w:rFonts w:eastAsia="Calibri"/>
                <w:sz w:val="20"/>
                <w:szCs w:val="20"/>
              </w:rPr>
            </w:pPr>
            <w:r w:rsidRPr="00D238C1">
              <w:rPr>
                <w:rFonts w:eastAsia="Calibri"/>
                <w:sz w:val="20"/>
                <w:szCs w:val="20"/>
              </w:rPr>
              <w:t>Migraine without aura</w:t>
            </w:r>
          </w:p>
        </w:tc>
        <w:tc>
          <w:tcPr>
            <w:tcW w:w="1689" w:type="dxa"/>
          </w:tcPr>
          <w:p w:rsidRPr="00646049" w:rsidR="007B3FC2" w:rsidP="007B3FC2" w:rsidRDefault="007B3FC2" w14:paraId="326AA8C2"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40D8DE96"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5ADFFE9A"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5E37392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07996E62" w14:textId="77777777">
            <w:pPr>
              <w:spacing w:line="276" w:lineRule="auto"/>
              <w:ind w:left="0" w:firstLine="0"/>
              <w:rPr>
                <w:rFonts w:eastAsia="Times New Roman"/>
                <w:sz w:val="20"/>
                <w:szCs w:val="20"/>
                <w:highlight w:val="yellow"/>
                <w:lang w:eastAsia="en-GB"/>
              </w:rPr>
            </w:pPr>
          </w:p>
        </w:tc>
      </w:tr>
      <w:tr w:rsidRPr="00646049" w:rsidR="007B3FC2" w:rsidTr="007B3FC2" w14:paraId="5D06780C" w14:textId="77777777">
        <w:trPr>
          <w:trHeight w:val="252"/>
        </w:trPr>
        <w:tc>
          <w:tcPr>
            <w:tcW w:w="3796" w:type="dxa"/>
            <w:vAlign w:val="center"/>
          </w:tcPr>
          <w:p w:rsidRPr="00D238C1" w:rsidR="007B3FC2" w:rsidP="007B3FC2" w:rsidRDefault="007B3FC2" w14:paraId="55D7D520" w14:textId="044066CE">
            <w:pPr>
              <w:spacing w:line="276" w:lineRule="auto"/>
              <w:ind w:left="246" w:firstLine="0"/>
              <w:rPr>
                <w:rFonts w:eastAsia="Calibri"/>
                <w:sz w:val="20"/>
                <w:szCs w:val="20"/>
              </w:rPr>
            </w:pPr>
            <w:r w:rsidRPr="00D238C1">
              <w:rPr>
                <w:rFonts w:eastAsia="Calibri"/>
                <w:sz w:val="20"/>
                <w:szCs w:val="20"/>
              </w:rPr>
              <w:t>Migraine with aura</w:t>
            </w:r>
          </w:p>
        </w:tc>
        <w:tc>
          <w:tcPr>
            <w:tcW w:w="1689" w:type="dxa"/>
          </w:tcPr>
          <w:p w:rsidRPr="00646049" w:rsidR="007B3FC2" w:rsidP="007B3FC2" w:rsidRDefault="007B3FC2" w14:paraId="5418075D"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8DF535A"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6A8D71FE"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4F5B165B"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74758F46" w14:textId="77777777">
            <w:pPr>
              <w:spacing w:line="276" w:lineRule="auto"/>
              <w:ind w:left="0" w:firstLine="0"/>
              <w:rPr>
                <w:rFonts w:eastAsia="Times New Roman"/>
                <w:sz w:val="20"/>
                <w:szCs w:val="20"/>
                <w:highlight w:val="yellow"/>
                <w:lang w:eastAsia="en-GB"/>
              </w:rPr>
            </w:pPr>
          </w:p>
        </w:tc>
      </w:tr>
      <w:tr w:rsidRPr="00646049" w:rsidR="007B3FC2" w:rsidTr="007B3FC2" w14:paraId="3BBF18AB" w14:textId="77777777">
        <w:trPr>
          <w:trHeight w:val="252"/>
        </w:trPr>
        <w:tc>
          <w:tcPr>
            <w:tcW w:w="3796" w:type="dxa"/>
            <w:vAlign w:val="center"/>
          </w:tcPr>
          <w:p w:rsidRPr="00D238C1" w:rsidR="007B3FC2" w:rsidP="007B3FC2" w:rsidRDefault="007B3FC2" w14:paraId="5C385BDE" w14:textId="35B4A33C">
            <w:pPr>
              <w:spacing w:line="276" w:lineRule="auto"/>
              <w:ind w:left="246" w:firstLine="0"/>
              <w:rPr>
                <w:rFonts w:eastAsia="Calibri"/>
                <w:sz w:val="20"/>
                <w:szCs w:val="20"/>
              </w:rPr>
            </w:pPr>
            <w:r w:rsidRPr="00D238C1">
              <w:rPr>
                <w:rFonts w:eastAsia="Calibri"/>
                <w:sz w:val="20"/>
                <w:szCs w:val="20"/>
              </w:rPr>
              <w:t xml:space="preserve">Migraine status </w:t>
            </w:r>
            <w:proofErr w:type="spellStart"/>
            <w:r w:rsidRPr="00D238C1">
              <w:rPr>
                <w:rFonts w:eastAsia="Calibri"/>
                <w:sz w:val="20"/>
                <w:szCs w:val="20"/>
              </w:rPr>
              <w:t>migrainosus</w:t>
            </w:r>
            <w:proofErr w:type="spellEnd"/>
          </w:p>
        </w:tc>
        <w:tc>
          <w:tcPr>
            <w:tcW w:w="1689" w:type="dxa"/>
          </w:tcPr>
          <w:p w:rsidRPr="00646049" w:rsidR="007B3FC2" w:rsidP="007B3FC2" w:rsidRDefault="007B3FC2" w14:paraId="792948FC"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FE1D69F"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55F35AF7"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3F5A153"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313AE710" w14:textId="77777777">
            <w:pPr>
              <w:spacing w:line="276" w:lineRule="auto"/>
              <w:ind w:left="0" w:firstLine="0"/>
              <w:rPr>
                <w:rFonts w:eastAsia="Times New Roman"/>
                <w:sz w:val="20"/>
                <w:szCs w:val="20"/>
                <w:highlight w:val="yellow"/>
                <w:lang w:eastAsia="en-GB"/>
              </w:rPr>
            </w:pPr>
          </w:p>
        </w:tc>
      </w:tr>
      <w:tr w:rsidRPr="00646049" w:rsidR="007B3FC2" w:rsidTr="007B3FC2" w14:paraId="729BD84D" w14:textId="77777777">
        <w:trPr>
          <w:trHeight w:val="252"/>
        </w:trPr>
        <w:tc>
          <w:tcPr>
            <w:tcW w:w="3796" w:type="dxa"/>
            <w:vAlign w:val="center"/>
          </w:tcPr>
          <w:p w:rsidRPr="00D238C1" w:rsidR="007B3FC2" w:rsidP="007B3FC2" w:rsidRDefault="007B3FC2" w14:paraId="2D223961" w14:textId="6DE709B0">
            <w:pPr>
              <w:spacing w:line="276" w:lineRule="auto"/>
              <w:ind w:left="246" w:firstLine="0"/>
              <w:rPr>
                <w:rFonts w:eastAsia="Calibri"/>
                <w:sz w:val="20"/>
                <w:szCs w:val="20"/>
              </w:rPr>
            </w:pPr>
            <w:r w:rsidRPr="00D238C1">
              <w:rPr>
                <w:rFonts w:eastAsia="Calibri"/>
                <w:sz w:val="20"/>
                <w:szCs w:val="20"/>
              </w:rPr>
              <w:t>Complicated migraine</w:t>
            </w:r>
          </w:p>
        </w:tc>
        <w:tc>
          <w:tcPr>
            <w:tcW w:w="1689" w:type="dxa"/>
          </w:tcPr>
          <w:p w:rsidRPr="00646049" w:rsidR="007B3FC2" w:rsidP="007B3FC2" w:rsidRDefault="007B3FC2" w14:paraId="15000F3D"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E555833"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6B25697A"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54C5C11"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2D74BDA3" w14:textId="77777777">
            <w:pPr>
              <w:spacing w:line="276" w:lineRule="auto"/>
              <w:ind w:left="0" w:firstLine="0"/>
              <w:rPr>
                <w:rFonts w:eastAsia="Times New Roman"/>
                <w:sz w:val="20"/>
                <w:szCs w:val="20"/>
                <w:highlight w:val="yellow"/>
                <w:lang w:eastAsia="en-GB"/>
              </w:rPr>
            </w:pPr>
          </w:p>
        </w:tc>
      </w:tr>
      <w:tr w:rsidRPr="00646049" w:rsidR="007B3FC2" w:rsidTr="007B3FC2" w14:paraId="7ACC5E56" w14:textId="77777777">
        <w:trPr>
          <w:trHeight w:val="252"/>
        </w:trPr>
        <w:tc>
          <w:tcPr>
            <w:tcW w:w="3796" w:type="dxa"/>
            <w:vAlign w:val="center"/>
          </w:tcPr>
          <w:p w:rsidRPr="00D238C1" w:rsidR="007B3FC2" w:rsidP="007B3FC2" w:rsidRDefault="007B3FC2" w14:paraId="536B9D6C" w14:textId="77777777">
            <w:pPr>
              <w:spacing w:line="276" w:lineRule="auto"/>
              <w:ind w:left="246" w:firstLine="0"/>
              <w:rPr>
                <w:rFonts w:eastAsia="Calibri"/>
                <w:sz w:val="20"/>
                <w:szCs w:val="20"/>
              </w:rPr>
            </w:pPr>
            <w:r w:rsidRPr="00D238C1">
              <w:rPr>
                <w:rFonts w:eastAsia="Calibri"/>
                <w:sz w:val="20"/>
                <w:szCs w:val="20"/>
              </w:rPr>
              <w:t xml:space="preserve">Other migraine </w:t>
            </w:r>
          </w:p>
          <w:p w:rsidRPr="00D238C1" w:rsidR="007B3FC2" w:rsidP="007B3FC2" w:rsidRDefault="007B3FC2" w14:paraId="5FC5E3C1" w14:textId="62831512">
            <w:pPr>
              <w:spacing w:line="276" w:lineRule="auto"/>
              <w:ind w:left="246" w:firstLine="0"/>
              <w:rPr>
                <w:rFonts w:eastAsia="Calibri"/>
                <w:sz w:val="20"/>
                <w:szCs w:val="20"/>
              </w:rPr>
            </w:pPr>
            <w:r w:rsidRPr="00D238C1">
              <w:rPr>
                <w:rFonts w:eastAsia="Calibri"/>
                <w:sz w:val="20"/>
                <w:szCs w:val="20"/>
              </w:rPr>
              <w:t>(</w:t>
            </w:r>
            <w:proofErr w:type="spellStart"/>
            <w:r w:rsidRPr="00D238C1">
              <w:rPr>
                <w:rFonts w:eastAsia="Calibri"/>
                <w:sz w:val="20"/>
                <w:szCs w:val="20"/>
              </w:rPr>
              <w:t>Ophthalmoplegic</w:t>
            </w:r>
            <w:proofErr w:type="spellEnd"/>
            <w:r w:rsidRPr="00D238C1">
              <w:rPr>
                <w:rFonts w:eastAsia="Calibri"/>
                <w:sz w:val="20"/>
                <w:szCs w:val="20"/>
              </w:rPr>
              <w:t>/Retinal)</w:t>
            </w:r>
          </w:p>
        </w:tc>
        <w:tc>
          <w:tcPr>
            <w:tcW w:w="1689" w:type="dxa"/>
          </w:tcPr>
          <w:p w:rsidRPr="00646049" w:rsidR="007B3FC2" w:rsidP="007B3FC2" w:rsidRDefault="007B3FC2" w14:paraId="45BF3E9A"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54D16B77"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0114A60D"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032F0D4"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0D4DC006" w14:textId="77777777">
            <w:pPr>
              <w:spacing w:line="276" w:lineRule="auto"/>
              <w:ind w:left="0" w:firstLine="0"/>
              <w:rPr>
                <w:rFonts w:eastAsia="Times New Roman"/>
                <w:sz w:val="20"/>
                <w:szCs w:val="20"/>
                <w:highlight w:val="yellow"/>
                <w:lang w:eastAsia="en-GB"/>
              </w:rPr>
            </w:pPr>
          </w:p>
        </w:tc>
      </w:tr>
      <w:tr w:rsidRPr="00646049" w:rsidR="007B3FC2" w:rsidTr="007B3FC2" w14:paraId="384B7C3E" w14:textId="77777777">
        <w:trPr>
          <w:trHeight w:val="252"/>
        </w:trPr>
        <w:tc>
          <w:tcPr>
            <w:tcW w:w="3796" w:type="dxa"/>
            <w:vAlign w:val="center"/>
          </w:tcPr>
          <w:p w:rsidRPr="00D238C1" w:rsidR="007B3FC2" w:rsidP="007B3FC2" w:rsidRDefault="007B3FC2" w14:paraId="0D4BFBA0" w14:textId="59CC2F66">
            <w:pPr>
              <w:spacing w:line="276" w:lineRule="auto"/>
              <w:ind w:left="246" w:firstLine="0"/>
              <w:rPr>
                <w:rFonts w:eastAsia="Calibri"/>
                <w:sz w:val="20"/>
                <w:szCs w:val="20"/>
              </w:rPr>
            </w:pPr>
            <w:r w:rsidRPr="00D238C1">
              <w:rPr>
                <w:rFonts w:eastAsia="Calibri"/>
                <w:sz w:val="20"/>
                <w:szCs w:val="20"/>
              </w:rPr>
              <w:t>Migraine unspecified</w:t>
            </w:r>
          </w:p>
        </w:tc>
        <w:tc>
          <w:tcPr>
            <w:tcW w:w="1689" w:type="dxa"/>
          </w:tcPr>
          <w:p w:rsidRPr="00646049" w:rsidR="007B3FC2" w:rsidP="007B3FC2" w:rsidRDefault="007B3FC2" w14:paraId="3700D40F"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5D4205C"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25EA4C41"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87C237F"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3D6A765C" w14:textId="77777777">
            <w:pPr>
              <w:spacing w:line="276" w:lineRule="auto"/>
              <w:ind w:left="0" w:firstLine="0"/>
              <w:rPr>
                <w:rFonts w:eastAsia="Times New Roman"/>
                <w:sz w:val="20"/>
                <w:szCs w:val="20"/>
                <w:highlight w:val="yellow"/>
                <w:lang w:eastAsia="en-GB"/>
              </w:rPr>
            </w:pPr>
          </w:p>
        </w:tc>
      </w:tr>
      <w:tr w:rsidRPr="00646049" w:rsidR="007B3FC2" w:rsidTr="007B3FC2" w14:paraId="7C6B330D" w14:textId="77777777">
        <w:trPr>
          <w:trHeight w:val="252"/>
        </w:trPr>
        <w:tc>
          <w:tcPr>
            <w:tcW w:w="3796" w:type="dxa"/>
          </w:tcPr>
          <w:p w:rsidRPr="00D238C1" w:rsidR="007B3FC2" w:rsidP="007B3FC2" w:rsidRDefault="007B3FC2" w14:paraId="42EA21AD" w14:textId="6D78FE1F">
            <w:pPr>
              <w:spacing w:line="276" w:lineRule="auto"/>
              <w:ind w:left="-21" w:firstLine="0"/>
              <w:rPr>
                <w:rFonts w:eastAsia="Calibri"/>
                <w:sz w:val="20"/>
                <w:szCs w:val="20"/>
              </w:rPr>
            </w:pPr>
            <w:r>
              <w:rPr>
                <w:rFonts w:eastAsia="Calibri"/>
                <w:b/>
                <w:sz w:val="20"/>
                <w:szCs w:val="20"/>
              </w:rPr>
              <w:t>Use  of other acute m</w:t>
            </w:r>
            <w:r w:rsidRPr="00D238C1">
              <w:rPr>
                <w:rFonts w:eastAsia="Calibri"/>
                <w:b/>
                <w:sz w:val="20"/>
                <w:szCs w:val="20"/>
              </w:rPr>
              <w:t xml:space="preserve">igraine </w:t>
            </w:r>
            <w:r>
              <w:rPr>
                <w:rFonts w:eastAsia="Calibri"/>
                <w:b/>
                <w:sz w:val="20"/>
                <w:szCs w:val="20"/>
              </w:rPr>
              <w:t xml:space="preserve">drugs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p>
        </w:tc>
        <w:tc>
          <w:tcPr>
            <w:tcW w:w="1689" w:type="dxa"/>
          </w:tcPr>
          <w:p w:rsidRPr="00646049" w:rsidR="007B3FC2" w:rsidP="007B3FC2" w:rsidRDefault="007B3FC2" w14:paraId="2B1ACACE"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DE31C53"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CC26DAD"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59F6514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5999CD70" w14:textId="77777777">
            <w:pPr>
              <w:spacing w:line="276" w:lineRule="auto"/>
              <w:ind w:left="0" w:firstLine="0"/>
              <w:rPr>
                <w:rFonts w:eastAsia="Times New Roman"/>
                <w:sz w:val="20"/>
                <w:szCs w:val="20"/>
                <w:highlight w:val="yellow"/>
                <w:lang w:eastAsia="en-GB"/>
              </w:rPr>
            </w:pPr>
          </w:p>
        </w:tc>
      </w:tr>
      <w:tr w:rsidRPr="00646049" w:rsidR="007B3FC2" w:rsidTr="007B3FC2" w14:paraId="11A9FE8D" w14:textId="77777777">
        <w:trPr>
          <w:trHeight w:val="252"/>
        </w:trPr>
        <w:tc>
          <w:tcPr>
            <w:tcW w:w="3796" w:type="dxa"/>
          </w:tcPr>
          <w:p w:rsidRPr="00D238C1" w:rsidR="007B3FC2" w:rsidP="007B3FC2" w:rsidRDefault="007B3FC2" w14:paraId="3792731B" w14:textId="34CE7902">
            <w:pPr>
              <w:spacing w:line="276" w:lineRule="auto"/>
              <w:ind w:left="246" w:firstLine="0"/>
              <w:rPr>
                <w:rFonts w:eastAsia="Calibri"/>
                <w:sz w:val="20"/>
                <w:szCs w:val="20"/>
              </w:rPr>
            </w:pPr>
            <w:r w:rsidRPr="00D238C1">
              <w:rPr>
                <w:rFonts w:eastAsia="Calibri"/>
                <w:sz w:val="20"/>
                <w:szCs w:val="20"/>
              </w:rPr>
              <w:t>Analgesics</w:t>
            </w:r>
            <w:r>
              <w:rPr>
                <w:rFonts w:eastAsia="Calibri"/>
                <w:sz w:val="20"/>
                <w:szCs w:val="20"/>
              </w:rPr>
              <w:t xml:space="preserve"> (yes)</w:t>
            </w:r>
            <w:r w:rsidRPr="00D238C1">
              <w:rPr>
                <w:rFonts w:eastAsia="Calibri"/>
                <w:sz w:val="20"/>
                <w:szCs w:val="20"/>
              </w:rPr>
              <w:t xml:space="preserve"> </w:t>
            </w:r>
          </w:p>
        </w:tc>
        <w:tc>
          <w:tcPr>
            <w:tcW w:w="1689" w:type="dxa"/>
          </w:tcPr>
          <w:p w:rsidRPr="00646049" w:rsidR="007B3FC2" w:rsidP="007B3FC2" w:rsidRDefault="007B3FC2" w14:paraId="0856B68B"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01A59CE9"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98142C7"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EEBA59B"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313D2465" w14:textId="77777777">
            <w:pPr>
              <w:spacing w:line="276" w:lineRule="auto"/>
              <w:ind w:left="0" w:firstLine="0"/>
              <w:rPr>
                <w:rFonts w:eastAsia="Times New Roman"/>
                <w:sz w:val="20"/>
                <w:szCs w:val="20"/>
                <w:highlight w:val="yellow"/>
                <w:lang w:eastAsia="en-GB"/>
              </w:rPr>
            </w:pPr>
          </w:p>
        </w:tc>
      </w:tr>
      <w:tr w:rsidRPr="00646049" w:rsidR="007B3FC2" w:rsidTr="007B3FC2" w14:paraId="0E2E74D3" w14:textId="77777777">
        <w:trPr>
          <w:trHeight w:val="252"/>
        </w:trPr>
        <w:tc>
          <w:tcPr>
            <w:tcW w:w="3796" w:type="dxa"/>
          </w:tcPr>
          <w:p w:rsidRPr="00D238C1" w:rsidR="007B3FC2" w:rsidP="007B3FC2" w:rsidRDefault="007B3FC2" w14:paraId="0984895E" w14:textId="1C572419">
            <w:pPr>
              <w:spacing w:line="276" w:lineRule="auto"/>
              <w:ind w:left="246" w:firstLine="0"/>
              <w:rPr>
                <w:rFonts w:eastAsia="Calibri"/>
                <w:sz w:val="20"/>
                <w:szCs w:val="20"/>
              </w:rPr>
            </w:pPr>
            <w:r w:rsidRPr="00D238C1">
              <w:rPr>
                <w:rFonts w:eastAsia="Calibri"/>
                <w:sz w:val="20"/>
                <w:szCs w:val="20"/>
              </w:rPr>
              <w:t>NSAIDs</w:t>
            </w:r>
            <w:r>
              <w:rPr>
                <w:rFonts w:eastAsia="Calibri"/>
                <w:sz w:val="20"/>
                <w:szCs w:val="20"/>
              </w:rPr>
              <w:t xml:space="preserve"> (yes)</w:t>
            </w:r>
          </w:p>
        </w:tc>
        <w:tc>
          <w:tcPr>
            <w:tcW w:w="1689" w:type="dxa"/>
          </w:tcPr>
          <w:p w:rsidRPr="00646049" w:rsidR="007B3FC2" w:rsidP="007B3FC2" w:rsidRDefault="007B3FC2" w14:paraId="3C96846F"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75637362"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034E675F"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71E06939"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49319503" w14:textId="77777777">
            <w:pPr>
              <w:spacing w:line="276" w:lineRule="auto"/>
              <w:ind w:left="0" w:firstLine="0"/>
              <w:rPr>
                <w:rFonts w:eastAsia="Times New Roman"/>
                <w:sz w:val="20"/>
                <w:szCs w:val="20"/>
                <w:highlight w:val="yellow"/>
                <w:lang w:eastAsia="en-GB"/>
              </w:rPr>
            </w:pPr>
          </w:p>
        </w:tc>
      </w:tr>
      <w:tr w:rsidRPr="00646049" w:rsidR="007B3FC2" w:rsidTr="007B3FC2" w14:paraId="664DC8DA" w14:textId="77777777">
        <w:trPr>
          <w:trHeight w:val="252"/>
        </w:trPr>
        <w:tc>
          <w:tcPr>
            <w:tcW w:w="3796" w:type="dxa"/>
          </w:tcPr>
          <w:p w:rsidRPr="00D238C1" w:rsidR="007B3FC2" w:rsidP="007B3FC2" w:rsidRDefault="007B3FC2" w14:paraId="2744893D" w14:textId="0154F3E0">
            <w:pPr>
              <w:spacing w:line="276" w:lineRule="auto"/>
              <w:ind w:left="246" w:firstLine="0"/>
              <w:rPr>
                <w:rFonts w:eastAsia="Calibri"/>
                <w:sz w:val="20"/>
                <w:szCs w:val="20"/>
              </w:rPr>
            </w:pPr>
            <w:proofErr w:type="spellStart"/>
            <w:r w:rsidRPr="00D238C1">
              <w:rPr>
                <w:rFonts w:eastAsia="Calibri"/>
                <w:sz w:val="20"/>
                <w:szCs w:val="20"/>
              </w:rPr>
              <w:t>Antinauseants</w:t>
            </w:r>
            <w:proofErr w:type="spellEnd"/>
            <w:r>
              <w:rPr>
                <w:rFonts w:eastAsia="Calibri"/>
                <w:sz w:val="20"/>
                <w:szCs w:val="20"/>
              </w:rPr>
              <w:t xml:space="preserve"> (yes)</w:t>
            </w:r>
          </w:p>
        </w:tc>
        <w:tc>
          <w:tcPr>
            <w:tcW w:w="1689" w:type="dxa"/>
          </w:tcPr>
          <w:p w:rsidRPr="00646049" w:rsidR="007B3FC2" w:rsidP="007B3FC2" w:rsidRDefault="007B3FC2" w14:paraId="0B51A0B0"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558E23E7"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90435F3"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41968DBC"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47C832B3" w14:textId="77777777">
            <w:pPr>
              <w:spacing w:line="276" w:lineRule="auto"/>
              <w:ind w:left="0" w:firstLine="0"/>
              <w:rPr>
                <w:rFonts w:eastAsia="Times New Roman"/>
                <w:sz w:val="20"/>
                <w:szCs w:val="20"/>
                <w:highlight w:val="yellow"/>
                <w:lang w:eastAsia="en-GB"/>
              </w:rPr>
            </w:pPr>
          </w:p>
        </w:tc>
      </w:tr>
      <w:tr w:rsidRPr="00646049" w:rsidR="007B3FC2" w:rsidTr="007B3FC2" w14:paraId="692DC6C7" w14:textId="77777777">
        <w:trPr>
          <w:trHeight w:val="252"/>
        </w:trPr>
        <w:tc>
          <w:tcPr>
            <w:tcW w:w="3796" w:type="dxa"/>
          </w:tcPr>
          <w:p w:rsidRPr="00646049" w:rsidR="007B3FC2" w:rsidP="007B3FC2" w:rsidRDefault="007B3FC2" w14:paraId="27F1610B" w14:textId="2253DA1A">
            <w:pPr>
              <w:spacing w:line="276" w:lineRule="auto"/>
              <w:ind w:left="-21" w:firstLine="0"/>
              <w:rPr>
                <w:rFonts w:eastAsia="Calibri"/>
                <w:sz w:val="20"/>
                <w:szCs w:val="20"/>
                <w:highlight w:val="yellow"/>
              </w:rPr>
            </w:pPr>
            <w:r>
              <w:rPr>
                <w:rFonts w:eastAsia="Calibri"/>
                <w:b/>
                <w:sz w:val="20"/>
                <w:szCs w:val="20"/>
              </w:rPr>
              <w:lastRenderedPageBreak/>
              <w:t>Use  of m</w:t>
            </w:r>
            <w:r w:rsidRPr="00D238C1">
              <w:rPr>
                <w:rFonts w:eastAsia="Calibri"/>
                <w:b/>
                <w:sz w:val="20"/>
                <w:szCs w:val="20"/>
              </w:rPr>
              <w:t xml:space="preserve">igraine </w:t>
            </w:r>
            <w:r>
              <w:rPr>
                <w:rFonts w:eastAsia="Calibri"/>
                <w:b/>
                <w:sz w:val="20"/>
                <w:szCs w:val="20"/>
              </w:rPr>
              <w:t xml:space="preserve">preventive drugs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r>
              <w:rPr>
                <w:rFonts w:eastAsia="Calibri"/>
                <w:b/>
                <w:sz w:val="20"/>
                <w:szCs w:val="20"/>
              </w:rPr>
              <w:t xml:space="preserve"> (yes)***</w:t>
            </w:r>
          </w:p>
        </w:tc>
        <w:tc>
          <w:tcPr>
            <w:tcW w:w="1689" w:type="dxa"/>
          </w:tcPr>
          <w:p w:rsidRPr="00646049" w:rsidR="007B3FC2" w:rsidP="007B3FC2" w:rsidRDefault="007B3FC2" w14:paraId="7224B1E5"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04C9824D"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1986ADC"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0F485E2E"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6651BF89" w14:textId="77777777">
            <w:pPr>
              <w:spacing w:line="276" w:lineRule="auto"/>
              <w:ind w:left="0" w:firstLine="0"/>
              <w:rPr>
                <w:rFonts w:eastAsia="Times New Roman"/>
                <w:sz w:val="20"/>
                <w:szCs w:val="20"/>
                <w:highlight w:val="yellow"/>
                <w:lang w:eastAsia="en-GB"/>
              </w:rPr>
            </w:pPr>
          </w:p>
        </w:tc>
      </w:tr>
      <w:tr w:rsidRPr="00646049" w:rsidR="007B3FC2" w:rsidTr="007B3FC2" w14:paraId="6870592C" w14:textId="77777777">
        <w:trPr>
          <w:trHeight w:val="252"/>
        </w:trPr>
        <w:tc>
          <w:tcPr>
            <w:tcW w:w="3796" w:type="dxa"/>
          </w:tcPr>
          <w:p w:rsidRPr="00646049" w:rsidR="007B3FC2" w:rsidP="007B3FC2" w:rsidRDefault="007B3FC2" w14:paraId="1C2FC299" w14:textId="09ED56E5">
            <w:pPr>
              <w:spacing w:line="276" w:lineRule="auto"/>
              <w:ind w:left="-21" w:firstLine="0"/>
              <w:jc w:val="left"/>
              <w:rPr>
                <w:rFonts w:eastAsia="Calibri"/>
                <w:sz w:val="20"/>
                <w:szCs w:val="20"/>
                <w:highlight w:val="yellow"/>
              </w:rPr>
            </w:pPr>
            <w:r>
              <w:rPr>
                <w:rFonts w:eastAsia="Calibri"/>
                <w:b/>
                <w:sz w:val="20"/>
                <w:szCs w:val="20"/>
              </w:rPr>
              <w:t xml:space="preserve">Use  of antidepressants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r>
              <w:rPr>
                <w:rFonts w:eastAsia="Calibri"/>
                <w:b/>
                <w:sz w:val="20"/>
                <w:szCs w:val="20"/>
              </w:rPr>
              <w:t xml:space="preserve"> (yes)</w:t>
            </w:r>
          </w:p>
        </w:tc>
        <w:tc>
          <w:tcPr>
            <w:tcW w:w="1689" w:type="dxa"/>
          </w:tcPr>
          <w:p w:rsidRPr="00646049" w:rsidR="007B3FC2" w:rsidP="007B3FC2" w:rsidRDefault="007B3FC2" w14:paraId="6F49162F"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61E50887"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2A84FBD6"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4ABDFD95"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75B629D9" w14:textId="77777777">
            <w:pPr>
              <w:spacing w:line="276" w:lineRule="auto"/>
              <w:ind w:left="0" w:firstLine="0"/>
              <w:rPr>
                <w:rFonts w:eastAsia="Times New Roman"/>
                <w:sz w:val="20"/>
                <w:szCs w:val="20"/>
                <w:highlight w:val="yellow"/>
                <w:lang w:eastAsia="en-GB"/>
              </w:rPr>
            </w:pPr>
          </w:p>
        </w:tc>
      </w:tr>
      <w:tr w:rsidRPr="00646049" w:rsidR="007B3FC2" w:rsidTr="007B3FC2" w14:paraId="0EC70BA1" w14:textId="77777777">
        <w:trPr>
          <w:trHeight w:val="252"/>
        </w:trPr>
        <w:tc>
          <w:tcPr>
            <w:tcW w:w="3796" w:type="dxa"/>
          </w:tcPr>
          <w:p w:rsidRPr="00646049" w:rsidR="007B3FC2" w:rsidP="007B3FC2" w:rsidRDefault="007B3FC2" w14:paraId="3919EA31" w14:textId="18142D5A">
            <w:pPr>
              <w:spacing w:line="276" w:lineRule="auto"/>
              <w:ind w:left="0" w:firstLine="0"/>
              <w:rPr>
                <w:rFonts w:eastAsia="Calibri"/>
                <w:sz w:val="20"/>
                <w:szCs w:val="20"/>
                <w:highlight w:val="yellow"/>
              </w:rPr>
            </w:pPr>
            <w:r>
              <w:rPr>
                <w:rFonts w:eastAsia="Calibri"/>
                <w:b/>
                <w:sz w:val="20"/>
                <w:szCs w:val="20"/>
              </w:rPr>
              <w:t xml:space="preserve">Use of </w:t>
            </w:r>
            <w:proofErr w:type="spellStart"/>
            <w:r>
              <w:rPr>
                <w:rFonts w:eastAsia="Calibri"/>
                <w:b/>
                <w:sz w:val="20"/>
                <w:szCs w:val="20"/>
              </w:rPr>
              <w:t>antiepileptics</w:t>
            </w:r>
            <w:proofErr w:type="spellEnd"/>
            <w:r>
              <w:rPr>
                <w:rFonts w:eastAsia="Calibri"/>
                <w:b/>
                <w:sz w:val="20"/>
                <w:szCs w:val="20"/>
              </w:rPr>
              <w:t xml:space="preserve">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r>
              <w:rPr>
                <w:rFonts w:eastAsia="Calibri"/>
                <w:b/>
                <w:sz w:val="20"/>
                <w:szCs w:val="20"/>
              </w:rPr>
              <w:t xml:space="preserve"> (yes)</w:t>
            </w:r>
          </w:p>
        </w:tc>
        <w:tc>
          <w:tcPr>
            <w:tcW w:w="1689" w:type="dxa"/>
          </w:tcPr>
          <w:p w:rsidRPr="00646049" w:rsidR="007B3FC2" w:rsidP="007B3FC2" w:rsidRDefault="007B3FC2" w14:paraId="323A2149"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7B1BABEE"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6F9FD56D"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61CB9C20"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5B315642" w14:textId="77777777">
            <w:pPr>
              <w:spacing w:line="276" w:lineRule="auto"/>
              <w:ind w:left="0" w:firstLine="0"/>
              <w:rPr>
                <w:rFonts w:eastAsia="Times New Roman"/>
                <w:sz w:val="20"/>
                <w:szCs w:val="20"/>
                <w:highlight w:val="yellow"/>
                <w:lang w:eastAsia="en-GB"/>
              </w:rPr>
            </w:pPr>
          </w:p>
        </w:tc>
      </w:tr>
      <w:tr w:rsidRPr="00646049" w:rsidR="007B3FC2" w:rsidTr="007B3FC2" w14:paraId="3763DB53" w14:textId="77777777">
        <w:trPr>
          <w:trHeight w:val="252"/>
        </w:trPr>
        <w:tc>
          <w:tcPr>
            <w:tcW w:w="3796" w:type="dxa"/>
          </w:tcPr>
          <w:p w:rsidRPr="00646049" w:rsidR="007B3FC2" w:rsidP="007B3FC2" w:rsidRDefault="007B3FC2" w14:paraId="0515D750" w14:textId="7BE28462">
            <w:pPr>
              <w:spacing w:line="276" w:lineRule="auto"/>
              <w:ind w:left="0" w:firstLine="0"/>
              <w:jc w:val="left"/>
              <w:rPr>
                <w:rFonts w:eastAsia="Calibri"/>
                <w:sz w:val="20"/>
                <w:szCs w:val="20"/>
                <w:highlight w:val="yellow"/>
              </w:rPr>
            </w:pPr>
            <w:r>
              <w:rPr>
                <w:rFonts w:eastAsia="Calibri"/>
                <w:b/>
                <w:sz w:val="20"/>
                <w:szCs w:val="20"/>
              </w:rPr>
              <w:t xml:space="preserve">Use  of antipsychotics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r>
              <w:rPr>
                <w:rFonts w:eastAsia="Calibri"/>
                <w:b/>
                <w:sz w:val="20"/>
                <w:szCs w:val="20"/>
              </w:rPr>
              <w:t xml:space="preserve"> (yes)</w:t>
            </w:r>
          </w:p>
        </w:tc>
        <w:tc>
          <w:tcPr>
            <w:tcW w:w="1689" w:type="dxa"/>
          </w:tcPr>
          <w:p w:rsidRPr="00646049" w:rsidR="007B3FC2" w:rsidP="007B3FC2" w:rsidRDefault="007B3FC2" w14:paraId="31F1D7E7"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25F48978"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14A7E30"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11D7B6C1"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1B8AD040" w14:textId="77777777">
            <w:pPr>
              <w:spacing w:line="276" w:lineRule="auto"/>
              <w:ind w:left="0" w:firstLine="0"/>
              <w:rPr>
                <w:rFonts w:eastAsia="Times New Roman"/>
                <w:sz w:val="20"/>
                <w:szCs w:val="20"/>
                <w:highlight w:val="yellow"/>
                <w:lang w:eastAsia="en-GB"/>
              </w:rPr>
            </w:pPr>
          </w:p>
        </w:tc>
      </w:tr>
      <w:tr w:rsidRPr="00646049" w:rsidR="007B3FC2" w:rsidTr="007B3FC2" w14:paraId="4695BEAB" w14:textId="77777777">
        <w:trPr>
          <w:trHeight w:val="252"/>
        </w:trPr>
        <w:tc>
          <w:tcPr>
            <w:tcW w:w="3796" w:type="dxa"/>
          </w:tcPr>
          <w:p w:rsidRPr="00646049" w:rsidR="007B3FC2" w:rsidP="007B3FC2" w:rsidRDefault="007B3FC2" w14:paraId="32C76068" w14:textId="4EC88E81">
            <w:pPr>
              <w:spacing w:line="276" w:lineRule="auto"/>
              <w:ind w:left="-21" w:firstLine="21"/>
              <w:rPr>
                <w:rFonts w:eastAsia="Calibri"/>
                <w:sz w:val="20"/>
                <w:szCs w:val="20"/>
                <w:highlight w:val="yellow"/>
              </w:rPr>
            </w:pPr>
            <w:r>
              <w:rPr>
                <w:rFonts w:eastAsia="Calibri"/>
                <w:b/>
                <w:sz w:val="20"/>
                <w:szCs w:val="20"/>
              </w:rPr>
              <w:t xml:space="preserve">Use  of z-hypnotics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r>
              <w:rPr>
                <w:rFonts w:eastAsia="Calibri"/>
                <w:b/>
                <w:sz w:val="20"/>
                <w:szCs w:val="20"/>
              </w:rPr>
              <w:t xml:space="preserve"> (yes)</w:t>
            </w:r>
          </w:p>
        </w:tc>
        <w:tc>
          <w:tcPr>
            <w:tcW w:w="1689" w:type="dxa"/>
          </w:tcPr>
          <w:p w:rsidRPr="00646049" w:rsidR="007B3FC2" w:rsidP="007B3FC2" w:rsidRDefault="007B3FC2" w14:paraId="25CA359F"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5977E54F"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67A4EBA7"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3CF14B59"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0FE45B78" w14:textId="77777777">
            <w:pPr>
              <w:spacing w:line="276" w:lineRule="auto"/>
              <w:ind w:left="0" w:firstLine="0"/>
              <w:rPr>
                <w:rFonts w:eastAsia="Times New Roman"/>
                <w:sz w:val="20"/>
                <w:szCs w:val="20"/>
                <w:highlight w:val="yellow"/>
                <w:lang w:eastAsia="en-GB"/>
              </w:rPr>
            </w:pPr>
          </w:p>
        </w:tc>
      </w:tr>
      <w:tr w:rsidRPr="00646049" w:rsidR="007B3FC2" w:rsidTr="007B3FC2" w14:paraId="23FE91A3" w14:textId="77777777">
        <w:trPr>
          <w:trHeight w:val="252"/>
        </w:trPr>
        <w:tc>
          <w:tcPr>
            <w:tcW w:w="3796" w:type="dxa"/>
          </w:tcPr>
          <w:p w:rsidRPr="00A9622F" w:rsidR="007B3FC2" w:rsidP="007B3FC2" w:rsidRDefault="007B3FC2" w14:paraId="79C0892C" w14:textId="6048D2AF">
            <w:pPr>
              <w:spacing w:line="276" w:lineRule="auto"/>
              <w:ind w:left="0" w:hanging="21"/>
              <w:rPr>
                <w:rFonts w:eastAsia="Calibri"/>
                <w:b/>
                <w:sz w:val="20"/>
                <w:szCs w:val="20"/>
                <w:highlight w:val="yellow"/>
              </w:rPr>
            </w:pPr>
            <w:r w:rsidRPr="00A9622F">
              <w:rPr>
                <w:rFonts w:eastAsia="Calibri"/>
                <w:b/>
                <w:sz w:val="20"/>
                <w:szCs w:val="20"/>
              </w:rPr>
              <w:t>Use  of benzodiazepines in the 12 (or 3) months before pregnancy (yes)</w:t>
            </w:r>
          </w:p>
        </w:tc>
        <w:tc>
          <w:tcPr>
            <w:tcW w:w="1689" w:type="dxa"/>
          </w:tcPr>
          <w:p w:rsidRPr="00646049" w:rsidR="007B3FC2" w:rsidP="007B3FC2" w:rsidRDefault="007B3FC2" w14:paraId="6A5B6221"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4ED083A6"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30575438"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2146A4D0"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2E2D8971" w14:textId="77777777">
            <w:pPr>
              <w:spacing w:line="276" w:lineRule="auto"/>
              <w:ind w:left="0" w:firstLine="0"/>
              <w:rPr>
                <w:rFonts w:eastAsia="Times New Roman"/>
                <w:sz w:val="20"/>
                <w:szCs w:val="20"/>
                <w:highlight w:val="yellow"/>
                <w:lang w:eastAsia="en-GB"/>
              </w:rPr>
            </w:pPr>
          </w:p>
        </w:tc>
      </w:tr>
      <w:tr w:rsidRPr="00646049" w:rsidR="007B3FC2" w:rsidTr="007B3FC2" w14:paraId="014BCAA3" w14:textId="77777777">
        <w:trPr>
          <w:trHeight w:val="252"/>
        </w:trPr>
        <w:tc>
          <w:tcPr>
            <w:tcW w:w="3796" w:type="dxa"/>
          </w:tcPr>
          <w:p w:rsidRPr="00646049" w:rsidR="007B3FC2" w:rsidP="007B3FC2" w:rsidRDefault="007B3FC2" w14:paraId="7825EF08" w14:textId="7F3FF70E">
            <w:pPr>
              <w:spacing w:line="276" w:lineRule="auto"/>
              <w:ind w:left="-21" w:firstLine="21"/>
              <w:jc w:val="left"/>
              <w:rPr>
                <w:rFonts w:eastAsia="Calibri"/>
                <w:sz w:val="20"/>
                <w:szCs w:val="20"/>
                <w:highlight w:val="yellow"/>
              </w:rPr>
            </w:pPr>
            <w:r>
              <w:rPr>
                <w:rFonts w:eastAsia="Calibri"/>
                <w:b/>
                <w:sz w:val="20"/>
                <w:szCs w:val="20"/>
              </w:rPr>
              <w:t xml:space="preserve">Use  of ADHD drugs </w:t>
            </w:r>
            <w:r w:rsidRPr="00D238C1">
              <w:rPr>
                <w:rFonts w:eastAsia="Calibri"/>
                <w:b/>
                <w:sz w:val="20"/>
                <w:szCs w:val="20"/>
              </w:rPr>
              <w:t>in the 12</w:t>
            </w:r>
            <w:r>
              <w:rPr>
                <w:rFonts w:eastAsia="Calibri"/>
                <w:b/>
                <w:sz w:val="20"/>
                <w:szCs w:val="20"/>
              </w:rPr>
              <w:t xml:space="preserve"> (or 3)</w:t>
            </w:r>
            <w:r w:rsidRPr="00D238C1">
              <w:rPr>
                <w:rFonts w:eastAsia="Calibri"/>
                <w:b/>
                <w:sz w:val="20"/>
                <w:szCs w:val="20"/>
              </w:rPr>
              <w:t xml:space="preserve"> months before pregnancy</w:t>
            </w:r>
            <w:r>
              <w:rPr>
                <w:rFonts w:eastAsia="Calibri"/>
                <w:b/>
                <w:sz w:val="20"/>
                <w:szCs w:val="20"/>
              </w:rPr>
              <w:t xml:space="preserve"> (yes)</w:t>
            </w:r>
          </w:p>
        </w:tc>
        <w:tc>
          <w:tcPr>
            <w:tcW w:w="1689" w:type="dxa"/>
          </w:tcPr>
          <w:p w:rsidRPr="00646049" w:rsidR="007B3FC2" w:rsidP="007B3FC2" w:rsidRDefault="007B3FC2" w14:paraId="624FF76C" w14:textId="77777777">
            <w:pPr>
              <w:spacing w:line="276" w:lineRule="auto"/>
              <w:ind w:left="0" w:firstLine="0"/>
              <w:rPr>
                <w:rFonts w:eastAsia="Times New Roman"/>
                <w:sz w:val="20"/>
                <w:szCs w:val="20"/>
                <w:highlight w:val="yellow"/>
                <w:lang w:eastAsia="en-GB"/>
              </w:rPr>
            </w:pPr>
          </w:p>
        </w:tc>
        <w:tc>
          <w:tcPr>
            <w:tcW w:w="2432" w:type="dxa"/>
          </w:tcPr>
          <w:p w:rsidRPr="00646049" w:rsidR="007B3FC2" w:rsidP="007B3FC2" w:rsidRDefault="007B3FC2" w14:paraId="30D3CB45" w14:textId="77777777">
            <w:pPr>
              <w:spacing w:line="276" w:lineRule="auto"/>
              <w:ind w:left="0" w:firstLine="0"/>
              <w:rPr>
                <w:rFonts w:eastAsia="Times New Roman"/>
                <w:sz w:val="20"/>
                <w:szCs w:val="20"/>
                <w:highlight w:val="yellow"/>
                <w:lang w:eastAsia="en-GB"/>
              </w:rPr>
            </w:pPr>
          </w:p>
        </w:tc>
        <w:tc>
          <w:tcPr>
            <w:tcW w:w="2211" w:type="dxa"/>
          </w:tcPr>
          <w:p w:rsidRPr="00646049" w:rsidR="007B3FC2" w:rsidP="007B3FC2" w:rsidRDefault="007B3FC2" w14:paraId="4829D229" w14:textId="77777777">
            <w:pPr>
              <w:spacing w:line="276" w:lineRule="auto"/>
              <w:ind w:left="0" w:firstLine="0"/>
              <w:rPr>
                <w:rFonts w:eastAsia="Times New Roman"/>
                <w:sz w:val="20"/>
                <w:szCs w:val="20"/>
                <w:highlight w:val="yellow"/>
                <w:lang w:eastAsia="en-GB"/>
              </w:rPr>
            </w:pPr>
          </w:p>
        </w:tc>
        <w:tc>
          <w:tcPr>
            <w:tcW w:w="2044" w:type="dxa"/>
          </w:tcPr>
          <w:p w:rsidRPr="00646049" w:rsidR="007B3FC2" w:rsidP="007B3FC2" w:rsidRDefault="007B3FC2" w14:paraId="07703C4D" w14:textId="77777777">
            <w:pPr>
              <w:spacing w:line="276" w:lineRule="auto"/>
              <w:ind w:left="0" w:firstLine="0"/>
              <w:rPr>
                <w:rFonts w:eastAsia="Times New Roman"/>
                <w:sz w:val="20"/>
                <w:szCs w:val="20"/>
                <w:highlight w:val="yellow"/>
                <w:lang w:eastAsia="en-GB"/>
              </w:rPr>
            </w:pPr>
          </w:p>
        </w:tc>
        <w:tc>
          <w:tcPr>
            <w:tcW w:w="2043" w:type="dxa"/>
          </w:tcPr>
          <w:p w:rsidRPr="00646049" w:rsidR="007B3FC2" w:rsidP="007B3FC2" w:rsidRDefault="007B3FC2" w14:paraId="77C5FB6F" w14:textId="77777777">
            <w:pPr>
              <w:spacing w:line="276" w:lineRule="auto"/>
              <w:ind w:left="0" w:firstLine="0"/>
              <w:rPr>
                <w:rFonts w:eastAsia="Times New Roman"/>
                <w:sz w:val="20"/>
                <w:szCs w:val="20"/>
                <w:highlight w:val="yellow"/>
                <w:lang w:eastAsia="en-GB"/>
              </w:rPr>
            </w:pPr>
          </w:p>
        </w:tc>
      </w:tr>
    </w:tbl>
    <w:p w:rsidR="007B3FC2" w:rsidP="00984273" w:rsidRDefault="00D238C1" w14:paraId="2B218CAC" w14:textId="77777777">
      <w:pPr>
        <w:spacing w:line="276" w:lineRule="auto"/>
        <w:ind w:left="0" w:firstLine="0"/>
        <w:rPr>
          <w:rFonts w:eastAsia="Times New Roman"/>
          <w:szCs w:val="20"/>
          <w:lang w:eastAsia="en-GB"/>
        </w:rPr>
      </w:pPr>
      <w:r w:rsidRPr="00D238C1">
        <w:rPr>
          <w:rFonts w:eastAsia="Times New Roman"/>
          <w:szCs w:val="20"/>
          <w:lang w:eastAsia="en-GB"/>
        </w:rPr>
        <w:t>*Very severe migraine cannot be computed at bas</w:t>
      </w:r>
      <w:r>
        <w:rPr>
          <w:rFonts w:eastAsia="Times New Roman"/>
          <w:szCs w:val="20"/>
          <w:lang w:eastAsia="en-GB"/>
        </w:rPr>
        <w:t>eline. The severity groups are mutually-exclusive.</w:t>
      </w:r>
      <w:r w:rsidR="00A9622F">
        <w:rPr>
          <w:rFonts w:eastAsia="Times New Roman"/>
          <w:szCs w:val="20"/>
          <w:lang w:eastAsia="en-GB"/>
        </w:rPr>
        <w:t xml:space="preserve"> </w:t>
      </w:r>
      <w:r>
        <w:rPr>
          <w:rFonts w:eastAsia="Times New Roman"/>
          <w:szCs w:val="20"/>
          <w:lang w:eastAsia="en-GB"/>
        </w:rPr>
        <w:t>**Migraine type groups are not mutually-</w:t>
      </w:r>
      <w:r w:rsidR="00A9622F">
        <w:rPr>
          <w:rFonts w:eastAsia="Times New Roman"/>
          <w:szCs w:val="20"/>
          <w:lang w:eastAsia="en-GB"/>
        </w:rPr>
        <w:t>exclusive</w:t>
      </w:r>
      <w:proofErr w:type="gramStart"/>
      <w:r>
        <w:rPr>
          <w:rFonts w:eastAsia="Times New Roman"/>
          <w:szCs w:val="20"/>
          <w:lang w:eastAsia="en-GB"/>
        </w:rPr>
        <w:t>.</w:t>
      </w:r>
      <w:r w:rsidR="00A9622F">
        <w:rPr>
          <w:rFonts w:eastAsia="Times New Roman"/>
          <w:szCs w:val="20"/>
          <w:lang w:eastAsia="en-GB"/>
        </w:rPr>
        <w:t>*</w:t>
      </w:r>
      <w:proofErr w:type="gramEnd"/>
      <w:r w:rsidR="00A9622F">
        <w:rPr>
          <w:rFonts w:eastAsia="Times New Roman"/>
          <w:szCs w:val="20"/>
          <w:lang w:eastAsia="en-GB"/>
        </w:rPr>
        <w:t xml:space="preserve">**These are grouped as total preventive migraine drugs, due to low prevalence of use. </w:t>
      </w:r>
    </w:p>
    <w:p w:rsidR="007B3FC2" w:rsidP="00984273" w:rsidRDefault="007B3FC2" w14:paraId="4EDD3111" w14:textId="77777777">
      <w:pPr>
        <w:spacing w:line="276" w:lineRule="auto"/>
        <w:ind w:left="0" w:firstLine="0"/>
        <w:rPr>
          <w:rFonts w:eastAsia="Times New Roman"/>
          <w:szCs w:val="20"/>
          <w:lang w:eastAsia="en-GB"/>
        </w:rPr>
      </w:pPr>
    </w:p>
    <w:p w:rsidR="007B3FC2" w:rsidRDefault="007B3FC2" w14:paraId="4217331D" w14:textId="77777777">
      <w:pPr>
        <w:rPr>
          <w:rFonts w:eastAsia="Times New Roman"/>
          <w:szCs w:val="20"/>
          <w:lang w:eastAsia="en-GB"/>
        </w:rPr>
      </w:pPr>
      <w:r>
        <w:rPr>
          <w:rFonts w:eastAsia="Times New Roman"/>
          <w:szCs w:val="20"/>
          <w:lang w:eastAsia="en-GB"/>
        </w:rPr>
        <w:br w:type="page"/>
      </w:r>
    </w:p>
    <w:p w:rsidRPr="007B3FC2" w:rsidR="007B3FC2" w:rsidP="00984273" w:rsidRDefault="007B3FC2" w14:paraId="3020D753" w14:textId="1C9C7BE7">
      <w:pPr>
        <w:spacing w:line="276" w:lineRule="auto"/>
        <w:ind w:left="0" w:firstLine="0"/>
        <w:rPr>
          <w:rFonts w:eastAsia="Times New Roman"/>
          <w:szCs w:val="20"/>
          <w:lang w:eastAsia="en-GB"/>
        </w:rPr>
      </w:pPr>
      <w:r w:rsidRPr="007B3FC2">
        <w:rPr>
          <w:rFonts w:eastAsia="Times New Roman"/>
          <w:b/>
          <w:szCs w:val="20"/>
          <w:lang w:eastAsia="en-GB"/>
        </w:rPr>
        <w:lastRenderedPageBreak/>
        <w:t xml:space="preserve">Figure </w:t>
      </w:r>
      <w:r w:rsidR="00BD6573">
        <w:rPr>
          <w:rFonts w:eastAsia="Times New Roman"/>
          <w:b/>
          <w:szCs w:val="20"/>
          <w:lang w:eastAsia="en-GB"/>
        </w:rPr>
        <w:t>2</w:t>
      </w:r>
      <w:r w:rsidRPr="007B3FC2">
        <w:rPr>
          <w:rFonts w:eastAsia="Times New Roman"/>
          <w:b/>
          <w:szCs w:val="20"/>
          <w:lang w:eastAsia="en-GB"/>
        </w:rPr>
        <w:t xml:space="preserve">: </w:t>
      </w:r>
      <w:r w:rsidRPr="007B3FC2">
        <w:rPr>
          <w:rFonts w:eastAsia="Times New Roman"/>
          <w:szCs w:val="20"/>
          <w:lang w:eastAsia="en-GB"/>
        </w:rPr>
        <w:t>Standardized mean difference in the distribution of the confounding factors before and after weighting</w:t>
      </w:r>
    </w:p>
    <w:p w:rsidRPr="007B3FC2" w:rsidR="007B3FC2" w:rsidP="00984273" w:rsidRDefault="007B3FC2" w14:paraId="558DF5C1" w14:textId="77777777">
      <w:pPr>
        <w:spacing w:line="276" w:lineRule="auto"/>
        <w:ind w:left="0" w:firstLine="0"/>
        <w:rPr>
          <w:rFonts w:eastAsia="Times New Roman"/>
          <w:szCs w:val="20"/>
          <w:lang w:eastAsia="en-GB"/>
        </w:rPr>
      </w:pPr>
      <w:r w:rsidRPr="007B3FC2">
        <w:rPr>
          <w:rFonts w:eastAsia="Times New Roman"/>
          <w:szCs w:val="20"/>
          <w:lang w:eastAsia="en-GB"/>
        </w:rPr>
        <w:t xml:space="preserve">Panel a) </w:t>
      </w:r>
      <w:proofErr w:type="gramStart"/>
      <w:r w:rsidRPr="007B3FC2">
        <w:rPr>
          <w:rFonts w:eastAsia="Times New Roman"/>
          <w:szCs w:val="20"/>
          <w:lang w:eastAsia="en-GB"/>
        </w:rPr>
        <w:t>Continued</w:t>
      </w:r>
      <w:proofErr w:type="gramEnd"/>
      <w:r w:rsidRPr="007B3FC2">
        <w:rPr>
          <w:rFonts w:eastAsia="Times New Roman"/>
          <w:szCs w:val="20"/>
          <w:lang w:eastAsia="en-GB"/>
        </w:rPr>
        <w:t xml:space="preserve"> </w:t>
      </w:r>
      <w:proofErr w:type="spellStart"/>
      <w:r w:rsidRPr="007B3FC2">
        <w:rPr>
          <w:rFonts w:eastAsia="Times New Roman"/>
          <w:szCs w:val="20"/>
          <w:lang w:eastAsia="en-GB"/>
        </w:rPr>
        <w:t>triptan</w:t>
      </w:r>
      <w:proofErr w:type="spellEnd"/>
      <w:r w:rsidRPr="007B3FC2">
        <w:rPr>
          <w:rFonts w:eastAsia="Times New Roman"/>
          <w:szCs w:val="20"/>
          <w:lang w:eastAsia="en-GB"/>
        </w:rPr>
        <w:t xml:space="preserve"> in pregnancy vs Discontinued </w:t>
      </w:r>
      <w:proofErr w:type="spellStart"/>
      <w:r w:rsidRPr="007B3FC2">
        <w:rPr>
          <w:rFonts w:eastAsia="Times New Roman"/>
          <w:szCs w:val="20"/>
          <w:lang w:eastAsia="en-GB"/>
        </w:rPr>
        <w:t>triptan</w:t>
      </w:r>
      <w:proofErr w:type="spellEnd"/>
      <w:r w:rsidRPr="007B3FC2">
        <w:rPr>
          <w:rFonts w:eastAsia="Times New Roman"/>
          <w:szCs w:val="20"/>
          <w:lang w:eastAsia="en-GB"/>
        </w:rPr>
        <w:t xml:space="preserve"> before pregnancy</w:t>
      </w:r>
    </w:p>
    <w:p w:rsidRPr="007B3FC2" w:rsidR="007B3FC2" w:rsidP="00984273" w:rsidRDefault="007B3FC2" w14:paraId="6028C18B" w14:textId="77777777">
      <w:pPr>
        <w:spacing w:line="276" w:lineRule="auto"/>
        <w:ind w:left="0" w:firstLine="0"/>
        <w:rPr>
          <w:rFonts w:eastAsia="Times New Roman"/>
          <w:szCs w:val="20"/>
          <w:lang w:eastAsia="en-GB"/>
        </w:rPr>
      </w:pPr>
      <w:r w:rsidRPr="007B3FC2">
        <w:rPr>
          <w:rFonts w:eastAsia="Times New Roman"/>
          <w:szCs w:val="20"/>
          <w:lang w:eastAsia="en-GB"/>
        </w:rPr>
        <w:t xml:space="preserve">Panel b) Continued </w:t>
      </w:r>
      <w:proofErr w:type="spellStart"/>
      <w:r w:rsidRPr="007B3FC2">
        <w:rPr>
          <w:rFonts w:eastAsia="Times New Roman"/>
          <w:szCs w:val="20"/>
          <w:lang w:eastAsia="en-GB"/>
        </w:rPr>
        <w:t>triptan</w:t>
      </w:r>
      <w:proofErr w:type="spellEnd"/>
      <w:r w:rsidRPr="007B3FC2">
        <w:rPr>
          <w:rFonts w:eastAsia="Times New Roman"/>
          <w:szCs w:val="20"/>
          <w:lang w:eastAsia="en-GB"/>
        </w:rPr>
        <w:t xml:space="preserve"> in pregnancy vs Unexposed, migraine comparison group</w:t>
      </w:r>
      <w:r w:rsidRPr="007B3FC2">
        <w:rPr>
          <w:rFonts w:eastAsia="Times New Roman"/>
          <w:szCs w:val="20"/>
          <w:lang w:eastAsia="en-GB"/>
        </w:rPr>
        <w:tab/>
      </w:r>
    </w:p>
    <w:p w:rsidRPr="007B3FC2" w:rsidR="00BB7D01" w:rsidP="00984273" w:rsidRDefault="007B3FC2" w14:paraId="5E04A9E5" w14:textId="6D2F217B">
      <w:pPr>
        <w:spacing w:line="276" w:lineRule="auto"/>
        <w:ind w:left="0" w:firstLine="0"/>
        <w:rPr>
          <w:rFonts w:eastAsia="Times New Roman"/>
          <w:b/>
          <w:szCs w:val="20"/>
          <w:lang w:eastAsia="en-GB"/>
        </w:rPr>
      </w:pPr>
      <w:r w:rsidRPr="007B3FC2">
        <w:rPr>
          <w:rFonts w:eastAsia="Times New Roman"/>
          <w:szCs w:val="20"/>
          <w:lang w:eastAsia="en-GB"/>
        </w:rPr>
        <w:t xml:space="preserve">Panel c) Continued </w:t>
      </w:r>
      <w:proofErr w:type="spellStart"/>
      <w:r w:rsidRPr="007B3FC2">
        <w:rPr>
          <w:rFonts w:eastAsia="Times New Roman"/>
          <w:szCs w:val="20"/>
          <w:lang w:eastAsia="en-GB"/>
        </w:rPr>
        <w:t>triptan</w:t>
      </w:r>
      <w:proofErr w:type="spellEnd"/>
      <w:r w:rsidRPr="007B3FC2">
        <w:rPr>
          <w:rFonts w:eastAsia="Times New Roman"/>
          <w:szCs w:val="20"/>
          <w:lang w:eastAsia="en-GB"/>
        </w:rPr>
        <w:t xml:space="preserve"> in pregnancy vs Unexposed, population comparison group</w:t>
      </w:r>
    </w:p>
    <w:p w:rsidR="007B3FC2" w:rsidRDefault="007B3FC2" w14:paraId="2B786AF7" w14:textId="77777777">
      <w:pPr>
        <w:rPr>
          <w:rFonts w:eastAsia="Times New Roman"/>
          <w:b/>
          <w:szCs w:val="20"/>
          <w:lang w:eastAsia="en-GB"/>
        </w:rPr>
      </w:pPr>
      <w:r>
        <w:rPr>
          <w:rFonts w:eastAsia="Times New Roman"/>
          <w:b/>
          <w:szCs w:val="20"/>
          <w:lang w:eastAsia="en-GB"/>
        </w:rPr>
        <w:br w:type="page"/>
      </w:r>
    </w:p>
    <w:p w:rsidRPr="00D13D2E" w:rsidR="00D13D2E" w:rsidP="00984273" w:rsidRDefault="00D13D2E" w14:paraId="33299435" w14:textId="036DEF0D">
      <w:pPr>
        <w:spacing w:line="276" w:lineRule="auto"/>
        <w:ind w:left="0" w:firstLine="0"/>
        <w:rPr>
          <w:rFonts w:eastAsia="Times New Roman"/>
          <w:szCs w:val="20"/>
          <w:lang w:eastAsia="en-GB"/>
        </w:rPr>
      </w:pPr>
      <w:r w:rsidRPr="00D13D2E">
        <w:rPr>
          <w:rFonts w:eastAsia="Times New Roman"/>
          <w:b/>
          <w:szCs w:val="20"/>
          <w:lang w:eastAsia="en-GB"/>
        </w:rPr>
        <w:lastRenderedPageBreak/>
        <w:t>Table shell 2</w:t>
      </w:r>
      <w:r w:rsidRPr="00D13D2E">
        <w:rPr>
          <w:rFonts w:eastAsia="Times New Roman"/>
          <w:szCs w:val="20"/>
          <w:lang w:eastAsia="en-GB"/>
        </w:rPr>
        <w:t xml:space="preserve">. </w:t>
      </w:r>
      <w:proofErr w:type="spellStart"/>
      <w:r w:rsidRPr="00D13D2E">
        <w:rPr>
          <w:rFonts w:eastAsia="Times New Roman"/>
          <w:szCs w:val="20"/>
          <w:lang w:eastAsia="en-GB"/>
        </w:rPr>
        <w:t>Triptan</w:t>
      </w:r>
      <w:proofErr w:type="spellEnd"/>
      <w:r w:rsidRPr="00D13D2E">
        <w:rPr>
          <w:rFonts w:eastAsia="Times New Roman"/>
          <w:szCs w:val="20"/>
          <w:lang w:eastAsia="en-GB"/>
        </w:rPr>
        <w:t xml:space="preserve"> utilisation parameter before and during pregnancy (N=xxx) </w:t>
      </w:r>
    </w:p>
    <w:tbl>
      <w:tblPr>
        <w:tblStyle w:val="TableGridLight1"/>
        <w:tblpPr w:leftFromText="180" w:rightFromText="180" w:vertAnchor="text" w:horzAnchor="margin" w:tblpY="10"/>
        <w:tblW w:w="13663" w:type="dxa"/>
        <w:tblLayout w:type="fixed"/>
        <w:tblLook w:val="04A0" w:firstRow="1" w:lastRow="0" w:firstColumn="1" w:lastColumn="0" w:noHBand="0" w:noVBand="1"/>
      </w:tblPr>
      <w:tblGrid>
        <w:gridCol w:w="5215"/>
        <w:gridCol w:w="3870"/>
        <w:gridCol w:w="4578"/>
      </w:tblGrid>
      <w:tr w:rsidRPr="00D13D2E" w:rsidR="00D13D2E" w:rsidTr="00360BC9" w14:paraId="44412E80" w14:textId="77777777">
        <w:trPr>
          <w:trHeight w:val="196"/>
        </w:trPr>
        <w:tc>
          <w:tcPr>
            <w:tcW w:w="5215" w:type="dxa"/>
          </w:tcPr>
          <w:p w:rsidRPr="00D13D2E" w:rsidR="00D13D2E" w:rsidP="00984273" w:rsidRDefault="00D13D2E" w14:paraId="5D2787D3" w14:textId="77777777">
            <w:pPr>
              <w:spacing w:line="276" w:lineRule="auto"/>
              <w:ind w:left="0" w:firstLine="0"/>
              <w:jc w:val="left"/>
              <w:rPr>
                <w:rFonts w:eastAsia="Times New Roman"/>
                <w:b/>
                <w:sz w:val="20"/>
                <w:szCs w:val="20"/>
                <w:lang w:eastAsia="en-GB"/>
              </w:rPr>
            </w:pPr>
            <w:r w:rsidRPr="00D13D2E">
              <w:rPr>
                <w:rFonts w:eastAsia="Times New Roman"/>
                <w:b/>
                <w:sz w:val="20"/>
                <w:szCs w:val="20"/>
                <w:lang w:eastAsia="en-GB"/>
              </w:rPr>
              <w:t>Parameters during the individual windows of exposure</w:t>
            </w:r>
          </w:p>
          <w:p w:rsidRPr="00D13D2E" w:rsidR="00D13D2E" w:rsidP="00984273" w:rsidRDefault="00D13D2E" w14:paraId="509289EF" w14:textId="77777777">
            <w:pPr>
              <w:spacing w:line="276" w:lineRule="auto"/>
              <w:ind w:left="0" w:firstLine="0"/>
              <w:jc w:val="left"/>
              <w:rPr>
                <w:rFonts w:eastAsia="Times New Roman"/>
                <w:b/>
                <w:sz w:val="20"/>
                <w:szCs w:val="20"/>
                <w:lang w:eastAsia="en-GB"/>
              </w:rPr>
            </w:pPr>
          </w:p>
        </w:tc>
        <w:tc>
          <w:tcPr>
            <w:tcW w:w="3870" w:type="dxa"/>
          </w:tcPr>
          <w:p w:rsidRPr="00D13D2E" w:rsidR="00D13D2E" w:rsidP="00984273" w:rsidRDefault="00D13D2E" w14:paraId="20C27F53" w14:textId="57335A7A">
            <w:pPr>
              <w:spacing w:line="276" w:lineRule="auto"/>
              <w:ind w:left="0" w:firstLine="0"/>
              <w:jc w:val="left"/>
              <w:rPr>
                <w:rFonts w:eastAsia="Times New Roman"/>
                <w:sz w:val="20"/>
                <w:szCs w:val="20"/>
                <w:lang w:eastAsia="en-GB"/>
              </w:rPr>
            </w:pPr>
            <w:r w:rsidRPr="00BB7D01">
              <w:rPr>
                <w:rFonts w:eastAsia="Times New Roman"/>
                <w:b/>
                <w:sz w:val="20"/>
                <w:szCs w:val="20"/>
                <w:lang w:eastAsia="en-GB"/>
              </w:rPr>
              <w:t xml:space="preserve">Discontinued </w:t>
            </w:r>
            <w:proofErr w:type="spellStart"/>
            <w:r w:rsidRPr="00BB7D01">
              <w:rPr>
                <w:rFonts w:eastAsia="Times New Roman"/>
                <w:b/>
                <w:sz w:val="20"/>
                <w:szCs w:val="20"/>
                <w:lang w:eastAsia="en-GB"/>
              </w:rPr>
              <w:t>triptan</w:t>
            </w:r>
            <w:proofErr w:type="spellEnd"/>
            <w:r w:rsidRPr="00BB7D01">
              <w:rPr>
                <w:rFonts w:eastAsia="Times New Roman"/>
                <w:b/>
                <w:sz w:val="20"/>
                <w:szCs w:val="20"/>
                <w:lang w:eastAsia="en-GB"/>
              </w:rPr>
              <w:t xml:space="preserve"> before pregnancy</w:t>
            </w:r>
          </w:p>
        </w:tc>
        <w:tc>
          <w:tcPr>
            <w:tcW w:w="4578" w:type="dxa"/>
          </w:tcPr>
          <w:p w:rsidRPr="00D13D2E" w:rsidR="00D13D2E" w:rsidP="00984273" w:rsidRDefault="00D13D2E" w14:paraId="609B6366" w14:textId="1CDE474D">
            <w:pPr>
              <w:spacing w:line="276" w:lineRule="auto"/>
              <w:ind w:left="0" w:firstLine="0"/>
              <w:jc w:val="left"/>
              <w:rPr>
                <w:rFonts w:eastAsia="Times New Roman"/>
                <w:sz w:val="20"/>
                <w:szCs w:val="20"/>
                <w:lang w:eastAsia="en-GB"/>
              </w:rPr>
            </w:pPr>
            <w:r w:rsidRPr="00BB7D01">
              <w:rPr>
                <w:rFonts w:eastAsia="Times New Roman"/>
                <w:b/>
                <w:sz w:val="20"/>
                <w:szCs w:val="20"/>
                <w:lang w:eastAsia="en-GB"/>
              </w:rPr>
              <w:t xml:space="preserve">Continued </w:t>
            </w:r>
            <w:proofErr w:type="spellStart"/>
            <w:r w:rsidRPr="00BB7D01">
              <w:rPr>
                <w:rFonts w:eastAsia="Times New Roman"/>
                <w:b/>
                <w:sz w:val="20"/>
                <w:szCs w:val="20"/>
                <w:lang w:eastAsia="en-GB"/>
              </w:rPr>
              <w:t>triptan</w:t>
            </w:r>
            <w:proofErr w:type="spellEnd"/>
            <w:r w:rsidRPr="00BB7D01">
              <w:rPr>
                <w:rFonts w:eastAsia="Times New Roman"/>
                <w:b/>
                <w:sz w:val="20"/>
                <w:szCs w:val="20"/>
                <w:lang w:eastAsia="en-GB"/>
              </w:rPr>
              <w:t xml:space="preserve"> into pregnancy</w:t>
            </w:r>
          </w:p>
        </w:tc>
      </w:tr>
      <w:tr w:rsidRPr="00D13D2E" w:rsidR="00D13D2E" w:rsidTr="00360BC9" w14:paraId="50CCF021" w14:textId="77777777">
        <w:trPr>
          <w:trHeight w:val="196"/>
        </w:trPr>
        <w:tc>
          <w:tcPr>
            <w:tcW w:w="5215" w:type="dxa"/>
          </w:tcPr>
          <w:p w:rsidRPr="00D13D2E" w:rsidR="00D13D2E" w:rsidP="00984273" w:rsidRDefault="00D13D2E" w14:paraId="13A1B44D" w14:textId="6F6E3FB5">
            <w:pPr>
              <w:spacing w:line="276" w:lineRule="auto"/>
              <w:ind w:left="0" w:firstLine="0"/>
              <w:jc w:val="left"/>
              <w:rPr>
                <w:rFonts w:eastAsia="Times New Roman"/>
                <w:b/>
                <w:sz w:val="20"/>
                <w:szCs w:val="20"/>
                <w:lang w:eastAsia="en-GB"/>
              </w:rPr>
            </w:pPr>
            <w:r w:rsidRPr="00D13D2E">
              <w:rPr>
                <w:rFonts w:eastAsia="Times New Roman"/>
                <w:b/>
                <w:sz w:val="20"/>
                <w:szCs w:val="20"/>
                <w:lang w:eastAsia="en-GB"/>
              </w:rPr>
              <w:t xml:space="preserve">Any time in the 0-12 </w:t>
            </w:r>
            <w:r>
              <w:rPr>
                <w:rFonts w:eastAsia="Times New Roman"/>
                <w:b/>
                <w:sz w:val="20"/>
                <w:szCs w:val="20"/>
                <w:lang w:eastAsia="en-GB"/>
              </w:rPr>
              <w:t xml:space="preserve">(or 3) </w:t>
            </w:r>
            <w:r w:rsidRPr="00D13D2E">
              <w:rPr>
                <w:rFonts w:eastAsia="Times New Roman"/>
                <w:b/>
                <w:sz w:val="20"/>
                <w:szCs w:val="20"/>
                <w:lang w:eastAsia="en-GB"/>
              </w:rPr>
              <w:t>months &lt; LMP</w:t>
            </w:r>
          </w:p>
        </w:tc>
        <w:tc>
          <w:tcPr>
            <w:tcW w:w="3870" w:type="dxa"/>
          </w:tcPr>
          <w:p w:rsidRPr="00D13D2E" w:rsidR="00D13D2E" w:rsidP="00984273" w:rsidRDefault="00D13D2E" w14:paraId="3D8EB29C" w14:textId="77777777">
            <w:pPr>
              <w:spacing w:line="276" w:lineRule="auto"/>
              <w:ind w:left="0" w:firstLine="0"/>
              <w:jc w:val="left"/>
              <w:rPr>
                <w:rFonts w:eastAsia="Times New Roman"/>
                <w:sz w:val="20"/>
                <w:szCs w:val="20"/>
                <w:lang w:eastAsia="en-GB"/>
              </w:rPr>
            </w:pPr>
          </w:p>
        </w:tc>
        <w:tc>
          <w:tcPr>
            <w:tcW w:w="4578" w:type="dxa"/>
          </w:tcPr>
          <w:p w:rsidRPr="00D13D2E" w:rsidR="00D13D2E" w:rsidP="00984273" w:rsidRDefault="00D13D2E" w14:paraId="2666CCD6" w14:textId="77777777">
            <w:pPr>
              <w:spacing w:line="276" w:lineRule="auto"/>
              <w:ind w:left="0" w:firstLine="0"/>
              <w:jc w:val="left"/>
              <w:rPr>
                <w:rFonts w:eastAsia="Times New Roman"/>
                <w:sz w:val="20"/>
                <w:szCs w:val="20"/>
                <w:lang w:eastAsia="en-GB"/>
              </w:rPr>
            </w:pPr>
          </w:p>
        </w:tc>
      </w:tr>
      <w:tr w:rsidRPr="00D13D2E" w:rsidR="00D13D2E" w:rsidTr="00360BC9" w14:paraId="303D1FD9" w14:textId="77777777">
        <w:trPr>
          <w:trHeight w:val="196"/>
        </w:trPr>
        <w:tc>
          <w:tcPr>
            <w:tcW w:w="5215" w:type="dxa"/>
          </w:tcPr>
          <w:p w:rsidRPr="00D13D2E" w:rsidR="00D13D2E" w:rsidP="00984273" w:rsidRDefault="00D13D2E" w14:paraId="6124F947" w14:textId="3E5D1F02">
            <w:pPr>
              <w:spacing w:line="276" w:lineRule="auto"/>
              <w:ind w:left="246" w:firstLine="0"/>
              <w:rPr>
                <w:rFonts w:eastAsia="Calibri"/>
                <w:sz w:val="20"/>
                <w:szCs w:val="20"/>
              </w:rPr>
            </w:pPr>
            <w:r w:rsidRPr="00D13D2E">
              <w:rPr>
                <w:rFonts w:eastAsia="Calibri"/>
                <w:sz w:val="20"/>
                <w:szCs w:val="20"/>
              </w:rPr>
              <w:t xml:space="preserve">Extended use of </w:t>
            </w:r>
            <w:proofErr w:type="spellStart"/>
            <w:r w:rsidRPr="00D13D2E">
              <w:rPr>
                <w:rFonts w:eastAsia="Calibri"/>
                <w:sz w:val="20"/>
                <w:szCs w:val="20"/>
              </w:rPr>
              <w:t>triptans</w:t>
            </w:r>
            <w:proofErr w:type="spellEnd"/>
            <w:r w:rsidRPr="00D13D2E">
              <w:rPr>
                <w:rFonts w:eastAsia="Calibri"/>
                <w:sz w:val="20"/>
                <w:szCs w:val="20"/>
              </w:rPr>
              <w:t>, n (%)</w:t>
            </w:r>
          </w:p>
        </w:tc>
        <w:tc>
          <w:tcPr>
            <w:tcW w:w="3870" w:type="dxa"/>
          </w:tcPr>
          <w:p w:rsidRPr="00D13D2E" w:rsidR="00D13D2E" w:rsidP="00984273" w:rsidRDefault="00D13D2E" w14:paraId="627C0A15" w14:textId="77777777">
            <w:pPr>
              <w:spacing w:line="276" w:lineRule="auto"/>
              <w:ind w:left="0" w:firstLine="0"/>
              <w:jc w:val="left"/>
              <w:rPr>
                <w:rFonts w:eastAsia="Times New Roman"/>
                <w:sz w:val="20"/>
                <w:szCs w:val="20"/>
                <w:lang w:eastAsia="en-GB"/>
              </w:rPr>
            </w:pPr>
          </w:p>
        </w:tc>
        <w:tc>
          <w:tcPr>
            <w:tcW w:w="4578" w:type="dxa"/>
          </w:tcPr>
          <w:p w:rsidRPr="00D13D2E" w:rsidR="00D13D2E" w:rsidP="00984273" w:rsidRDefault="00D13D2E" w14:paraId="4B9BBA0B" w14:textId="77777777">
            <w:pPr>
              <w:spacing w:line="276" w:lineRule="auto"/>
              <w:ind w:left="0" w:firstLine="0"/>
              <w:jc w:val="left"/>
              <w:rPr>
                <w:rFonts w:eastAsia="Times New Roman"/>
                <w:sz w:val="20"/>
                <w:szCs w:val="20"/>
                <w:lang w:eastAsia="en-GB"/>
              </w:rPr>
            </w:pPr>
          </w:p>
        </w:tc>
      </w:tr>
      <w:tr w:rsidRPr="00D13D2E" w:rsidR="00D13D2E" w:rsidTr="00360BC9" w14:paraId="3248AF3C" w14:textId="77777777">
        <w:trPr>
          <w:trHeight w:val="196"/>
        </w:trPr>
        <w:tc>
          <w:tcPr>
            <w:tcW w:w="5215" w:type="dxa"/>
          </w:tcPr>
          <w:p w:rsidRPr="00D13D2E" w:rsidR="00D13D2E" w:rsidP="00984273" w:rsidRDefault="00D13D2E" w14:paraId="7AC77711" w14:textId="2291FD4D">
            <w:pPr>
              <w:spacing w:line="276" w:lineRule="auto"/>
              <w:ind w:left="246" w:firstLine="0"/>
              <w:rPr>
                <w:rFonts w:eastAsia="Calibri"/>
                <w:sz w:val="20"/>
                <w:szCs w:val="20"/>
              </w:rPr>
            </w:pPr>
            <w:r w:rsidRPr="00D13D2E">
              <w:rPr>
                <w:rFonts w:eastAsia="Calibri"/>
                <w:sz w:val="20"/>
                <w:szCs w:val="20"/>
              </w:rPr>
              <w:t xml:space="preserve">Prescriptions filled,  </w:t>
            </w:r>
            <w:r w:rsidRPr="00D13D2E" w:rsidR="00A7660E">
              <w:rPr>
                <w:rFonts w:eastAsia="Calibri"/>
                <w:sz w:val="20"/>
                <w:szCs w:val="20"/>
              </w:rPr>
              <w:t xml:space="preserve"> median (IQR)</w:t>
            </w:r>
            <w:r w:rsidR="007B3FC2">
              <w:rPr>
                <w:rFonts w:eastAsia="Calibri"/>
                <w:sz w:val="20"/>
                <w:szCs w:val="20"/>
              </w:rPr>
              <w:t>, min-max</w:t>
            </w:r>
          </w:p>
        </w:tc>
        <w:tc>
          <w:tcPr>
            <w:tcW w:w="3870" w:type="dxa"/>
          </w:tcPr>
          <w:p w:rsidRPr="00D13D2E" w:rsidR="00D13D2E" w:rsidP="00984273" w:rsidRDefault="00D13D2E" w14:paraId="512FC1C2" w14:textId="77777777">
            <w:pPr>
              <w:spacing w:line="276" w:lineRule="auto"/>
              <w:ind w:left="0" w:firstLine="0"/>
              <w:jc w:val="left"/>
              <w:rPr>
                <w:rFonts w:eastAsia="Times New Roman"/>
                <w:sz w:val="20"/>
                <w:szCs w:val="20"/>
                <w:lang w:eastAsia="en-GB"/>
              </w:rPr>
            </w:pPr>
          </w:p>
        </w:tc>
        <w:tc>
          <w:tcPr>
            <w:tcW w:w="4578" w:type="dxa"/>
          </w:tcPr>
          <w:p w:rsidRPr="00D13D2E" w:rsidR="00D13D2E" w:rsidP="00984273" w:rsidRDefault="00D13D2E" w14:paraId="30290F9C" w14:textId="77777777">
            <w:pPr>
              <w:spacing w:line="276" w:lineRule="auto"/>
              <w:ind w:left="0" w:firstLine="0"/>
              <w:jc w:val="left"/>
              <w:rPr>
                <w:rFonts w:eastAsia="Times New Roman"/>
                <w:sz w:val="20"/>
                <w:szCs w:val="20"/>
                <w:lang w:eastAsia="en-GB"/>
              </w:rPr>
            </w:pPr>
          </w:p>
        </w:tc>
      </w:tr>
      <w:tr w:rsidRPr="00D13D2E" w:rsidR="00D13D2E" w:rsidTr="00360BC9" w14:paraId="3DCD0522" w14:textId="77777777">
        <w:trPr>
          <w:trHeight w:val="196"/>
        </w:trPr>
        <w:tc>
          <w:tcPr>
            <w:tcW w:w="5215" w:type="dxa"/>
          </w:tcPr>
          <w:p w:rsidRPr="00D13D2E" w:rsidR="00D13D2E" w:rsidP="00984273" w:rsidRDefault="002B4B18" w14:paraId="2977694A" w14:textId="727482DF">
            <w:pPr>
              <w:spacing w:line="276" w:lineRule="auto"/>
              <w:ind w:left="0" w:firstLine="0"/>
              <w:jc w:val="left"/>
              <w:rPr>
                <w:rFonts w:eastAsia="Times New Roman"/>
                <w:b/>
                <w:sz w:val="20"/>
                <w:szCs w:val="20"/>
                <w:lang w:eastAsia="en-GB"/>
              </w:rPr>
            </w:pPr>
            <w:r>
              <w:rPr>
                <w:rFonts w:eastAsia="Times New Roman"/>
                <w:b/>
                <w:sz w:val="20"/>
                <w:szCs w:val="20"/>
                <w:lang w:eastAsia="en-GB"/>
              </w:rPr>
              <w:t xml:space="preserve">Ever in </w:t>
            </w:r>
            <w:r w:rsidRPr="00D13D2E" w:rsidR="00D13D2E">
              <w:rPr>
                <w:rFonts w:eastAsia="Times New Roman"/>
                <w:b/>
                <w:sz w:val="20"/>
                <w:szCs w:val="20"/>
                <w:lang w:eastAsia="en-GB"/>
              </w:rPr>
              <w:t>pregnancy</w:t>
            </w:r>
          </w:p>
        </w:tc>
        <w:tc>
          <w:tcPr>
            <w:tcW w:w="3870" w:type="dxa"/>
          </w:tcPr>
          <w:p w:rsidRPr="00D13D2E" w:rsidR="00D13D2E" w:rsidP="00984273" w:rsidRDefault="00D13D2E" w14:paraId="650F0336" w14:textId="77777777">
            <w:pPr>
              <w:spacing w:line="276" w:lineRule="auto"/>
              <w:ind w:left="0" w:firstLine="0"/>
              <w:jc w:val="left"/>
              <w:rPr>
                <w:rFonts w:eastAsia="Times New Roman"/>
                <w:sz w:val="20"/>
                <w:szCs w:val="20"/>
                <w:lang w:eastAsia="en-GB"/>
              </w:rPr>
            </w:pPr>
          </w:p>
        </w:tc>
        <w:tc>
          <w:tcPr>
            <w:tcW w:w="4578" w:type="dxa"/>
          </w:tcPr>
          <w:p w:rsidRPr="00D13D2E" w:rsidR="00D13D2E" w:rsidP="00984273" w:rsidRDefault="00D13D2E" w14:paraId="0BFB2BD3" w14:textId="77777777">
            <w:pPr>
              <w:spacing w:line="276" w:lineRule="auto"/>
              <w:ind w:left="0" w:firstLine="0"/>
              <w:jc w:val="left"/>
              <w:rPr>
                <w:rFonts w:eastAsia="Times New Roman"/>
                <w:sz w:val="20"/>
                <w:szCs w:val="20"/>
                <w:lang w:eastAsia="en-GB"/>
              </w:rPr>
            </w:pPr>
          </w:p>
        </w:tc>
      </w:tr>
      <w:tr w:rsidRPr="00D13D2E" w:rsidR="00D13D2E" w:rsidTr="00360BC9" w14:paraId="400A1129" w14:textId="77777777">
        <w:trPr>
          <w:trHeight w:val="196"/>
        </w:trPr>
        <w:tc>
          <w:tcPr>
            <w:tcW w:w="5215" w:type="dxa"/>
          </w:tcPr>
          <w:p w:rsidRPr="00D13D2E" w:rsidR="00D13D2E" w:rsidP="00984273" w:rsidRDefault="00D13D2E" w14:paraId="7D4ACE20" w14:textId="77777777">
            <w:pPr>
              <w:spacing w:line="276" w:lineRule="auto"/>
              <w:ind w:left="246" w:firstLine="0"/>
              <w:rPr>
                <w:rFonts w:eastAsia="Calibri"/>
                <w:sz w:val="20"/>
                <w:szCs w:val="20"/>
              </w:rPr>
            </w:pPr>
            <w:r w:rsidRPr="00D13D2E">
              <w:rPr>
                <w:rFonts w:eastAsia="Calibri"/>
                <w:sz w:val="20"/>
                <w:szCs w:val="20"/>
              </w:rPr>
              <w:t xml:space="preserve">Extended use of </w:t>
            </w:r>
            <w:proofErr w:type="spellStart"/>
            <w:r w:rsidRPr="00D13D2E">
              <w:rPr>
                <w:rFonts w:eastAsia="Calibri"/>
                <w:sz w:val="20"/>
                <w:szCs w:val="20"/>
              </w:rPr>
              <w:t>triptans</w:t>
            </w:r>
            <w:proofErr w:type="spellEnd"/>
            <w:r w:rsidRPr="00D13D2E">
              <w:rPr>
                <w:rFonts w:eastAsia="Calibri"/>
                <w:sz w:val="20"/>
                <w:szCs w:val="20"/>
              </w:rPr>
              <w:t>*, n (%)</w:t>
            </w:r>
          </w:p>
        </w:tc>
        <w:tc>
          <w:tcPr>
            <w:tcW w:w="3870" w:type="dxa"/>
          </w:tcPr>
          <w:p w:rsidRPr="00D13D2E" w:rsidR="00D13D2E" w:rsidP="00984273" w:rsidRDefault="00D13D2E" w14:paraId="39D2AD97"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625A5F62" w14:textId="77777777">
            <w:pPr>
              <w:spacing w:line="276" w:lineRule="auto"/>
              <w:ind w:left="0" w:firstLine="0"/>
              <w:jc w:val="left"/>
              <w:rPr>
                <w:rFonts w:eastAsia="Times New Roman"/>
                <w:sz w:val="20"/>
                <w:szCs w:val="20"/>
                <w:lang w:eastAsia="en-GB"/>
              </w:rPr>
            </w:pPr>
          </w:p>
        </w:tc>
      </w:tr>
      <w:tr w:rsidRPr="00D13D2E" w:rsidR="00D13D2E" w:rsidTr="00360BC9" w14:paraId="1FBD5806" w14:textId="77777777">
        <w:trPr>
          <w:trHeight w:val="196"/>
        </w:trPr>
        <w:tc>
          <w:tcPr>
            <w:tcW w:w="5215" w:type="dxa"/>
          </w:tcPr>
          <w:p w:rsidRPr="00D13D2E" w:rsidR="00D13D2E" w:rsidP="00984273" w:rsidRDefault="00D13D2E" w14:paraId="35AE8BE6" w14:textId="02C9C00E">
            <w:pPr>
              <w:spacing w:line="276" w:lineRule="auto"/>
              <w:ind w:left="246" w:firstLine="0"/>
              <w:rPr>
                <w:rFonts w:eastAsia="Calibri"/>
                <w:sz w:val="20"/>
                <w:szCs w:val="20"/>
              </w:rPr>
            </w:pPr>
            <w:r w:rsidRPr="00D13D2E">
              <w:rPr>
                <w:rFonts w:eastAsia="Calibri"/>
                <w:sz w:val="20"/>
                <w:szCs w:val="20"/>
              </w:rPr>
              <w:t>Prescriptions filled,  median (IQR)</w:t>
            </w:r>
            <w:r w:rsidR="007B3FC2">
              <w:rPr>
                <w:rFonts w:eastAsia="Calibri"/>
                <w:sz w:val="20"/>
                <w:szCs w:val="20"/>
              </w:rPr>
              <w:t>,  min-max</w:t>
            </w:r>
          </w:p>
        </w:tc>
        <w:tc>
          <w:tcPr>
            <w:tcW w:w="3870" w:type="dxa"/>
          </w:tcPr>
          <w:p w:rsidRPr="00D13D2E" w:rsidR="00D13D2E" w:rsidP="00984273" w:rsidRDefault="00D13D2E" w14:paraId="0439B726"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3533CFF2" w14:textId="77777777">
            <w:pPr>
              <w:spacing w:line="276" w:lineRule="auto"/>
              <w:ind w:left="0" w:firstLine="0"/>
              <w:jc w:val="left"/>
              <w:rPr>
                <w:rFonts w:eastAsia="Times New Roman"/>
                <w:sz w:val="20"/>
                <w:szCs w:val="20"/>
                <w:lang w:eastAsia="en-GB"/>
              </w:rPr>
            </w:pPr>
          </w:p>
        </w:tc>
      </w:tr>
      <w:tr w:rsidRPr="00D13D2E" w:rsidR="00D13D2E" w:rsidTr="00360BC9" w14:paraId="48F27E0E" w14:textId="77777777">
        <w:trPr>
          <w:trHeight w:val="196"/>
        </w:trPr>
        <w:tc>
          <w:tcPr>
            <w:tcW w:w="5215" w:type="dxa"/>
          </w:tcPr>
          <w:p w:rsidRPr="00D13D2E" w:rsidR="00D13D2E" w:rsidP="00984273" w:rsidRDefault="00D13D2E" w14:paraId="3DE6A13E" w14:textId="77777777">
            <w:pPr>
              <w:spacing w:line="276" w:lineRule="auto"/>
              <w:ind w:left="0" w:firstLine="0"/>
              <w:jc w:val="left"/>
              <w:rPr>
                <w:rFonts w:eastAsia="Times New Roman"/>
                <w:sz w:val="20"/>
                <w:szCs w:val="20"/>
                <w:lang w:eastAsia="en-GB"/>
              </w:rPr>
            </w:pPr>
            <w:r w:rsidRPr="00D13D2E">
              <w:rPr>
                <w:rFonts w:eastAsia="Times New Roman"/>
                <w:b/>
                <w:sz w:val="20"/>
                <w:szCs w:val="20"/>
                <w:lang w:eastAsia="en-GB"/>
              </w:rPr>
              <w:t>1 trimester</w:t>
            </w:r>
          </w:p>
        </w:tc>
        <w:tc>
          <w:tcPr>
            <w:tcW w:w="3870" w:type="dxa"/>
          </w:tcPr>
          <w:p w:rsidRPr="00D13D2E" w:rsidR="00D13D2E" w:rsidP="00984273" w:rsidRDefault="00D13D2E" w14:paraId="53C490CD"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36F3FB0A" w14:textId="77777777">
            <w:pPr>
              <w:spacing w:line="276" w:lineRule="auto"/>
              <w:ind w:left="0" w:firstLine="0"/>
              <w:jc w:val="left"/>
              <w:rPr>
                <w:rFonts w:eastAsia="Times New Roman"/>
                <w:sz w:val="20"/>
                <w:szCs w:val="20"/>
                <w:lang w:eastAsia="en-GB"/>
              </w:rPr>
            </w:pPr>
          </w:p>
        </w:tc>
      </w:tr>
      <w:tr w:rsidRPr="00D13D2E" w:rsidR="00D13D2E" w:rsidTr="00360BC9" w14:paraId="4D897844" w14:textId="77777777">
        <w:trPr>
          <w:trHeight w:val="258"/>
        </w:trPr>
        <w:tc>
          <w:tcPr>
            <w:tcW w:w="5215" w:type="dxa"/>
          </w:tcPr>
          <w:p w:rsidRPr="00D13D2E" w:rsidR="00D13D2E" w:rsidP="00984273" w:rsidRDefault="00D13D2E" w14:paraId="19DACD9C" w14:textId="77777777">
            <w:pPr>
              <w:spacing w:line="276" w:lineRule="auto"/>
              <w:ind w:left="246" w:firstLine="0"/>
              <w:rPr>
                <w:rFonts w:eastAsia="Calibri"/>
                <w:sz w:val="20"/>
                <w:szCs w:val="20"/>
              </w:rPr>
            </w:pPr>
            <w:r w:rsidRPr="00D13D2E">
              <w:rPr>
                <w:rFonts w:eastAsia="Calibri"/>
                <w:sz w:val="20"/>
                <w:szCs w:val="20"/>
              </w:rPr>
              <w:t xml:space="preserve">Extended use of </w:t>
            </w:r>
            <w:proofErr w:type="spellStart"/>
            <w:r w:rsidRPr="00D13D2E">
              <w:rPr>
                <w:rFonts w:eastAsia="Calibri"/>
                <w:sz w:val="20"/>
                <w:szCs w:val="20"/>
              </w:rPr>
              <w:t>triptans</w:t>
            </w:r>
            <w:proofErr w:type="spellEnd"/>
            <w:r w:rsidRPr="00D13D2E">
              <w:rPr>
                <w:rFonts w:eastAsia="Calibri"/>
                <w:sz w:val="20"/>
                <w:szCs w:val="20"/>
              </w:rPr>
              <w:t>*, n (%)</w:t>
            </w:r>
          </w:p>
        </w:tc>
        <w:tc>
          <w:tcPr>
            <w:tcW w:w="3870" w:type="dxa"/>
          </w:tcPr>
          <w:p w:rsidRPr="00D13D2E" w:rsidR="00D13D2E" w:rsidP="00984273" w:rsidRDefault="00D13D2E" w14:paraId="7A0E8A13" w14:textId="77777777">
            <w:pPr>
              <w:spacing w:line="276" w:lineRule="auto"/>
              <w:ind w:left="0" w:firstLine="0"/>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1AD3E1C8" w14:textId="77777777">
            <w:pPr>
              <w:spacing w:line="276" w:lineRule="auto"/>
              <w:ind w:left="0" w:firstLine="0"/>
              <w:rPr>
                <w:rFonts w:eastAsia="Times New Roman"/>
                <w:sz w:val="20"/>
                <w:szCs w:val="20"/>
                <w:lang w:eastAsia="en-GB"/>
              </w:rPr>
            </w:pPr>
          </w:p>
        </w:tc>
      </w:tr>
      <w:tr w:rsidRPr="00D13D2E" w:rsidR="00D13D2E" w:rsidTr="00360BC9" w14:paraId="6D3F052B" w14:textId="77777777">
        <w:trPr>
          <w:trHeight w:val="258"/>
        </w:trPr>
        <w:tc>
          <w:tcPr>
            <w:tcW w:w="5215" w:type="dxa"/>
          </w:tcPr>
          <w:p w:rsidRPr="00D13D2E" w:rsidR="00D13D2E" w:rsidP="00984273" w:rsidRDefault="00D13D2E" w14:paraId="5C08324F" w14:textId="061C6D38">
            <w:pPr>
              <w:spacing w:line="276" w:lineRule="auto"/>
              <w:ind w:left="246" w:firstLine="0"/>
              <w:rPr>
                <w:rFonts w:eastAsia="Calibri"/>
                <w:sz w:val="20"/>
                <w:szCs w:val="20"/>
              </w:rPr>
            </w:pPr>
            <w:r w:rsidRPr="00D13D2E">
              <w:rPr>
                <w:rFonts w:eastAsia="Calibri"/>
                <w:sz w:val="20"/>
                <w:szCs w:val="20"/>
              </w:rPr>
              <w:t>Prescriptions filled,  median (IQR)</w:t>
            </w:r>
            <w:r w:rsidR="007B3FC2">
              <w:rPr>
                <w:rFonts w:eastAsia="Calibri"/>
                <w:sz w:val="20"/>
                <w:szCs w:val="20"/>
              </w:rPr>
              <w:t>,  min-max</w:t>
            </w:r>
          </w:p>
        </w:tc>
        <w:tc>
          <w:tcPr>
            <w:tcW w:w="3870" w:type="dxa"/>
          </w:tcPr>
          <w:p w:rsidRPr="00D13D2E" w:rsidR="00D13D2E" w:rsidP="00984273" w:rsidRDefault="00D13D2E" w14:paraId="417EEB06"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3D0B155A" w14:textId="77777777">
            <w:pPr>
              <w:spacing w:line="276" w:lineRule="auto"/>
              <w:ind w:left="154" w:firstLine="0"/>
              <w:rPr>
                <w:rFonts w:eastAsia="Times New Roman"/>
                <w:sz w:val="20"/>
                <w:szCs w:val="20"/>
                <w:lang w:eastAsia="en-GB"/>
              </w:rPr>
            </w:pPr>
          </w:p>
        </w:tc>
      </w:tr>
      <w:tr w:rsidRPr="00D13D2E" w:rsidR="00D13D2E" w:rsidTr="00360BC9" w14:paraId="6A4DA1B3" w14:textId="77777777">
        <w:trPr>
          <w:trHeight w:val="258"/>
        </w:trPr>
        <w:tc>
          <w:tcPr>
            <w:tcW w:w="5215" w:type="dxa"/>
          </w:tcPr>
          <w:p w:rsidRPr="00D13D2E" w:rsidR="00D13D2E" w:rsidP="00984273" w:rsidRDefault="00D13D2E" w14:paraId="25B63CE8" w14:textId="77777777">
            <w:pPr>
              <w:spacing w:line="276" w:lineRule="auto"/>
              <w:ind w:left="0" w:firstLine="0"/>
              <w:jc w:val="left"/>
              <w:rPr>
                <w:rFonts w:eastAsia="Times New Roman"/>
                <w:b/>
                <w:sz w:val="20"/>
                <w:szCs w:val="20"/>
                <w:lang w:eastAsia="en-GB"/>
              </w:rPr>
            </w:pPr>
            <w:r w:rsidRPr="00D13D2E">
              <w:rPr>
                <w:rFonts w:eastAsia="Times New Roman"/>
                <w:b/>
                <w:sz w:val="20"/>
                <w:szCs w:val="20"/>
                <w:lang w:eastAsia="en-GB"/>
              </w:rPr>
              <w:t>2 trimester</w:t>
            </w:r>
          </w:p>
        </w:tc>
        <w:tc>
          <w:tcPr>
            <w:tcW w:w="3870" w:type="dxa"/>
          </w:tcPr>
          <w:p w:rsidRPr="00D13D2E" w:rsidR="00D13D2E" w:rsidP="00984273" w:rsidRDefault="00D13D2E" w14:paraId="5B4B548A"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73F71E2D" w14:textId="77777777">
            <w:pPr>
              <w:spacing w:line="276" w:lineRule="auto"/>
              <w:ind w:left="154" w:firstLine="0"/>
              <w:rPr>
                <w:rFonts w:eastAsia="Times New Roman"/>
                <w:sz w:val="20"/>
                <w:szCs w:val="20"/>
                <w:lang w:eastAsia="en-GB"/>
              </w:rPr>
            </w:pPr>
          </w:p>
        </w:tc>
      </w:tr>
      <w:tr w:rsidRPr="00D13D2E" w:rsidR="00D13D2E" w:rsidTr="00360BC9" w14:paraId="3E78B8FE" w14:textId="77777777">
        <w:trPr>
          <w:trHeight w:val="258"/>
        </w:trPr>
        <w:tc>
          <w:tcPr>
            <w:tcW w:w="5215" w:type="dxa"/>
          </w:tcPr>
          <w:p w:rsidRPr="00D13D2E" w:rsidR="00D13D2E" w:rsidP="00984273" w:rsidRDefault="00D13D2E" w14:paraId="3F414BE2" w14:textId="77777777">
            <w:pPr>
              <w:spacing w:line="276" w:lineRule="auto"/>
              <w:ind w:left="246" w:firstLine="0"/>
              <w:rPr>
                <w:rFonts w:eastAsia="Calibri"/>
                <w:sz w:val="20"/>
                <w:szCs w:val="20"/>
              </w:rPr>
            </w:pPr>
            <w:r w:rsidRPr="00D13D2E">
              <w:rPr>
                <w:rFonts w:eastAsia="Calibri"/>
                <w:sz w:val="20"/>
                <w:szCs w:val="20"/>
              </w:rPr>
              <w:t xml:space="preserve">Extended use of </w:t>
            </w:r>
            <w:proofErr w:type="spellStart"/>
            <w:r w:rsidRPr="00D13D2E">
              <w:rPr>
                <w:rFonts w:eastAsia="Calibri"/>
                <w:sz w:val="20"/>
                <w:szCs w:val="20"/>
              </w:rPr>
              <w:t>triptans</w:t>
            </w:r>
            <w:proofErr w:type="spellEnd"/>
            <w:r w:rsidRPr="00D13D2E">
              <w:rPr>
                <w:rFonts w:eastAsia="Calibri"/>
                <w:sz w:val="20"/>
                <w:szCs w:val="20"/>
              </w:rPr>
              <w:t>*, n (%)</w:t>
            </w:r>
          </w:p>
        </w:tc>
        <w:tc>
          <w:tcPr>
            <w:tcW w:w="3870" w:type="dxa"/>
          </w:tcPr>
          <w:p w:rsidRPr="00D13D2E" w:rsidR="00D13D2E" w:rsidP="00984273" w:rsidRDefault="00D13D2E" w14:paraId="4709009B"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3F691C8A" w14:textId="77777777">
            <w:pPr>
              <w:spacing w:line="276" w:lineRule="auto"/>
              <w:ind w:left="154" w:firstLine="0"/>
              <w:rPr>
                <w:rFonts w:eastAsia="Times New Roman"/>
                <w:sz w:val="20"/>
                <w:szCs w:val="20"/>
                <w:lang w:eastAsia="en-GB"/>
              </w:rPr>
            </w:pPr>
          </w:p>
        </w:tc>
      </w:tr>
      <w:tr w:rsidRPr="00D13D2E" w:rsidR="00D13D2E" w:rsidTr="00360BC9" w14:paraId="61CAA15C" w14:textId="77777777">
        <w:trPr>
          <w:trHeight w:val="258"/>
        </w:trPr>
        <w:tc>
          <w:tcPr>
            <w:tcW w:w="5215" w:type="dxa"/>
          </w:tcPr>
          <w:p w:rsidRPr="00D13D2E" w:rsidR="00D13D2E" w:rsidP="00984273" w:rsidRDefault="00D13D2E" w14:paraId="2C49D405" w14:textId="628432EA">
            <w:pPr>
              <w:spacing w:line="276" w:lineRule="auto"/>
              <w:ind w:left="246" w:firstLine="0"/>
              <w:rPr>
                <w:rFonts w:eastAsia="Calibri"/>
                <w:sz w:val="20"/>
                <w:szCs w:val="20"/>
              </w:rPr>
            </w:pPr>
            <w:r w:rsidRPr="00D13D2E">
              <w:rPr>
                <w:rFonts w:eastAsia="Calibri"/>
                <w:sz w:val="20"/>
                <w:szCs w:val="20"/>
              </w:rPr>
              <w:t>Prescriptions filled,  median (IQR)</w:t>
            </w:r>
            <w:r w:rsidR="007B3FC2">
              <w:rPr>
                <w:rFonts w:eastAsia="Calibri"/>
                <w:sz w:val="20"/>
                <w:szCs w:val="20"/>
              </w:rPr>
              <w:t>,  min-max</w:t>
            </w:r>
          </w:p>
        </w:tc>
        <w:tc>
          <w:tcPr>
            <w:tcW w:w="3870" w:type="dxa"/>
          </w:tcPr>
          <w:p w:rsidRPr="00D13D2E" w:rsidR="00D13D2E" w:rsidP="00984273" w:rsidRDefault="00D13D2E" w14:paraId="27578289"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63377684" w14:textId="77777777">
            <w:pPr>
              <w:spacing w:line="276" w:lineRule="auto"/>
              <w:ind w:left="154" w:firstLine="0"/>
              <w:rPr>
                <w:rFonts w:eastAsia="Times New Roman"/>
                <w:sz w:val="20"/>
                <w:szCs w:val="20"/>
                <w:lang w:eastAsia="en-GB"/>
              </w:rPr>
            </w:pPr>
          </w:p>
        </w:tc>
      </w:tr>
      <w:tr w:rsidRPr="00D13D2E" w:rsidR="00D13D2E" w:rsidTr="00360BC9" w14:paraId="706A35BC" w14:textId="77777777">
        <w:trPr>
          <w:trHeight w:val="258"/>
        </w:trPr>
        <w:tc>
          <w:tcPr>
            <w:tcW w:w="5215" w:type="dxa"/>
          </w:tcPr>
          <w:p w:rsidRPr="00D13D2E" w:rsidR="00D13D2E" w:rsidP="00984273" w:rsidRDefault="00D13D2E" w14:paraId="359D267B" w14:textId="77777777">
            <w:pPr>
              <w:spacing w:line="276" w:lineRule="auto"/>
              <w:ind w:left="0" w:firstLine="0"/>
              <w:jc w:val="left"/>
              <w:rPr>
                <w:rFonts w:eastAsia="Times New Roman"/>
                <w:b/>
                <w:sz w:val="20"/>
                <w:szCs w:val="20"/>
                <w:lang w:eastAsia="en-GB"/>
              </w:rPr>
            </w:pPr>
            <w:r w:rsidRPr="00D13D2E">
              <w:rPr>
                <w:rFonts w:eastAsia="Times New Roman"/>
                <w:b/>
                <w:sz w:val="20"/>
                <w:szCs w:val="20"/>
                <w:lang w:eastAsia="en-GB"/>
              </w:rPr>
              <w:t>3 trimester</w:t>
            </w:r>
          </w:p>
        </w:tc>
        <w:tc>
          <w:tcPr>
            <w:tcW w:w="3870" w:type="dxa"/>
          </w:tcPr>
          <w:p w:rsidRPr="00D13D2E" w:rsidR="00D13D2E" w:rsidP="00984273" w:rsidRDefault="00D13D2E" w14:paraId="68DA1147" w14:textId="77777777">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D13D2E" w:rsidP="00984273" w:rsidRDefault="00D13D2E" w14:paraId="10D5AD68" w14:textId="77777777">
            <w:pPr>
              <w:spacing w:line="276" w:lineRule="auto"/>
              <w:ind w:left="154" w:firstLine="0"/>
              <w:rPr>
                <w:rFonts w:eastAsia="Times New Roman"/>
                <w:sz w:val="20"/>
                <w:szCs w:val="20"/>
                <w:lang w:eastAsia="en-GB"/>
              </w:rPr>
            </w:pPr>
          </w:p>
        </w:tc>
      </w:tr>
      <w:tr w:rsidRPr="00D13D2E" w:rsidR="002B4B18" w:rsidTr="00360BC9" w14:paraId="4BEA644D" w14:textId="77777777">
        <w:trPr>
          <w:trHeight w:val="258"/>
        </w:trPr>
        <w:tc>
          <w:tcPr>
            <w:tcW w:w="5215" w:type="dxa"/>
          </w:tcPr>
          <w:p w:rsidRPr="00D13D2E" w:rsidR="002B4B18" w:rsidP="00984273" w:rsidRDefault="002B4B18" w14:paraId="359C6E06" w14:textId="77777777">
            <w:pPr>
              <w:spacing w:line="276" w:lineRule="auto"/>
              <w:ind w:left="246" w:firstLine="0"/>
              <w:rPr>
                <w:rFonts w:eastAsia="Calibri"/>
                <w:sz w:val="20"/>
                <w:szCs w:val="20"/>
              </w:rPr>
            </w:pPr>
            <w:r w:rsidRPr="00D13D2E">
              <w:rPr>
                <w:rFonts w:eastAsia="Calibri"/>
                <w:sz w:val="20"/>
                <w:szCs w:val="20"/>
              </w:rPr>
              <w:t xml:space="preserve">Extended use of </w:t>
            </w:r>
            <w:proofErr w:type="spellStart"/>
            <w:r w:rsidRPr="00D13D2E">
              <w:rPr>
                <w:rFonts w:eastAsia="Calibri"/>
                <w:sz w:val="20"/>
                <w:szCs w:val="20"/>
              </w:rPr>
              <w:t>triptans</w:t>
            </w:r>
            <w:proofErr w:type="spellEnd"/>
            <w:r w:rsidRPr="00D13D2E">
              <w:rPr>
                <w:rFonts w:eastAsia="Calibri"/>
                <w:sz w:val="20"/>
                <w:szCs w:val="20"/>
              </w:rPr>
              <w:t>*, n (%)</w:t>
            </w:r>
          </w:p>
        </w:tc>
        <w:tc>
          <w:tcPr>
            <w:tcW w:w="3870" w:type="dxa"/>
          </w:tcPr>
          <w:p w:rsidRPr="00D13D2E" w:rsidR="002B4B18" w:rsidP="00984273" w:rsidRDefault="002B4B18" w14:paraId="4D35B86A" w14:textId="20255D02">
            <w:pPr>
              <w:spacing w:line="276" w:lineRule="auto"/>
              <w:ind w:left="0" w:firstLine="0"/>
              <w:jc w:val="left"/>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2B4B18" w:rsidP="00984273" w:rsidRDefault="002B4B18" w14:paraId="20F0AB5A" w14:textId="77777777">
            <w:pPr>
              <w:spacing w:line="276" w:lineRule="auto"/>
              <w:ind w:left="154" w:firstLine="0"/>
              <w:rPr>
                <w:rFonts w:eastAsia="Times New Roman"/>
                <w:sz w:val="20"/>
                <w:szCs w:val="20"/>
                <w:lang w:eastAsia="en-GB"/>
              </w:rPr>
            </w:pPr>
          </w:p>
        </w:tc>
      </w:tr>
      <w:tr w:rsidRPr="00646049" w:rsidR="002B4B18" w:rsidTr="00360BC9" w14:paraId="0BBA777A" w14:textId="77777777">
        <w:trPr>
          <w:trHeight w:val="258"/>
        </w:trPr>
        <w:tc>
          <w:tcPr>
            <w:tcW w:w="5215" w:type="dxa"/>
          </w:tcPr>
          <w:p w:rsidRPr="00D13D2E" w:rsidR="002B4B18" w:rsidP="00984273" w:rsidRDefault="002B4B18" w14:paraId="6DA11B61" w14:textId="78D8EFC0">
            <w:pPr>
              <w:spacing w:line="276" w:lineRule="auto"/>
              <w:ind w:left="246" w:firstLine="0"/>
              <w:rPr>
                <w:rFonts w:eastAsia="Calibri"/>
                <w:sz w:val="20"/>
                <w:szCs w:val="20"/>
              </w:rPr>
            </w:pPr>
            <w:r w:rsidRPr="00D13D2E">
              <w:rPr>
                <w:rFonts w:eastAsia="Calibri"/>
                <w:sz w:val="20"/>
                <w:szCs w:val="20"/>
              </w:rPr>
              <w:t>Prescriptions filled,  median (IQR)</w:t>
            </w:r>
            <w:r w:rsidR="007B3FC2">
              <w:rPr>
                <w:rFonts w:eastAsia="Calibri"/>
                <w:sz w:val="20"/>
                <w:szCs w:val="20"/>
              </w:rPr>
              <w:t>,  min-max</w:t>
            </w:r>
          </w:p>
        </w:tc>
        <w:tc>
          <w:tcPr>
            <w:tcW w:w="3870" w:type="dxa"/>
          </w:tcPr>
          <w:p w:rsidRPr="00D13D2E" w:rsidR="002B4B18" w:rsidP="00984273" w:rsidRDefault="002B4B18" w14:paraId="58A4408A" w14:textId="1595817E">
            <w:pPr>
              <w:spacing w:line="276" w:lineRule="auto"/>
              <w:ind w:left="154" w:firstLine="0"/>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2B4B18" w:rsidP="00984273" w:rsidRDefault="002B4B18" w14:paraId="304CC1FB" w14:textId="77777777">
            <w:pPr>
              <w:spacing w:line="276" w:lineRule="auto"/>
              <w:ind w:left="154" w:firstLine="0"/>
              <w:rPr>
                <w:rFonts w:eastAsia="Times New Roman"/>
                <w:sz w:val="20"/>
                <w:szCs w:val="20"/>
                <w:lang w:eastAsia="en-GB"/>
              </w:rPr>
            </w:pPr>
          </w:p>
        </w:tc>
      </w:tr>
      <w:tr w:rsidRPr="00646049" w:rsidR="002B4B18" w:rsidTr="00360BC9" w14:paraId="472ED39F" w14:textId="77777777">
        <w:trPr>
          <w:trHeight w:val="258"/>
        </w:trPr>
        <w:tc>
          <w:tcPr>
            <w:tcW w:w="5215" w:type="dxa"/>
          </w:tcPr>
          <w:p w:rsidRPr="002B4B18" w:rsidR="002B4B18" w:rsidP="00984273" w:rsidRDefault="002B4B18" w14:paraId="19359E8E" w14:textId="51E328D2">
            <w:pPr>
              <w:spacing w:line="276" w:lineRule="auto"/>
              <w:ind w:left="0" w:firstLine="0"/>
              <w:jc w:val="left"/>
              <w:rPr>
                <w:rFonts w:eastAsia="Times New Roman"/>
                <w:b/>
                <w:sz w:val="20"/>
                <w:szCs w:val="20"/>
                <w:lang w:eastAsia="en-GB"/>
              </w:rPr>
            </w:pPr>
            <w:r w:rsidRPr="002B4B18">
              <w:rPr>
                <w:rFonts w:eastAsia="Times New Roman"/>
                <w:b/>
                <w:sz w:val="20"/>
                <w:szCs w:val="20"/>
                <w:lang w:eastAsia="en-GB"/>
              </w:rPr>
              <w:t>Gestation week 0-20</w:t>
            </w:r>
          </w:p>
        </w:tc>
        <w:tc>
          <w:tcPr>
            <w:tcW w:w="3870" w:type="dxa"/>
          </w:tcPr>
          <w:p w:rsidRPr="00D13D2E" w:rsidR="002B4B18" w:rsidP="00984273" w:rsidRDefault="002B4B18" w14:paraId="39105AC5" w14:textId="23957F97">
            <w:pPr>
              <w:spacing w:line="276" w:lineRule="auto"/>
              <w:ind w:left="154" w:firstLine="0"/>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2B4B18" w:rsidP="00984273" w:rsidRDefault="002B4B18" w14:paraId="4376FF59" w14:textId="77777777">
            <w:pPr>
              <w:spacing w:line="276" w:lineRule="auto"/>
              <w:ind w:left="154" w:firstLine="0"/>
              <w:rPr>
                <w:rFonts w:eastAsia="Times New Roman"/>
                <w:sz w:val="20"/>
                <w:szCs w:val="20"/>
                <w:lang w:eastAsia="en-GB"/>
              </w:rPr>
            </w:pPr>
          </w:p>
        </w:tc>
      </w:tr>
      <w:tr w:rsidRPr="00646049" w:rsidR="002B4B18" w:rsidTr="00360BC9" w14:paraId="57CA75D5" w14:textId="77777777">
        <w:trPr>
          <w:trHeight w:val="258"/>
        </w:trPr>
        <w:tc>
          <w:tcPr>
            <w:tcW w:w="5215" w:type="dxa"/>
          </w:tcPr>
          <w:p w:rsidRPr="00D13D2E" w:rsidR="002B4B18" w:rsidP="00984273" w:rsidRDefault="002B4B18" w14:paraId="6A794FE1" w14:textId="5EB78F05">
            <w:pPr>
              <w:spacing w:line="276" w:lineRule="auto"/>
              <w:ind w:left="246" w:firstLine="0"/>
              <w:rPr>
                <w:rFonts w:eastAsia="Calibri"/>
                <w:sz w:val="20"/>
                <w:szCs w:val="20"/>
              </w:rPr>
            </w:pPr>
            <w:r w:rsidRPr="00D13D2E">
              <w:rPr>
                <w:rFonts w:eastAsia="Calibri"/>
                <w:sz w:val="20"/>
                <w:szCs w:val="20"/>
              </w:rPr>
              <w:t xml:space="preserve">Extended use of </w:t>
            </w:r>
            <w:proofErr w:type="spellStart"/>
            <w:r w:rsidRPr="00D13D2E">
              <w:rPr>
                <w:rFonts w:eastAsia="Calibri"/>
                <w:sz w:val="20"/>
                <w:szCs w:val="20"/>
              </w:rPr>
              <w:t>triptans</w:t>
            </w:r>
            <w:proofErr w:type="spellEnd"/>
            <w:r w:rsidRPr="00D13D2E">
              <w:rPr>
                <w:rFonts w:eastAsia="Calibri"/>
                <w:sz w:val="20"/>
                <w:szCs w:val="20"/>
              </w:rPr>
              <w:t>*, n (%)</w:t>
            </w:r>
          </w:p>
        </w:tc>
        <w:tc>
          <w:tcPr>
            <w:tcW w:w="3870" w:type="dxa"/>
          </w:tcPr>
          <w:p w:rsidRPr="00D13D2E" w:rsidR="002B4B18" w:rsidP="00984273" w:rsidRDefault="002B4B18" w14:paraId="4AFA51C4" w14:textId="394C7BE7">
            <w:pPr>
              <w:spacing w:line="276" w:lineRule="auto"/>
              <w:ind w:left="154" w:firstLine="0"/>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2B4B18" w:rsidP="00984273" w:rsidRDefault="002B4B18" w14:paraId="001F9CAE" w14:textId="77777777">
            <w:pPr>
              <w:spacing w:line="276" w:lineRule="auto"/>
              <w:ind w:left="154" w:firstLine="0"/>
              <w:rPr>
                <w:rFonts w:eastAsia="Times New Roman"/>
                <w:sz w:val="20"/>
                <w:szCs w:val="20"/>
                <w:lang w:eastAsia="en-GB"/>
              </w:rPr>
            </w:pPr>
          </w:p>
        </w:tc>
      </w:tr>
      <w:tr w:rsidRPr="00646049" w:rsidR="002B4B18" w:rsidTr="00360BC9" w14:paraId="39F380E4" w14:textId="77777777">
        <w:trPr>
          <w:trHeight w:val="258"/>
        </w:trPr>
        <w:tc>
          <w:tcPr>
            <w:tcW w:w="5215" w:type="dxa"/>
          </w:tcPr>
          <w:p w:rsidRPr="00D13D2E" w:rsidR="002B4B18" w:rsidP="00984273" w:rsidRDefault="002B4B18" w14:paraId="0D17562F" w14:textId="5E78E437">
            <w:pPr>
              <w:spacing w:line="276" w:lineRule="auto"/>
              <w:ind w:left="246" w:firstLine="0"/>
              <w:rPr>
                <w:rFonts w:eastAsia="Calibri"/>
                <w:sz w:val="20"/>
                <w:szCs w:val="20"/>
              </w:rPr>
            </w:pPr>
            <w:r w:rsidRPr="00D13D2E">
              <w:rPr>
                <w:rFonts w:eastAsia="Calibri"/>
                <w:sz w:val="20"/>
                <w:szCs w:val="20"/>
              </w:rPr>
              <w:t>Prescriptions filled,  median (IQR)</w:t>
            </w:r>
            <w:r w:rsidR="007B3FC2">
              <w:rPr>
                <w:rFonts w:eastAsia="Calibri"/>
                <w:sz w:val="20"/>
                <w:szCs w:val="20"/>
              </w:rPr>
              <w:t>,  min-max</w:t>
            </w:r>
          </w:p>
        </w:tc>
        <w:tc>
          <w:tcPr>
            <w:tcW w:w="3870" w:type="dxa"/>
          </w:tcPr>
          <w:p w:rsidRPr="00D13D2E" w:rsidR="002B4B18" w:rsidP="00984273" w:rsidRDefault="002B4B18" w14:paraId="5351F6DB" w14:textId="46D535D3">
            <w:pPr>
              <w:spacing w:line="276" w:lineRule="auto"/>
              <w:ind w:left="154" w:firstLine="0"/>
              <w:rPr>
                <w:rFonts w:eastAsia="Times New Roman"/>
                <w:sz w:val="20"/>
                <w:szCs w:val="20"/>
                <w:lang w:eastAsia="en-GB"/>
              </w:rPr>
            </w:pPr>
            <w:r w:rsidRPr="00D13D2E">
              <w:rPr>
                <w:rFonts w:eastAsia="Times New Roman"/>
                <w:sz w:val="20"/>
                <w:szCs w:val="20"/>
                <w:lang w:eastAsia="en-GB"/>
              </w:rPr>
              <w:t>-</w:t>
            </w:r>
          </w:p>
        </w:tc>
        <w:tc>
          <w:tcPr>
            <w:tcW w:w="4578" w:type="dxa"/>
          </w:tcPr>
          <w:p w:rsidRPr="00D13D2E" w:rsidR="002B4B18" w:rsidP="00984273" w:rsidRDefault="002B4B18" w14:paraId="0A7808BA" w14:textId="77777777">
            <w:pPr>
              <w:spacing w:line="276" w:lineRule="auto"/>
              <w:ind w:left="154" w:firstLine="0"/>
              <w:rPr>
                <w:rFonts w:eastAsia="Times New Roman"/>
                <w:sz w:val="20"/>
                <w:szCs w:val="20"/>
                <w:lang w:eastAsia="en-GB"/>
              </w:rPr>
            </w:pPr>
          </w:p>
        </w:tc>
      </w:tr>
    </w:tbl>
    <w:p w:rsidRPr="00646049" w:rsidR="00D13D2E" w:rsidP="00984273" w:rsidRDefault="002B4B18" w14:paraId="335D0B89" w14:textId="20F34275">
      <w:pPr>
        <w:spacing w:line="276" w:lineRule="auto"/>
        <w:ind w:left="0" w:firstLine="0"/>
        <w:rPr>
          <w:highlight w:val="yellow"/>
        </w:rPr>
      </w:pPr>
      <w:r>
        <w:t xml:space="preserve">*Extended use of </w:t>
      </w:r>
      <w:proofErr w:type="spellStart"/>
      <w:r>
        <w:t>triptan</w:t>
      </w:r>
      <w:proofErr w:type="spellEnd"/>
      <w:r>
        <w:t xml:space="preserve"> </w:t>
      </w:r>
      <w:r w:rsidRPr="00670B6C">
        <w:t xml:space="preserve">is defined as &gt;15 DDDs </w:t>
      </w:r>
      <w:r w:rsidRPr="00670B6C">
        <w:rPr>
          <w:spacing w:val="-2"/>
        </w:rPr>
        <w:t>prescribed/dispensed</w:t>
      </w:r>
      <w:r w:rsidRPr="00670B6C">
        <w:t xml:space="preserve"> per any 1 month</w:t>
      </w:r>
      <w:r>
        <w:t xml:space="preserve"> (1 month = 30 days)</w:t>
      </w:r>
      <w:r w:rsidRPr="00670B6C">
        <w:t>.</w:t>
      </w:r>
    </w:p>
    <w:p w:rsidRPr="00646049" w:rsidR="00D13D2E" w:rsidP="00984273" w:rsidRDefault="00D13D2E" w14:paraId="139063D5" w14:textId="77777777">
      <w:pPr>
        <w:spacing w:line="276" w:lineRule="auto"/>
        <w:ind w:left="0" w:firstLine="0"/>
        <w:rPr>
          <w:highlight w:val="yellow"/>
        </w:rPr>
      </w:pPr>
    </w:p>
    <w:p w:rsidR="00D13D2E" w:rsidP="00984273" w:rsidRDefault="00D13D2E" w14:paraId="2552ACC9" w14:textId="77777777">
      <w:pPr>
        <w:spacing w:line="276" w:lineRule="auto"/>
        <w:ind w:left="0" w:firstLine="0"/>
        <w:rPr>
          <w:highlight w:val="yellow"/>
        </w:rPr>
        <w:sectPr w:rsidR="00D13D2E" w:rsidSect="00042FB9">
          <w:pgSz w:w="16838" w:h="11906" w:orient="landscape" w:code="9"/>
          <w:pgMar w:top="1440" w:right="1440" w:bottom="1440" w:left="1440" w:header="706" w:footer="706" w:gutter="0"/>
          <w:cols w:space="708"/>
          <w:docGrid w:linePitch="360"/>
        </w:sectPr>
      </w:pPr>
    </w:p>
    <w:p w:rsidRPr="00BB7D01" w:rsidR="00A9622F" w:rsidP="00984273" w:rsidRDefault="00A9622F" w14:paraId="0BFDF572" w14:textId="218957AE">
      <w:pPr>
        <w:spacing w:line="276" w:lineRule="auto"/>
        <w:ind w:left="0" w:firstLine="0"/>
        <w:rPr>
          <w:rFonts w:eastAsia="Times New Roman"/>
          <w:szCs w:val="20"/>
          <w:lang w:eastAsia="en-GB"/>
        </w:rPr>
      </w:pPr>
      <w:r w:rsidRPr="00BB7D01">
        <w:rPr>
          <w:rFonts w:eastAsia="Times New Roman"/>
          <w:b/>
          <w:szCs w:val="20"/>
          <w:lang w:eastAsia="en-GB"/>
        </w:rPr>
        <w:lastRenderedPageBreak/>
        <w:t xml:space="preserve">Table shell </w:t>
      </w:r>
      <w:r w:rsidR="00D13D2E">
        <w:rPr>
          <w:rFonts w:eastAsia="Times New Roman"/>
          <w:b/>
          <w:szCs w:val="20"/>
          <w:lang w:eastAsia="en-GB"/>
        </w:rPr>
        <w:t>3</w:t>
      </w:r>
      <w:r w:rsidRPr="00BB7D01">
        <w:rPr>
          <w:rFonts w:eastAsia="Times New Roman"/>
          <w:szCs w:val="20"/>
          <w:lang w:eastAsia="en-GB"/>
        </w:rPr>
        <w:t xml:space="preserve">. </w:t>
      </w:r>
      <w:r>
        <w:rPr>
          <w:rFonts w:eastAsia="Times New Roman"/>
          <w:szCs w:val="20"/>
          <w:lang w:eastAsia="en-GB"/>
        </w:rPr>
        <w:t xml:space="preserve">Distribution of time-varying confounders </w:t>
      </w:r>
      <w:r w:rsidR="00360BC9">
        <w:rPr>
          <w:rFonts w:eastAsia="Times New Roman"/>
          <w:szCs w:val="20"/>
          <w:lang w:eastAsia="en-GB"/>
        </w:rPr>
        <w:t>by</w:t>
      </w:r>
      <w:r w:rsidRPr="00BB7D01">
        <w:rPr>
          <w:rFonts w:eastAsia="Times New Roman"/>
          <w:szCs w:val="20"/>
          <w:lang w:eastAsia="en-GB"/>
        </w:rPr>
        <w:t xml:space="preserve"> </w:t>
      </w:r>
      <w:proofErr w:type="spellStart"/>
      <w:r w:rsidRPr="00BB7D01">
        <w:rPr>
          <w:rFonts w:eastAsia="Times New Roman"/>
          <w:szCs w:val="20"/>
          <w:lang w:eastAsia="en-GB"/>
        </w:rPr>
        <w:t>triptan</w:t>
      </w:r>
      <w:proofErr w:type="spellEnd"/>
      <w:r w:rsidRPr="00BB7D01">
        <w:rPr>
          <w:rFonts w:eastAsia="Times New Roman"/>
          <w:szCs w:val="20"/>
          <w:lang w:eastAsia="en-GB"/>
        </w:rPr>
        <w:t xml:space="preserve"> prenatal exposure (N</w:t>
      </w:r>
      <w:r w:rsidR="00360BC9">
        <w:rPr>
          <w:rFonts w:eastAsia="Times New Roman"/>
          <w:szCs w:val="20"/>
          <w:lang w:eastAsia="en-GB"/>
        </w:rPr>
        <w:t>=xxx</w:t>
      </w:r>
      <w:r w:rsidRPr="00BB7D01">
        <w:rPr>
          <w:rFonts w:eastAsia="Times New Roman"/>
          <w:szCs w:val="20"/>
          <w:lang w:eastAsia="en-GB"/>
        </w:rPr>
        <w:t xml:space="preserve">) </w:t>
      </w:r>
      <w:r>
        <w:rPr>
          <w:rFonts w:eastAsia="Times New Roman"/>
          <w:szCs w:val="20"/>
          <w:lang w:eastAsia="en-GB"/>
        </w:rPr>
        <w:t>*</w:t>
      </w:r>
    </w:p>
    <w:tbl>
      <w:tblPr>
        <w:tblStyle w:val="TableGrid"/>
        <w:tblW w:w="9175" w:type="dxa"/>
        <w:tblLook w:val="04A0" w:firstRow="1" w:lastRow="0" w:firstColumn="1" w:lastColumn="0" w:noHBand="0" w:noVBand="1"/>
      </w:tblPr>
      <w:tblGrid>
        <w:gridCol w:w="3955"/>
        <w:gridCol w:w="2430"/>
        <w:gridCol w:w="2790"/>
      </w:tblGrid>
      <w:tr w:rsidRPr="00BB7D01" w:rsidR="007B3FC2" w:rsidTr="00360BC9" w14:paraId="2A93E784" w14:textId="77777777">
        <w:trPr>
          <w:trHeight w:val="722"/>
          <w:tblHeader/>
        </w:trPr>
        <w:tc>
          <w:tcPr>
            <w:tcW w:w="3955" w:type="dxa"/>
            <w:shd w:val="clear" w:color="auto" w:fill="F2F2F2" w:themeFill="background1" w:themeFillShade="F2"/>
          </w:tcPr>
          <w:p w:rsidRPr="00BB7D01" w:rsidR="007B3FC2" w:rsidP="00984273" w:rsidRDefault="007B3FC2" w14:paraId="3480324F" w14:textId="4E8BD68D">
            <w:pPr>
              <w:spacing w:line="276" w:lineRule="auto"/>
              <w:ind w:left="0" w:firstLine="0"/>
              <w:rPr>
                <w:rFonts w:eastAsia="Times New Roman"/>
                <w:b/>
                <w:sz w:val="20"/>
                <w:szCs w:val="20"/>
                <w:lang w:eastAsia="en-GB"/>
              </w:rPr>
            </w:pPr>
            <w:r>
              <w:rPr>
                <w:rFonts w:eastAsia="Times New Roman"/>
                <w:b/>
                <w:sz w:val="20"/>
                <w:szCs w:val="20"/>
                <w:lang w:eastAsia="en-GB"/>
              </w:rPr>
              <w:t>Use of other medications</w:t>
            </w:r>
          </w:p>
        </w:tc>
        <w:tc>
          <w:tcPr>
            <w:tcW w:w="2430" w:type="dxa"/>
            <w:shd w:val="clear" w:color="auto" w:fill="F2F2F2" w:themeFill="background1" w:themeFillShade="F2"/>
          </w:tcPr>
          <w:p w:rsidRPr="00BB7D01" w:rsidR="007B3FC2" w:rsidP="00984273" w:rsidRDefault="007B3FC2" w14:paraId="6D1C09D3" w14:textId="77777777">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 xml:space="preserve">Discontinued </w:t>
            </w:r>
            <w:proofErr w:type="spellStart"/>
            <w:r w:rsidRPr="00BB7D01">
              <w:rPr>
                <w:rFonts w:eastAsia="Times New Roman"/>
                <w:b/>
                <w:sz w:val="20"/>
                <w:szCs w:val="20"/>
                <w:lang w:eastAsia="en-GB"/>
              </w:rPr>
              <w:t>triptan</w:t>
            </w:r>
            <w:proofErr w:type="spellEnd"/>
            <w:r w:rsidRPr="00BB7D01">
              <w:rPr>
                <w:rFonts w:eastAsia="Times New Roman"/>
                <w:b/>
                <w:sz w:val="20"/>
                <w:szCs w:val="20"/>
                <w:lang w:eastAsia="en-GB"/>
              </w:rPr>
              <w:t xml:space="preserve"> before pregnancy</w:t>
            </w:r>
          </w:p>
        </w:tc>
        <w:tc>
          <w:tcPr>
            <w:tcW w:w="2790" w:type="dxa"/>
            <w:shd w:val="clear" w:color="auto" w:fill="F2F2F2" w:themeFill="background1" w:themeFillShade="F2"/>
          </w:tcPr>
          <w:p w:rsidRPr="00BB7D01" w:rsidR="007B3FC2" w:rsidP="00984273" w:rsidRDefault="007B3FC2" w14:paraId="67B1C9B4" w14:textId="77777777">
            <w:pPr>
              <w:spacing w:line="276" w:lineRule="auto"/>
              <w:ind w:left="0" w:firstLine="0"/>
              <w:jc w:val="right"/>
              <w:rPr>
                <w:rFonts w:eastAsia="Times New Roman"/>
                <w:b/>
                <w:sz w:val="20"/>
                <w:szCs w:val="20"/>
                <w:lang w:eastAsia="en-GB"/>
              </w:rPr>
            </w:pPr>
            <w:r w:rsidRPr="00BB7D01">
              <w:rPr>
                <w:rFonts w:eastAsia="Times New Roman"/>
                <w:b/>
                <w:sz w:val="20"/>
                <w:szCs w:val="20"/>
                <w:lang w:eastAsia="en-GB"/>
              </w:rPr>
              <w:t xml:space="preserve">Continued </w:t>
            </w:r>
            <w:proofErr w:type="spellStart"/>
            <w:r w:rsidRPr="00BB7D01">
              <w:rPr>
                <w:rFonts w:eastAsia="Times New Roman"/>
                <w:b/>
                <w:sz w:val="20"/>
                <w:szCs w:val="20"/>
                <w:lang w:eastAsia="en-GB"/>
              </w:rPr>
              <w:t>triptan</w:t>
            </w:r>
            <w:proofErr w:type="spellEnd"/>
            <w:r w:rsidRPr="00BB7D01">
              <w:rPr>
                <w:rFonts w:eastAsia="Times New Roman"/>
                <w:b/>
                <w:sz w:val="20"/>
                <w:szCs w:val="20"/>
                <w:lang w:eastAsia="en-GB"/>
              </w:rPr>
              <w:t xml:space="preserve"> into pregnancy</w:t>
            </w:r>
          </w:p>
        </w:tc>
      </w:tr>
      <w:tr w:rsidRPr="00BB7D01" w:rsidR="007B3FC2" w:rsidTr="00360BC9" w14:paraId="58C8EBA2" w14:textId="77777777">
        <w:trPr>
          <w:trHeight w:val="317"/>
          <w:tblHeader/>
        </w:trPr>
        <w:tc>
          <w:tcPr>
            <w:tcW w:w="3955" w:type="dxa"/>
            <w:shd w:val="clear" w:color="auto" w:fill="F2F2F2" w:themeFill="background1" w:themeFillShade="F2"/>
          </w:tcPr>
          <w:p w:rsidRPr="00BB7D01" w:rsidR="007B3FC2" w:rsidP="00984273" w:rsidRDefault="007B3FC2" w14:paraId="072586BA" w14:textId="77777777">
            <w:pPr>
              <w:spacing w:line="276" w:lineRule="auto"/>
              <w:ind w:left="0" w:firstLine="0"/>
              <w:rPr>
                <w:rFonts w:eastAsia="Times New Roman"/>
                <w:sz w:val="20"/>
                <w:szCs w:val="20"/>
                <w:lang w:eastAsia="en-GB"/>
              </w:rPr>
            </w:pPr>
          </w:p>
        </w:tc>
        <w:tc>
          <w:tcPr>
            <w:tcW w:w="2430" w:type="dxa"/>
            <w:shd w:val="clear" w:color="auto" w:fill="F2F2F2" w:themeFill="background1" w:themeFillShade="F2"/>
          </w:tcPr>
          <w:p w:rsidRPr="00BB7D01" w:rsidR="007B3FC2" w:rsidP="00984273" w:rsidRDefault="007B3FC2" w14:paraId="7F9DC889" w14:textId="77777777">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c>
          <w:tcPr>
            <w:tcW w:w="2790" w:type="dxa"/>
            <w:shd w:val="clear" w:color="auto" w:fill="F2F2F2" w:themeFill="background1" w:themeFillShade="F2"/>
          </w:tcPr>
          <w:p w:rsidRPr="00BB7D01" w:rsidR="007B3FC2" w:rsidP="00984273" w:rsidRDefault="007B3FC2" w14:paraId="63233584" w14:textId="77777777">
            <w:pPr>
              <w:spacing w:line="276" w:lineRule="auto"/>
              <w:ind w:left="0" w:firstLine="0"/>
              <w:jc w:val="right"/>
              <w:rPr>
                <w:rFonts w:eastAsia="Times New Roman"/>
                <w:sz w:val="20"/>
                <w:szCs w:val="20"/>
                <w:lang w:eastAsia="en-GB"/>
              </w:rPr>
            </w:pPr>
            <w:r w:rsidRPr="00BB7D01">
              <w:rPr>
                <w:rFonts w:eastAsia="Times New Roman"/>
                <w:sz w:val="20"/>
                <w:szCs w:val="20"/>
                <w:lang w:eastAsia="en-GB"/>
              </w:rPr>
              <w:t>N=</w:t>
            </w:r>
          </w:p>
        </w:tc>
      </w:tr>
      <w:tr w:rsidRPr="00BB7D01" w:rsidR="007B3FC2" w:rsidTr="00360BC9" w14:paraId="10678BE1" w14:textId="77777777">
        <w:trPr>
          <w:trHeight w:val="326"/>
          <w:tblHeader/>
        </w:trPr>
        <w:tc>
          <w:tcPr>
            <w:tcW w:w="3955" w:type="dxa"/>
            <w:shd w:val="clear" w:color="auto" w:fill="F2F2F2" w:themeFill="background1" w:themeFillShade="F2"/>
          </w:tcPr>
          <w:p w:rsidRPr="00BB7D01" w:rsidR="007B3FC2" w:rsidP="00984273" w:rsidRDefault="007B3FC2" w14:paraId="2F048829" w14:textId="77777777">
            <w:pPr>
              <w:spacing w:line="276" w:lineRule="auto"/>
              <w:ind w:left="0" w:firstLine="0"/>
              <w:rPr>
                <w:rFonts w:eastAsia="Times New Roman"/>
                <w:i/>
                <w:sz w:val="20"/>
                <w:szCs w:val="20"/>
                <w:lang w:eastAsia="en-GB"/>
              </w:rPr>
            </w:pPr>
          </w:p>
        </w:tc>
        <w:tc>
          <w:tcPr>
            <w:tcW w:w="2430" w:type="dxa"/>
            <w:shd w:val="clear" w:color="auto" w:fill="F2F2F2" w:themeFill="background1" w:themeFillShade="F2"/>
          </w:tcPr>
          <w:p w:rsidRPr="00BB7D01" w:rsidR="007B3FC2" w:rsidP="00984273" w:rsidRDefault="007B3FC2" w14:paraId="25FFD5FA" w14:textId="77777777">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c>
          <w:tcPr>
            <w:tcW w:w="2790" w:type="dxa"/>
            <w:shd w:val="clear" w:color="auto" w:fill="F2F2F2" w:themeFill="background1" w:themeFillShade="F2"/>
          </w:tcPr>
          <w:p w:rsidRPr="00BB7D01" w:rsidR="007B3FC2" w:rsidP="00984273" w:rsidRDefault="007B3FC2" w14:paraId="62C0902A" w14:textId="77777777">
            <w:pPr>
              <w:spacing w:line="276" w:lineRule="auto"/>
              <w:ind w:left="0" w:firstLine="0"/>
              <w:jc w:val="right"/>
              <w:rPr>
                <w:rFonts w:eastAsia="Times New Roman"/>
                <w:sz w:val="20"/>
                <w:szCs w:val="20"/>
                <w:lang w:eastAsia="en-GB"/>
              </w:rPr>
            </w:pPr>
            <w:proofErr w:type="gramStart"/>
            <w:r w:rsidRPr="00BB7D01">
              <w:rPr>
                <w:rFonts w:eastAsia="Times New Roman"/>
                <w:sz w:val="20"/>
                <w:szCs w:val="20"/>
                <w:lang w:eastAsia="en-GB"/>
              </w:rPr>
              <w:t>n</w:t>
            </w:r>
            <w:proofErr w:type="gramEnd"/>
            <w:r w:rsidRPr="00BB7D01">
              <w:rPr>
                <w:rFonts w:eastAsia="Times New Roman"/>
                <w:sz w:val="20"/>
                <w:szCs w:val="20"/>
                <w:lang w:eastAsia="en-GB"/>
              </w:rPr>
              <w:t xml:space="preserve"> (%)</w:t>
            </w:r>
          </w:p>
        </w:tc>
      </w:tr>
      <w:tr w:rsidRPr="00BB7D01" w:rsidR="007B3FC2" w:rsidTr="00360BC9" w14:paraId="564DAF73" w14:textId="77777777">
        <w:trPr>
          <w:trHeight w:val="326"/>
        </w:trPr>
        <w:tc>
          <w:tcPr>
            <w:tcW w:w="3955" w:type="dxa"/>
          </w:tcPr>
          <w:p w:rsidRPr="00BB7D01" w:rsidR="007B3FC2" w:rsidP="00984273" w:rsidRDefault="007B3FC2" w14:paraId="6F6DEA70" w14:textId="0EC2C509">
            <w:pPr>
              <w:spacing w:line="276" w:lineRule="auto"/>
              <w:ind w:left="0" w:firstLine="0"/>
              <w:rPr>
                <w:rFonts w:eastAsia="Times New Roman"/>
                <w:sz w:val="20"/>
                <w:szCs w:val="20"/>
                <w:lang w:eastAsia="en-GB"/>
              </w:rPr>
            </w:pPr>
            <w:r>
              <w:rPr>
                <w:rFonts w:eastAsia="Calibri"/>
                <w:b/>
                <w:sz w:val="20"/>
                <w:szCs w:val="20"/>
              </w:rPr>
              <w:t xml:space="preserve">Use  of other medications </w:t>
            </w:r>
            <w:r w:rsidRPr="00D238C1">
              <w:rPr>
                <w:rFonts w:eastAsia="Calibri"/>
                <w:b/>
                <w:sz w:val="20"/>
                <w:szCs w:val="20"/>
              </w:rPr>
              <w:t xml:space="preserve">in </w:t>
            </w:r>
            <w:r>
              <w:rPr>
                <w:rFonts w:eastAsia="Calibri"/>
                <w:b/>
                <w:sz w:val="20"/>
                <w:szCs w:val="20"/>
              </w:rPr>
              <w:t>first trimester of</w:t>
            </w:r>
            <w:r w:rsidRPr="00D238C1">
              <w:rPr>
                <w:rFonts w:eastAsia="Calibri"/>
                <w:b/>
                <w:sz w:val="20"/>
                <w:szCs w:val="20"/>
              </w:rPr>
              <w:t xml:space="preserve"> pregnancy</w:t>
            </w:r>
          </w:p>
        </w:tc>
        <w:tc>
          <w:tcPr>
            <w:tcW w:w="2430" w:type="dxa"/>
          </w:tcPr>
          <w:p w:rsidRPr="00BB7D01" w:rsidR="007B3FC2" w:rsidP="00984273" w:rsidRDefault="007B3FC2" w14:paraId="5ED59699"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42FF46D8" w14:textId="77777777">
            <w:pPr>
              <w:spacing w:line="276" w:lineRule="auto"/>
              <w:ind w:left="0" w:firstLine="0"/>
              <w:rPr>
                <w:rFonts w:eastAsia="Times New Roman"/>
                <w:sz w:val="20"/>
                <w:szCs w:val="20"/>
                <w:lang w:eastAsia="en-GB"/>
              </w:rPr>
            </w:pPr>
          </w:p>
        </w:tc>
      </w:tr>
      <w:tr w:rsidRPr="00BB7D01" w:rsidR="007B3FC2" w:rsidTr="00360BC9" w14:paraId="7F3A72DF" w14:textId="77777777">
        <w:trPr>
          <w:trHeight w:val="326"/>
        </w:trPr>
        <w:tc>
          <w:tcPr>
            <w:tcW w:w="3955" w:type="dxa"/>
          </w:tcPr>
          <w:p w:rsidRPr="00BB7D01" w:rsidR="007B3FC2" w:rsidP="00984273" w:rsidRDefault="007B3FC2" w14:paraId="7D50A697" w14:textId="1CD78C09">
            <w:pPr>
              <w:spacing w:line="276" w:lineRule="auto"/>
              <w:ind w:left="246" w:firstLine="0"/>
              <w:rPr>
                <w:rFonts w:eastAsia="Times New Roman"/>
                <w:sz w:val="20"/>
                <w:szCs w:val="20"/>
                <w:lang w:eastAsia="en-GB"/>
              </w:rPr>
            </w:pPr>
            <w:r w:rsidRPr="00D238C1">
              <w:rPr>
                <w:rFonts w:eastAsia="Calibri"/>
                <w:sz w:val="20"/>
                <w:szCs w:val="20"/>
              </w:rPr>
              <w:t>Analgesics</w:t>
            </w:r>
            <w:r>
              <w:rPr>
                <w:rFonts w:eastAsia="Calibri"/>
                <w:sz w:val="20"/>
                <w:szCs w:val="20"/>
              </w:rPr>
              <w:t xml:space="preserve"> (yes)</w:t>
            </w:r>
            <w:r w:rsidRPr="00D238C1">
              <w:rPr>
                <w:rFonts w:eastAsia="Calibri"/>
                <w:sz w:val="20"/>
                <w:szCs w:val="20"/>
              </w:rPr>
              <w:t xml:space="preserve"> </w:t>
            </w:r>
          </w:p>
        </w:tc>
        <w:tc>
          <w:tcPr>
            <w:tcW w:w="2430" w:type="dxa"/>
          </w:tcPr>
          <w:p w:rsidRPr="00BB7D01" w:rsidR="007B3FC2" w:rsidP="00984273" w:rsidRDefault="007B3FC2" w14:paraId="51153C9E"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36C35902" w14:textId="77777777">
            <w:pPr>
              <w:spacing w:line="276" w:lineRule="auto"/>
              <w:ind w:left="0" w:firstLine="0"/>
              <w:rPr>
                <w:rFonts w:eastAsia="Times New Roman"/>
                <w:sz w:val="20"/>
                <w:szCs w:val="20"/>
                <w:lang w:eastAsia="en-GB"/>
              </w:rPr>
            </w:pPr>
          </w:p>
        </w:tc>
      </w:tr>
      <w:tr w:rsidRPr="00BB7D01" w:rsidR="007B3FC2" w:rsidTr="00360BC9" w14:paraId="5E4C60F6" w14:textId="77777777">
        <w:trPr>
          <w:trHeight w:val="326"/>
        </w:trPr>
        <w:tc>
          <w:tcPr>
            <w:tcW w:w="3955" w:type="dxa"/>
          </w:tcPr>
          <w:p w:rsidRPr="00BB7D01" w:rsidR="007B3FC2" w:rsidP="00984273" w:rsidRDefault="007B3FC2" w14:paraId="0055CA5B" w14:textId="1423F20A">
            <w:pPr>
              <w:spacing w:line="276" w:lineRule="auto"/>
              <w:ind w:left="246" w:firstLine="0"/>
              <w:rPr>
                <w:rFonts w:eastAsia="Times New Roman"/>
                <w:sz w:val="20"/>
                <w:szCs w:val="20"/>
                <w:lang w:eastAsia="en-GB"/>
              </w:rPr>
            </w:pPr>
            <w:r w:rsidRPr="00D238C1">
              <w:rPr>
                <w:rFonts w:eastAsia="Calibri"/>
                <w:sz w:val="20"/>
                <w:szCs w:val="20"/>
              </w:rPr>
              <w:t>NSAIDs</w:t>
            </w:r>
            <w:r>
              <w:rPr>
                <w:rFonts w:eastAsia="Calibri"/>
                <w:sz w:val="20"/>
                <w:szCs w:val="20"/>
              </w:rPr>
              <w:t xml:space="preserve"> (yes)</w:t>
            </w:r>
          </w:p>
        </w:tc>
        <w:tc>
          <w:tcPr>
            <w:tcW w:w="2430" w:type="dxa"/>
          </w:tcPr>
          <w:p w:rsidRPr="00BB7D01" w:rsidR="007B3FC2" w:rsidP="00984273" w:rsidRDefault="007B3FC2" w14:paraId="21370CAC"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57EDF13C" w14:textId="77777777">
            <w:pPr>
              <w:spacing w:line="276" w:lineRule="auto"/>
              <w:ind w:left="0" w:firstLine="0"/>
              <w:rPr>
                <w:rFonts w:eastAsia="Times New Roman"/>
                <w:sz w:val="20"/>
                <w:szCs w:val="20"/>
                <w:lang w:eastAsia="en-GB"/>
              </w:rPr>
            </w:pPr>
          </w:p>
        </w:tc>
      </w:tr>
      <w:tr w:rsidRPr="00BB7D01" w:rsidR="007B3FC2" w:rsidTr="00360BC9" w14:paraId="3B0EF2C0" w14:textId="77777777">
        <w:trPr>
          <w:trHeight w:val="317"/>
        </w:trPr>
        <w:tc>
          <w:tcPr>
            <w:tcW w:w="3955" w:type="dxa"/>
          </w:tcPr>
          <w:p w:rsidRPr="00BB7D01" w:rsidR="007B3FC2" w:rsidP="00984273" w:rsidRDefault="007B3FC2" w14:paraId="3330B93A" w14:textId="42092906">
            <w:pPr>
              <w:spacing w:line="276" w:lineRule="auto"/>
              <w:ind w:left="246" w:firstLine="0"/>
              <w:rPr>
                <w:rFonts w:eastAsia="Calibri"/>
                <w:sz w:val="20"/>
                <w:szCs w:val="20"/>
              </w:rPr>
            </w:pPr>
            <w:proofErr w:type="spellStart"/>
            <w:r w:rsidRPr="00D238C1">
              <w:rPr>
                <w:rFonts w:eastAsia="Calibri"/>
                <w:sz w:val="20"/>
                <w:szCs w:val="20"/>
              </w:rPr>
              <w:t>Antinauseants</w:t>
            </w:r>
            <w:proofErr w:type="spellEnd"/>
            <w:r>
              <w:rPr>
                <w:rFonts w:eastAsia="Calibri"/>
                <w:sz w:val="20"/>
                <w:szCs w:val="20"/>
              </w:rPr>
              <w:t xml:space="preserve"> (yes)</w:t>
            </w:r>
          </w:p>
        </w:tc>
        <w:tc>
          <w:tcPr>
            <w:tcW w:w="2430" w:type="dxa"/>
          </w:tcPr>
          <w:p w:rsidRPr="00BB7D01" w:rsidR="007B3FC2" w:rsidP="00984273" w:rsidRDefault="007B3FC2" w14:paraId="3236E55D"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7F09EE7B" w14:textId="77777777">
            <w:pPr>
              <w:spacing w:line="276" w:lineRule="auto"/>
              <w:ind w:left="0" w:firstLine="0"/>
              <w:rPr>
                <w:rFonts w:eastAsia="Times New Roman"/>
                <w:sz w:val="20"/>
                <w:szCs w:val="20"/>
                <w:lang w:eastAsia="en-GB"/>
              </w:rPr>
            </w:pPr>
          </w:p>
        </w:tc>
      </w:tr>
      <w:tr w:rsidRPr="00BB7D01" w:rsidR="007B3FC2" w:rsidTr="00360BC9" w14:paraId="4DCA1E02" w14:textId="77777777">
        <w:trPr>
          <w:trHeight w:val="317"/>
        </w:trPr>
        <w:tc>
          <w:tcPr>
            <w:tcW w:w="3955" w:type="dxa"/>
          </w:tcPr>
          <w:p w:rsidRPr="00D238C1" w:rsidR="007B3FC2" w:rsidP="00984273" w:rsidRDefault="007B3FC2" w14:paraId="52C54731" w14:textId="721FC1B4">
            <w:pPr>
              <w:spacing w:line="276" w:lineRule="auto"/>
              <w:ind w:left="246" w:firstLine="0"/>
              <w:rPr>
                <w:rFonts w:eastAsia="Calibri"/>
                <w:sz w:val="20"/>
                <w:szCs w:val="20"/>
              </w:rPr>
            </w:pPr>
            <w:r>
              <w:rPr>
                <w:rFonts w:eastAsia="Calibri"/>
                <w:sz w:val="20"/>
                <w:szCs w:val="20"/>
              </w:rPr>
              <w:t>M</w:t>
            </w:r>
            <w:r w:rsidRPr="00A9622F">
              <w:rPr>
                <w:rFonts w:eastAsia="Calibri"/>
                <w:sz w:val="20"/>
                <w:szCs w:val="20"/>
              </w:rPr>
              <w:t>igraine preventive drugs</w:t>
            </w:r>
            <w:r>
              <w:rPr>
                <w:rFonts w:eastAsia="Calibri"/>
                <w:sz w:val="20"/>
                <w:szCs w:val="20"/>
              </w:rPr>
              <w:t xml:space="preserve"> (yes)**</w:t>
            </w:r>
          </w:p>
        </w:tc>
        <w:tc>
          <w:tcPr>
            <w:tcW w:w="2430" w:type="dxa"/>
          </w:tcPr>
          <w:p w:rsidRPr="00BB7D01" w:rsidR="007B3FC2" w:rsidP="00984273" w:rsidRDefault="007B3FC2" w14:paraId="0D24E4D7"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5B6BB34B" w14:textId="77777777">
            <w:pPr>
              <w:spacing w:line="276" w:lineRule="auto"/>
              <w:ind w:left="0" w:firstLine="0"/>
              <w:rPr>
                <w:rFonts w:eastAsia="Times New Roman"/>
                <w:sz w:val="20"/>
                <w:szCs w:val="20"/>
                <w:lang w:eastAsia="en-GB"/>
              </w:rPr>
            </w:pPr>
          </w:p>
        </w:tc>
      </w:tr>
      <w:tr w:rsidRPr="00BB7D01" w:rsidR="007B3FC2" w:rsidTr="00360BC9" w14:paraId="101FB478" w14:textId="77777777">
        <w:trPr>
          <w:trHeight w:val="317"/>
        </w:trPr>
        <w:tc>
          <w:tcPr>
            <w:tcW w:w="3955" w:type="dxa"/>
          </w:tcPr>
          <w:p w:rsidRPr="00D238C1" w:rsidR="007B3FC2" w:rsidP="00984273" w:rsidRDefault="007B3FC2" w14:paraId="5DEE23CB" w14:textId="1FEF248A">
            <w:pPr>
              <w:spacing w:line="276" w:lineRule="auto"/>
              <w:ind w:left="246" w:firstLine="0"/>
              <w:rPr>
                <w:rFonts w:eastAsia="Calibri"/>
                <w:sz w:val="20"/>
                <w:szCs w:val="20"/>
              </w:rPr>
            </w:pPr>
            <w:r>
              <w:rPr>
                <w:rFonts w:eastAsia="Calibri"/>
                <w:sz w:val="20"/>
                <w:szCs w:val="20"/>
              </w:rPr>
              <w:t>A</w:t>
            </w:r>
            <w:r w:rsidRPr="00A9622F">
              <w:rPr>
                <w:rFonts w:eastAsia="Calibri"/>
                <w:sz w:val="20"/>
                <w:szCs w:val="20"/>
              </w:rPr>
              <w:t>ntidepressants</w:t>
            </w:r>
            <w:r>
              <w:rPr>
                <w:rFonts w:eastAsia="Calibri"/>
                <w:sz w:val="20"/>
                <w:szCs w:val="20"/>
              </w:rPr>
              <w:t xml:space="preserve"> (yes)</w:t>
            </w:r>
          </w:p>
        </w:tc>
        <w:tc>
          <w:tcPr>
            <w:tcW w:w="2430" w:type="dxa"/>
          </w:tcPr>
          <w:p w:rsidRPr="00BB7D01" w:rsidR="007B3FC2" w:rsidP="00984273" w:rsidRDefault="007B3FC2" w14:paraId="1376B1D5"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4B90E14A" w14:textId="77777777">
            <w:pPr>
              <w:spacing w:line="276" w:lineRule="auto"/>
              <w:ind w:left="0" w:firstLine="0"/>
              <w:rPr>
                <w:rFonts w:eastAsia="Times New Roman"/>
                <w:sz w:val="20"/>
                <w:szCs w:val="20"/>
                <w:lang w:eastAsia="en-GB"/>
              </w:rPr>
            </w:pPr>
          </w:p>
        </w:tc>
      </w:tr>
      <w:tr w:rsidRPr="00BB7D01" w:rsidR="007B3FC2" w:rsidTr="00360BC9" w14:paraId="0EF52AEF" w14:textId="77777777">
        <w:trPr>
          <w:trHeight w:val="317"/>
        </w:trPr>
        <w:tc>
          <w:tcPr>
            <w:tcW w:w="3955" w:type="dxa"/>
          </w:tcPr>
          <w:p w:rsidRPr="00D238C1" w:rsidR="007B3FC2" w:rsidP="00984273" w:rsidRDefault="007B3FC2" w14:paraId="2B5B183E" w14:textId="5CCF0A2E">
            <w:pPr>
              <w:spacing w:line="276" w:lineRule="auto"/>
              <w:ind w:left="246" w:firstLine="0"/>
              <w:rPr>
                <w:rFonts w:eastAsia="Calibri"/>
                <w:sz w:val="20"/>
                <w:szCs w:val="20"/>
              </w:rPr>
            </w:pPr>
            <w:proofErr w:type="spellStart"/>
            <w:r>
              <w:rPr>
                <w:rFonts w:eastAsia="Calibri"/>
                <w:sz w:val="20"/>
                <w:szCs w:val="20"/>
              </w:rPr>
              <w:t>A</w:t>
            </w:r>
            <w:r w:rsidRPr="00A9622F">
              <w:rPr>
                <w:rFonts w:eastAsia="Calibri"/>
                <w:sz w:val="20"/>
                <w:szCs w:val="20"/>
              </w:rPr>
              <w:t>ntiepileptics</w:t>
            </w:r>
            <w:proofErr w:type="spellEnd"/>
            <w:r>
              <w:rPr>
                <w:rFonts w:eastAsia="Calibri"/>
                <w:sz w:val="20"/>
                <w:szCs w:val="20"/>
              </w:rPr>
              <w:t xml:space="preserve"> (yes)</w:t>
            </w:r>
          </w:p>
        </w:tc>
        <w:tc>
          <w:tcPr>
            <w:tcW w:w="2430" w:type="dxa"/>
          </w:tcPr>
          <w:p w:rsidRPr="00BB7D01" w:rsidR="007B3FC2" w:rsidP="00984273" w:rsidRDefault="007B3FC2" w14:paraId="6AD35A76"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494248F1" w14:textId="77777777">
            <w:pPr>
              <w:spacing w:line="276" w:lineRule="auto"/>
              <w:ind w:left="0" w:firstLine="0"/>
              <w:rPr>
                <w:rFonts w:eastAsia="Times New Roman"/>
                <w:sz w:val="20"/>
                <w:szCs w:val="20"/>
                <w:lang w:eastAsia="en-GB"/>
              </w:rPr>
            </w:pPr>
          </w:p>
        </w:tc>
      </w:tr>
      <w:tr w:rsidRPr="00BB7D01" w:rsidR="007B3FC2" w:rsidTr="00360BC9" w14:paraId="6F1A1E10" w14:textId="77777777">
        <w:trPr>
          <w:trHeight w:val="317"/>
        </w:trPr>
        <w:tc>
          <w:tcPr>
            <w:tcW w:w="3955" w:type="dxa"/>
          </w:tcPr>
          <w:p w:rsidRPr="00D238C1" w:rsidR="007B3FC2" w:rsidP="00984273" w:rsidRDefault="007B3FC2" w14:paraId="6E7CBD15" w14:textId="44FEBD54">
            <w:pPr>
              <w:spacing w:line="276" w:lineRule="auto"/>
              <w:ind w:left="246" w:firstLine="0"/>
              <w:rPr>
                <w:rFonts w:eastAsia="Calibri"/>
                <w:sz w:val="20"/>
                <w:szCs w:val="20"/>
              </w:rPr>
            </w:pPr>
            <w:r>
              <w:rPr>
                <w:rFonts w:eastAsia="Calibri"/>
                <w:sz w:val="20"/>
                <w:szCs w:val="20"/>
              </w:rPr>
              <w:t>Z</w:t>
            </w:r>
            <w:r w:rsidRPr="00A9622F">
              <w:rPr>
                <w:rFonts w:eastAsia="Calibri"/>
                <w:sz w:val="20"/>
                <w:szCs w:val="20"/>
              </w:rPr>
              <w:t>-hypnotics</w:t>
            </w:r>
            <w:r>
              <w:rPr>
                <w:rFonts w:eastAsia="Calibri"/>
                <w:sz w:val="20"/>
                <w:szCs w:val="20"/>
              </w:rPr>
              <w:t xml:space="preserve"> (yes)</w:t>
            </w:r>
          </w:p>
        </w:tc>
        <w:tc>
          <w:tcPr>
            <w:tcW w:w="2430" w:type="dxa"/>
          </w:tcPr>
          <w:p w:rsidRPr="00BB7D01" w:rsidR="007B3FC2" w:rsidP="00984273" w:rsidRDefault="007B3FC2" w14:paraId="2CD137DB"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71589A08" w14:textId="77777777">
            <w:pPr>
              <w:spacing w:line="276" w:lineRule="auto"/>
              <w:ind w:left="0" w:firstLine="0"/>
              <w:rPr>
                <w:rFonts w:eastAsia="Times New Roman"/>
                <w:sz w:val="20"/>
                <w:szCs w:val="20"/>
                <w:lang w:eastAsia="en-GB"/>
              </w:rPr>
            </w:pPr>
          </w:p>
        </w:tc>
      </w:tr>
      <w:tr w:rsidRPr="00BB7D01" w:rsidR="007B3FC2" w:rsidTr="00360BC9" w14:paraId="63349A23" w14:textId="77777777">
        <w:trPr>
          <w:trHeight w:val="326"/>
        </w:trPr>
        <w:tc>
          <w:tcPr>
            <w:tcW w:w="3955" w:type="dxa"/>
            <w:shd w:val="clear" w:color="auto" w:fill="auto"/>
          </w:tcPr>
          <w:p w:rsidRPr="00A9622F" w:rsidR="007B3FC2" w:rsidP="00984273" w:rsidRDefault="007B3FC2" w14:paraId="425AF206" w14:textId="0DB03DE0">
            <w:pPr>
              <w:spacing w:line="276" w:lineRule="auto"/>
              <w:ind w:left="246" w:firstLine="0"/>
              <w:rPr>
                <w:rFonts w:eastAsia="Calibri"/>
                <w:sz w:val="20"/>
                <w:szCs w:val="20"/>
              </w:rPr>
            </w:pPr>
            <w:r>
              <w:rPr>
                <w:rFonts w:eastAsia="Calibri"/>
                <w:sz w:val="20"/>
                <w:szCs w:val="20"/>
              </w:rPr>
              <w:t>A</w:t>
            </w:r>
            <w:r w:rsidRPr="00A9622F">
              <w:rPr>
                <w:rFonts w:eastAsia="Calibri"/>
                <w:sz w:val="20"/>
                <w:szCs w:val="20"/>
              </w:rPr>
              <w:t>ntipsychotics</w:t>
            </w:r>
            <w:r>
              <w:rPr>
                <w:rFonts w:eastAsia="Calibri"/>
                <w:sz w:val="20"/>
                <w:szCs w:val="20"/>
              </w:rPr>
              <w:t xml:space="preserve"> (yes)</w:t>
            </w:r>
          </w:p>
        </w:tc>
        <w:tc>
          <w:tcPr>
            <w:tcW w:w="2430" w:type="dxa"/>
          </w:tcPr>
          <w:p w:rsidRPr="00BB7D01" w:rsidR="007B3FC2" w:rsidP="00984273" w:rsidRDefault="007B3FC2" w14:paraId="44FA7ADC"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58482808" w14:textId="77777777">
            <w:pPr>
              <w:spacing w:line="276" w:lineRule="auto"/>
              <w:ind w:left="0" w:firstLine="0"/>
              <w:rPr>
                <w:rFonts w:eastAsia="Times New Roman"/>
                <w:sz w:val="20"/>
                <w:szCs w:val="20"/>
                <w:lang w:eastAsia="en-GB"/>
              </w:rPr>
            </w:pPr>
          </w:p>
        </w:tc>
      </w:tr>
      <w:tr w:rsidRPr="00BB7D01" w:rsidR="007B3FC2" w:rsidTr="00360BC9" w14:paraId="55A1D7AC" w14:textId="77777777">
        <w:trPr>
          <w:trHeight w:val="326"/>
        </w:trPr>
        <w:tc>
          <w:tcPr>
            <w:tcW w:w="3955" w:type="dxa"/>
            <w:shd w:val="clear" w:color="auto" w:fill="auto"/>
          </w:tcPr>
          <w:p w:rsidRPr="00A9622F" w:rsidR="007B3FC2" w:rsidP="00984273" w:rsidRDefault="007B3FC2" w14:paraId="47837236" w14:textId="17219A5D">
            <w:pPr>
              <w:spacing w:line="276" w:lineRule="auto"/>
              <w:ind w:left="246" w:firstLine="0"/>
              <w:rPr>
                <w:rFonts w:eastAsia="Calibri"/>
                <w:sz w:val="20"/>
                <w:szCs w:val="20"/>
              </w:rPr>
            </w:pPr>
            <w:r>
              <w:rPr>
                <w:rFonts w:eastAsia="Calibri"/>
                <w:sz w:val="20"/>
                <w:szCs w:val="20"/>
              </w:rPr>
              <w:t>B</w:t>
            </w:r>
            <w:r w:rsidRPr="00A9622F">
              <w:rPr>
                <w:rFonts w:eastAsia="Calibri"/>
                <w:sz w:val="20"/>
                <w:szCs w:val="20"/>
              </w:rPr>
              <w:t>enzodiazepines</w:t>
            </w:r>
            <w:r>
              <w:rPr>
                <w:rFonts w:eastAsia="Calibri"/>
                <w:sz w:val="20"/>
                <w:szCs w:val="20"/>
              </w:rPr>
              <w:t xml:space="preserve"> (yes)</w:t>
            </w:r>
          </w:p>
        </w:tc>
        <w:tc>
          <w:tcPr>
            <w:tcW w:w="2430" w:type="dxa"/>
          </w:tcPr>
          <w:p w:rsidRPr="00BB7D01" w:rsidR="007B3FC2" w:rsidP="00984273" w:rsidRDefault="007B3FC2" w14:paraId="016CE8DA"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4A2DAF10" w14:textId="77777777">
            <w:pPr>
              <w:spacing w:line="276" w:lineRule="auto"/>
              <w:ind w:left="0" w:firstLine="0"/>
              <w:rPr>
                <w:rFonts w:eastAsia="Times New Roman"/>
                <w:sz w:val="20"/>
                <w:szCs w:val="20"/>
                <w:lang w:eastAsia="en-GB"/>
              </w:rPr>
            </w:pPr>
          </w:p>
        </w:tc>
      </w:tr>
      <w:tr w:rsidRPr="00BB7D01" w:rsidR="007B3FC2" w:rsidTr="00360BC9" w14:paraId="173917AA" w14:textId="77777777">
        <w:trPr>
          <w:trHeight w:val="326"/>
        </w:trPr>
        <w:tc>
          <w:tcPr>
            <w:tcW w:w="3955" w:type="dxa"/>
            <w:shd w:val="clear" w:color="auto" w:fill="auto"/>
          </w:tcPr>
          <w:p w:rsidRPr="00BB7D01" w:rsidR="007B3FC2" w:rsidP="00984273" w:rsidRDefault="007B3FC2" w14:paraId="3CDBC524" w14:textId="6DAAF58F">
            <w:pPr>
              <w:spacing w:line="276" w:lineRule="auto"/>
              <w:ind w:left="246" w:firstLine="0"/>
              <w:rPr>
                <w:rFonts w:eastAsia="Calibri"/>
                <w:sz w:val="20"/>
                <w:szCs w:val="20"/>
              </w:rPr>
            </w:pPr>
            <w:r w:rsidRPr="00A9622F">
              <w:rPr>
                <w:rFonts w:eastAsia="Calibri"/>
                <w:sz w:val="20"/>
                <w:szCs w:val="20"/>
              </w:rPr>
              <w:t>ADHD drugs</w:t>
            </w:r>
            <w:r>
              <w:rPr>
                <w:rFonts w:eastAsia="Calibri"/>
                <w:sz w:val="20"/>
                <w:szCs w:val="20"/>
              </w:rPr>
              <w:t xml:space="preserve"> (yes)</w:t>
            </w:r>
          </w:p>
        </w:tc>
        <w:tc>
          <w:tcPr>
            <w:tcW w:w="2430" w:type="dxa"/>
          </w:tcPr>
          <w:p w:rsidRPr="00BB7D01" w:rsidR="007B3FC2" w:rsidP="00984273" w:rsidRDefault="007B3FC2" w14:paraId="7844D7CB"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04179198" w14:textId="77777777">
            <w:pPr>
              <w:spacing w:line="276" w:lineRule="auto"/>
              <w:ind w:left="0" w:firstLine="0"/>
              <w:rPr>
                <w:rFonts w:eastAsia="Times New Roman"/>
                <w:sz w:val="20"/>
                <w:szCs w:val="20"/>
                <w:lang w:eastAsia="en-GB"/>
              </w:rPr>
            </w:pPr>
          </w:p>
        </w:tc>
      </w:tr>
      <w:tr w:rsidRPr="00BB7D01" w:rsidR="007B3FC2" w:rsidTr="00360BC9" w14:paraId="6A05481A" w14:textId="77777777">
        <w:trPr>
          <w:trHeight w:val="326"/>
        </w:trPr>
        <w:tc>
          <w:tcPr>
            <w:tcW w:w="3955" w:type="dxa"/>
            <w:shd w:val="clear" w:color="auto" w:fill="auto"/>
          </w:tcPr>
          <w:p w:rsidR="007B3FC2" w:rsidP="00984273" w:rsidRDefault="007B3FC2" w14:paraId="06F5597C" w14:textId="168D5E12">
            <w:pPr>
              <w:spacing w:line="276" w:lineRule="auto"/>
              <w:ind w:left="0" w:hanging="21"/>
              <w:rPr>
                <w:rFonts w:eastAsia="Calibri"/>
                <w:b/>
                <w:sz w:val="20"/>
                <w:szCs w:val="20"/>
              </w:rPr>
            </w:pPr>
            <w:r>
              <w:rPr>
                <w:rFonts w:eastAsia="Calibri"/>
                <w:b/>
                <w:sz w:val="20"/>
                <w:szCs w:val="20"/>
              </w:rPr>
              <w:t xml:space="preserve">Use  of other medications </w:t>
            </w:r>
            <w:r w:rsidRPr="00D238C1">
              <w:rPr>
                <w:rFonts w:eastAsia="Calibri"/>
                <w:b/>
                <w:sz w:val="20"/>
                <w:szCs w:val="20"/>
              </w:rPr>
              <w:t xml:space="preserve">in </w:t>
            </w:r>
            <w:r>
              <w:rPr>
                <w:rFonts w:eastAsia="Calibri"/>
                <w:b/>
                <w:sz w:val="20"/>
                <w:szCs w:val="20"/>
              </w:rPr>
              <w:t>second trimester of</w:t>
            </w:r>
            <w:r w:rsidRPr="00D238C1">
              <w:rPr>
                <w:rFonts w:eastAsia="Calibri"/>
                <w:b/>
                <w:sz w:val="20"/>
                <w:szCs w:val="20"/>
              </w:rPr>
              <w:t xml:space="preserve"> pregnancy</w:t>
            </w:r>
          </w:p>
        </w:tc>
        <w:tc>
          <w:tcPr>
            <w:tcW w:w="2430" w:type="dxa"/>
          </w:tcPr>
          <w:p w:rsidRPr="00BB7D01" w:rsidR="007B3FC2" w:rsidP="00984273" w:rsidRDefault="007B3FC2" w14:paraId="193E3E19"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03E1018E" w14:textId="77777777">
            <w:pPr>
              <w:spacing w:line="276" w:lineRule="auto"/>
              <w:ind w:left="0" w:firstLine="0"/>
              <w:rPr>
                <w:rFonts w:eastAsia="Times New Roman"/>
                <w:sz w:val="20"/>
                <w:szCs w:val="20"/>
                <w:lang w:eastAsia="en-GB"/>
              </w:rPr>
            </w:pPr>
          </w:p>
        </w:tc>
      </w:tr>
      <w:tr w:rsidRPr="00BB7D01" w:rsidR="007B3FC2" w:rsidTr="00360BC9" w14:paraId="5108999B" w14:textId="77777777">
        <w:trPr>
          <w:trHeight w:val="326"/>
        </w:trPr>
        <w:tc>
          <w:tcPr>
            <w:tcW w:w="3955" w:type="dxa"/>
            <w:shd w:val="clear" w:color="auto" w:fill="auto"/>
          </w:tcPr>
          <w:p w:rsidRPr="00A9622F" w:rsidR="007B3FC2" w:rsidP="00984273" w:rsidRDefault="007B3FC2" w14:paraId="2CA5AE21" w14:textId="68C26D8C">
            <w:pPr>
              <w:spacing w:line="276" w:lineRule="auto"/>
              <w:ind w:left="246" w:firstLine="0"/>
              <w:rPr>
                <w:rFonts w:eastAsia="Calibri"/>
                <w:sz w:val="20"/>
                <w:szCs w:val="20"/>
              </w:rPr>
            </w:pPr>
            <w:r w:rsidRPr="00D238C1">
              <w:rPr>
                <w:rFonts w:eastAsia="Calibri"/>
                <w:sz w:val="20"/>
                <w:szCs w:val="20"/>
              </w:rPr>
              <w:t>Analgesics</w:t>
            </w:r>
            <w:r>
              <w:rPr>
                <w:rFonts w:eastAsia="Calibri"/>
                <w:sz w:val="20"/>
                <w:szCs w:val="20"/>
              </w:rPr>
              <w:t xml:space="preserve"> (yes)</w:t>
            </w:r>
            <w:r w:rsidRPr="00D238C1">
              <w:rPr>
                <w:rFonts w:eastAsia="Calibri"/>
                <w:sz w:val="20"/>
                <w:szCs w:val="20"/>
              </w:rPr>
              <w:t xml:space="preserve"> </w:t>
            </w:r>
          </w:p>
        </w:tc>
        <w:tc>
          <w:tcPr>
            <w:tcW w:w="2430" w:type="dxa"/>
          </w:tcPr>
          <w:p w:rsidRPr="00BB7D01" w:rsidR="007B3FC2" w:rsidP="00984273" w:rsidRDefault="007B3FC2" w14:paraId="430C7952"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50972238" w14:textId="77777777">
            <w:pPr>
              <w:spacing w:line="276" w:lineRule="auto"/>
              <w:ind w:left="0" w:firstLine="0"/>
              <w:rPr>
                <w:rFonts w:eastAsia="Times New Roman"/>
                <w:sz w:val="20"/>
                <w:szCs w:val="20"/>
                <w:lang w:eastAsia="en-GB"/>
              </w:rPr>
            </w:pPr>
          </w:p>
        </w:tc>
      </w:tr>
      <w:tr w:rsidRPr="00BB7D01" w:rsidR="007B3FC2" w:rsidTr="00360BC9" w14:paraId="00C5CF8B" w14:textId="77777777">
        <w:trPr>
          <w:trHeight w:val="326"/>
        </w:trPr>
        <w:tc>
          <w:tcPr>
            <w:tcW w:w="3955" w:type="dxa"/>
            <w:shd w:val="clear" w:color="auto" w:fill="auto"/>
          </w:tcPr>
          <w:p w:rsidRPr="00BB7D01" w:rsidR="007B3FC2" w:rsidP="00984273" w:rsidRDefault="007B3FC2" w14:paraId="044D8504" w14:textId="05F1781E">
            <w:pPr>
              <w:spacing w:line="276" w:lineRule="auto"/>
              <w:ind w:left="246" w:firstLine="0"/>
              <w:rPr>
                <w:rFonts w:eastAsia="Calibri"/>
                <w:sz w:val="20"/>
                <w:szCs w:val="20"/>
              </w:rPr>
            </w:pPr>
            <w:r w:rsidRPr="00D238C1">
              <w:rPr>
                <w:rFonts w:eastAsia="Calibri"/>
                <w:sz w:val="20"/>
                <w:szCs w:val="20"/>
              </w:rPr>
              <w:t>NSAIDs</w:t>
            </w:r>
            <w:r>
              <w:rPr>
                <w:rFonts w:eastAsia="Calibri"/>
                <w:sz w:val="20"/>
                <w:szCs w:val="20"/>
              </w:rPr>
              <w:t xml:space="preserve"> (yes)</w:t>
            </w:r>
          </w:p>
        </w:tc>
        <w:tc>
          <w:tcPr>
            <w:tcW w:w="2430" w:type="dxa"/>
          </w:tcPr>
          <w:p w:rsidRPr="00BB7D01" w:rsidR="007B3FC2" w:rsidP="00984273" w:rsidRDefault="007B3FC2" w14:paraId="7DEC7ED0"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74C9E792" w14:textId="77777777">
            <w:pPr>
              <w:spacing w:line="276" w:lineRule="auto"/>
              <w:ind w:left="0" w:firstLine="0"/>
              <w:rPr>
                <w:rFonts w:eastAsia="Times New Roman"/>
                <w:sz w:val="20"/>
                <w:szCs w:val="20"/>
                <w:lang w:eastAsia="en-GB"/>
              </w:rPr>
            </w:pPr>
          </w:p>
        </w:tc>
      </w:tr>
      <w:tr w:rsidRPr="00BB7D01" w:rsidR="007B3FC2" w:rsidTr="00360BC9" w14:paraId="591840B8" w14:textId="77777777">
        <w:trPr>
          <w:trHeight w:val="326"/>
        </w:trPr>
        <w:tc>
          <w:tcPr>
            <w:tcW w:w="3955" w:type="dxa"/>
            <w:shd w:val="clear" w:color="auto" w:fill="auto"/>
          </w:tcPr>
          <w:p w:rsidRPr="00BB7D01" w:rsidR="007B3FC2" w:rsidP="00984273" w:rsidRDefault="007B3FC2" w14:paraId="3FB7B295" w14:textId="1B99CBBA">
            <w:pPr>
              <w:spacing w:line="276" w:lineRule="auto"/>
              <w:ind w:left="246" w:firstLine="0"/>
              <w:rPr>
                <w:rFonts w:eastAsia="Calibri"/>
                <w:sz w:val="20"/>
                <w:szCs w:val="20"/>
              </w:rPr>
            </w:pPr>
            <w:proofErr w:type="spellStart"/>
            <w:r w:rsidRPr="00D238C1">
              <w:rPr>
                <w:rFonts w:eastAsia="Calibri"/>
                <w:sz w:val="20"/>
                <w:szCs w:val="20"/>
              </w:rPr>
              <w:t>Antinauseants</w:t>
            </w:r>
            <w:proofErr w:type="spellEnd"/>
            <w:r>
              <w:rPr>
                <w:rFonts w:eastAsia="Calibri"/>
                <w:sz w:val="20"/>
                <w:szCs w:val="20"/>
              </w:rPr>
              <w:t xml:space="preserve"> (yes)</w:t>
            </w:r>
          </w:p>
        </w:tc>
        <w:tc>
          <w:tcPr>
            <w:tcW w:w="2430" w:type="dxa"/>
          </w:tcPr>
          <w:p w:rsidRPr="00BB7D01" w:rsidR="007B3FC2" w:rsidP="00984273" w:rsidRDefault="007B3FC2" w14:paraId="46E532ED" w14:textId="77777777">
            <w:pPr>
              <w:spacing w:line="276" w:lineRule="auto"/>
              <w:ind w:left="0" w:firstLine="0"/>
              <w:rPr>
                <w:rFonts w:eastAsia="Times New Roman"/>
                <w:sz w:val="20"/>
                <w:szCs w:val="20"/>
                <w:lang w:eastAsia="en-GB"/>
              </w:rPr>
            </w:pPr>
          </w:p>
        </w:tc>
        <w:tc>
          <w:tcPr>
            <w:tcW w:w="2790" w:type="dxa"/>
          </w:tcPr>
          <w:p w:rsidRPr="00BB7D01" w:rsidR="007B3FC2" w:rsidP="00984273" w:rsidRDefault="007B3FC2" w14:paraId="61DF9306" w14:textId="77777777">
            <w:pPr>
              <w:spacing w:line="276" w:lineRule="auto"/>
              <w:ind w:left="0" w:firstLine="0"/>
              <w:rPr>
                <w:rFonts w:eastAsia="Times New Roman"/>
                <w:sz w:val="20"/>
                <w:szCs w:val="20"/>
                <w:lang w:eastAsia="en-GB"/>
              </w:rPr>
            </w:pPr>
          </w:p>
        </w:tc>
      </w:tr>
      <w:tr w:rsidRPr="00646049" w:rsidR="007B3FC2" w:rsidTr="00360BC9" w14:paraId="7E769C70" w14:textId="77777777">
        <w:trPr>
          <w:trHeight w:val="326"/>
        </w:trPr>
        <w:tc>
          <w:tcPr>
            <w:tcW w:w="3955" w:type="dxa"/>
          </w:tcPr>
          <w:p w:rsidRPr="00A9622F" w:rsidR="007B3FC2" w:rsidP="00984273" w:rsidRDefault="007B3FC2" w14:paraId="1277B022" w14:textId="0C0A772E">
            <w:pPr>
              <w:spacing w:line="276" w:lineRule="auto"/>
              <w:ind w:left="246" w:firstLine="0"/>
              <w:rPr>
                <w:rFonts w:eastAsia="Calibri"/>
                <w:sz w:val="20"/>
                <w:szCs w:val="20"/>
              </w:rPr>
            </w:pPr>
            <w:r>
              <w:rPr>
                <w:rFonts w:eastAsia="Calibri"/>
                <w:sz w:val="20"/>
                <w:szCs w:val="20"/>
              </w:rPr>
              <w:t>M</w:t>
            </w:r>
            <w:r w:rsidRPr="00A9622F">
              <w:rPr>
                <w:rFonts w:eastAsia="Calibri"/>
                <w:sz w:val="20"/>
                <w:szCs w:val="20"/>
              </w:rPr>
              <w:t>igraine preventive drugs</w:t>
            </w:r>
            <w:r>
              <w:rPr>
                <w:rFonts w:eastAsia="Calibri"/>
                <w:sz w:val="20"/>
                <w:szCs w:val="20"/>
              </w:rPr>
              <w:t xml:space="preserve"> (yes)**</w:t>
            </w:r>
          </w:p>
        </w:tc>
        <w:tc>
          <w:tcPr>
            <w:tcW w:w="2430" w:type="dxa"/>
          </w:tcPr>
          <w:p w:rsidRPr="00646049" w:rsidR="007B3FC2" w:rsidP="00984273" w:rsidRDefault="007B3FC2" w14:paraId="60C9658B"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29495CB7" w14:textId="77777777">
            <w:pPr>
              <w:spacing w:line="276" w:lineRule="auto"/>
              <w:ind w:left="0" w:firstLine="0"/>
              <w:rPr>
                <w:rFonts w:eastAsia="Times New Roman"/>
                <w:sz w:val="20"/>
                <w:szCs w:val="20"/>
                <w:highlight w:val="yellow"/>
                <w:lang w:eastAsia="en-GB"/>
              </w:rPr>
            </w:pPr>
          </w:p>
        </w:tc>
      </w:tr>
      <w:tr w:rsidRPr="00646049" w:rsidR="007B3FC2" w:rsidTr="00360BC9" w14:paraId="23A19C73" w14:textId="77777777">
        <w:trPr>
          <w:trHeight w:val="326"/>
        </w:trPr>
        <w:tc>
          <w:tcPr>
            <w:tcW w:w="3955" w:type="dxa"/>
          </w:tcPr>
          <w:p w:rsidRPr="00A9622F" w:rsidR="007B3FC2" w:rsidP="00984273" w:rsidRDefault="007B3FC2" w14:paraId="3E86174C" w14:textId="63AAF20D">
            <w:pPr>
              <w:spacing w:line="276" w:lineRule="auto"/>
              <w:ind w:left="246" w:firstLine="0"/>
            </w:pPr>
            <w:r>
              <w:rPr>
                <w:rFonts w:eastAsia="Calibri"/>
                <w:sz w:val="20"/>
                <w:szCs w:val="20"/>
              </w:rPr>
              <w:t>A</w:t>
            </w:r>
            <w:r w:rsidRPr="00A9622F">
              <w:rPr>
                <w:rFonts w:eastAsia="Calibri"/>
                <w:sz w:val="20"/>
                <w:szCs w:val="20"/>
              </w:rPr>
              <w:t>ntidepressants</w:t>
            </w:r>
            <w:r>
              <w:rPr>
                <w:rFonts w:eastAsia="Calibri"/>
                <w:sz w:val="20"/>
                <w:szCs w:val="20"/>
              </w:rPr>
              <w:t xml:space="preserve"> (yes)</w:t>
            </w:r>
          </w:p>
        </w:tc>
        <w:tc>
          <w:tcPr>
            <w:tcW w:w="2430" w:type="dxa"/>
          </w:tcPr>
          <w:p w:rsidRPr="00646049" w:rsidR="007B3FC2" w:rsidP="00984273" w:rsidRDefault="007B3FC2" w14:paraId="4C0C3C23"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0C6BEE4C" w14:textId="77777777">
            <w:pPr>
              <w:spacing w:line="276" w:lineRule="auto"/>
              <w:ind w:left="0" w:firstLine="0"/>
              <w:rPr>
                <w:rFonts w:eastAsia="Times New Roman"/>
                <w:sz w:val="20"/>
                <w:szCs w:val="20"/>
                <w:highlight w:val="yellow"/>
                <w:lang w:eastAsia="en-GB"/>
              </w:rPr>
            </w:pPr>
          </w:p>
        </w:tc>
      </w:tr>
      <w:tr w:rsidRPr="00646049" w:rsidR="007B3FC2" w:rsidTr="00360BC9" w14:paraId="3C98F186" w14:textId="77777777">
        <w:trPr>
          <w:trHeight w:val="326"/>
        </w:trPr>
        <w:tc>
          <w:tcPr>
            <w:tcW w:w="3955" w:type="dxa"/>
          </w:tcPr>
          <w:p w:rsidRPr="00A9622F" w:rsidR="007B3FC2" w:rsidP="00984273" w:rsidRDefault="007B3FC2" w14:paraId="4D478F0F" w14:textId="6247163E">
            <w:pPr>
              <w:spacing w:line="276" w:lineRule="auto"/>
              <w:ind w:left="246" w:firstLine="0"/>
              <w:rPr>
                <w:rFonts w:eastAsia="Calibri"/>
                <w:sz w:val="20"/>
                <w:szCs w:val="20"/>
              </w:rPr>
            </w:pPr>
            <w:proofErr w:type="spellStart"/>
            <w:r>
              <w:rPr>
                <w:rFonts w:eastAsia="Calibri"/>
                <w:sz w:val="20"/>
                <w:szCs w:val="20"/>
              </w:rPr>
              <w:t>A</w:t>
            </w:r>
            <w:r w:rsidRPr="00A9622F">
              <w:rPr>
                <w:rFonts w:eastAsia="Calibri"/>
                <w:sz w:val="20"/>
                <w:szCs w:val="20"/>
              </w:rPr>
              <w:t>ntiepileptics</w:t>
            </w:r>
            <w:proofErr w:type="spellEnd"/>
            <w:r>
              <w:rPr>
                <w:rFonts w:eastAsia="Calibri"/>
                <w:sz w:val="20"/>
                <w:szCs w:val="20"/>
              </w:rPr>
              <w:t xml:space="preserve"> (yes)</w:t>
            </w:r>
          </w:p>
        </w:tc>
        <w:tc>
          <w:tcPr>
            <w:tcW w:w="2430" w:type="dxa"/>
          </w:tcPr>
          <w:p w:rsidRPr="00646049" w:rsidR="007B3FC2" w:rsidP="00984273" w:rsidRDefault="007B3FC2" w14:paraId="5EBED38E"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59C6D9A8" w14:textId="77777777">
            <w:pPr>
              <w:spacing w:line="276" w:lineRule="auto"/>
              <w:ind w:left="0" w:firstLine="0"/>
              <w:rPr>
                <w:rFonts w:eastAsia="Times New Roman"/>
                <w:sz w:val="20"/>
                <w:szCs w:val="20"/>
                <w:highlight w:val="yellow"/>
                <w:lang w:eastAsia="en-GB"/>
              </w:rPr>
            </w:pPr>
          </w:p>
        </w:tc>
      </w:tr>
      <w:tr w:rsidRPr="00646049" w:rsidR="007B3FC2" w:rsidTr="00360BC9" w14:paraId="795E9002" w14:textId="77777777">
        <w:trPr>
          <w:trHeight w:val="326"/>
        </w:trPr>
        <w:tc>
          <w:tcPr>
            <w:tcW w:w="3955" w:type="dxa"/>
          </w:tcPr>
          <w:p w:rsidR="007B3FC2" w:rsidP="00984273" w:rsidRDefault="007B3FC2" w14:paraId="7518DFF4" w14:textId="64F5A6D2">
            <w:pPr>
              <w:spacing w:line="276" w:lineRule="auto"/>
              <w:ind w:left="246" w:firstLine="0"/>
              <w:rPr>
                <w:rFonts w:eastAsia="Calibri"/>
                <w:sz w:val="20"/>
                <w:szCs w:val="20"/>
              </w:rPr>
            </w:pPr>
            <w:r>
              <w:rPr>
                <w:rFonts w:eastAsia="Calibri"/>
                <w:sz w:val="20"/>
                <w:szCs w:val="20"/>
              </w:rPr>
              <w:t>Z</w:t>
            </w:r>
            <w:r w:rsidRPr="00A9622F">
              <w:rPr>
                <w:rFonts w:eastAsia="Calibri"/>
                <w:sz w:val="20"/>
                <w:szCs w:val="20"/>
              </w:rPr>
              <w:t>-hypnotics</w:t>
            </w:r>
            <w:r>
              <w:rPr>
                <w:rFonts w:eastAsia="Calibri"/>
                <w:sz w:val="20"/>
                <w:szCs w:val="20"/>
              </w:rPr>
              <w:t xml:space="preserve"> (yes)</w:t>
            </w:r>
          </w:p>
        </w:tc>
        <w:tc>
          <w:tcPr>
            <w:tcW w:w="2430" w:type="dxa"/>
          </w:tcPr>
          <w:p w:rsidRPr="00646049" w:rsidR="007B3FC2" w:rsidP="00984273" w:rsidRDefault="007B3FC2" w14:paraId="06201290"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1774DD68" w14:textId="77777777">
            <w:pPr>
              <w:spacing w:line="276" w:lineRule="auto"/>
              <w:ind w:left="0" w:firstLine="0"/>
              <w:rPr>
                <w:rFonts w:eastAsia="Times New Roman"/>
                <w:sz w:val="20"/>
                <w:szCs w:val="20"/>
                <w:highlight w:val="yellow"/>
                <w:lang w:eastAsia="en-GB"/>
              </w:rPr>
            </w:pPr>
          </w:p>
        </w:tc>
      </w:tr>
      <w:tr w:rsidRPr="00646049" w:rsidR="007B3FC2" w:rsidTr="00360BC9" w14:paraId="4C99DFE7" w14:textId="77777777">
        <w:trPr>
          <w:trHeight w:val="326"/>
        </w:trPr>
        <w:tc>
          <w:tcPr>
            <w:tcW w:w="3955" w:type="dxa"/>
          </w:tcPr>
          <w:p w:rsidR="007B3FC2" w:rsidP="00984273" w:rsidRDefault="007B3FC2" w14:paraId="614D3FD6" w14:textId="7E1F38B1">
            <w:pPr>
              <w:spacing w:line="276" w:lineRule="auto"/>
              <w:ind w:left="246" w:firstLine="0"/>
              <w:rPr>
                <w:rFonts w:eastAsia="Calibri"/>
                <w:sz w:val="20"/>
                <w:szCs w:val="20"/>
              </w:rPr>
            </w:pPr>
            <w:r>
              <w:rPr>
                <w:rFonts w:eastAsia="Calibri"/>
                <w:sz w:val="20"/>
                <w:szCs w:val="20"/>
              </w:rPr>
              <w:lastRenderedPageBreak/>
              <w:t>A</w:t>
            </w:r>
            <w:r w:rsidRPr="00A9622F">
              <w:rPr>
                <w:rFonts w:eastAsia="Calibri"/>
                <w:sz w:val="20"/>
                <w:szCs w:val="20"/>
              </w:rPr>
              <w:t>ntipsychotics</w:t>
            </w:r>
            <w:r>
              <w:rPr>
                <w:rFonts w:eastAsia="Calibri"/>
                <w:sz w:val="20"/>
                <w:szCs w:val="20"/>
              </w:rPr>
              <w:t xml:space="preserve"> (yes)</w:t>
            </w:r>
          </w:p>
        </w:tc>
        <w:tc>
          <w:tcPr>
            <w:tcW w:w="2430" w:type="dxa"/>
          </w:tcPr>
          <w:p w:rsidRPr="00646049" w:rsidR="007B3FC2" w:rsidP="00984273" w:rsidRDefault="007B3FC2" w14:paraId="173D30BD"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21837E88" w14:textId="77777777">
            <w:pPr>
              <w:spacing w:line="276" w:lineRule="auto"/>
              <w:ind w:left="0" w:firstLine="0"/>
              <w:rPr>
                <w:rFonts w:eastAsia="Times New Roman"/>
                <w:sz w:val="20"/>
                <w:szCs w:val="20"/>
                <w:highlight w:val="yellow"/>
                <w:lang w:eastAsia="en-GB"/>
              </w:rPr>
            </w:pPr>
          </w:p>
        </w:tc>
      </w:tr>
      <w:tr w:rsidRPr="00646049" w:rsidR="007B3FC2" w:rsidTr="00360BC9" w14:paraId="1922E2F2" w14:textId="77777777">
        <w:trPr>
          <w:trHeight w:val="326"/>
        </w:trPr>
        <w:tc>
          <w:tcPr>
            <w:tcW w:w="3955" w:type="dxa"/>
          </w:tcPr>
          <w:p w:rsidR="007B3FC2" w:rsidP="00984273" w:rsidRDefault="007B3FC2" w14:paraId="2E8952AA" w14:textId="6F714849">
            <w:pPr>
              <w:spacing w:line="276" w:lineRule="auto"/>
              <w:ind w:left="0" w:firstLine="0"/>
              <w:rPr>
                <w:rFonts w:eastAsia="Calibri"/>
                <w:sz w:val="20"/>
                <w:szCs w:val="20"/>
              </w:rPr>
            </w:pPr>
            <w:r>
              <w:rPr>
                <w:rFonts w:eastAsia="Calibri"/>
                <w:sz w:val="20"/>
                <w:szCs w:val="20"/>
              </w:rPr>
              <w:t>B</w:t>
            </w:r>
            <w:r w:rsidRPr="00A9622F">
              <w:rPr>
                <w:rFonts w:eastAsia="Calibri"/>
                <w:sz w:val="20"/>
                <w:szCs w:val="20"/>
              </w:rPr>
              <w:t>enzodiazepines</w:t>
            </w:r>
            <w:r>
              <w:rPr>
                <w:rFonts w:eastAsia="Calibri"/>
                <w:sz w:val="20"/>
                <w:szCs w:val="20"/>
              </w:rPr>
              <w:t xml:space="preserve"> (yes)</w:t>
            </w:r>
          </w:p>
        </w:tc>
        <w:tc>
          <w:tcPr>
            <w:tcW w:w="2430" w:type="dxa"/>
          </w:tcPr>
          <w:p w:rsidRPr="00646049" w:rsidR="007B3FC2" w:rsidP="00984273" w:rsidRDefault="007B3FC2" w14:paraId="425E4103"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34F0E8E2" w14:textId="77777777">
            <w:pPr>
              <w:spacing w:line="276" w:lineRule="auto"/>
              <w:ind w:left="0" w:firstLine="0"/>
              <w:rPr>
                <w:rFonts w:eastAsia="Times New Roman"/>
                <w:sz w:val="20"/>
                <w:szCs w:val="20"/>
                <w:highlight w:val="yellow"/>
                <w:lang w:eastAsia="en-GB"/>
              </w:rPr>
            </w:pPr>
          </w:p>
        </w:tc>
      </w:tr>
      <w:tr w:rsidRPr="00646049" w:rsidR="007B3FC2" w:rsidTr="00360BC9" w14:paraId="2A43491F" w14:textId="77777777">
        <w:trPr>
          <w:trHeight w:val="326"/>
        </w:trPr>
        <w:tc>
          <w:tcPr>
            <w:tcW w:w="3955" w:type="dxa"/>
          </w:tcPr>
          <w:p w:rsidRPr="00A9622F" w:rsidR="007B3FC2" w:rsidP="00984273" w:rsidRDefault="007B3FC2" w14:paraId="002BCFF3" w14:textId="5EB9414B">
            <w:pPr>
              <w:spacing w:line="276" w:lineRule="auto"/>
              <w:ind w:left="0" w:firstLine="0"/>
              <w:rPr>
                <w:rFonts w:eastAsia="Calibri"/>
                <w:sz w:val="20"/>
                <w:szCs w:val="20"/>
              </w:rPr>
            </w:pPr>
            <w:r>
              <w:rPr>
                <w:rFonts w:eastAsia="Calibri"/>
                <w:b/>
                <w:sz w:val="20"/>
                <w:szCs w:val="20"/>
              </w:rPr>
              <w:t xml:space="preserve">Use  of other medications </w:t>
            </w:r>
            <w:r w:rsidRPr="00D238C1">
              <w:rPr>
                <w:rFonts w:eastAsia="Calibri"/>
                <w:b/>
                <w:sz w:val="20"/>
                <w:szCs w:val="20"/>
              </w:rPr>
              <w:t xml:space="preserve">in </w:t>
            </w:r>
            <w:r>
              <w:rPr>
                <w:rFonts w:eastAsia="Calibri"/>
                <w:b/>
                <w:sz w:val="20"/>
                <w:szCs w:val="20"/>
              </w:rPr>
              <w:t>third trimester of</w:t>
            </w:r>
            <w:r w:rsidRPr="00D238C1">
              <w:rPr>
                <w:rFonts w:eastAsia="Calibri"/>
                <w:b/>
                <w:sz w:val="20"/>
                <w:szCs w:val="20"/>
              </w:rPr>
              <w:t xml:space="preserve"> pregnancy</w:t>
            </w:r>
          </w:p>
        </w:tc>
        <w:tc>
          <w:tcPr>
            <w:tcW w:w="2430" w:type="dxa"/>
          </w:tcPr>
          <w:p w:rsidRPr="00646049" w:rsidR="007B3FC2" w:rsidP="00984273" w:rsidRDefault="007B3FC2" w14:paraId="33E372A1"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37B15CD6" w14:textId="77777777">
            <w:pPr>
              <w:spacing w:line="276" w:lineRule="auto"/>
              <w:ind w:left="0" w:firstLine="0"/>
              <w:rPr>
                <w:rFonts w:eastAsia="Times New Roman"/>
                <w:sz w:val="20"/>
                <w:szCs w:val="20"/>
                <w:highlight w:val="yellow"/>
                <w:lang w:eastAsia="en-GB"/>
              </w:rPr>
            </w:pPr>
          </w:p>
        </w:tc>
      </w:tr>
      <w:tr w:rsidRPr="00646049" w:rsidR="007B3FC2" w:rsidTr="00360BC9" w14:paraId="39330527" w14:textId="77777777">
        <w:trPr>
          <w:trHeight w:val="326"/>
        </w:trPr>
        <w:tc>
          <w:tcPr>
            <w:tcW w:w="3955" w:type="dxa"/>
          </w:tcPr>
          <w:p w:rsidRPr="00A9622F" w:rsidR="007B3FC2" w:rsidP="00984273" w:rsidRDefault="007B3FC2" w14:paraId="7258F9C2" w14:textId="718CA41C">
            <w:pPr>
              <w:spacing w:line="276" w:lineRule="auto"/>
              <w:ind w:left="0" w:firstLine="0"/>
              <w:rPr>
                <w:rFonts w:eastAsia="Calibri"/>
                <w:sz w:val="20"/>
                <w:szCs w:val="20"/>
              </w:rPr>
            </w:pPr>
            <w:r w:rsidRPr="00D238C1">
              <w:rPr>
                <w:rFonts w:eastAsia="Calibri"/>
                <w:sz w:val="20"/>
                <w:szCs w:val="20"/>
              </w:rPr>
              <w:t>Analgesics</w:t>
            </w:r>
            <w:r>
              <w:rPr>
                <w:rFonts w:eastAsia="Calibri"/>
                <w:sz w:val="20"/>
                <w:szCs w:val="20"/>
              </w:rPr>
              <w:t xml:space="preserve"> (yes)</w:t>
            </w:r>
            <w:r w:rsidRPr="00D238C1">
              <w:rPr>
                <w:rFonts w:eastAsia="Calibri"/>
                <w:sz w:val="20"/>
                <w:szCs w:val="20"/>
              </w:rPr>
              <w:t xml:space="preserve"> </w:t>
            </w:r>
          </w:p>
        </w:tc>
        <w:tc>
          <w:tcPr>
            <w:tcW w:w="2430" w:type="dxa"/>
          </w:tcPr>
          <w:p w:rsidRPr="00646049" w:rsidR="007B3FC2" w:rsidP="00984273" w:rsidRDefault="007B3FC2" w14:paraId="7530E260"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6F696420" w14:textId="77777777">
            <w:pPr>
              <w:spacing w:line="276" w:lineRule="auto"/>
              <w:ind w:left="0" w:firstLine="0"/>
              <w:rPr>
                <w:rFonts w:eastAsia="Times New Roman"/>
                <w:sz w:val="20"/>
                <w:szCs w:val="20"/>
                <w:highlight w:val="yellow"/>
                <w:lang w:eastAsia="en-GB"/>
              </w:rPr>
            </w:pPr>
          </w:p>
        </w:tc>
      </w:tr>
      <w:tr w:rsidRPr="00646049" w:rsidR="007B3FC2" w:rsidTr="00360BC9" w14:paraId="0820BCBB" w14:textId="77777777">
        <w:trPr>
          <w:trHeight w:val="326"/>
        </w:trPr>
        <w:tc>
          <w:tcPr>
            <w:tcW w:w="3955" w:type="dxa"/>
          </w:tcPr>
          <w:p w:rsidRPr="00A9622F" w:rsidR="007B3FC2" w:rsidP="00984273" w:rsidRDefault="007B3FC2" w14:paraId="755987CD" w14:textId="3B80ADA6">
            <w:pPr>
              <w:spacing w:line="276" w:lineRule="auto"/>
              <w:ind w:left="0" w:firstLine="0"/>
              <w:rPr>
                <w:rFonts w:eastAsia="Calibri"/>
                <w:sz w:val="20"/>
                <w:szCs w:val="20"/>
              </w:rPr>
            </w:pPr>
            <w:r w:rsidRPr="00D238C1">
              <w:rPr>
                <w:rFonts w:eastAsia="Calibri"/>
                <w:sz w:val="20"/>
                <w:szCs w:val="20"/>
              </w:rPr>
              <w:t>NSAIDs</w:t>
            </w:r>
            <w:r>
              <w:rPr>
                <w:rFonts w:eastAsia="Calibri"/>
                <w:sz w:val="20"/>
                <w:szCs w:val="20"/>
              </w:rPr>
              <w:t xml:space="preserve"> (yes)</w:t>
            </w:r>
          </w:p>
        </w:tc>
        <w:tc>
          <w:tcPr>
            <w:tcW w:w="2430" w:type="dxa"/>
          </w:tcPr>
          <w:p w:rsidRPr="00646049" w:rsidR="007B3FC2" w:rsidP="00984273" w:rsidRDefault="007B3FC2" w14:paraId="68ED5C98"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7506275B" w14:textId="77777777">
            <w:pPr>
              <w:spacing w:line="276" w:lineRule="auto"/>
              <w:ind w:left="0" w:firstLine="0"/>
              <w:rPr>
                <w:rFonts w:eastAsia="Times New Roman"/>
                <w:sz w:val="20"/>
                <w:szCs w:val="20"/>
                <w:highlight w:val="yellow"/>
                <w:lang w:eastAsia="en-GB"/>
              </w:rPr>
            </w:pPr>
          </w:p>
        </w:tc>
      </w:tr>
      <w:tr w:rsidRPr="00646049" w:rsidR="007B3FC2" w:rsidTr="00360BC9" w14:paraId="08E5CC4C" w14:textId="77777777">
        <w:trPr>
          <w:trHeight w:val="326"/>
        </w:trPr>
        <w:tc>
          <w:tcPr>
            <w:tcW w:w="3955" w:type="dxa"/>
          </w:tcPr>
          <w:p w:rsidRPr="00A9622F" w:rsidR="007B3FC2" w:rsidP="00984273" w:rsidRDefault="007B3FC2" w14:paraId="6AF51059" w14:textId="52928D4C">
            <w:pPr>
              <w:spacing w:line="276" w:lineRule="auto"/>
              <w:ind w:left="0" w:firstLine="0"/>
              <w:rPr>
                <w:rFonts w:eastAsia="Calibri"/>
                <w:sz w:val="20"/>
                <w:szCs w:val="20"/>
              </w:rPr>
            </w:pPr>
            <w:proofErr w:type="spellStart"/>
            <w:r w:rsidRPr="00D238C1">
              <w:rPr>
                <w:rFonts w:eastAsia="Calibri"/>
                <w:sz w:val="20"/>
                <w:szCs w:val="20"/>
              </w:rPr>
              <w:t>Antinauseants</w:t>
            </w:r>
            <w:proofErr w:type="spellEnd"/>
            <w:r>
              <w:rPr>
                <w:rFonts w:eastAsia="Calibri"/>
                <w:sz w:val="20"/>
                <w:szCs w:val="20"/>
              </w:rPr>
              <w:t xml:space="preserve"> (yes)</w:t>
            </w:r>
          </w:p>
        </w:tc>
        <w:tc>
          <w:tcPr>
            <w:tcW w:w="2430" w:type="dxa"/>
          </w:tcPr>
          <w:p w:rsidRPr="00646049" w:rsidR="007B3FC2" w:rsidP="00984273" w:rsidRDefault="007B3FC2" w14:paraId="2FB3B55A"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1C411C42" w14:textId="77777777">
            <w:pPr>
              <w:spacing w:line="276" w:lineRule="auto"/>
              <w:ind w:left="0" w:firstLine="0"/>
              <w:rPr>
                <w:rFonts w:eastAsia="Times New Roman"/>
                <w:sz w:val="20"/>
                <w:szCs w:val="20"/>
                <w:highlight w:val="yellow"/>
                <w:lang w:eastAsia="en-GB"/>
              </w:rPr>
            </w:pPr>
          </w:p>
        </w:tc>
      </w:tr>
      <w:tr w:rsidRPr="00646049" w:rsidR="007B3FC2" w:rsidTr="00360BC9" w14:paraId="6FDC583E" w14:textId="77777777">
        <w:trPr>
          <w:trHeight w:val="326"/>
        </w:trPr>
        <w:tc>
          <w:tcPr>
            <w:tcW w:w="3955" w:type="dxa"/>
          </w:tcPr>
          <w:p w:rsidRPr="00A9622F" w:rsidR="007B3FC2" w:rsidP="00984273" w:rsidRDefault="007B3FC2" w14:paraId="72DB3B8D" w14:textId="67EDDC31">
            <w:pPr>
              <w:spacing w:line="276" w:lineRule="auto"/>
              <w:ind w:left="0" w:firstLine="0"/>
              <w:rPr>
                <w:rFonts w:eastAsia="Calibri"/>
                <w:sz w:val="20"/>
                <w:szCs w:val="20"/>
              </w:rPr>
            </w:pPr>
            <w:r>
              <w:rPr>
                <w:rFonts w:eastAsia="Calibri"/>
                <w:sz w:val="20"/>
                <w:szCs w:val="20"/>
              </w:rPr>
              <w:t>M</w:t>
            </w:r>
            <w:r w:rsidRPr="00A9622F">
              <w:rPr>
                <w:rFonts w:eastAsia="Calibri"/>
                <w:sz w:val="20"/>
                <w:szCs w:val="20"/>
              </w:rPr>
              <w:t>igraine preventive drugs</w:t>
            </w:r>
            <w:r>
              <w:rPr>
                <w:rFonts w:eastAsia="Calibri"/>
                <w:sz w:val="20"/>
                <w:szCs w:val="20"/>
              </w:rPr>
              <w:t xml:space="preserve"> (yes)**</w:t>
            </w:r>
          </w:p>
        </w:tc>
        <w:tc>
          <w:tcPr>
            <w:tcW w:w="2430" w:type="dxa"/>
          </w:tcPr>
          <w:p w:rsidRPr="00646049" w:rsidR="007B3FC2" w:rsidP="00984273" w:rsidRDefault="007B3FC2" w14:paraId="1125A4DF"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6C32B1D0" w14:textId="77777777">
            <w:pPr>
              <w:spacing w:line="276" w:lineRule="auto"/>
              <w:ind w:left="0" w:firstLine="0"/>
              <w:rPr>
                <w:rFonts w:eastAsia="Times New Roman"/>
                <w:sz w:val="20"/>
                <w:szCs w:val="20"/>
                <w:highlight w:val="yellow"/>
                <w:lang w:eastAsia="en-GB"/>
              </w:rPr>
            </w:pPr>
          </w:p>
        </w:tc>
      </w:tr>
      <w:tr w:rsidRPr="00646049" w:rsidR="007B3FC2" w:rsidTr="00360BC9" w14:paraId="6935D686" w14:textId="77777777">
        <w:trPr>
          <w:trHeight w:val="326"/>
        </w:trPr>
        <w:tc>
          <w:tcPr>
            <w:tcW w:w="3955" w:type="dxa"/>
          </w:tcPr>
          <w:p w:rsidRPr="00A9622F" w:rsidR="007B3FC2" w:rsidP="00984273" w:rsidRDefault="007B3FC2" w14:paraId="73324113" w14:textId="57E2FB0D">
            <w:pPr>
              <w:spacing w:line="276" w:lineRule="auto"/>
              <w:ind w:left="0" w:firstLine="0"/>
              <w:rPr>
                <w:rFonts w:eastAsia="Calibri"/>
                <w:sz w:val="20"/>
                <w:szCs w:val="20"/>
              </w:rPr>
            </w:pPr>
            <w:r>
              <w:rPr>
                <w:rFonts w:eastAsia="Calibri"/>
                <w:sz w:val="20"/>
                <w:szCs w:val="20"/>
              </w:rPr>
              <w:t>A</w:t>
            </w:r>
            <w:r w:rsidRPr="00A9622F">
              <w:rPr>
                <w:rFonts w:eastAsia="Calibri"/>
                <w:sz w:val="20"/>
                <w:szCs w:val="20"/>
              </w:rPr>
              <w:t>ntidepressants</w:t>
            </w:r>
            <w:r>
              <w:rPr>
                <w:rFonts w:eastAsia="Calibri"/>
                <w:sz w:val="20"/>
                <w:szCs w:val="20"/>
              </w:rPr>
              <w:t xml:space="preserve"> (yes)</w:t>
            </w:r>
          </w:p>
        </w:tc>
        <w:tc>
          <w:tcPr>
            <w:tcW w:w="2430" w:type="dxa"/>
          </w:tcPr>
          <w:p w:rsidRPr="00646049" w:rsidR="007B3FC2" w:rsidP="00984273" w:rsidRDefault="007B3FC2" w14:paraId="544A0943"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37523E89" w14:textId="77777777">
            <w:pPr>
              <w:spacing w:line="276" w:lineRule="auto"/>
              <w:ind w:left="0" w:firstLine="0"/>
              <w:rPr>
                <w:rFonts w:eastAsia="Times New Roman"/>
                <w:sz w:val="20"/>
                <w:szCs w:val="20"/>
                <w:highlight w:val="yellow"/>
                <w:lang w:eastAsia="en-GB"/>
              </w:rPr>
            </w:pPr>
          </w:p>
        </w:tc>
      </w:tr>
      <w:tr w:rsidRPr="00646049" w:rsidR="007B3FC2" w:rsidTr="00360BC9" w14:paraId="674E59C2" w14:textId="77777777">
        <w:trPr>
          <w:trHeight w:val="326"/>
        </w:trPr>
        <w:tc>
          <w:tcPr>
            <w:tcW w:w="3955" w:type="dxa"/>
          </w:tcPr>
          <w:p w:rsidRPr="00A9622F" w:rsidR="007B3FC2" w:rsidP="00984273" w:rsidRDefault="007B3FC2" w14:paraId="5173BAD4" w14:textId="2F4C7BF8">
            <w:pPr>
              <w:spacing w:line="276" w:lineRule="auto"/>
              <w:ind w:left="0" w:firstLine="0"/>
              <w:rPr>
                <w:rFonts w:eastAsia="Calibri"/>
                <w:sz w:val="20"/>
                <w:szCs w:val="20"/>
              </w:rPr>
            </w:pPr>
            <w:proofErr w:type="spellStart"/>
            <w:r>
              <w:rPr>
                <w:rFonts w:eastAsia="Calibri"/>
                <w:sz w:val="20"/>
                <w:szCs w:val="20"/>
              </w:rPr>
              <w:t>A</w:t>
            </w:r>
            <w:r w:rsidRPr="00A9622F">
              <w:rPr>
                <w:rFonts w:eastAsia="Calibri"/>
                <w:sz w:val="20"/>
                <w:szCs w:val="20"/>
              </w:rPr>
              <w:t>ntiepileptics</w:t>
            </w:r>
            <w:proofErr w:type="spellEnd"/>
            <w:r>
              <w:rPr>
                <w:rFonts w:eastAsia="Calibri"/>
                <w:sz w:val="20"/>
                <w:szCs w:val="20"/>
              </w:rPr>
              <w:t xml:space="preserve"> (yes)</w:t>
            </w:r>
          </w:p>
        </w:tc>
        <w:tc>
          <w:tcPr>
            <w:tcW w:w="2430" w:type="dxa"/>
          </w:tcPr>
          <w:p w:rsidRPr="00646049" w:rsidR="007B3FC2" w:rsidP="00984273" w:rsidRDefault="007B3FC2" w14:paraId="46C9336B"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2FC658ED" w14:textId="77777777">
            <w:pPr>
              <w:spacing w:line="276" w:lineRule="auto"/>
              <w:ind w:left="0" w:firstLine="0"/>
              <w:rPr>
                <w:rFonts w:eastAsia="Times New Roman"/>
                <w:sz w:val="20"/>
                <w:szCs w:val="20"/>
                <w:highlight w:val="yellow"/>
                <w:lang w:eastAsia="en-GB"/>
              </w:rPr>
            </w:pPr>
          </w:p>
        </w:tc>
      </w:tr>
      <w:tr w:rsidRPr="00646049" w:rsidR="007B3FC2" w:rsidTr="00360BC9" w14:paraId="4D7D186C" w14:textId="77777777">
        <w:trPr>
          <w:trHeight w:val="326"/>
        </w:trPr>
        <w:tc>
          <w:tcPr>
            <w:tcW w:w="3955" w:type="dxa"/>
          </w:tcPr>
          <w:p w:rsidRPr="00A9622F" w:rsidR="007B3FC2" w:rsidP="00984273" w:rsidRDefault="007B3FC2" w14:paraId="43D64344" w14:textId="1F8F74F3">
            <w:pPr>
              <w:spacing w:line="276" w:lineRule="auto"/>
              <w:ind w:left="0" w:firstLine="0"/>
              <w:rPr>
                <w:rFonts w:eastAsia="Calibri"/>
                <w:sz w:val="20"/>
                <w:szCs w:val="20"/>
              </w:rPr>
            </w:pPr>
            <w:r>
              <w:rPr>
                <w:rFonts w:eastAsia="Calibri"/>
                <w:sz w:val="20"/>
                <w:szCs w:val="20"/>
              </w:rPr>
              <w:t>Z</w:t>
            </w:r>
            <w:r w:rsidRPr="00A9622F">
              <w:rPr>
                <w:rFonts w:eastAsia="Calibri"/>
                <w:sz w:val="20"/>
                <w:szCs w:val="20"/>
              </w:rPr>
              <w:t>-hypnotics</w:t>
            </w:r>
            <w:r>
              <w:rPr>
                <w:rFonts w:eastAsia="Calibri"/>
                <w:sz w:val="20"/>
                <w:szCs w:val="20"/>
              </w:rPr>
              <w:t xml:space="preserve"> (yes)</w:t>
            </w:r>
          </w:p>
        </w:tc>
        <w:tc>
          <w:tcPr>
            <w:tcW w:w="2430" w:type="dxa"/>
          </w:tcPr>
          <w:p w:rsidRPr="00646049" w:rsidR="007B3FC2" w:rsidP="00984273" w:rsidRDefault="007B3FC2" w14:paraId="4ADC63A1"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03E6EF75" w14:textId="77777777">
            <w:pPr>
              <w:spacing w:line="276" w:lineRule="auto"/>
              <w:ind w:left="0" w:firstLine="0"/>
              <w:rPr>
                <w:rFonts w:eastAsia="Times New Roman"/>
                <w:sz w:val="20"/>
                <w:szCs w:val="20"/>
                <w:highlight w:val="yellow"/>
                <w:lang w:eastAsia="en-GB"/>
              </w:rPr>
            </w:pPr>
          </w:p>
        </w:tc>
      </w:tr>
      <w:tr w:rsidRPr="00646049" w:rsidR="007B3FC2" w:rsidTr="00360BC9" w14:paraId="7D121595" w14:textId="77777777">
        <w:trPr>
          <w:trHeight w:val="326"/>
        </w:trPr>
        <w:tc>
          <w:tcPr>
            <w:tcW w:w="3955" w:type="dxa"/>
          </w:tcPr>
          <w:p w:rsidRPr="00A9622F" w:rsidR="007B3FC2" w:rsidP="00984273" w:rsidRDefault="007B3FC2" w14:paraId="531EB48F" w14:textId="0CA03464">
            <w:pPr>
              <w:spacing w:line="276" w:lineRule="auto"/>
              <w:ind w:left="0" w:firstLine="0"/>
              <w:rPr>
                <w:rFonts w:eastAsia="Calibri"/>
                <w:sz w:val="20"/>
                <w:szCs w:val="20"/>
              </w:rPr>
            </w:pPr>
            <w:r>
              <w:rPr>
                <w:rFonts w:eastAsia="Calibri"/>
                <w:sz w:val="20"/>
                <w:szCs w:val="20"/>
              </w:rPr>
              <w:t>A</w:t>
            </w:r>
            <w:r w:rsidRPr="00A9622F">
              <w:rPr>
                <w:rFonts w:eastAsia="Calibri"/>
                <w:sz w:val="20"/>
                <w:szCs w:val="20"/>
              </w:rPr>
              <w:t>ntipsychotics</w:t>
            </w:r>
            <w:r>
              <w:rPr>
                <w:rFonts w:eastAsia="Calibri"/>
                <w:sz w:val="20"/>
                <w:szCs w:val="20"/>
              </w:rPr>
              <w:t xml:space="preserve"> (yes)</w:t>
            </w:r>
          </w:p>
        </w:tc>
        <w:tc>
          <w:tcPr>
            <w:tcW w:w="2430" w:type="dxa"/>
          </w:tcPr>
          <w:p w:rsidRPr="00646049" w:rsidR="007B3FC2" w:rsidP="00984273" w:rsidRDefault="007B3FC2" w14:paraId="49C3180D"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5C7E871C" w14:textId="77777777">
            <w:pPr>
              <w:spacing w:line="276" w:lineRule="auto"/>
              <w:ind w:left="0" w:firstLine="0"/>
              <w:rPr>
                <w:rFonts w:eastAsia="Times New Roman"/>
                <w:sz w:val="20"/>
                <w:szCs w:val="20"/>
                <w:highlight w:val="yellow"/>
                <w:lang w:eastAsia="en-GB"/>
              </w:rPr>
            </w:pPr>
          </w:p>
        </w:tc>
      </w:tr>
      <w:tr w:rsidRPr="00646049" w:rsidR="007B3FC2" w:rsidTr="00360BC9" w14:paraId="7AC68F80" w14:textId="77777777">
        <w:trPr>
          <w:trHeight w:val="326"/>
        </w:trPr>
        <w:tc>
          <w:tcPr>
            <w:tcW w:w="3955" w:type="dxa"/>
          </w:tcPr>
          <w:p w:rsidRPr="00A9622F" w:rsidR="007B3FC2" w:rsidP="00984273" w:rsidRDefault="007B3FC2" w14:paraId="39D30238" w14:textId="6B73E052">
            <w:pPr>
              <w:spacing w:line="276" w:lineRule="auto"/>
              <w:ind w:left="0" w:firstLine="0"/>
              <w:rPr>
                <w:rFonts w:eastAsia="Calibri"/>
                <w:sz w:val="20"/>
                <w:szCs w:val="20"/>
              </w:rPr>
            </w:pPr>
            <w:r>
              <w:rPr>
                <w:rFonts w:eastAsia="Calibri"/>
                <w:sz w:val="20"/>
                <w:szCs w:val="20"/>
              </w:rPr>
              <w:t>B</w:t>
            </w:r>
            <w:r w:rsidRPr="00A9622F">
              <w:rPr>
                <w:rFonts w:eastAsia="Calibri"/>
                <w:sz w:val="20"/>
                <w:szCs w:val="20"/>
              </w:rPr>
              <w:t>enzodiazepines</w:t>
            </w:r>
            <w:r>
              <w:rPr>
                <w:rFonts w:eastAsia="Calibri"/>
                <w:sz w:val="20"/>
                <w:szCs w:val="20"/>
              </w:rPr>
              <w:t xml:space="preserve"> (yes)</w:t>
            </w:r>
          </w:p>
        </w:tc>
        <w:tc>
          <w:tcPr>
            <w:tcW w:w="2430" w:type="dxa"/>
          </w:tcPr>
          <w:p w:rsidRPr="00646049" w:rsidR="007B3FC2" w:rsidP="00984273" w:rsidRDefault="007B3FC2" w14:paraId="4653F2AD" w14:textId="77777777">
            <w:pPr>
              <w:spacing w:line="276" w:lineRule="auto"/>
              <w:ind w:left="0" w:firstLine="0"/>
              <w:rPr>
                <w:rFonts w:eastAsia="Times New Roman"/>
                <w:sz w:val="20"/>
                <w:szCs w:val="20"/>
                <w:highlight w:val="yellow"/>
                <w:lang w:eastAsia="en-GB"/>
              </w:rPr>
            </w:pPr>
          </w:p>
        </w:tc>
        <w:tc>
          <w:tcPr>
            <w:tcW w:w="2790" w:type="dxa"/>
          </w:tcPr>
          <w:p w:rsidRPr="00646049" w:rsidR="007B3FC2" w:rsidP="00984273" w:rsidRDefault="007B3FC2" w14:paraId="1D91BB2E" w14:textId="77777777">
            <w:pPr>
              <w:spacing w:line="276" w:lineRule="auto"/>
              <w:ind w:left="0" w:firstLine="0"/>
              <w:rPr>
                <w:rFonts w:eastAsia="Times New Roman"/>
                <w:sz w:val="20"/>
                <w:szCs w:val="20"/>
                <w:highlight w:val="yellow"/>
                <w:lang w:eastAsia="en-GB"/>
              </w:rPr>
            </w:pPr>
          </w:p>
        </w:tc>
      </w:tr>
    </w:tbl>
    <w:p w:rsidRPr="00646049" w:rsidR="00BB7D01" w:rsidP="00984273" w:rsidRDefault="00D13D2E" w14:paraId="5076819B" w14:textId="0B17118D">
      <w:pPr>
        <w:spacing w:line="276" w:lineRule="auto"/>
        <w:ind w:left="0" w:firstLine="0"/>
        <w:rPr>
          <w:rFonts w:eastAsia="Times New Roman"/>
          <w:b/>
          <w:szCs w:val="20"/>
          <w:highlight w:val="yellow"/>
          <w:lang w:eastAsia="en-GB"/>
        </w:rPr>
      </w:pPr>
      <w:r>
        <w:rPr>
          <w:rFonts w:eastAsia="Times New Roman"/>
          <w:szCs w:val="20"/>
          <w:lang w:eastAsia="en-GB"/>
        </w:rPr>
        <w:t>*</w:t>
      </w:r>
      <w:r w:rsidR="00360BC9">
        <w:rPr>
          <w:rFonts w:eastAsia="Times New Roman"/>
          <w:szCs w:val="20"/>
          <w:lang w:eastAsia="en-GB"/>
        </w:rPr>
        <w:t xml:space="preserve">The </w:t>
      </w:r>
      <w:r>
        <w:rPr>
          <w:rFonts w:eastAsia="Times New Roman"/>
          <w:szCs w:val="20"/>
          <w:lang w:eastAsia="en-GB"/>
        </w:rPr>
        <w:t xml:space="preserve">unexposed, population comparison group </w:t>
      </w:r>
      <w:r w:rsidR="00360BC9">
        <w:rPr>
          <w:rFonts w:eastAsia="Times New Roman"/>
          <w:szCs w:val="20"/>
          <w:lang w:eastAsia="en-GB"/>
        </w:rPr>
        <w:t xml:space="preserve">and unexposed, with migraine are not </w:t>
      </w:r>
      <w:r>
        <w:rPr>
          <w:rFonts w:eastAsia="Times New Roman"/>
          <w:szCs w:val="20"/>
          <w:lang w:eastAsia="en-GB"/>
        </w:rPr>
        <w:t xml:space="preserve">shown in this table, as time-varying analyses are done only in </w:t>
      </w:r>
      <w:r w:rsidR="00360BC9">
        <w:rPr>
          <w:rFonts w:eastAsia="Times New Roman"/>
          <w:szCs w:val="20"/>
          <w:lang w:eastAsia="en-GB"/>
        </w:rPr>
        <w:t xml:space="preserve">relation to continued / discontinued </w:t>
      </w:r>
      <w:proofErr w:type="spellStart"/>
      <w:r w:rsidR="00360BC9">
        <w:rPr>
          <w:rFonts w:eastAsia="Times New Roman"/>
          <w:szCs w:val="20"/>
          <w:lang w:eastAsia="en-GB"/>
        </w:rPr>
        <w:t>triptan</w:t>
      </w:r>
      <w:proofErr w:type="spellEnd"/>
      <w:r w:rsidR="00360BC9">
        <w:rPr>
          <w:rFonts w:eastAsia="Times New Roman"/>
          <w:szCs w:val="20"/>
          <w:lang w:eastAsia="en-GB"/>
        </w:rPr>
        <w:t xml:space="preserve">. </w:t>
      </w:r>
      <w:r>
        <w:rPr>
          <w:rFonts w:eastAsia="Times New Roman"/>
          <w:szCs w:val="20"/>
          <w:lang w:eastAsia="en-GB"/>
        </w:rPr>
        <w:t xml:space="preserve">**These are grouped as total preventive migraine drugs, due to low prevalence of use. </w:t>
      </w:r>
      <w:r w:rsidRPr="00646049" w:rsidR="00BB7D01">
        <w:rPr>
          <w:rFonts w:eastAsia="Times New Roman"/>
          <w:b/>
          <w:szCs w:val="20"/>
          <w:highlight w:val="yellow"/>
          <w:lang w:eastAsia="en-GB"/>
        </w:rPr>
        <w:br w:type="page"/>
      </w:r>
    </w:p>
    <w:p w:rsidRPr="002B4B18" w:rsidR="00CF714E" w:rsidP="00984273" w:rsidRDefault="00CF714E" w14:paraId="4A6E8A9F" w14:textId="464E1802">
      <w:pPr>
        <w:spacing w:line="276" w:lineRule="auto"/>
        <w:ind w:left="0" w:firstLine="0"/>
        <w:rPr>
          <w:rFonts w:eastAsia="Times New Roman"/>
          <w:szCs w:val="20"/>
          <w:lang w:eastAsia="en-GB"/>
        </w:rPr>
      </w:pPr>
      <w:r w:rsidRPr="002B4B18">
        <w:rPr>
          <w:rFonts w:eastAsia="Times New Roman"/>
          <w:b/>
          <w:szCs w:val="20"/>
          <w:lang w:eastAsia="en-GB"/>
        </w:rPr>
        <w:lastRenderedPageBreak/>
        <w:t xml:space="preserve">Table shell </w:t>
      </w:r>
      <w:r w:rsidR="00E430B5">
        <w:rPr>
          <w:rFonts w:eastAsia="Times New Roman"/>
          <w:b/>
          <w:szCs w:val="20"/>
          <w:lang w:eastAsia="en-GB"/>
        </w:rPr>
        <w:t>4</w:t>
      </w:r>
      <w:r w:rsidRPr="002B4B18">
        <w:rPr>
          <w:rFonts w:eastAsia="Times New Roman"/>
          <w:szCs w:val="20"/>
          <w:lang w:eastAsia="en-GB"/>
        </w:rPr>
        <w:t xml:space="preserve">. </w:t>
      </w:r>
      <w:r>
        <w:rPr>
          <w:rFonts w:eastAsia="Times New Roman"/>
          <w:szCs w:val="20"/>
          <w:lang w:eastAsia="en-GB"/>
        </w:rPr>
        <w:t xml:space="preserve">Association between continued </w:t>
      </w:r>
      <w:proofErr w:type="spellStart"/>
      <w:r>
        <w:rPr>
          <w:rFonts w:eastAsia="Times New Roman"/>
          <w:szCs w:val="20"/>
          <w:lang w:eastAsia="en-GB"/>
        </w:rPr>
        <w:t>t</w:t>
      </w:r>
      <w:r w:rsidRPr="002B4B18">
        <w:rPr>
          <w:rFonts w:eastAsia="Times New Roman"/>
          <w:szCs w:val="20"/>
          <w:lang w:eastAsia="en-GB"/>
        </w:rPr>
        <w:t>riptan</w:t>
      </w:r>
      <w:proofErr w:type="spellEnd"/>
      <w:r w:rsidRPr="002B4B18">
        <w:rPr>
          <w:rFonts w:eastAsia="Times New Roman"/>
          <w:szCs w:val="20"/>
          <w:lang w:eastAsia="en-GB"/>
        </w:rPr>
        <w:t xml:space="preserve"> </w:t>
      </w:r>
      <w:r>
        <w:rPr>
          <w:rFonts w:eastAsia="Times New Roman"/>
          <w:szCs w:val="20"/>
          <w:lang w:eastAsia="en-GB"/>
        </w:rPr>
        <w:t>exposure and</w:t>
      </w:r>
      <w:r w:rsidR="00E430B5">
        <w:rPr>
          <w:rFonts w:eastAsia="Times New Roman"/>
          <w:szCs w:val="20"/>
          <w:lang w:eastAsia="en-GB"/>
        </w:rPr>
        <w:t xml:space="preserve"> maternal outcomes</w:t>
      </w:r>
      <w:r>
        <w:rPr>
          <w:rFonts w:eastAsia="Times New Roman"/>
          <w:szCs w:val="20"/>
          <w:lang w:eastAsia="en-GB"/>
        </w:rPr>
        <w:t xml:space="preserve"> </w:t>
      </w:r>
      <w:r w:rsidRPr="002B4B18">
        <w:rPr>
          <w:rFonts w:eastAsia="Times New Roman"/>
          <w:szCs w:val="20"/>
          <w:lang w:eastAsia="en-GB"/>
        </w:rPr>
        <w:t xml:space="preserve">(N=xxx) </w:t>
      </w:r>
      <w:r w:rsidR="009D1E28">
        <w:rPr>
          <w:rFonts w:eastAsia="Times New Roman"/>
          <w:szCs w:val="20"/>
          <w:lang w:eastAsia="en-GB"/>
        </w:rPr>
        <w:t>*</w:t>
      </w:r>
    </w:p>
    <w:tbl>
      <w:tblPr>
        <w:tblStyle w:val="TableGrid"/>
        <w:tblW w:w="15139" w:type="dxa"/>
        <w:tblLook w:val="04A0" w:firstRow="1" w:lastRow="0" w:firstColumn="1" w:lastColumn="0" w:noHBand="0" w:noVBand="1"/>
      </w:tblPr>
      <w:tblGrid>
        <w:gridCol w:w="2974"/>
        <w:gridCol w:w="1250"/>
        <w:gridCol w:w="1450"/>
        <w:gridCol w:w="1512"/>
        <w:gridCol w:w="1755"/>
        <w:gridCol w:w="1411"/>
        <w:gridCol w:w="1411"/>
        <w:gridCol w:w="1688"/>
        <w:gridCol w:w="1688"/>
      </w:tblGrid>
      <w:tr w:rsidRPr="00BB7D01" w:rsidR="00E430B5" w:rsidTr="00CF714E" w14:paraId="283FA064" w14:textId="77777777">
        <w:trPr>
          <w:trHeight w:val="529"/>
          <w:tblHeader/>
        </w:trPr>
        <w:tc>
          <w:tcPr>
            <w:tcW w:w="2974" w:type="dxa"/>
            <w:shd w:val="clear" w:color="auto" w:fill="F2F2F2" w:themeFill="background1" w:themeFillShade="F2"/>
          </w:tcPr>
          <w:p w:rsidRPr="00BB7D01" w:rsidR="00CF714E" w:rsidP="00984273" w:rsidRDefault="00CF714E" w14:paraId="0DC8E423" w14:textId="4B96FA9C">
            <w:pPr>
              <w:spacing w:line="276" w:lineRule="auto"/>
              <w:ind w:left="0" w:firstLine="0"/>
              <w:rPr>
                <w:rFonts w:eastAsia="Times New Roman"/>
                <w:b/>
                <w:sz w:val="20"/>
                <w:szCs w:val="20"/>
                <w:lang w:eastAsia="en-GB"/>
              </w:rPr>
            </w:pPr>
          </w:p>
        </w:tc>
        <w:tc>
          <w:tcPr>
            <w:tcW w:w="1250" w:type="dxa"/>
            <w:shd w:val="clear" w:color="auto" w:fill="F2F2F2" w:themeFill="background1" w:themeFillShade="F2"/>
          </w:tcPr>
          <w:p w:rsidR="00CF714E" w:rsidP="00984273" w:rsidRDefault="00CF714E" w14:paraId="6EE4C0A5"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Total</w:t>
            </w:r>
          </w:p>
          <w:p w:rsidRPr="00BB7D01" w:rsidR="00CF714E" w:rsidP="00984273" w:rsidRDefault="00CF714E" w14:paraId="58BF610B"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w:t>
            </w:r>
          </w:p>
        </w:tc>
        <w:tc>
          <w:tcPr>
            <w:tcW w:w="1450" w:type="dxa"/>
            <w:shd w:val="clear" w:color="auto" w:fill="F2F2F2" w:themeFill="background1" w:themeFillShade="F2"/>
          </w:tcPr>
          <w:p w:rsidR="00CF714E" w:rsidP="00984273" w:rsidRDefault="00CF714E" w14:paraId="40FABA70" w14:textId="4D163D3F">
            <w:pPr>
              <w:spacing w:line="276" w:lineRule="auto"/>
              <w:ind w:left="0" w:firstLine="0"/>
              <w:jc w:val="left"/>
              <w:rPr>
                <w:rFonts w:eastAsia="Times New Roman"/>
                <w:b/>
                <w:sz w:val="20"/>
                <w:szCs w:val="20"/>
                <w:lang w:eastAsia="en-GB"/>
              </w:rPr>
            </w:pPr>
            <w:r>
              <w:rPr>
                <w:rFonts w:eastAsia="Times New Roman"/>
                <w:b/>
                <w:sz w:val="20"/>
                <w:szCs w:val="20"/>
                <w:lang w:eastAsia="en-GB"/>
              </w:rPr>
              <w:t xml:space="preserve">with </w:t>
            </w:r>
            <w:r w:rsidR="00E430B5">
              <w:rPr>
                <w:rFonts w:eastAsia="Times New Roman"/>
                <w:b/>
                <w:sz w:val="20"/>
                <w:szCs w:val="20"/>
                <w:lang w:eastAsia="en-GB"/>
              </w:rPr>
              <w:t>outcome</w:t>
            </w:r>
          </w:p>
          <w:p w:rsidRPr="00BB7D01" w:rsidR="00CF714E" w:rsidP="00984273" w:rsidRDefault="00CF714E" w14:paraId="6DCF338D"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 (%)</w:t>
            </w:r>
          </w:p>
        </w:tc>
        <w:tc>
          <w:tcPr>
            <w:tcW w:w="1512" w:type="dxa"/>
            <w:shd w:val="clear" w:color="auto" w:fill="F2F2F2" w:themeFill="background1" w:themeFillShade="F2"/>
          </w:tcPr>
          <w:p w:rsidRPr="00BB7D01" w:rsidR="00CF714E" w:rsidP="00984273" w:rsidRDefault="00CF714E" w14:paraId="40F99265"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Crude RR with 95% CI</w:t>
            </w:r>
          </w:p>
        </w:tc>
        <w:tc>
          <w:tcPr>
            <w:tcW w:w="1755" w:type="dxa"/>
            <w:shd w:val="clear" w:color="auto" w:fill="F2F2F2" w:themeFill="background1" w:themeFillShade="F2"/>
          </w:tcPr>
          <w:p w:rsidRPr="00BB7D01" w:rsidR="00CF714E" w:rsidP="00984273" w:rsidRDefault="00CF714E" w14:paraId="4172155E"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Weighted RR with 95% CI</w:t>
            </w:r>
          </w:p>
        </w:tc>
        <w:tc>
          <w:tcPr>
            <w:tcW w:w="1411" w:type="dxa"/>
            <w:shd w:val="clear" w:color="auto" w:fill="F2F2F2" w:themeFill="background1" w:themeFillShade="F2"/>
          </w:tcPr>
          <w:p w:rsidR="00CF714E" w:rsidP="00984273" w:rsidRDefault="00CF714E" w14:paraId="50AA8779" w14:textId="77777777">
            <w:pPr>
              <w:spacing w:line="276" w:lineRule="auto"/>
              <w:ind w:left="0" w:firstLine="0"/>
              <w:rPr>
                <w:rFonts w:eastAsia="Times New Roman"/>
                <w:b/>
                <w:sz w:val="20"/>
                <w:szCs w:val="20"/>
                <w:lang w:eastAsia="en-GB"/>
              </w:rPr>
            </w:pPr>
            <w:r>
              <w:rPr>
                <w:rFonts w:eastAsia="Times New Roman"/>
                <w:b/>
                <w:sz w:val="20"/>
                <w:szCs w:val="20"/>
                <w:lang w:eastAsia="en-GB"/>
              </w:rPr>
              <w:t>Crude RR with 95% CI</w:t>
            </w:r>
          </w:p>
        </w:tc>
        <w:tc>
          <w:tcPr>
            <w:tcW w:w="1411" w:type="dxa"/>
            <w:shd w:val="clear" w:color="auto" w:fill="F2F2F2" w:themeFill="background1" w:themeFillShade="F2"/>
          </w:tcPr>
          <w:p w:rsidR="00CF714E" w:rsidP="00984273" w:rsidRDefault="00CF714E" w14:paraId="391BFC02" w14:textId="77777777">
            <w:pPr>
              <w:spacing w:line="276" w:lineRule="auto"/>
              <w:ind w:left="0" w:firstLine="0"/>
              <w:rPr>
                <w:rFonts w:eastAsia="Times New Roman"/>
                <w:b/>
                <w:sz w:val="20"/>
                <w:szCs w:val="20"/>
                <w:lang w:eastAsia="en-GB"/>
              </w:rPr>
            </w:pPr>
            <w:r>
              <w:rPr>
                <w:rFonts w:eastAsia="Times New Roman"/>
                <w:b/>
                <w:sz w:val="20"/>
                <w:szCs w:val="20"/>
                <w:lang w:eastAsia="en-GB"/>
              </w:rPr>
              <w:t>Weighted RR with 95% CI</w:t>
            </w:r>
          </w:p>
        </w:tc>
        <w:tc>
          <w:tcPr>
            <w:tcW w:w="1688" w:type="dxa"/>
            <w:shd w:val="clear" w:color="auto" w:fill="F2F2F2" w:themeFill="background1" w:themeFillShade="F2"/>
          </w:tcPr>
          <w:p w:rsidRPr="00BB7D01" w:rsidR="00CF714E" w:rsidP="00984273" w:rsidRDefault="00CF714E" w14:paraId="019FA469" w14:textId="77777777">
            <w:pPr>
              <w:spacing w:line="276" w:lineRule="auto"/>
              <w:ind w:left="0" w:firstLine="0"/>
              <w:rPr>
                <w:rFonts w:eastAsia="Times New Roman"/>
                <w:b/>
                <w:sz w:val="20"/>
                <w:szCs w:val="20"/>
                <w:lang w:eastAsia="en-GB"/>
              </w:rPr>
            </w:pPr>
            <w:r>
              <w:rPr>
                <w:rFonts w:eastAsia="Times New Roman"/>
                <w:b/>
                <w:sz w:val="20"/>
                <w:szCs w:val="20"/>
                <w:lang w:eastAsia="en-GB"/>
              </w:rPr>
              <w:t>Crude RR with 95% CI</w:t>
            </w:r>
          </w:p>
        </w:tc>
        <w:tc>
          <w:tcPr>
            <w:tcW w:w="1688" w:type="dxa"/>
            <w:shd w:val="clear" w:color="auto" w:fill="F2F2F2" w:themeFill="background1" w:themeFillShade="F2"/>
          </w:tcPr>
          <w:p w:rsidR="00CF714E" w:rsidP="00984273" w:rsidRDefault="00CF714E" w14:paraId="6472EECA" w14:textId="77777777">
            <w:pPr>
              <w:spacing w:line="276" w:lineRule="auto"/>
              <w:ind w:left="0" w:firstLine="0"/>
              <w:rPr>
                <w:rFonts w:eastAsia="Times New Roman"/>
                <w:b/>
                <w:sz w:val="20"/>
                <w:szCs w:val="20"/>
                <w:lang w:eastAsia="en-GB"/>
              </w:rPr>
            </w:pPr>
            <w:r>
              <w:rPr>
                <w:rFonts w:eastAsia="Times New Roman"/>
                <w:b/>
                <w:sz w:val="20"/>
                <w:szCs w:val="20"/>
                <w:lang w:eastAsia="en-GB"/>
              </w:rPr>
              <w:t>Weighted RR with 95% CI</w:t>
            </w:r>
          </w:p>
        </w:tc>
      </w:tr>
      <w:tr w:rsidRPr="00BB7D01" w:rsidR="00E430B5" w:rsidTr="00CF714E" w14:paraId="46793E3E" w14:textId="77777777">
        <w:trPr>
          <w:trHeight w:val="239"/>
        </w:trPr>
        <w:tc>
          <w:tcPr>
            <w:tcW w:w="2974" w:type="dxa"/>
          </w:tcPr>
          <w:p w:rsidRPr="00E430B5" w:rsidR="00E430B5" w:rsidP="00984273" w:rsidRDefault="00E430B5" w14:paraId="38AC8585" w14:textId="427E8F6B">
            <w:pPr>
              <w:spacing w:line="276" w:lineRule="auto"/>
              <w:ind w:left="0" w:firstLine="0"/>
              <w:rPr>
                <w:rFonts w:eastAsia="Times New Roman"/>
                <w:b/>
                <w:sz w:val="20"/>
                <w:szCs w:val="20"/>
                <w:lang w:eastAsia="en-GB"/>
              </w:rPr>
            </w:pPr>
            <w:r w:rsidRPr="00E430B5">
              <w:rPr>
                <w:rFonts w:eastAsia="Times New Roman"/>
                <w:b/>
                <w:sz w:val="20"/>
                <w:szCs w:val="20"/>
                <w:lang w:eastAsia="en-GB"/>
              </w:rPr>
              <w:t>Preeclampsia</w:t>
            </w:r>
          </w:p>
        </w:tc>
        <w:tc>
          <w:tcPr>
            <w:tcW w:w="1250" w:type="dxa"/>
          </w:tcPr>
          <w:p w:rsidRPr="00BB7D01" w:rsidR="00E430B5" w:rsidP="00984273" w:rsidRDefault="00E430B5" w14:paraId="4D8B12B6" w14:textId="77777777">
            <w:pPr>
              <w:spacing w:line="276" w:lineRule="auto"/>
              <w:ind w:left="0" w:firstLine="0"/>
              <w:rPr>
                <w:rFonts w:eastAsia="Times New Roman"/>
                <w:sz w:val="20"/>
                <w:szCs w:val="20"/>
                <w:lang w:eastAsia="en-GB"/>
              </w:rPr>
            </w:pPr>
          </w:p>
        </w:tc>
        <w:tc>
          <w:tcPr>
            <w:tcW w:w="1450" w:type="dxa"/>
          </w:tcPr>
          <w:p w:rsidRPr="00BB7D01" w:rsidR="00E430B5" w:rsidP="00984273" w:rsidRDefault="00E430B5" w14:paraId="6B59B053" w14:textId="77777777">
            <w:pPr>
              <w:spacing w:line="276" w:lineRule="auto"/>
              <w:ind w:left="0" w:firstLine="0"/>
              <w:rPr>
                <w:rFonts w:eastAsia="Times New Roman"/>
                <w:sz w:val="20"/>
                <w:szCs w:val="20"/>
                <w:lang w:eastAsia="en-GB"/>
              </w:rPr>
            </w:pPr>
          </w:p>
        </w:tc>
        <w:tc>
          <w:tcPr>
            <w:tcW w:w="1512" w:type="dxa"/>
          </w:tcPr>
          <w:p w:rsidR="00E430B5" w:rsidP="00984273" w:rsidRDefault="00E430B5" w14:paraId="6ACE42AE" w14:textId="77777777">
            <w:pPr>
              <w:spacing w:line="276" w:lineRule="auto"/>
              <w:ind w:left="0" w:firstLine="0"/>
              <w:rPr>
                <w:rFonts w:eastAsia="Times New Roman"/>
                <w:sz w:val="20"/>
                <w:szCs w:val="20"/>
                <w:lang w:eastAsia="en-GB"/>
              </w:rPr>
            </w:pPr>
          </w:p>
        </w:tc>
        <w:tc>
          <w:tcPr>
            <w:tcW w:w="1755" w:type="dxa"/>
          </w:tcPr>
          <w:p w:rsidR="00E430B5" w:rsidP="00984273" w:rsidRDefault="00E430B5" w14:paraId="05E10806" w14:textId="77777777">
            <w:pPr>
              <w:spacing w:line="276" w:lineRule="auto"/>
              <w:ind w:left="0" w:firstLine="0"/>
              <w:rPr>
                <w:rFonts w:eastAsia="Times New Roman"/>
                <w:sz w:val="20"/>
                <w:szCs w:val="20"/>
                <w:lang w:eastAsia="en-GB"/>
              </w:rPr>
            </w:pPr>
          </w:p>
        </w:tc>
        <w:tc>
          <w:tcPr>
            <w:tcW w:w="1411" w:type="dxa"/>
          </w:tcPr>
          <w:p w:rsidRPr="00BB7D01" w:rsidR="00E430B5" w:rsidP="00984273" w:rsidRDefault="00E430B5" w14:paraId="24FD7691" w14:textId="77777777">
            <w:pPr>
              <w:spacing w:line="276" w:lineRule="auto"/>
              <w:ind w:left="0" w:firstLine="0"/>
              <w:rPr>
                <w:rFonts w:eastAsia="Times New Roman"/>
                <w:sz w:val="20"/>
                <w:szCs w:val="20"/>
                <w:lang w:eastAsia="en-GB"/>
              </w:rPr>
            </w:pPr>
          </w:p>
        </w:tc>
        <w:tc>
          <w:tcPr>
            <w:tcW w:w="1411" w:type="dxa"/>
          </w:tcPr>
          <w:p w:rsidRPr="00BB7D01" w:rsidR="00E430B5" w:rsidP="00984273" w:rsidRDefault="00E430B5" w14:paraId="2ABA6ED8" w14:textId="77777777">
            <w:pPr>
              <w:spacing w:line="276" w:lineRule="auto"/>
              <w:ind w:left="0" w:firstLine="0"/>
              <w:rPr>
                <w:rFonts w:eastAsia="Times New Roman"/>
                <w:sz w:val="20"/>
                <w:szCs w:val="20"/>
                <w:lang w:eastAsia="en-GB"/>
              </w:rPr>
            </w:pPr>
          </w:p>
        </w:tc>
        <w:tc>
          <w:tcPr>
            <w:tcW w:w="1688" w:type="dxa"/>
          </w:tcPr>
          <w:p w:rsidRPr="00BB7D01" w:rsidR="00E430B5" w:rsidP="00984273" w:rsidRDefault="00E430B5" w14:paraId="4D3B29F6" w14:textId="77777777">
            <w:pPr>
              <w:spacing w:line="276" w:lineRule="auto"/>
              <w:ind w:left="0" w:firstLine="0"/>
              <w:rPr>
                <w:rFonts w:eastAsia="Times New Roman"/>
                <w:sz w:val="20"/>
                <w:szCs w:val="20"/>
                <w:lang w:eastAsia="en-GB"/>
              </w:rPr>
            </w:pPr>
          </w:p>
        </w:tc>
        <w:tc>
          <w:tcPr>
            <w:tcW w:w="1688" w:type="dxa"/>
          </w:tcPr>
          <w:p w:rsidRPr="00BB7D01" w:rsidR="00E430B5" w:rsidP="00984273" w:rsidRDefault="00E430B5" w14:paraId="71C5A5DF" w14:textId="77777777">
            <w:pPr>
              <w:spacing w:line="276" w:lineRule="auto"/>
              <w:ind w:left="0" w:firstLine="0"/>
              <w:rPr>
                <w:rFonts w:eastAsia="Times New Roman"/>
                <w:sz w:val="20"/>
                <w:szCs w:val="20"/>
                <w:lang w:eastAsia="en-GB"/>
              </w:rPr>
            </w:pPr>
          </w:p>
        </w:tc>
      </w:tr>
      <w:tr w:rsidRPr="00BB7D01" w:rsidR="00E430B5" w:rsidTr="00CF714E" w14:paraId="4A108BE4" w14:textId="77777777">
        <w:trPr>
          <w:trHeight w:val="239"/>
        </w:trPr>
        <w:tc>
          <w:tcPr>
            <w:tcW w:w="2974" w:type="dxa"/>
          </w:tcPr>
          <w:p w:rsidRPr="00CF714E" w:rsidR="00CF714E" w:rsidP="00984273" w:rsidRDefault="00CF714E" w14:paraId="2BF8D593"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250" w:type="dxa"/>
          </w:tcPr>
          <w:p w:rsidRPr="00BB7D01" w:rsidR="00CF714E" w:rsidP="00984273" w:rsidRDefault="00CF714E" w14:paraId="0426398E"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497AA532"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01205A3E"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CF714E" w:rsidP="00984273" w:rsidRDefault="00CF714E" w14:paraId="51329F4A"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CF714E" w:rsidP="00984273" w:rsidRDefault="00CF714E" w14:paraId="1E15BE84"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433A8AB8"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37E89A99"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717FACAE" w14:textId="77777777">
            <w:pPr>
              <w:spacing w:line="276" w:lineRule="auto"/>
              <w:ind w:left="0" w:firstLine="0"/>
              <w:rPr>
                <w:rFonts w:eastAsia="Times New Roman"/>
                <w:sz w:val="20"/>
                <w:szCs w:val="20"/>
                <w:lang w:eastAsia="en-GB"/>
              </w:rPr>
            </w:pPr>
          </w:p>
        </w:tc>
      </w:tr>
      <w:tr w:rsidRPr="00BB7D01" w:rsidR="00E430B5" w:rsidTr="00CF714E" w14:paraId="46377D9D" w14:textId="77777777">
        <w:trPr>
          <w:trHeight w:val="239"/>
        </w:trPr>
        <w:tc>
          <w:tcPr>
            <w:tcW w:w="2974" w:type="dxa"/>
          </w:tcPr>
          <w:p w:rsidRPr="00CF714E" w:rsidR="00CF714E" w:rsidP="00984273" w:rsidRDefault="00CF714E" w14:paraId="77D38D41"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250" w:type="dxa"/>
          </w:tcPr>
          <w:p w:rsidRPr="00BB7D01" w:rsidR="00CF714E" w:rsidP="00984273" w:rsidRDefault="00CF714E" w14:paraId="09DEF83E"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49E61F4A"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E430B5" w14:paraId="1C4B3FA3" w14:textId="0C5425E3">
            <w:pPr>
              <w:spacing w:line="276" w:lineRule="auto"/>
              <w:ind w:left="0" w:firstLine="0"/>
              <w:rPr>
                <w:rFonts w:eastAsia="Times New Roman"/>
                <w:sz w:val="20"/>
                <w:szCs w:val="20"/>
                <w:lang w:eastAsia="en-GB"/>
              </w:rPr>
            </w:pPr>
            <w:proofErr w:type="spellStart"/>
            <w:r>
              <w:rPr>
                <w:rFonts w:eastAsia="Times New Roman"/>
                <w:sz w:val="20"/>
                <w:szCs w:val="20"/>
                <w:lang w:eastAsia="en-GB"/>
              </w:rPr>
              <w:t>xxxx</w:t>
            </w:r>
            <w:proofErr w:type="spellEnd"/>
          </w:p>
        </w:tc>
        <w:tc>
          <w:tcPr>
            <w:tcW w:w="1755" w:type="dxa"/>
          </w:tcPr>
          <w:p w:rsidRPr="00BB7D01" w:rsidR="00CF714E" w:rsidP="00984273" w:rsidRDefault="00E430B5" w14:paraId="0DD51D52" w14:textId="136F3D40">
            <w:pPr>
              <w:spacing w:line="276" w:lineRule="auto"/>
              <w:ind w:left="0" w:firstLine="0"/>
              <w:rPr>
                <w:rFonts w:eastAsia="Times New Roman"/>
                <w:sz w:val="20"/>
                <w:szCs w:val="20"/>
                <w:lang w:eastAsia="en-GB"/>
              </w:rPr>
            </w:pPr>
            <w:r>
              <w:rPr>
                <w:rFonts w:eastAsia="Times New Roman"/>
                <w:sz w:val="20"/>
                <w:szCs w:val="20"/>
                <w:lang w:eastAsia="en-GB"/>
              </w:rPr>
              <w:t>xxx</w:t>
            </w:r>
          </w:p>
        </w:tc>
        <w:tc>
          <w:tcPr>
            <w:tcW w:w="1411" w:type="dxa"/>
          </w:tcPr>
          <w:p w:rsidRPr="00BB7D01" w:rsidR="00CF714E" w:rsidP="00984273" w:rsidRDefault="00CF714E" w14:paraId="43D282BE"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CF714E" w:rsidP="00984273" w:rsidRDefault="00CF714E" w14:paraId="7DEE9673"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CF714E" w:rsidP="00984273" w:rsidRDefault="00CF714E" w14:paraId="450EBB67"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6138418C" w14:textId="77777777">
            <w:pPr>
              <w:spacing w:line="276" w:lineRule="auto"/>
              <w:ind w:left="0" w:firstLine="0"/>
              <w:rPr>
                <w:rFonts w:eastAsia="Times New Roman"/>
                <w:sz w:val="20"/>
                <w:szCs w:val="20"/>
                <w:lang w:eastAsia="en-GB"/>
              </w:rPr>
            </w:pPr>
          </w:p>
        </w:tc>
      </w:tr>
      <w:tr w:rsidRPr="00BB7D01" w:rsidR="00E430B5" w:rsidTr="00CF714E" w14:paraId="1A7A1E3C" w14:textId="77777777">
        <w:trPr>
          <w:trHeight w:val="232"/>
        </w:trPr>
        <w:tc>
          <w:tcPr>
            <w:tcW w:w="2974" w:type="dxa"/>
          </w:tcPr>
          <w:p w:rsidRPr="00CF714E" w:rsidR="00CF714E" w:rsidP="00984273" w:rsidRDefault="00CF714E" w14:paraId="59DABD23"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250" w:type="dxa"/>
          </w:tcPr>
          <w:p w:rsidRPr="00BB7D01" w:rsidR="00CF714E" w:rsidP="00984273" w:rsidRDefault="00CF714E" w14:paraId="3796BE08"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2D051C56"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381CEA81" w14:textId="77777777">
            <w:pPr>
              <w:spacing w:line="276" w:lineRule="auto"/>
              <w:ind w:left="0" w:firstLine="0"/>
              <w:rPr>
                <w:rFonts w:eastAsia="Times New Roman"/>
                <w:sz w:val="20"/>
                <w:szCs w:val="20"/>
                <w:lang w:eastAsia="en-GB"/>
              </w:rPr>
            </w:pPr>
          </w:p>
        </w:tc>
        <w:tc>
          <w:tcPr>
            <w:tcW w:w="1755" w:type="dxa"/>
          </w:tcPr>
          <w:p w:rsidRPr="00BB7D01" w:rsidR="00CF714E" w:rsidP="00984273" w:rsidRDefault="00CF714E" w14:paraId="485D39D8"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E430B5" w14:paraId="3B80EB49" w14:textId="0232AAF0">
            <w:pPr>
              <w:spacing w:line="276" w:lineRule="auto"/>
              <w:ind w:left="0" w:firstLine="0"/>
              <w:rPr>
                <w:rFonts w:eastAsia="Times New Roman"/>
                <w:sz w:val="20"/>
                <w:szCs w:val="20"/>
                <w:lang w:eastAsia="en-GB"/>
              </w:rPr>
            </w:pPr>
            <w:proofErr w:type="spellStart"/>
            <w:r>
              <w:rPr>
                <w:rFonts w:eastAsia="Times New Roman"/>
                <w:sz w:val="20"/>
                <w:szCs w:val="20"/>
                <w:lang w:eastAsia="en-GB"/>
              </w:rPr>
              <w:t>xxxx</w:t>
            </w:r>
            <w:proofErr w:type="spellEnd"/>
          </w:p>
        </w:tc>
        <w:tc>
          <w:tcPr>
            <w:tcW w:w="1411" w:type="dxa"/>
          </w:tcPr>
          <w:p w:rsidRPr="00BB7D01" w:rsidR="00CF714E" w:rsidP="00984273" w:rsidRDefault="00E430B5" w14:paraId="5BCF24DD" w14:textId="1408D1AB">
            <w:pPr>
              <w:spacing w:line="276" w:lineRule="auto"/>
              <w:ind w:left="0" w:firstLine="0"/>
              <w:rPr>
                <w:rFonts w:eastAsia="Times New Roman"/>
                <w:sz w:val="20"/>
                <w:szCs w:val="20"/>
                <w:lang w:eastAsia="en-GB"/>
              </w:rPr>
            </w:pPr>
            <w:proofErr w:type="spellStart"/>
            <w:r>
              <w:rPr>
                <w:rFonts w:eastAsia="Times New Roman"/>
                <w:sz w:val="20"/>
                <w:szCs w:val="20"/>
                <w:lang w:eastAsia="en-GB"/>
              </w:rPr>
              <w:t>xxxx</w:t>
            </w:r>
            <w:proofErr w:type="spellEnd"/>
          </w:p>
        </w:tc>
        <w:tc>
          <w:tcPr>
            <w:tcW w:w="1688" w:type="dxa"/>
          </w:tcPr>
          <w:p w:rsidRPr="00BB7D01" w:rsidR="00CF714E" w:rsidP="00984273" w:rsidRDefault="00CF714E" w14:paraId="34C607DB"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CF714E" w:rsidP="00984273" w:rsidRDefault="00CF714E" w14:paraId="2C2820AC"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E430B5" w:rsidTr="00CF714E" w14:paraId="18F0043E" w14:textId="77777777">
        <w:trPr>
          <w:trHeight w:val="239"/>
        </w:trPr>
        <w:tc>
          <w:tcPr>
            <w:tcW w:w="2974" w:type="dxa"/>
            <w:shd w:val="clear" w:color="auto" w:fill="auto"/>
            <w:vAlign w:val="center"/>
          </w:tcPr>
          <w:p w:rsidRPr="00BB7D01" w:rsidR="00CF714E" w:rsidP="00984273" w:rsidRDefault="00CF714E" w14:paraId="59E69CAB" w14:textId="6E3A84AA">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into week 0-20 of </w:t>
            </w:r>
            <w:r w:rsidRPr="00CF714E">
              <w:rPr>
                <w:rFonts w:eastAsia="Times New Roman"/>
                <w:sz w:val="20"/>
                <w:szCs w:val="20"/>
                <w:lang w:eastAsia="en-GB"/>
              </w:rPr>
              <w:t>pregnancy</w:t>
            </w:r>
          </w:p>
        </w:tc>
        <w:tc>
          <w:tcPr>
            <w:tcW w:w="1250" w:type="dxa"/>
          </w:tcPr>
          <w:p w:rsidRPr="00BB7D01" w:rsidR="00CF714E" w:rsidP="00984273" w:rsidRDefault="00CF714E" w14:paraId="7F1520C9"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6897C8F6"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22056EA5" w14:textId="77777777">
            <w:pPr>
              <w:spacing w:line="276" w:lineRule="auto"/>
              <w:ind w:left="0" w:firstLine="0"/>
              <w:rPr>
                <w:rFonts w:eastAsia="Times New Roman"/>
                <w:sz w:val="20"/>
                <w:szCs w:val="20"/>
                <w:lang w:eastAsia="en-GB"/>
              </w:rPr>
            </w:pPr>
          </w:p>
        </w:tc>
        <w:tc>
          <w:tcPr>
            <w:tcW w:w="1755" w:type="dxa"/>
          </w:tcPr>
          <w:p w:rsidRPr="00BB7D01" w:rsidR="00CF714E" w:rsidP="00984273" w:rsidRDefault="00CF714E" w14:paraId="45726B49"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518AA3F7"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4EC10968"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E430B5" w14:paraId="5E92A9FB" w14:textId="09A8EBE6">
            <w:pPr>
              <w:spacing w:line="276" w:lineRule="auto"/>
              <w:ind w:left="0" w:firstLine="0"/>
              <w:rPr>
                <w:rFonts w:eastAsia="Times New Roman"/>
                <w:sz w:val="20"/>
                <w:szCs w:val="20"/>
                <w:lang w:eastAsia="en-GB"/>
              </w:rPr>
            </w:pPr>
            <w:r>
              <w:rPr>
                <w:rFonts w:eastAsia="Times New Roman"/>
                <w:sz w:val="20"/>
                <w:szCs w:val="20"/>
                <w:lang w:eastAsia="en-GB"/>
              </w:rPr>
              <w:t>xxx</w:t>
            </w:r>
          </w:p>
        </w:tc>
        <w:tc>
          <w:tcPr>
            <w:tcW w:w="1688" w:type="dxa"/>
          </w:tcPr>
          <w:p w:rsidRPr="00BB7D01" w:rsidR="00CF714E" w:rsidP="00984273" w:rsidRDefault="00E430B5" w14:paraId="3B8FDBCC" w14:textId="78FDC52F">
            <w:pPr>
              <w:spacing w:line="276" w:lineRule="auto"/>
              <w:ind w:left="0" w:firstLine="0"/>
              <w:rPr>
                <w:rFonts w:eastAsia="Times New Roman"/>
                <w:sz w:val="20"/>
                <w:szCs w:val="20"/>
                <w:lang w:eastAsia="en-GB"/>
              </w:rPr>
            </w:pPr>
            <w:r>
              <w:rPr>
                <w:rFonts w:eastAsia="Times New Roman"/>
                <w:sz w:val="20"/>
                <w:szCs w:val="20"/>
                <w:lang w:eastAsia="en-GB"/>
              </w:rPr>
              <w:t>xxx</w:t>
            </w:r>
          </w:p>
        </w:tc>
      </w:tr>
      <w:tr w:rsidRPr="00BB7D01" w:rsidR="00E430B5" w:rsidTr="00CF714E" w14:paraId="7F7DA141" w14:textId="77777777">
        <w:trPr>
          <w:trHeight w:val="239"/>
        </w:trPr>
        <w:tc>
          <w:tcPr>
            <w:tcW w:w="2974" w:type="dxa"/>
            <w:shd w:val="clear" w:color="auto" w:fill="auto"/>
            <w:vAlign w:val="center"/>
          </w:tcPr>
          <w:p w:rsidRPr="00E430B5" w:rsidR="00E430B5" w:rsidP="00984273" w:rsidRDefault="00E430B5" w14:paraId="6162883B" w14:textId="448B1D6B">
            <w:pPr>
              <w:spacing w:line="276" w:lineRule="auto"/>
              <w:ind w:left="0" w:firstLine="0"/>
              <w:rPr>
                <w:rFonts w:eastAsia="Times New Roman"/>
                <w:b/>
                <w:sz w:val="20"/>
                <w:szCs w:val="20"/>
                <w:lang w:eastAsia="en-GB"/>
              </w:rPr>
            </w:pPr>
            <w:r w:rsidRPr="00E430B5">
              <w:rPr>
                <w:rFonts w:eastAsia="Times New Roman"/>
                <w:b/>
                <w:sz w:val="20"/>
                <w:szCs w:val="20"/>
                <w:lang w:eastAsia="en-GB"/>
              </w:rPr>
              <w:t>Gestational diabetes mellitus</w:t>
            </w:r>
          </w:p>
        </w:tc>
        <w:tc>
          <w:tcPr>
            <w:tcW w:w="1250" w:type="dxa"/>
          </w:tcPr>
          <w:p w:rsidRPr="00BB7D01" w:rsidR="00E430B5" w:rsidP="00984273" w:rsidRDefault="00E430B5" w14:paraId="1C111E39" w14:textId="77777777">
            <w:pPr>
              <w:spacing w:line="276" w:lineRule="auto"/>
              <w:ind w:left="0" w:firstLine="0"/>
              <w:rPr>
                <w:rFonts w:eastAsia="Times New Roman"/>
                <w:sz w:val="20"/>
                <w:szCs w:val="20"/>
                <w:lang w:eastAsia="en-GB"/>
              </w:rPr>
            </w:pPr>
          </w:p>
        </w:tc>
        <w:tc>
          <w:tcPr>
            <w:tcW w:w="1450" w:type="dxa"/>
          </w:tcPr>
          <w:p w:rsidRPr="00BB7D01" w:rsidR="00E430B5" w:rsidP="00984273" w:rsidRDefault="00E430B5" w14:paraId="57C13291" w14:textId="77777777">
            <w:pPr>
              <w:spacing w:line="276" w:lineRule="auto"/>
              <w:ind w:left="0" w:firstLine="0"/>
              <w:rPr>
                <w:rFonts w:eastAsia="Times New Roman"/>
                <w:sz w:val="20"/>
                <w:szCs w:val="20"/>
                <w:lang w:eastAsia="en-GB"/>
              </w:rPr>
            </w:pPr>
          </w:p>
        </w:tc>
        <w:tc>
          <w:tcPr>
            <w:tcW w:w="1512" w:type="dxa"/>
          </w:tcPr>
          <w:p w:rsidRPr="00BB7D01" w:rsidR="00E430B5" w:rsidP="00984273" w:rsidRDefault="00E430B5" w14:paraId="29BDD7EB" w14:textId="77777777">
            <w:pPr>
              <w:spacing w:line="276" w:lineRule="auto"/>
              <w:ind w:left="0" w:firstLine="0"/>
              <w:rPr>
                <w:rFonts w:eastAsia="Times New Roman"/>
                <w:sz w:val="20"/>
                <w:szCs w:val="20"/>
                <w:lang w:eastAsia="en-GB"/>
              </w:rPr>
            </w:pPr>
          </w:p>
        </w:tc>
        <w:tc>
          <w:tcPr>
            <w:tcW w:w="1755" w:type="dxa"/>
          </w:tcPr>
          <w:p w:rsidRPr="00BB7D01" w:rsidR="00E430B5" w:rsidP="00984273" w:rsidRDefault="00E430B5" w14:paraId="731113C8" w14:textId="77777777">
            <w:pPr>
              <w:spacing w:line="276" w:lineRule="auto"/>
              <w:ind w:left="0" w:firstLine="0"/>
              <w:rPr>
                <w:rFonts w:eastAsia="Times New Roman"/>
                <w:sz w:val="20"/>
                <w:szCs w:val="20"/>
                <w:lang w:eastAsia="en-GB"/>
              </w:rPr>
            </w:pPr>
          </w:p>
        </w:tc>
        <w:tc>
          <w:tcPr>
            <w:tcW w:w="1411" w:type="dxa"/>
          </w:tcPr>
          <w:p w:rsidRPr="00BB7D01" w:rsidR="00E430B5" w:rsidP="00984273" w:rsidRDefault="00E430B5" w14:paraId="7130CF72" w14:textId="77777777">
            <w:pPr>
              <w:spacing w:line="276" w:lineRule="auto"/>
              <w:ind w:left="0" w:firstLine="0"/>
              <w:rPr>
                <w:rFonts w:eastAsia="Times New Roman"/>
                <w:sz w:val="20"/>
                <w:szCs w:val="20"/>
                <w:lang w:eastAsia="en-GB"/>
              </w:rPr>
            </w:pPr>
          </w:p>
        </w:tc>
        <w:tc>
          <w:tcPr>
            <w:tcW w:w="1411" w:type="dxa"/>
          </w:tcPr>
          <w:p w:rsidRPr="00BB7D01" w:rsidR="00E430B5" w:rsidP="00984273" w:rsidRDefault="00E430B5" w14:paraId="789348EA" w14:textId="77777777">
            <w:pPr>
              <w:spacing w:line="276" w:lineRule="auto"/>
              <w:ind w:left="0" w:firstLine="0"/>
              <w:rPr>
                <w:rFonts w:eastAsia="Times New Roman"/>
                <w:sz w:val="20"/>
                <w:szCs w:val="20"/>
                <w:lang w:eastAsia="en-GB"/>
              </w:rPr>
            </w:pPr>
          </w:p>
        </w:tc>
        <w:tc>
          <w:tcPr>
            <w:tcW w:w="1688" w:type="dxa"/>
          </w:tcPr>
          <w:p w:rsidR="00E430B5" w:rsidP="00984273" w:rsidRDefault="00E430B5" w14:paraId="456126A1" w14:textId="77777777">
            <w:pPr>
              <w:spacing w:line="276" w:lineRule="auto"/>
              <w:ind w:left="0" w:firstLine="0"/>
              <w:rPr>
                <w:rFonts w:eastAsia="Times New Roman"/>
                <w:sz w:val="20"/>
                <w:szCs w:val="20"/>
                <w:lang w:eastAsia="en-GB"/>
              </w:rPr>
            </w:pPr>
          </w:p>
        </w:tc>
        <w:tc>
          <w:tcPr>
            <w:tcW w:w="1688" w:type="dxa"/>
          </w:tcPr>
          <w:p w:rsidR="00E430B5" w:rsidP="00984273" w:rsidRDefault="00E430B5" w14:paraId="3B13BE70" w14:textId="77777777">
            <w:pPr>
              <w:spacing w:line="276" w:lineRule="auto"/>
              <w:ind w:left="0" w:firstLine="0"/>
              <w:rPr>
                <w:rFonts w:eastAsia="Times New Roman"/>
                <w:sz w:val="20"/>
                <w:szCs w:val="20"/>
                <w:lang w:eastAsia="en-GB"/>
              </w:rPr>
            </w:pPr>
          </w:p>
        </w:tc>
      </w:tr>
      <w:tr w:rsidRPr="00BB7D01" w:rsidR="00E430B5" w:rsidTr="00A736B0" w14:paraId="2A94040D" w14:textId="77777777">
        <w:trPr>
          <w:trHeight w:val="239"/>
        </w:trPr>
        <w:tc>
          <w:tcPr>
            <w:tcW w:w="2974" w:type="dxa"/>
            <w:shd w:val="clear" w:color="auto" w:fill="auto"/>
          </w:tcPr>
          <w:p w:rsidR="00E430B5" w:rsidP="00E430B5" w:rsidRDefault="00E430B5" w14:paraId="27B8C715" w14:textId="062B8E96">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250" w:type="dxa"/>
          </w:tcPr>
          <w:p w:rsidRPr="00BB7D01" w:rsidR="00E430B5" w:rsidP="00E430B5" w:rsidRDefault="00E430B5" w14:paraId="76BA2E38" w14:textId="77777777">
            <w:pPr>
              <w:spacing w:line="276" w:lineRule="auto"/>
              <w:ind w:left="0" w:firstLine="0"/>
              <w:rPr>
                <w:rFonts w:eastAsia="Times New Roman"/>
                <w:sz w:val="20"/>
                <w:szCs w:val="20"/>
                <w:lang w:eastAsia="en-GB"/>
              </w:rPr>
            </w:pPr>
          </w:p>
        </w:tc>
        <w:tc>
          <w:tcPr>
            <w:tcW w:w="1450" w:type="dxa"/>
          </w:tcPr>
          <w:p w:rsidRPr="00BB7D01" w:rsidR="00E430B5" w:rsidP="00E430B5" w:rsidRDefault="00E430B5" w14:paraId="5F8C0005" w14:textId="77777777">
            <w:pPr>
              <w:spacing w:line="276" w:lineRule="auto"/>
              <w:ind w:left="0" w:firstLine="0"/>
              <w:rPr>
                <w:rFonts w:eastAsia="Times New Roman"/>
                <w:sz w:val="20"/>
                <w:szCs w:val="20"/>
                <w:lang w:eastAsia="en-GB"/>
              </w:rPr>
            </w:pPr>
          </w:p>
        </w:tc>
        <w:tc>
          <w:tcPr>
            <w:tcW w:w="1512" w:type="dxa"/>
          </w:tcPr>
          <w:p w:rsidRPr="00BB7D01" w:rsidR="00E430B5" w:rsidP="00E430B5" w:rsidRDefault="00E430B5" w14:paraId="18E9AC64" w14:textId="5009D4C0">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E430B5" w:rsidP="00E430B5" w:rsidRDefault="00E430B5" w14:paraId="5787335F" w14:textId="2433B5CC">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E430B5" w:rsidP="00E430B5" w:rsidRDefault="00E430B5" w14:paraId="78CAA271" w14:textId="77777777">
            <w:pPr>
              <w:spacing w:line="276" w:lineRule="auto"/>
              <w:ind w:left="0" w:firstLine="0"/>
              <w:rPr>
                <w:rFonts w:eastAsia="Times New Roman"/>
                <w:sz w:val="20"/>
                <w:szCs w:val="20"/>
                <w:lang w:eastAsia="en-GB"/>
              </w:rPr>
            </w:pPr>
          </w:p>
        </w:tc>
        <w:tc>
          <w:tcPr>
            <w:tcW w:w="1411" w:type="dxa"/>
          </w:tcPr>
          <w:p w:rsidRPr="00BB7D01" w:rsidR="00E430B5" w:rsidP="00E430B5" w:rsidRDefault="00E430B5" w14:paraId="10C6CE94" w14:textId="77777777">
            <w:pPr>
              <w:spacing w:line="276" w:lineRule="auto"/>
              <w:ind w:left="0" w:firstLine="0"/>
              <w:rPr>
                <w:rFonts w:eastAsia="Times New Roman"/>
                <w:sz w:val="20"/>
                <w:szCs w:val="20"/>
                <w:lang w:eastAsia="en-GB"/>
              </w:rPr>
            </w:pPr>
          </w:p>
        </w:tc>
        <w:tc>
          <w:tcPr>
            <w:tcW w:w="1688" w:type="dxa"/>
          </w:tcPr>
          <w:p w:rsidR="00E430B5" w:rsidP="00E430B5" w:rsidRDefault="00E430B5" w14:paraId="35EFAB41" w14:textId="77777777">
            <w:pPr>
              <w:spacing w:line="276" w:lineRule="auto"/>
              <w:ind w:left="0" w:firstLine="0"/>
              <w:rPr>
                <w:rFonts w:eastAsia="Times New Roman"/>
                <w:sz w:val="20"/>
                <w:szCs w:val="20"/>
                <w:lang w:eastAsia="en-GB"/>
              </w:rPr>
            </w:pPr>
          </w:p>
        </w:tc>
        <w:tc>
          <w:tcPr>
            <w:tcW w:w="1688" w:type="dxa"/>
          </w:tcPr>
          <w:p w:rsidR="00E430B5" w:rsidP="00E430B5" w:rsidRDefault="00E430B5" w14:paraId="4689ABE3" w14:textId="77777777">
            <w:pPr>
              <w:spacing w:line="276" w:lineRule="auto"/>
              <w:ind w:left="0" w:firstLine="0"/>
              <w:rPr>
                <w:rFonts w:eastAsia="Times New Roman"/>
                <w:sz w:val="20"/>
                <w:szCs w:val="20"/>
                <w:lang w:eastAsia="en-GB"/>
              </w:rPr>
            </w:pPr>
          </w:p>
        </w:tc>
      </w:tr>
      <w:tr w:rsidRPr="00BB7D01" w:rsidR="00E430B5" w:rsidTr="00A736B0" w14:paraId="059BFE52" w14:textId="77777777">
        <w:trPr>
          <w:trHeight w:val="239"/>
        </w:trPr>
        <w:tc>
          <w:tcPr>
            <w:tcW w:w="2974" w:type="dxa"/>
            <w:shd w:val="clear" w:color="auto" w:fill="auto"/>
          </w:tcPr>
          <w:p w:rsidR="00E430B5" w:rsidP="00E430B5" w:rsidRDefault="00E430B5" w14:paraId="11A04143" w14:textId="6ED22A19">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250" w:type="dxa"/>
          </w:tcPr>
          <w:p w:rsidRPr="00BB7D01" w:rsidR="00E430B5" w:rsidP="00E430B5" w:rsidRDefault="00E430B5" w14:paraId="4BF46A8D" w14:textId="77777777">
            <w:pPr>
              <w:spacing w:line="276" w:lineRule="auto"/>
              <w:ind w:left="0" w:firstLine="0"/>
              <w:rPr>
                <w:rFonts w:eastAsia="Times New Roman"/>
                <w:sz w:val="20"/>
                <w:szCs w:val="20"/>
                <w:lang w:eastAsia="en-GB"/>
              </w:rPr>
            </w:pPr>
          </w:p>
        </w:tc>
        <w:tc>
          <w:tcPr>
            <w:tcW w:w="1450" w:type="dxa"/>
          </w:tcPr>
          <w:p w:rsidRPr="00BB7D01" w:rsidR="00E430B5" w:rsidP="00E430B5" w:rsidRDefault="00E430B5" w14:paraId="7AA87A70" w14:textId="77777777">
            <w:pPr>
              <w:spacing w:line="276" w:lineRule="auto"/>
              <w:ind w:left="0" w:firstLine="0"/>
              <w:rPr>
                <w:rFonts w:eastAsia="Times New Roman"/>
                <w:sz w:val="20"/>
                <w:szCs w:val="20"/>
                <w:lang w:eastAsia="en-GB"/>
              </w:rPr>
            </w:pPr>
          </w:p>
        </w:tc>
        <w:tc>
          <w:tcPr>
            <w:tcW w:w="1512" w:type="dxa"/>
          </w:tcPr>
          <w:p w:rsidRPr="00BB7D01" w:rsidR="00E430B5" w:rsidP="00E430B5" w:rsidRDefault="00E430B5" w14:paraId="2C6E0503" w14:textId="0FA5FCDE">
            <w:pPr>
              <w:spacing w:line="276" w:lineRule="auto"/>
              <w:ind w:left="0" w:firstLine="0"/>
              <w:rPr>
                <w:rFonts w:eastAsia="Times New Roman"/>
                <w:sz w:val="20"/>
                <w:szCs w:val="20"/>
                <w:lang w:eastAsia="en-GB"/>
              </w:rPr>
            </w:pPr>
            <w:proofErr w:type="spellStart"/>
            <w:r>
              <w:rPr>
                <w:rFonts w:eastAsia="Times New Roman"/>
                <w:sz w:val="20"/>
                <w:szCs w:val="20"/>
                <w:lang w:eastAsia="en-GB"/>
              </w:rPr>
              <w:t>xxxx</w:t>
            </w:r>
            <w:proofErr w:type="spellEnd"/>
          </w:p>
        </w:tc>
        <w:tc>
          <w:tcPr>
            <w:tcW w:w="1755" w:type="dxa"/>
          </w:tcPr>
          <w:p w:rsidRPr="00BB7D01" w:rsidR="00E430B5" w:rsidP="00E430B5" w:rsidRDefault="00E430B5" w14:paraId="13C31457" w14:textId="6DE286D2">
            <w:pPr>
              <w:spacing w:line="276" w:lineRule="auto"/>
              <w:ind w:left="0" w:firstLine="0"/>
              <w:rPr>
                <w:rFonts w:eastAsia="Times New Roman"/>
                <w:sz w:val="20"/>
                <w:szCs w:val="20"/>
                <w:lang w:eastAsia="en-GB"/>
              </w:rPr>
            </w:pPr>
            <w:r>
              <w:rPr>
                <w:rFonts w:eastAsia="Times New Roman"/>
                <w:sz w:val="20"/>
                <w:szCs w:val="20"/>
                <w:lang w:eastAsia="en-GB"/>
              </w:rPr>
              <w:t>xxx</w:t>
            </w:r>
          </w:p>
        </w:tc>
        <w:tc>
          <w:tcPr>
            <w:tcW w:w="1411" w:type="dxa"/>
          </w:tcPr>
          <w:p w:rsidRPr="00BB7D01" w:rsidR="00E430B5" w:rsidP="00E430B5" w:rsidRDefault="00E430B5" w14:paraId="3DF015B0" w14:textId="265B0CA5">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E430B5" w:rsidP="00E430B5" w:rsidRDefault="00E430B5" w14:paraId="3E7CD0BD" w14:textId="0E00CE3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00E430B5" w:rsidP="00E430B5" w:rsidRDefault="00E430B5" w14:paraId="5560A74B" w14:textId="77777777">
            <w:pPr>
              <w:spacing w:line="276" w:lineRule="auto"/>
              <w:ind w:left="0" w:firstLine="0"/>
              <w:rPr>
                <w:rFonts w:eastAsia="Times New Roman"/>
                <w:sz w:val="20"/>
                <w:szCs w:val="20"/>
                <w:lang w:eastAsia="en-GB"/>
              </w:rPr>
            </w:pPr>
          </w:p>
        </w:tc>
        <w:tc>
          <w:tcPr>
            <w:tcW w:w="1688" w:type="dxa"/>
          </w:tcPr>
          <w:p w:rsidR="00E430B5" w:rsidP="00E430B5" w:rsidRDefault="00E430B5" w14:paraId="77FED0C5" w14:textId="77777777">
            <w:pPr>
              <w:spacing w:line="276" w:lineRule="auto"/>
              <w:ind w:left="0" w:firstLine="0"/>
              <w:rPr>
                <w:rFonts w:eastAsia="Times New Roman"/>
                <w:sz w:val="20"/>
                <w:szCs w:val="20"/>
                <w:lang w:eastAsia="en-GB"/>
              </w:rPr>
            </w:pPr>
          </w:p>
        </w:tc>
      </w:tr>
      <w:tr w:rsidRPr="00BB7D01" w:rsidR="00E430B5" w:rsidTr="00A736B0" w14:paraId="5D9F49BC" w14:textId="77777777">
        <w:trPr>
          <w:trHeight w:val="239"/>
        </w:trPr>
        <w:tc>
          <w:tcPr>
            <w:tcW w:w="2974" w:type="dxa"/>
            <w:shd w:val="clear" w:color="auto" w:fill="auto"/>
          </w:tcPr>
          <w:p w:rsidR="00E430B5" w:rsidP="00E430B5" w:rsidRDefault="00E430B5" w14:paraId="4C7840DE" w14:textId="4FF3D744">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250" w:type="dxa"/>
          </w:tcPr>
          <w:p w:rsidRPr="00BB7D01" w:rsidR="00E430B5" w:rsidP="00E430B5" w:rsidRDefault="00E430B5" w14:paraId="3C5D5D84" w14:textId="77777777">
            <w:pPr>
              <w:spacing w:line="276" w:lineRule="auto"/>
              <w:ind w:left="0" w:firstLine="0"/>
              <w:rPr>
                <w:rFonts w:eastAsia="Times New Roman"/>
                <w:sz w:val="20"/>
                <w:szCs w:val="20"/>
                <w:lang w:eastAsia="en-GB"/>
              </w:rPr>
            </w:pPr>
          </w:p>
        </w:tc>
        <w:tc>
          <w:tcPr>
            <w:tcW w:w="1450" w:type="dxa"/>
          </w:tcPr>
          <w:p w:rsidRPr="00BB7D01" w:rsidR="00E430B5" w:rsidP="00E430B5" w:rsidRDefault="00E430B5" w14:paraId="64D954C3" w14:textId="77777777">
            <w:pPr>
              <w:spacing w:line="276" w:lineRule="auto"/>
              <w:ind w:left="0" w:firstLine="0"/>
              <w:rPr>
                <w:rFonts w:eastAsia="Times New Roman"/>
                <w:sz w:val="20"/>
                <w:szCs w:val="20"/>
                <w:lang w:eastAsia="en-GB"/>
              </w:rPr>
            </w:pPr>
          </w:p>
        </w:tc>
        <w:tc>
          <w:tcPr>
            <w:tcW w:w="1512" w:type="dxa"/>
          </w:tcPr>
          <w:p w:rsidRPr="00BB7D01" w:rsidR="00E430B5" w:rsidP="00E430B5" w:rsidRDefault="00E430B5" w14:paraId="0095A572" w14:textId="77777777">
            <w:pPr>
              <w:spacing w:line="276" w:lineRule="auto"/>
              <w:ind w:left="0" w:firstLine="0"/>
              <w:rPr>
                <w:rFonts w:eastAsia="Times New Roman"/>
                <w:sz w:val="20"/>
                <w:szCs w:val="20"/>
                <w:lang w:eastAsia="en-GB"/>
              </w:rPr>
            </w:pPr>
          </w:p>
        </w:tc>
        <w:tc>
          <w:tcPr>
            <w:tcW w:w="1755" w:type="dxa"/>
          </w:tcPr>
          <w:p w:rsidRPr="00BB7D01" w:rsidR="00E430B5" w:rsidP="00E430B5" w:rsidRDefault="00E430B5" w14:paraId="07F8A969" w14:textId="77777777">
            <w:pPr>
              <w:spacing w:line="276" w:lineRule="auto"/>
              <w:ind w:left="0" w:firstLine="0"/>
              <w:rPr>
                <w:rFonts w:eastAsia="Times New Roman"/>
                <w:sz w:val="20"/>
                <w:szCs w:val="20"/>
                <w:lang w:eastAsia="en-GB"/>
              </w:rPr>
            </w:pPr>
          </w:p>
        </w:tc>
        <w:tc>
          <w:tcPr>
            <w:tcW w:w="1411" w:type="dxa"/>
          </w:tcPr>
          <w:p w:rsidRPr="00BB7D01" w:rsidR="00E430B5" w:rsidP="00E430B5" w:rsidRDefault="00E430B5" w14:paraId="6987CDF3" w14:textId="589629E3">
            <w:pPr>
              <w:spacing w:line="276" w:lineRule="auto"/>
              <w:ind w:left="0" w:firstLine="0"/>
              <w:rPr>
                <w:rFonts w:eastAsia="Times New Roman"/>
                <w:sz w:val="20"/>
                <w:szCs w:val="20"/>
                <w:lang w:eastAsia="en-GB"/>
              </w:rPr>
            </w:pPr>
            <w:proofErr w:type="spellStart"/>
            <w:r>
              <w:rPr>
                <w:rFonts w:eastAsia="Times New Roman"/>
                <w:sz w:val="20"/>
                <w:szCs w:val="20"/>
                <w:lang w:eastAsia="en-GB"/>
              </w:rPr>
              <w:t>xxxx</w:t>
            </w:r>
            <w:proofErr w:type="spellEnd"/>
          </w:p>
        </w:tc>
        <w:tc>
          <w:tcPr>
            <w:tcW w:w="1411" w:type="dxa"/>
          </w:tcPr>
          <w:p w:rsidRPr="00BB7D01" w:rsidR="00E430B5" w:rsidP="00E430B5" w:rsidRDefault="00E430B5" w14:paraId="19F4E073" w14:textId="13D1CFAC">
            <w:pPr>
              <w:spacing w:line="276" w:lineRule="auto"/>
              <w:ind w:left="0" w:firstLine="0"/>
              <w:rPr>
                <w:rFonts w:eastAsia="Times New Roman"/>
                <w:sz w:val="20"/>
                <w:szCs w:val="20"/>
                <w:lang w:eastAsia="en-GB"/>
              </w:rPr>
            </w:pPr>
            <w:proofErr w:type="spellStart"/>
            <w:r>
              <w:rPr>
                <w:rFonts w:eastAsia="Times New Roman"/>
                <w:sz w:val="20"/>
                <w:szCs w:val="20"/>
                <w:lang w:eastAsia="en-GB"/>
              </w:rPr>
              <w:t>xxxx</w:t>
            </w:r>
            <w:proofErr w:type="spellEnd"/>
          </w:p>
        </w:tc>
        <w:tc>
          <w:tcPr>
            <w:tcW w:w="1688" w:type="dxa"/>
          </w:tcPr>
          <w:p w:rsidR="00E430B5" w:rsidP="00E430B5" w:rsidRDefault="00E430B5" w14:paraId="62534CA1" w14:textId="7318A3AB">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00E430B5" w:rsidP="00E430B5" w:rsidRDefault="00E430B5" w14:paraId="30AFA6D0" w14:textId="134BBB14">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E430B5" w:rsidTr="00CF714E" w14:paraId="646F6B5D" w14:textId="77777777">
        <w:trPr>
          <w:trHeight w:val="239"/>
        </w:trPr>
        <w:tc>
          <w:tcPr>
            <w:tcW w:w="2974" w:type="dxa"/>
            <w:shd w:val="clear" w:color="auto" w:fill="auto"/>
            <w:vAlign w:val="center"/>
          </w:tcPr>
          <w:p w:rsidR="00E430B5" w:rsidP="00E430B5" w:rsidRDefault="00E430B5" w14:paraId="42DC98C6" w14:textId="5B54ADBB">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into week 0-20 of </w:t>
            </w:r>
            <w:r w:rsidRPr="00CF714E">
              <w:rPr>
                <w:rFonts w:eastAsia="Times New Roman"/>
                <w:sz w:val="20"/>
                <w:szCs w:val="20"/>
                <w:lang w:eastAsia="en-GB"/>
              </w:rPr>
              <w:t>pregnancy</w:t>
            </w:r>
          </w:p>
        </w:tc>
        <w:tc>
          <w:tcPr>
            <w:tcW w:w="1250" w:type="dxa"/>
          </w:tcPr>
          <w:p w:rsidRPr="00BB7D01" w:rsidR="00E430B5" w:rsidP="00E430B5" w:rsidRDefault="00E430B5" w14:paraId="23DDB7DA" w14:textId="77777777">
            <w:pPr>
              <w:spacing w:line="276" w:lineRule="auto"/>
              <w:ind w:left="0" w:firstLine="0"/>
              <w:rPr>
                <w:rFonts w:eastAsia="Times New Roman"/>
                <w:sz w:val="20"/>
                <w:szCs w:val="20"/>
                <w:lang w:eastAsia="en-GB"/>
              </w:rPr>
            </w:pPr>
          </w:p>
        </w:tc>
        <w:tc>
          <w:tcPr>
            <w:tcW w:w="1450" w:type="dxa"/>
          </w:tcPr>
          <w:p w:rsidRPr="00BB7D01" w:rsidR="00E430B5" w:rsidP="00E430B5" w:rsidRDefault="00E430B5" w14:paraId="0BE2EA75" w14:textId="77777777">
            <w:pPr>
              <w:spacing w:line="276" w:lineRule="auto"/>
              <w:ind w:left="0" w:firstLine="0"/>
              <w:rPr>
                <w:rFonts w:eastAsia="Times New Roman"/>
                <w:sz w:val="20"/>
                <w:szCs w:val="20"/>
                <w:lang w:eastAsia="en-GB"/>
              </w:rPr>
            </w:pPr>
          </w:p>
        </w:tc>
        <w:tc>
          <w:tcPr>
            <w:tcW w:w="1512" w:type="dxa"/>
          </w:tcPr>
          <w:p w:rsidRPr="00BB7D01" w:rsidR="00E430B5" w:rsidP="00E430B5" w:rsidRDefault="00E430B5" w14:paraId="1B495031" w14:textId="77777777">
            <w:pPr>
              <w:spacing w:line="276" w:lineRule="auto"/>
              <w:ind w:left="0" w:firstLine="0"/>
              <w:rPr>
                <w:rFonts w:eastAsia="Times New Roman"/>
                <w:sz w:val="20"/>
                <w:szCs w:val="20"/>
                <w:lang w:eastAsia="en-GB"/>
              </w:rPr>
            </w:pPr>
          </w:p>
        </w:tc>
        <w:tc>
          <w:tcPr>
            <w:tcW w:w="1755" w:type="dxa"/>
          </w:tcPr>
          <w:p w:rsidRPr="00BB7D01" w:rsidR="00E430B5" w:rsidP="00E430B5" w:rsidRDefault="00E430B5" w14:paraId="6696186D" w14:textId="77777777">
            <w:pPr>
              <w:spacing w:line="276" w:lineRule="auto"/>
              <w:ind w:left="0" w:firstLine="0"/>
              <w:rPr>
                <w:rFonts w:eastAsia="Times New Roman"/>
                <w:sz w:val="20"/>
                <w:szCs w:val="20"/>
                <w:lang w:eastAsia="en-GB"/>
              </w:rPr>
            </w:pPr>
          </w:p>
        </w:tc>
        <w:tc>
          <w:tcPr>
            <w:tcW w:w="1411" w:type="dxa"/>
          </w:tcPr>
          <w:p w:rsidRPr="00BB7D01" w:rsidR="00E430B5" w:rsidP="00E430B5" w:rsidRDefault="00E430B5" w14:paraId="27340962" w14:textId="77777777">
            <w:pPr>
              <w:spacing w:line="276" w:lineRule="auto"/>
              <w:ind w:left="0" w:firstLine="0"/>
              <w:rPr>
                <w:rFonts w:eastAsia="Times New Roman"/>
                <w:sz w:val="20"/>
                <w:szCs w:val="20"/>
                <w:lang w:eastAsia="en-GB"/>
              </w:rPr>
            </w:pPr>
          </w:p>
        </w:tc>
        <w:tc>
          <w:tcPr>
            <w:tcW w:w="1411" w:type="dxa"/>
          </w:tcPr>
          <w:p w:rsidRPr="00BB7D01" w:rsidR="00E430B5" w:rsidP="00E430B5" w:rsidRDefault="00E430B5" w14:paraId="1258AAC7" w14:textId="77777777">
            <w:pPr>
              <w:spacing w:line="276" w:lineRule="auto"/>
              <w:ind w:left="0" w:firstLine="0"/>
              <w:rPr>
                <w:rFonts w:eastAsia="Times New Roman"/>
                <w:sz w:val="20"/>
                <w:szCs w:val="20"/>
                <w:lang w:eastAsia="en-GB"/>
              </w:rPr>
            </w:pPr>
          </w:p>
        </w:tc>
        <w:tc>
          <w:tcPr>
            <w:tcW w:w="1688" w:type="dxa"/>
          </w:tcPr>
          <w:p w:rsidR="00E430B5" w:rsidP="00E430B5" w:rsidRDefault="00E430B5" w14:paraId="6E9C5447" w14:textId="5A99B300">
            <w:pPr>
              <w:spacing w:line="276" w:lineRule="auto"/>
              <w:ind w:left="0" w:firstLine="0"/>
              <w:rPr>
                <w:rFonts w:eastAsia="Times New Roman"/>
                <w:sz w:val="20"/>
                <w:szCs w:val="20"/>
                <w:lang w:eastAsia="en-GB"/>
              </w:rPr>
            </w:pPr>
            <w:r>
              <w:rPr>
                <w:rFonts w:eastAsia="Times New Roman"/>
                <w:sz w:val="20"/>
                <w:szCs w:val="20"/>
                <w:lang w:eastAsia="en-GB"/>
              </w:rPr>
              <w:t>xxx</w:t>
            </w:r>
          </w:p>
        </w:tc>
        <w:tc>
          <w:tcPr>
            <w:tcW w:w="1688" w:type="dxa"/>
          </w:tcPr>
          <w:p w:rsidR="00E430B5" w:rsidP="00E430B5" w:rsidRDefault="00E430B5" w14:paraId="7E5A2CA3" w14:textId="5574FF8F">
            <w:pPr>
              <w:spacing w:line="276" w:lineRule="auto"/>
              <w:ind w:left="0" w:firstLine="0"/>
              <w:rPr>
                <w:rFonts w:eastAsia="Times New Roman"/>
                <w:sz w:val="20"/>
                <w:szCs w:val="20"/>
                <w:lang w:eastAsia="en-GB"/>
              </w:rPr>
            </w:pPr>
            <w:r>
              <w:rPr>
                <w:rFonts w:eastAsia="Times New Roman"/>
                <w:sz w:val="20"/>
                <w:szCs w:val="20"/>
                <w:lang w:eastAsia="en-GB"/>
              </w:rPr>
              <w:t>xxx</w:t>
            </w:r>
          </w:p>
        </w:tc>
      </w:tr>
    </w:tbl>
    <w:p w:rsidRPr="009D1E28" w:rsidR="009D1E28" w:rsidP="00984273" w:rsidRDefault="009D1E28" w14:paraId="4834BB11" w14:textId="77777777">
      <w:pPr>
        <w:spacing w:line="276" w:lineRule="auto"/>
        <w:ind w:left="0" w:firstLine="0"/>
        <w:rPr>
          <w:b/>
        </w:rPr>
        <w:sectPr w:rsidRPr="009D1E28" w:rsidR="009D1E28" w:rsidSect="007A048D">
          <w:pgSz w:w="16838" w:h="11906" w:orient="landscape" w:code="9"/>
          <w:pgMar w:top="1440" w:right="1440" w:bottom="1440" w:left="1440" w:header="706" w:footer="706" w:gutter="0"/>
          <w:cols w:space="708"/>
          <w:docGrid w:linePitch="360"/>
        </w:sectPr>
      </w:pPr>
      <w:r w:rsidRPr="009D1E28">
        <w:rPr>
          <w:b/>
        </w:rPr>
        <w:t xml:space="preserve">*Point estimates for the above associations, stratified by migraine severity and migraine type at baseline, will be plotted in </w:t>
      </w:r>
      <w:r>
        <w:rPr>
          <w:b/>
        </w:rPr>
        <w:t>two</w:t>
      </w:r>
      <w:r w:rsidRPr="009D1E28">
        <w:rPr>
          <w:b/>
        </w:rPr>
        <w:t xml:space="preserve"> figure</w:t>
      </w:r>
      <w:r>
        <w:rPr>
          <w:b/>
        </w:rPr>
        <w:t>s</w:t>
      </w:r>
      <w:r w:rsidRPr="009D1E28">
        <w:rPr>
          <w:b/>
        </w:rPr>
        <w:t xml:space="preserve">. </w:t>
      </w:r>
    </w:p>
    <w:p w:rsidRPr="002B4B18" w:rsidR="00CF714E" w:rsidP="00984273" w:rsidRDefault="00CF714E" w14:paraId="18FB6657" w14:textId="4D7711A5">
      <w:pPr>
        <w:spacing w:line="276" w:lineRule="auto"/>
        <w:ind w:left="0" w:firstLine="0"/>
        <w:rPr>
          <w:rFonts w:eastAsia="Times New Roman"/>
          <w:szCs w:val="20"/>
          <w:lang w:eastAsia="en-GB"/>
        </w:rPr>
      </w:pPr>
      <w:r w:rsidRPr="002B4B18">
        <w:rPr>
          <w:rFonts w:eastAsia="Times New Roman"/>
          <w:b/>
          <w:szCs w:val="20"/>
          <w:lang w:eastAsia="en-GB"/>
        </w:rPr>
        <w:lastRenderedPageBreak/>
        <w:t xml:space="preserve">Table shell </w:t>
      </w:r>
      <w:r w:rsidR="00E430B5">
        <w:rPr>
          <w:rFonts w:eastAsia="Times New Roman"/>
          <w:b/>
          <w:szCs w:val="20"/>
          <w:lang w:eastAsia="en-GB"/>
        </w:rPr>
        <w:t>5</w:t>
      </w:r>
      <w:r w:rsidRPr="002B4B18">
        <w:rPr>
          <w:rFonts w:eastAsia="Times New Roman"/>
          <w:szCs w:val="20"/>
          <w:lang w:eastAsia="en-GB"/>
        </w:rPr>
        <w:t xml:space="preserve">. </w:t>
      </w:r>
      <w:r>
        <w:rPr>
          <w:rFonts w:eastAsia="Times New Roman"/>
          <w:szCs w:val="20"/>
          <w:lang w:eastAsia="en-GB"/>
        </w:rPr>
        <w:t xml:space="preserve">Association between continued </w:t>
      </w:r>
      <w:proofErr w:type="spellStart"/>
      <w:r>
        <w:rPr>
          <w:rFonts w:eastAsia="Times New Roman"/>
          <w:szCs w:val="20"/>
          <w:lang w:eastAsia="en-GB"/>
        </w:rPr>
        <w:t>t</w:t>
      </w:r>
      <w:r w:rsidRPr="002B4B18">
        <w:rPr>
          <w:rFonts w:eastAsia="Times New Roman"/>
          <w:szCs w:val="20"/>
          <w:lang w:eastAsia="en-GB"/>
        </w:rPr>
        <w:t>riptan</w:t>
      </w:r>
      <w:proofErr w:type="spellEnd"/>
      <w:r w:rsidRPr="002B4B18">
        <w:rPr>
          <w:rFonts w:eastAsia="Times New Roman"/>
          <w:szCs w:val="20"/>
          <w:lang w:eastAsia="en-GB"/>
        </w:rPr>
        <w:t xml:space="preserve"> </w:t>
      </w:r>
      <w:r>
        <w:rPr>
          <w:rFonts w:eastAsia="Times New Roman"/>
          <w:szCs w:val="20"/>
          <w:lang w:eastAsia="en-GB"/>
        </w:rPr>
        <w:t xml:space="preserve">exposure and congenital anomalies in the offspring </w:t>
      </w:r>
      <w:r w:rsidRPr="002B4B18">
        <w:rPr>
          <w:rFonts w:eastAsia="Times New Roman"/>
          <w:szCs w:val="20"/>
          <w:lang w:eastAsia="en-GB"/>
        </w:rPr>
        <w:t xml:space="preserve">(N=xxx) </w:t>
      </w:r>
      <w:r w:rsidR="009D1E28">
        <w:rPr>
          <w:rFonts w:eastAsia="Times New Roman"/>
          <w:szCs w:val="20"/>
          <w:lang w:eastAsia="en-GB"/>
        </w:rPr>
        <w:t>**</w:t>
      </w:r>
    </w:p>
    <w:tbl>
      <w:tblPr>
        <w:tblStyle w:val="TableGrid"/>
        <w:tblW w:w="15139" w:type="dxa"/>
        <w:tblLook w:val="04A0" w:firstRow="1" w:lastRow="0" w:firstColumn="1" w:lastColumn="0" w:noHBand="0" w:noVBand="1"/>
      </w:tblPr>
      <w:tblGrid>
        <w:gridCol w:w="2974"/>
        <w:gridCol w:w="1250"/>
        <w:gridCol w:w="1450"/>
        <w:gridCol w:w="1512"/>
        <w:gridCol w:w="1755"/>
        <w:gridCol w:w="1411"/>
        <w:gridCol w:w="1411"/>
        <w:gridCol w:w="1688"/>
        <w:gridCol w:w="1688"/>
      </w:tblGrid>
      <w:tr w:rsidRPr="00BB7D01" w:rsidR="00CF714E" w:rsidTr="00CF714E" w14:paraId="4BC33895" w14:textId="77777777">
        <w:trPr>
          <w:trHeight w:val="529"/>
          <w:tblHeader/>
        </w:trPr>
        <w:tc>
          <w:tcPr>
            <w:tcW w:w="2974" w:type="dxa"/>
            <w:shd w:val="clear" w:color="auto" w:fill="F2F2F2" w:themeFill="background1" w:themeFillShade="F2"/>
          </w:tcPr>
          <w:p w:rsidRPr="00BB7D01" w:rsidR="00CF714E" w:rsidP="00984273" w:rsidRDefault="00CF714E" w14:paraId="7F91E4B4" w14:textId="6AB261FB">
            <w:pPr>
              <w:spacing w:line="276" w:lineRule="auto"/>
              <w:ind w:left="0" w:firstLine="0"/>
              <w:rPr>
                <w:rFonts w:eastAsia="Times New Roman"/>
                <w:b/>
                <w:sz w:val="20"/>
                <w:szCs w:val="20"/>
                <w:lang w:eastAsia="en-GB"/>
              </w:rPr>
            </w:pPr>
          </w:p>
        </w:tc>
        <w:tc>
          <w:tcPr>
            <w:tcW w:w="1250" w:type="dxa"/>
            <w:shd w:val="clear" w:color="auto" w:fill="F2F2F2" w:themeFill="background1" w:themeFillShade="F2"/>
          </w:tcPr>
          <w:p w:rsidR="00CF714E" w:rsidP="00984273" w:rsidRDefault="00CF714E" w14:paraId="1AFFCA13"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Total</w:t>
            </w:r>
          </w:p>
          <w:p w:rsidRPr="00BB7D01" w:rsidR="00CF714E" w:rsidP="00984273" w:rsidRDefault="00CF714E" w14:paraId="61F7F7F8"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w:t>
            </w:r>
          </w:p>
        </w:tc>
        <w:tc>
          <w:tcPr>
            <w:tcW w:w="1450" w:type="dxa"/>
            <w:shd w:val="clear" w:color="auto" w:fill="F2F2F2" w:themeFill="background1" w:themeFillShade="F2"/>
          </w:tcPr>
          <w:p w:rsidR="00CF714E" w:rsidP="00984273" w:rsidRDefault="00CF714E" w14:paraId="00F0C05C" w14:textId="3F2FA7ED">
            <w:pPr>
              <w:spacing w:line="276" w:lineRule="auto"/>
              <w:ind w:left="0" w:firstLine="0"/>
              <w:jc w:val="left"/>
              <w:rPr>
                <w:rFonts w:eastAsia="Times New Roman"/>
                <w:b/>
                <w:sz w:val="20"/>
                <w:szCs w:val="20"/>
                <w:lang w:eastAsia="en-GB"/>
              </w:rPr>
            </w:pPr>
            <w:r>
              <w:rPr>
                <w:rFonts w:eastAsia="Times New Roman"/>
                <w:b/>
                <w:sz w:val="20"/>
                <w:szCs w:val="20"/>
                <w:lang w:eastAsia="en-GB"/>
              </w:rPr>
              <w:t>with any MCA</w:t>
            </w:r>
          </w:p>
          <w:p w:rsidRPr="00BB7D01" w:rsidR="00CF714E" w:rsidP="00984273" w:rsidRDefault="00CF714E" w14:paraId="2F10460A"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 (%)</w:t>
            </w:r>
          </w:p>
        </w:tc>
        <w:tc>
          <w:tcPr>
            <w:tcW w:w="1512" w:type="dxa"/>
            <w:shd w:val="clear" w:color="auto" w:fill="F2F2F2" w:themeFill="background1" w:themeFillShade="F2"/>
          </w:tcPr>
          <w:p w:rsidRPr="00BB7D01" w:rsidR="00CF714E" w:rsidP="00984273" w:rsidRDefault="00CF714E" w14:paraId="1E5BC574"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Crude RR with 95% CI</w:t>
            </w:r>
          </w:p>
        </w:tc>
        <w:tc>
          <w:tcPr>
            <w:tcW w:w="1755" w:type="dxa"/>
            <w:shd w:val="clear" w:color="auto" w:fill="F2F2F2" w:themeFill="background1" w:themeFillShade="F2"/>
          </w:tcPr>
          <w:p w:rsidRPr="00BB7D01" w:rsidR="00CF714E" w:rsidP="00984273" w:rsidRDefault="00CF714E" w14:paraId="41B2AD9F"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Weighted RR with 95% CI</w:t>
            </w:r>
          </w:p>
        </w:tc>
        <w:tc>
          <w:tcPr>
            <w:tcW w:w="1411" w:type="dxa"/>
            <w:shd w:val="clear" w:color="auto" w:fill="F2F2F2" w:themeFill="background1" w:themeFillShade="F2"/>
          </w:tcPr>
          <w:p w:rsidR="00CF714E" w:rsidP="00984273" w:rsidRDefault="00CF714E" w14:paraId="7EBB90FA" w14:textId="77777777">
            <w:pPr>
              <w:spacing w:line="276" w:lineRule="auto"/>
              <w:ind w:left="0" w:firstLine="0"/>
              <w:rPr>
                <w:rFonts w:eastAsia="Times New Roman"/>
                <w:b/>
                <w:sz w:val="20"/>
                <w:szCs w:val="20"/>
                <w:lang w:eastAsia="en-GB"/>
              </w:rPr>
            </w:pPr>
            <w:r>
              <w:rPr>
                <w:rFonts w:eastAsia="Times New Roman"/>
                <w:b/>
                <w:sz w:val="20"/>
                <w:szCs w:val="20"/>
                <w:lang w:eastAsia="en-GB"/>
              </w:rPr>
              <w:t>Crude RR with 95% CI</w:t>
            </w:r>
          </w:p>
        </w:tc>
        <w:tc>
          <w:tcPr>
            <w:tcW w:w="1411" w:type="dxa"/>
            <w:shd w:val="clear" w:color="auto" w:fill="F2F2F2" w:themeFill="background1" w:themeFillShade="F2"/>
          </w:tcPr>
          <w:p w:rsidR="00CF714E" w:rsidP="00984273" w:rsidRDefault="00CF714E" w14:paraId="7CB5B1AA" w14:textId="77777777">
            <w:pPr>
              <w:spacing w:line="276" w:lineRule="auto"/>
              <w:ind w:left="0" w:firstLine="0"/>
              <w:rPr>
                <w:rFonts w:eastAsia="Times New Roman"/>
                <w:b/>
                <w:sz w:val="20"/>
                <w:szCs w:val="20"/>
                <w:lang w:eastAsia="en-GB"/>
              </w:rPr>
            </w:pPr>
            <w:r>
              <w:rPr>
                <w:rFonts w:eastAsia="Times New Roman"/>
                <w:b/>
                <w:sz w:val="20"/>
                <w:szCs w:val="20"/>
                <w:lang w:eastAsia="en-GB"/>
              </w:rPr>
              <w:t>Weighted RR with 95% CI</w:t>
            </w:r>
          </w:p>
        </w:tc>
        <w:tc>
          <w:tcPr>
            <w:tcW w:w="1688" w:type="dxa"/>
            <w:shd w:val="clear" w:color="auto" w:fill="F2F2F2" w:themeFill="background1" w:themeFillShade="F2"/>
          </w:tcPr>
          <w:p w:rsidRPr="00BB7D01" w:rsidR="00CF714E" w:rsidP="00984273" w:rsidRDefault="00CF714E" w14:paraId="616DC7DC" w14:textId="77777777">
            <w:pPr>
              <w:spacing w:line="276" w:lineRule="auto"/>
              <w:ind w:left="0" w:firstLine="0"/>
              <w:rPr>
                <w:rFonts w:eastAsia="Times New Roman"/>
                <w:b/>
                <w:sz w:val="20"/>
                <w:szCs w:val="20"/>
                <w:lang w:eastAsia="en-GB"/>
              </w:rPr>
            </w:pPr>
            <w:r>
              <w:rPr>
                <w:rFonts w:eastAsia="Times New Roman"/>
                <w:b/>
                <w:sz w:val="20"/>
                <w:szCs w:val="20"/>
                <w:lang w:eastAsia="en-GB"/>
              </w:rPr>
              <w:t>Crude RR with 95% CI</w:t>
            </w:r>
          </w:p>
        </w:tc>
        <w:tc>
          <w:tcPr>
            <w:tcW w:w="1688" w:type="dxa"/>
            <w:shd w:val="clear" w:color="auto" w:fill="F2F2F2" w:themeFill="background1" w:themeFillShade="F2"/>
          </w:tcPr>
          <w:p w:rsidR="00CF714E" w:rsidP="00984273" w:rsidRDefault="00CF714E" w14:paraId="4B991B90" w14:textId="77777777">
            <w:pPr>
              <w:spacing w:line="276" w:lineRule="auto"/>
              <w:ind w:left="0" w:firstLine="0"/>
              <w:rPr>
                <w:rFonts w:eastAsia="Times New Roman"/>
                <w:b/>
                <w:sz w:val="20"/>
                <w:szCs w:val="20"/>
                <w:lang w:eastAsia="en-GB"/>
              </w:rPr>
            </w:pPr>
            <w:r>
              <w:rPr>
                <w:rFonts w:eastAsia="Times New Roman"/>
                <w:b/>
                <w:sz w:val="20"/>
                <w:szCs w:val="20"/>
                <w:lang w:eastAsia="en-GB"/>
              </w:rPr>
              <w:t>Weighted RR with 95% CI</w:t>
            </w:r>
          </w:p>
        </w:tc>
      </w:tr>
      <w:tr w:rsidRPr="00BB7D01" w:rsidR="00CF714E" w:rsidTr="00CF714E" w14:paraId="1BAF2F89" w14:textId="77777777">
        <w:trPr>
          <w:trHeight w:val="239"/>
        </w:trPr>
        <w:tc>
          <w:tcPr>
            <w:tcW w:w="2974" w:type="dxa"/>
          </w:tcPr>
          <w:p w:rsidRPr="00CF714E" w:rsidR="00CF714E" w:rsidP="00984273" w:rsidRDefault="00CF714E" w14:paraId="1B5E7ABB"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250" w:type="dxa"/>
          </w:tcPr>
          <w:p w:rsidRPr="00BB7D01" w:rsidR="00CF714E" w:rsidP="00984273" w:rsidRDefault="00CF714E" w14:paraId="1297202B"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4AB9C8FE"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54609B07"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CF714E" w:rsidP="00984273" w:rsidRDefault="00CF714E" w14:paraId="192844D2"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CF714E" w:rsidP="00984273" w:rsidRDefault="00CF714E" w14:paraId="38E4E7A2"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4097064C"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7CD96048"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3A4F9FB8" w14:textId="77777777">
            <w:pPr>
              <w:spacing w:line="276" w:lineRule="auto"/>
              <w:ind w:left="0" w:firstLine="0"/>
              <w:rPr>
                <w:rFonts w:eastAsia="Times New Roman"/>
                <w:sz w:val="20"/>
                <w:szCs w:val="20"/>
                <w:lang w:eastAsia="en-GB"/>
              </w:rPr>
            </w:pPr>
          </w:p>
        </w:tc>
      </w:tr>
      <w:tr w:rsidRPr="00BB7D01" w:rsidR="00CF714E" w:rsidTr="00CF714E" w14:paraId="0DD7DE92" w14:textId="77777777">
        <w:trPr>
          <w:trHeight w:val="239"/>
        </w:trPr>
        <w:tc>
          <w:tcPr>
            <w:tcW w:w="2974" w:type="dxa"/>
          </w:tcPr>
          <w:p w:rsidRPr="00CF714E" w:rsidR="00CF714E" w:rsidP="00984273" w:rsidRDefault="00CF714E" w14:paraId="2ABF5E82"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250" w:type="dxa"/>
          </w:tcPr>
          <w:p w:rsidRPr="00BB7D01" w:rsidR="00CF714E" w:rsidP="00984273" w:rsidRDefault="00CF714E" w14:paraId="0A995C80"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387E419D"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5EA7F6D4" w14:textId="77777777">
            <w:pPr>
              <w:spacing w:line="276" w:lineRule="auto"/>
              <w:ind w:left="0" w:firstLine="0"/>
              <w:rPr>
                <w:rFonts w:eastAsia="Times New Roman"/>
                <w:sz w:val="20"/>
                <w:szCs w:val="20"/>
                <w:lang w:eastAsia="en-GB"/>
              </w:rPr>
            </w:pPr>
          </w:p>
        </w:tc>
        <w:tc>
          <w:tcPr>
            <w:tcW w:w="1755" w:type="dxa"/>
          </w:tcPr>
          <w:p w:rsidRPr="00BB7D01" w:rsidR="00CF714E" w:rsidP="00984273" w:rsidRDefault="00CF714E" w14:paraId="6CB51833"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7A6E6006"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CF714E" w:rsidP="00984273" w:rsidRDefault="00CF714E" w14:paraId="7766BDFD"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CF714E" w:rsidP="00984273" w:rsidRDefault="00CF714E" w14:paraId="3B937DD5"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244F3603" w14:textId="77777777">
            <w:pPr>
              <w:spacing w:line="276" w:lineRule="auto"/>
              <w:ind w:left="0" w:firstLine="0"/>
              <w:rPr>
                <w:rFonts w:eastAsia="Times New Roman"/>
                <w:sz w:val="20"/>
                <w:szCs w:val="20"/>
                <w:lang w:eastAsia="en-GB"/>
              </w:rPr>
            </w:pPr>
          </w:p>
        </w:tc>
      </w:tr>
      <w:tr w:rsidRPr="00BB7D01" w:rsidR="00CF714E" w:rsidTr="00CF714E" w14:paraId="1CE53581" w14:textId="77777777">
        <w:trPr>
          <w:trHeight w:val="232"/>
        </w:trPr>
        <w:tc>
          <w:tcPr>
            <w:tcW w:w="2974" w:type="dxa"/>
          </w:tcPr>
          <w:p w:rsidRPr="00CF714E" w:rsidR="00CF714E" w:rsidP="00984273" w:rsidRDefault="00CF714E" w14:paraId="2D823379"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250" w:type="dxa"/>
          </w:tcPr>
          <w:p w:rsidRPr="00BB7D01" w:rsidR="00CF714E" w:rsidP="00984273" w:rsidRDefault="00CF714E" w14:paraId="76FD77C7"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74E910CA"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2C360D32" w14:textId="77777777">
            <w:pPr>
              <w:spacing w:line="276" w:lineRule="auto"/>
              <w:ind w:left="0" w:firstLine="0"/>
              <w:rPr>
                <w:rFonts w:eastAsia="Times New Roman"/>
                <w:sz w:val="20"/>
                <w:szCs w:val="20"/>
                <w:lang w:eastAsia="en-GB"/>
              </w:rPr>
            </w:pPr>
          </w:p>
        </w:tc>
        <w:tc>
          <w:tcPr>
            <w:tcW w:w="1755" w:type="dxa"/>
          </w:tcPr>
          <w:p w:rsidRPr="00BB7D01" w:rsidR="00CF714E" w:rsidP="00984273" w:rsidRDefault="00CF714E" w14:paraId="30A4FBBA"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4459C9C4"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439E2AB6"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25D95F09"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CF714E" w:rsidP="00984273" w:rsidRDefault="00CF714E" w14:paraId="1F1FAAB9"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CF714E" w:rsidTr="00CF714E" w14:paraId="0221F0EB" w14:textId="77777777">
        <w:trPr>
          <w:trHeight w:val="239"/>
        </w:trPr>
        <w:tc>
          <w:tcPr>
            <w:tcW w:w="2974" w:type="dxa"/>
            <w:shd w:val="clear" w:color="auto" w:fill="auto"/>
            <w:vAlign w:val="center"/>
          </w:tcPr>
          <w:p w:rsidRPr="00BB7D01" w:rsidR="00CF714E" w:rsidP="00984273" w:rsidRDefault="00CF714E" w14:paraId="2042557B"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into first trimester of </w:t>
            </w:r>
            <w:r w:rsidRPr="00CF714E">
              <w:rPr>
                <w:rFonts w:eastAsia="Times New Roman"/>
                <w:sz w:val="20"/>
                <w:szCs w:val="20"/>
                <w:lang w:eastAsia="en-GB"/>
              </w:rPr>
              <w:t>pregnancy</w:t>
            </w:r>
          </w:p>
        </w:tc>
        <w:tc>
          <w:tcPr>
            <w:tcW w:w="1250" w:type="dxa"/>
          </w:tcPr>
          <w:p w:rsidRPr="00BB7D01" w:rsidR="00CF714E" w:rsidP="00984273" w:rsidRDefault="00CF714E" w14:paraId="2BD60B54" w14:textId="77777777">
            <w:pPr>
              <w:spacing w:line="276" w:lineRule="auto"/>
              <w:ind w:left="0" w:firstLine="0"/>
              <w:rPr>
                <w:rFonts w:eastAsia="Times New Roman"/>
                <w:sz w:val="20"/>
                <w:szCs w:val="20"/>
                <w:lang w:eastAsia="en-GB"/>
              </w:rPr>
            </w:pPr>
          </w:p>
        </w:tc>
        <w:tc>
          <w:tcPr>
            <w:tcW w:w="1450" w:type="dxa"/>
          </w:tcPr>
          <w:p w:rsidRPr="00BB7D01" w:rsidR="00CF714E" w:rsidP="00984273" w:rsidRDefault="00CF714E" w14:paraId="4D7D5F78" w14:textId="77777777">
            <w:pPr>
              <w:spacing w:line="276" w:lineRule="auto"/>
              <w:ind w:left="0" w:firstLine="0"/>
              <w:rPr>
                <w:rFonts w:eastAsia="Times New Roman"/>
                <w:sz w:val="20"/>
                <w:szCs w:val="20"/>
                <w:lang w:eastAsia="en-GB"/>
              </w:rPr>
            </w:pPr>
          </w:p>
        </w:tc>
        <w:tc>
          <w:tcPr>
            <w:tcW w:w="1512" w:type="dxa"/>
          </w:tcPr>
          <w:p w:rsidRPr="00BB7D01" w:rsidR="00CF714E" w:rsidP="00984273" w:rsidRDefault="00CF714E" w14:paraId="5DC46325" w14:textId="77777777">
            <w:pPr>
              <w:spacing w:line="276" w:lineRule="auto"/>
              <w:ind w:left="0" w:firstLine="0"/>
              <w:rPr>
                <w:rFonts w:eastAsia="Times New Roman"/>
                <w:sz w:val="20"/>
                <w:szCs w:val="20"/>
                <w:lang w:eastAsia="en-GB"/>
              </w:rPr>
            </w:pPr>
          </w:p>
        </w:tc>
        <w:tc>
          <w:tcPr>
            <w:tcW w:w="1755" w:type="dxa"/>
          </w:tcPr>
          <w:p w:rsidRPr="00BB7D01" w:rsidR="00CF714E" w:rsidP="00984273" w:rsidRDefault="00CF714E" w14:paraId="521C7980"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296E1565" w14:textId="77777777">
            <w:pPr>
              <w:spacing w:line="276" w:lineRule="auto"/>
              <w:ind w:left="0" w:firstLine="0"/>
              <w:rPr>
                <w:rFonts w:eastAsia="Times New Roman"/>
                <w:sz w:val="20"/>
                <w:szCs w:val="20"/>
                <w:lang w:eastAsia="en-GB"/>
              </w:rPr>
            </w:pPr>
          </w:p>
        </w:tc>
        <w:tc>
          <w:tcPr>
            <w:tcW w:w="1411" w:type="dxa"/>
          </w:tcPr>
          <w:p w:rsidRPr="00BB7D01" w:rsidR="00CF714E" w:rsidP="00984273" w:rsidRDefault="00CF714E" w14:paraId="7F377AC3"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0E6D7817" w14:textId="77777777">
            <w:pPr>
              <w:spacing w:line="276" w:lineRule="auto"/>
              <w:ind w:left="0" w:firstLine="0"/>
              <w:rPr>
                <w:rFonts w:eastAsia="Times New Roman"/>
                <w:sz w:val="20"/>
                <w:szCs w:val="20"/>
                <w:lang w:eastAsia="en-GB"/>
              </w:rPr>
            </w:pPr>
          </w:p>
        </w:tc>
        <w:tc>
          <w:tcPr>
            <w:tcW w:w="1688" w:type="dxa"/>
          </w:tcPr>
          <w:p w:rsidRPr="00BB7D01" w:rsidR="00CF714E" w:rsidP="00984273" w:rsidRDefault="00CF714E" w14:paraId="18A4B78A" w14:textId="77777777">
            <w:pPr>
              <w:spacing w:line="276" w:lineRule="auto"/>
              <w:ind w:left="0" w:firstLine="0"/>
              <w:rPr>
                <w:rFonts w:eastAsia="Times New Roman"/>
                <w:sz w:val="20"/>
                <w:szCs w:val="20"/>
                <w:lang w:eastAsia="en-GB"/>
              </w:rPr>
            </w:pPr>
          </w:p>
        </w:tc>
      </w:tr>
      <w:tr w:rsidRPr="00BB7D01" w:rsidR="00CF714E" w:rsidTr="00CF714E" w14:paraId="49FA00BE" w14:textId="77777777">
        <w:trPr>
          <w:trHeight w:val="239"/>
        </w:trPr>
        <w:tc>
          <w:tcPr>
            <w:tcW w:w="15139" w:type="dxa"/>
            <w:gridSpan w:val="9"/>
            <w:shd w:val="clear" w:color="auto" w:fill="auto"/>
            <w:vAlign w:val="center"/>
          </w:tcPr>
          <w:p w:rsidR="00CF714E" w:rsidP="00984273" w:rsidRDefault="00CF714E" w14:paraId="3843BFEA" w14:textId="77777777">
            <w:pPr>
              <w:spacing w:line="276" w:lineRule="auto"/>
              <w:ind w:left="0" w:firstLine="0"/>
              <w:rPr>
                <w:rFonts w:eastAsia="Times New Roman"/>
                <w:sz w:val="20"/>
                <w:szCs w:val="20"/>
                <w:lang w:eastAsia="en-GB"/>
              </w:rPr>
            </w:pPr>
            <w:r>
              <w:rPr>
                <w:rFonts w:eastAsia="Times New Roman"/>
                <w:sz w:val="20"/>
                <w:szCs w:val="20"/>
                <w:lang w:eastAsia="en-GB"/>
              </w:rPr>
              <w:t>*we will make one such table for each organ specific MCA</w:t>
            </w:r>
          </w:p>
          <w:p w:rsidRPr="00BB7D01" w:rsidR="009D1E28" w:rsidP="00984273" w:rsidRDefault="009D1E28" w14:paraId="48AA57E0" w14:textId="7AB7879B">
            <w:pPr>
              <w:spacing w:line="276" w:lineRule="auto"/>
              <w:ind w:left="0" w:firstLine="0"/>
              <w:rPr>
                <w:rFonts w:eastAsia="Times New Roman"/>
                <w:sz w:val="20"/>
                <w:szCs w:val="20"/>
                <w:lang w:eastAsia="en-GB"/>
              </w:rPr>
            </w:pPr>
            <w:r w:rsidRPr="009D1E28">
              <w:rPr>
                <w:rFonts w:eastAsia="Times New Roman"/>
                <w:sz w:val="20"/>
                <w:szCs w:val="20"/>
                <w:lang w:eastAsia="en-GB"/>
              </w:rPr>
              <w:t>*</w:t>
            </w:r>
            <w:r>
              <w:rPr>
                <w:rFonts w:eastAsia="Times New Roman"/>
                <w:sz w:val="20"/>
                <w:szCs w:val="20"/>
                <w:lang w:eastAsia="en-GB"/>
              </w:rPr>
              <w:t>*</w:t>
            </w:r>
            <w:r w:rsidRPr="009D1E28">
              <w:rPr>
                <w:rFonts w:eastAsia="Times New Roman"/>
                <w:sz w:val="20"/>
                <w:szCs w:val="20"/>
                <w:lang w:eastAsia="en-GB"/>
              </w:rPr>
              <w:t xml:space="preserve">Point estimates for the above associations, stratified by migraine severity and migraine type at baseline, will be plotted in two figures.  </w:t>
            </w:r>
          </w:p>
        </w:tc>
      </w:tr>
    </w:tbl>
    <w:p w:rsidR="00BB7D01" w:rsidP="00984273" w:rsidRDefault="00BB7D01" w14:paraId="11ACBD88" w14:textId="77777777">
      <w:pPr>
        <w:spacing w:line="276" w:lineRule="auto"/>
        <w:ind w:left="0" w:firstLine="0"/>
        <w:rPr>
          <w:highlight w:val="yellow"/>
        </w:rPr>
        <w:sectPr w:rsidR="00BB7D01" w:rsidSect="007A048D">
          <w:type w:val="nextColumn"/>
          <w:pgSz w:w="16838" w:h="11906" w:orient="landscape" w:code="9"/>
          <w:pgMar w:top="1440" w:right="1440" w:bottom="1440" w:left="1440" w:header="706" w:footer="706" w:gutter="0"/>
          <w:cols w:space="708"/>
          <w:docGrid w:linePitch="360"/>
        </w:sectPr>
      </w:pPr>
    </w:p>
    <w:p w:rsidRPr="002B4B18" w:rsidR="00D94463" w:rsidP="00984273" w:rsidRDefault="00D94463" w14:paraId="0AF66C71" w14:textId="50E8A164">
      <w:pPr>
        <w:spacing w:line="276" w:lineRule="auto"/>
        <w:ind w:left="0" w:firstLine="0"/>
        <w:rPr>
          <w:rFonts w:eastAsia="Times New Roman"/>
          <w:szCs w:val="20"/>
          <w:lang w:eastAsia="en-GB"/>
        </w:rPr>
      </w:pPr>
      <w:r w:rsidRPr="002B4B18">
        <w:rPr>
          <w:rFonts w:eastAsia="Times New Roman"/>
          <w:b/>
          <w:szCs w:val="20"/>
          <w:lang w:eastAsia="en-GB"/>
        </w:rPr>
        <w:lastRenderedPageBreak/>
        <w:t xml:space="preserve">Table shell </w:t>
      </w:r>
      <w:r w:rsidR="00E430B5">
        <w:rPr>
          <w:rFonts w:eastAsia="Times New Roman"/>
          <w:b/>
          <w:szCs w:val="20"/>
          <w:lang w:eastAsia="en-GB"/>
        </w:rPr>
        <w:t>6</w:t>
      </w:r>
      <w:r w:rsidRPr="002B4B18">
        <w:rPr>
          <w:rFonts w:eastAsia="Times New Roman"/>
          <w:szCs w:val="20"/>
          <w:lang w:eastAsia="en-GB"/>
        </w:rPr>
        <w:t xml:space="preserve">. </w:t>
      </w:r>
      <w:r>
        <w:rPr>
          <w:rFonts w:eastAsia="Times New Roman"/>
          <w:szCs w:val="20"/>
          <w:lang w:eastAsia="en-GB"/>
        </w:rPr>
        <w:t xml:space="preserve">Association between continued </w:t>
      </w:r>
      <w:proofErr w:type="spellStart"/>
      <w:r>
        <w:rPr>
          <w:rFonts w:eastAsia="Times New Roman"/>
          <w:szCs w:val="20"/>
          <w:lang w:eastAsia="en-GB"/>
        </w:rPr>
        <w:t>t</w:t>
      </w:r>
      <w:r w:rsidRPr="002B4B18">
        <w:rPr>
          <w:rFonts w:eastAsia="Times New Roman"/>
          <w:szCs w:val="20"/>
          <w:lang w:eastAsia="en-GB"/>
        </w:rPr>
        <w:t>riptan</w:t>
      </w:r>
      <w:proofErr w:type="spellEnd"/>
      <w:r w:rsidRPr="002B4B18">
        <w:rPr>
          <w:rFonts w:eastAsia="Times New Roman"/>
          <w:szCs w:val="20"/>
          <w:lang w:eastAsia="en-GB"/>
        </w:rPr>
        <w:t xml:space="preserve"> </w:t>
      </w:r>
      <w:r>
        <w:rPr>
          <w:rFonts w:eastAsia="Times New Roman"/>
          <w:szCs w:val="20"/>
          <w:lang w:eastAsia="en-GB"/>
        </w:rPr>
        <w:t xml:space="preserve">exposure and pregnancy binary outcomes </w:t>
      </w:r>
      <w:r w:rsidRPr="002B4B18">
        <w:rPr>
          <w:rFonts w:eastAsia="Times New Roman"/>
          <w:szCs w:val="20"/>
          <w:lang w:eastAsia="en-GB"/>
        </w:rPr>
        <w:t xml:space="preserve">(N=xxx) </w:t>
      </w:r>
      <w:r w:rsidR="009D1E28">
        <w:rPr>
          <w:rFonts w:eastAsia="Times New Roman"/>
          <w:szCs w:val="20"/>
          <w:lang w:eastAsia="en-GB"/>
        </w:rPr>
        <w:t>*</w:t>
      </w:r>
    </w:p>
    <w:tbl>
      <w:tblPr>
        <w:tblStyle w:val="TableGrid"/>
        <w:tblW w:w="15139" w:type="dxa"/>
        <w:tblLook w:val="04A0" w:firstRow="1" w:lastRow="0" w:firstColumn="1" w:lastColumn="0" w:noHBand="0" w:noVBand="1"/>
      </w:tblPr>
      <w:tblGrid>
        <w:gridCol w:w="2974"/>
        <w:gridCol w:w="1071"/>
        <w:gridCol w:w="1629"/>
        <w:gridCol w:w="1512"/>
        <w:gridCol w:w="1755"/>
        <w:gridCol w:w="1411"/>
        <w:gridCol w:w="1411"/>
        <w:gridCol w:w="1688"/>
        <w:gridCol w:w="1688"/>
      </w:tblGrid>
      <w:tr w:rsidRPr="00BB7D01" w:rsidR="00D94463" w:rsidTr="009D1E28" w14:paraId="7E84FEDC" w14:textId="77777777">
        <w:trPr>
          <w:trHeight w:val="529"/>
          <w:tblHeader/>
        </w:trPr>
        <w:tc>
          <w:tcPr>
            <w:tcW w:w="2974" w:type="dxa"/>
            <w:shd w:val="clear" w:color="auto" w:fill="F2F2F2" w:themeFill="background1" w:themeFillShade="F2"/>
          </w:tcPr>
          <w:p w:rsidRPr="00BB7D01" w:rsidR="00D94463" w:rsidP="00984273" w:rsidRDefault="00D94463" w14:paraId="2AAAECC4" w14:textId="7CF49681">
            <w:pPr>
              <w:spacing w:line="276" w:lineRule="auto"/>
              <w:ind w:left="0" w:firstLine="0"/>
              <w:rPr>
                <w:rFonts w:eastAsia="Times New Roman"/>
                <w:b/>
                <w:sz w:val="20"/>
                <w:szCs w:val="20"/>
                <w:lang w:eastAsia="en-GB"/>
              </w:rPr>
            </w:pPr>
          </w:p>
        </w:tc>
        <w:tc>
          <w:tcPr>
            <w:tcW w:w="1071" w:type="dxa"/>
            <w:shd w:val="clear" w:color="auto" w:fill="F2F2F2" w:themeFill="background1" w:themeFillShade="F2"/>
          </w:tcPr>
          <w:p w:rsidR="00D94463" w:rsidP="00984273" w:rsidRDefault="00D94463" w14:paraId="7A49DA24"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Total</w:t>
            </w:r>
          </w:p>
          <w:p w:rsidRPr="00BB7D01" w:rsidR="00D94463" w:rsidP="00984273" w:rsidRDefault="00D94463" w14:paraId="7E428718"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w:t>
            </w:r>
          </w:p>
        </w:tc>
        <w:tc>
          <w:tcPr>
            <w:tcW w:w="1629" w:type="dxa"/>
            <w:shd w:val="clear" w:color="auto" w:fill="F2F2F2" w:themeFill="background1" w:themeFillShade="F2"/>
          </w:tcPr>
          <w:p w:rsidR="00D94463" w:rsidP="00984273" w:rsidRDefault="00D94463" w14:paraId="594592D6" w14:textId="2B4C0A52">
            <w:pPr>
              <w:spacing w:line="276" w:lineRule="auto"/>
              <w:ind w:left="0" w:firstLine="0"/>
              <w:jc w:val="left"/>
              <w:rPr>
                <w:rFonts w:eastAsia="Times New Roman"/>
                <w:b/>
                <w:sz w:val="20"/>
                <w:szCs w:val="20"/>
                <w:lang w:eastAsia="en-GB"/>
              </w:rPr>
            </w:pPr>
            <w:r>
              <w:rPr>
                <w:rFonts w:eastAsia="Times New Roman"/>
                <w:b/>
                <w:sz w:val="20"/>
                <w:szCs w:val="20"/>
                <w:lang w:eastAsia="en-GB"/>
              </w:rPr>
              <w:t xml:space="preserve">with </w:t>
            </w:r>
            <w:r w:rsidR="009D1E28">
              <w:rPr>
                <w:rFonts w:eastAsia="Times New Roman"/>
                <w:b/>
                <w:sz w:val="20"/>
                <w:szCs w:val="20"/>
                <w:lang w:eastAsia="en-GB"/>
              </w:rPr>
              <w:t>outcome</w:t>
            </w:r>
          </w:p>
          <w:p w:rsidRPr="00BB7D01" w:rsidR="00D94463" w:rsidP="00984273" w:rsidRDefault="00D94463" w14:paraId="5D1F03F7"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 (%)</w:t>
            </w:r>
          </w:p>
        </w:tc>
        <w:tc>
          <w:tcPr>
            <w:tcW w:w="1512" w:type="dxa"/>
            <w:shd w:val="clear" w:color="auto" w:fill="F2F2F2" w:themeFill="background1" w:themeFillShade="F2"/>
          </w:tcPr>
          <w:p w:rsidRPr="00BB7D01" w:rsidR="00D94463" w:rsidP="00984273" w:rsidRDefault="00D94463" w14:paraId="09E80DF9"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Crude RR with 95% CI</w:t>
            </w:r>
          </w:p>
        </w:tc>
        <w:tc>
          <w:tcPr>
            <w:tcW w:w="1755" w:type="dxa"/>
            <w:shd w:val="clear" w:color="auto" w:fill="F2F2F2" w:themeFill="background1" w:themeFillShade="F2"/>
          </w:tcPr>
          <w:p w:rsidRPr="00BB7D01" w:rsidR="00D94463" w:rsidP="00984273" w:rsidRDefault="00D94463" w14:paraId="266CCADF"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Weighted RR with 95% CI</w:t>
            </w:r>
          </w:p>
        </w:tc>
        <w:tc>
          <w:tcPr>
            <w:tcW w:w="1411" w:type="dxa"/>
            <w:shd w:val="clear" w:color="auto" w:fill="F2F2F2" w:themeFill="background1" w:themeFillShade="F2"/>
          </w:tcPr>
          <w:p w:rsidR="00D94463" w:rsidP="00984273" w:rsidRDefault="00D94463" w14:paraId="36AF9671" w14:textId="77777777">
            <w:pPr>
              <w:spacing w:line="276" w:lineRule="auto"/>
              <w:ind w:left="0" w:firstLine="0"/>
              <w:rPr>
                <w:rFonts w:eastAsia="Times New Roman"/>
                <w:b/>
                <w:sz w:val="20"/>
                <w:szCs w:val="20"/>
                <w:lang w:eastAsia="en-GB"/>
              </w:rPr>
            </w:pPr>
            <w:r>
              <w:rPr>
                <w:rFonts w:eastAsia="Times New Roman"/>
                <w:b/>
                <w:sz w:val="20"/>
                <w:szCs w:val="20"/>
                <w:lang w:eastAsia="en-GB"/>
              </w:rPr>
              <w:t>Crude RR with 95% CI</w:t>
            </w:r>
          </w:p>
        </w:tc>
        <w:tc>
          <w:tcPr>
            <w:tcW w:w="1411" w:type="dxa"/>
            <w:shd w:val="clear" w:color="auto" w:fill="F2F2F2" w:themeFill="background1" w:themeFillShade="F2"/>
          </w:tcPr>
          <w:p w:rsidR="00D94463" w:rsidP="00984273" w:rsidRDefault="00D94463" w14:paraId="092B4731" w14:textId="77777777">
            <w:pPr>
              <w:spacing w:line="276" w:lineRule="auto"/>
              <w:ind w:left="0" w:firstLine="0"/>
              <w:rPr>
                <w:rFonts w:eastAsia="Times New Roman"/>
                <w:b/>
                <w:sz w:val="20"/>
                <w:szCs w:val="20"/>
                <w:lang w:eastAsia="en-GB"/>
              </w:rPr>
            </w:pPr>
            <w:r>
              <w:rPr>
                <w:rFonts w:eastAsia="Times New Roman"/>
                <w:b/>
                <w:sz w:val="20"/>
                <w:szCs w:val="20"/>
                <w:lang w:eastAsia="en-GB"/>
              </w:rPr>
              <w:t>Weighted RR with 95% CI</w:t>
            </w:r>
          </w:p>
        </w:tc>
        <w:tc>
          <w:tcPr>
            <w:tcW w:w="1688" w:type="dxa"/>
            <w:shd w:val="clear" w:color="auto" w:fill="F2F2F2" w:themeFill="background1" w:themeFillShade="F2"/>
          </w:tcPr>
          <w:p w:rsidRPr="00BB7D01" w:rsidR="00D94463" w:rsidP="00984273" w:rsidRDefault="00D94463" w14:paraId="5C56E9FB" w14:textId="77777777">
            <w:pPr>
              <w:spacing w:line="276" w:lineRule="auto"/>
              <w:ind w:left="0" w:firstLine="0"/>
              <w:rPr>
                <w:rFonts w:eastAsia="Times New Roman"/>
                <w:b/>
                <w:sz w:val="20"/>
                <w:szCs w:val="20"/>
                <w:lang w:eastAsia="en-GB"/>
              </w:rPr>
            </w:pPr>
            <w:r>
              <w:rPr>
                <w:rFonts w:eastAsia="Times New Roman"/>
                <w:b/>
                <w:sz w:val="20"/>
                <w:szCs w:val="20"/>
                <w:lang w:eastAsia="en-GB"/>
              </w:rPr>
              <w:t>Crude RR with 95% CI</w:t>
            </w:r>
          </w:p>
        </w:tc>
        <w:tc>
          <w:tcPr>
            <w:tcW w:w="1688" w:type="dxa"/>
            <w:shd w:val="clear" w:color="auto" w:fill="F2F2F2" w:themeFill="background1" w:themeFillShade="F2"/>
          </w:tcPr>
          <w:p w:rsidR="00D94463" w:rsidP="00984273" w:rsidRDefault="00D94463" w14:paraId="0D5B3175" w14:textId="77777777">
            <w:pPr>
              <w:spacing w:line="276" w:lineRule="auto"/>
              <w:ind w:left="0" w:firstLine="0"/>
              <w:rPr>
                <w:rFonts w:eastAsia="Times New Roman"/>
                <w:b/>
                <w:sz w:val="20"/>
                <w:szCs w:val="20"/>
                <w:lang w:eastAsia="en-GB"/>
              </w:rPr>
            </w:pPr>
            <w:r>
              <w:rPr>
                <w:rFonts w:eastAsia="Times New Roman"/>
                <w:b/>
                <w:sz w:val="20"/>
                <w:szCs w:val="20"/>
                <w:lang w:eastAsia="en-GB"/>
              </w:rPr>
              <w:t>Weighted RR with 95% CI</w:t>
            </w:r>
          </w:p>
        </w:tc>
      </w:tr>
      <w:tr w:rsidRPr="00BB7D01" w:rsidR="00D94463" w:rsidTr="009D1E28" w14:paraId="65053066" w14:textId="77777777">
        <w:trPr>
          <w:trHeight w:val="239"/>
        </w:trPr>
        <w:tc>
          <w:tcPr>
            <w:tcW w:w="2974" w:type="dxa"/>
          </w:tcPr>
          <w:p w:rsidRPr="00D94463" w:rsidR="00D94463" w:rsidP="00984273" w:rsidRDefault="00D94463" w14:paraId="65CEB0B4" w14:textId="1360770D">
            <w:pPr>
              <w:spacing w:line="276" w:lineRule="auto"/>
              <w:ind w:left="0" w:firstLine="0"/>
              <w:rPr>
                <w:rFonts w:eastAsia="Times New Roman"/>
                <w:b/>
                <w:sz w:val="20"/>
                <w:szCs w:val="20"/>
                <w:lang w:eastAsia="en-GB"/>
              </w:rPr>
            </w:pPr>
            <w:r w:rsidRPr="00D94463">
              <w:rPr>
                <w:rFonts w:eastAsia="Times New Roman"/>
                <w:b/>
                <w:sz w:val="20"/>
                <w:szCs w:val="20"/>
                <w:lang w:eastAsia="en-GB"/>
              </w:rPr>
              <w:t>Premature birth</w:t>
            </w:r>
          </w:p>
        </w:tc>
        <w:tc>
          <w:tcPr>
            <w:tcW w:w="1071" w:type="dxa"/>
          </w:tcPr>
          <w:p w:rsidRPr="00BB7D01" w:rsidR="00D94463" w:rsidP="00984273" w:rsidRDefault="00D94463" w14:paraId="455DC7BA"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39C3F859" w14:textId="77777777">
            <w:pPr>
              <w:spacing w:line="276" w:lineRule="auto"/>
              <w:ind w:left="0" w:firstLine="0"/>
              <w:rPr>
                <w:rFonts w:eastAsia="Times New Roman"/>
                <w:sz w:val="20"/>
                <w:szCs w:val="20"/>
                <w:lang w:eastAsia="en-GB"/>
              </w:rPr>
            </w:pPr>
          </w:p>
        </w:tc>
        <w:tc>
          <w:tcPr>
            <w:tcW w:w="1512" w:type="dxa"/>
          </w:tcPr>
          <w:p w:rsidR="00D94463" w:rsidP="00984273" w:rsidRDefault="00D94463" w14:paraId="2E1B36A4" w14:textId="77777777">
            <w:pPr>
              <w:spacing w:line="276" w:lineRule="auto"/>
              <w:ind w:left="0" w:firstLine="0"/>
              <w:rPr>
                <w:rFonts w:eastAsia="Times New Roman"/>
                <w:sz w:val="20"/>
                <w:szCs w:val="20"/>
                <w:lang w:eastAsia="en-GB"/>
              </w:rPr>
            </w:pPr>
          </w:p>
        </w:tc>
        <w:tc>
          <w:tcPr>
            <w:tcW w:w="1755" w:type="dxa"/>
          </w:tcPr>
          <w:p w:rsidR="00D94463" w:rsidP="00984273" w:rsidRDefault="00D94463" w14:paraId="650BEFEB"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15FFE902"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159AB504"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6B1F1246"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220CEDA2" w14:textId="77777777">
            <w:pPr>
              <w:spacing w:line="276" w:lineRule="auto"/>
              <w:ind w:left="0" w:firstLine="0"/>
              <w:rPr>
                <w:rFonts w:eastAsia="Times New Roman"/>
                <w:sz w:val="20"/>
                <w:szCs w:val="20"/>
                <w:lang w:eastAsia="en-GB"/>
              </w:rPr>
            </w:pPr>
          </w:p>
        </w:tc>
      </w:tr>
      <w:tr w:rsidRPr="00BB7D01" w:rsidR="00D94463" w:rsidTr="009D1E28" w14:paraId="1398048A" w14:textId="77777777">
        <w:trPr>
          <w:trHeight w:val="239"/>
        </w:trPr>
        <w:tc>
          <w:tcPr>
            <w:tcW w:w="2974" w:type="dxa"/>
          </w:tcPr>
          <w:p w:rsidRPr="00CF714E" w:rsidR="00D94463" w:rsidP="00984273" w:rsidRDefault="00D94463" w14:paraId="4F324850"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071" w:type="dxa"/>
          </w:tcPr>
          <w:p w:rsidRPr="00BB7D01" w:rsidR="00D94463" w:rsidP="00984273" w:rsidRDefault="00D94463" w14:paraId="570D11C8"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2B701500"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05E277B2"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D94463" w:rsidP="00984273" w:rsidRDefault="00D94463" w14:paraId="5C16A135"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6B335B46"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2C417149"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65A3C3E0"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569E57B8" w14:textId="77777777">
            <w:pPr>
              <w:spacing w:line="276" w:lineRule="auto"/>
              <w:ind w:left="0" w:firstLine="0"/>
              <w:rPr>
                <w:rFonts w:eastAsia="Times New Roman"/>
                <w:sz w:val="20"/>
                <w:szCs w:val="20"/>
                <w:lang w:eastAsia="en-GB"/>
              </w:rPr>
            </w:pPr>
          </w:p>
        </w:tc>
      </w:tr>
      <w:tr w:rsidRPr="00BB7D01" w:rsidR="00D94463" w:rsidTr="009D1E28" w14:paraId="382B3743" w14:textId="77777777">
        <w:trPr>
          <w:trHeight w:val="239"/>
        </w:trPr>
        <w:tc>
          <w:tcPr>
            <w:tcW w:w="2974" w:type="dxa"/>
          </w:tcPr>
          <w:p w:rsidRPr="00CF714E" w:rsidR="00D94463" w:rsidP="00984273" w:rsidRDefault="00D94463" w14:paraId="49F2DBAD"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071" w:type="dxa"/>
          </w:tcPr>
          <w:p w:rsidRPr="00BB7D01" w:rsidR="00D94463" w:rsidP="00984273" w:rsidRDefault="00D94463" w14:paraId="04E268DF"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7CDDF180"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6986A812"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6DEA9C05"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5C7051B8"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5BFBDAE1"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6808DE2D"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7404887" w14:textId="77777777">
            <w:pPr>
              <w:spacing w:line="276" w:lineRule="auto"/>
              <w:ind w:left="0" w:firstLine="0"/>
              <w:rPr>
                <w:rFonts w:eastAsia="Times New Roman"/>
                <w:sz w:val="20"/>
                <w:szCs w:val="20"/>
                <w:lang w:eastAsia="en-GB"/>
              </w:rPr>
            </w:pPr>
          </w:p>
        </w:tc>
      </w:tr>
      <w:tr w:rsidRPr="00BB7D01" w:rsidR="00D94463" w:rsidTr="009D1E28" w14:paraId="2DB759AE" w14:textId="77777777">
        <w:trPr>
          <w:trHeight w:val="232"/>
        </w:trPr>
        <w:tc>
          <w:tcPr>
            <w:tcW w:w="2974" w:type="dxa"/>
          </w:tcPr>
          <w:p w:rsidRPr="00CF714E" w:rsidR="00D94463" w:rsidP="00984273" w:rsidRDefault="00D94463" w14:paraId="6CF3E578"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071" w:type="dxa"/>
          </w:tcPr>
          <w:p w:rsidRPr="00BB7D01" w:rsidR="00D94463" w:rsidP="00984273" w:rsidRDefault="00D94463" w14:paraId="63B72E84"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05807CF6"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2D469846"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084C8408"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7A71EF22"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7FEFEF72"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2C1F19C"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555EB7A0"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D94463" w:rsidTr="009D1E28" w14:paraId="06EA6F3A" w14:textId="77777777">
        <w:trPr>
          <w:trHeight w:val="239"/>
        </w:trPr>
        <w:tc>
          <w:tcPr>
            <w:tcW w:w="2974" w:type="dxa"/>
            <w:shd w:val="clear" w:color="auto" w:fill="auto"/>
            <w:vAlign w:val="center"/>
          </w:tcPr>
          <w:p w:rsidRPr="00BB7D01" w:rsidR="00D94463" w:rsidP="00984273" w:rsidRDefault="00D94463" w14:paraId="6DF838E8" w14:textId="35706743">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ever in </w:t>
            </w:r>
            <w:r w:rsidRPr="00CF714E">
              <w:rPr>
                <w:rFonts w:eastAsia="Times New Roman"/>
                <w:sz w:val="20"/>
                <w:szCs w:val="20"/>
                <w:lang w:eastAsia="en-GB"/>
              </w:rPr>
              <w:t>pregnancy</w:t>
            </w:r>
          </w:p>
        </w:tc>
        <w:tc>
          <w:tcPr>
            <w:tcW w:w="1071" w:type="dxa"/>
          </w:tcPr>
          <w:p w:rsidRPr="00BB7D01" w:rsidR="00D94463" w:rsidP="00984273" w:rsidRDefault="00D94463" w14:paraId="66AC0E2C"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71A88B6B"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69F9751D"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220ED372"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2DD28432"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00264C75"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584FD342"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09687202" w14:textId="77777777">
            <w:pPr>
              <w:spacing w:line="276" w:lineRule="auto"/>
              <w:ind w:left="0" w:firstLine="0"/>
              <w:rPr>
                <w:rFonts w:eastAsia="Times New Roman"/>
                <w:sz w:val="20"/>
                <w:szCs w:val="20"/>
                <w:lang w:eastAsia="en-GB"/>
              </w:rPr>
            </w:pPr>
          </w:p>
        </w:tc>
      </w:tr>
      <w:tr w:rsidRPr="00BB7D01" w:rsidR="00D94463" w:rsidTr="009D1E28" w14:paraId="3C37F6BA" w14:textId="77777777">
        <w:trPr>
          <w:trHeight w:val="239"/>
        </w:trPr>
        <w:tc>
          <w:tcPr>
            <w:tcW w:w="2974" w:type="dxa"/>
            <w:shd w:val="clear" w:color="auto" w:fill="auto"/>
          </w:tcPr>
          <w:p w:rsidR="00D94463" w:rsidP="00277483" w:rsidRDefault="00277483" w14:paraId="1E1342D8" w14:textId="7C8CF97E">
            <w:pPr>
              <w:spacing w:line="276" w:lineRule="auto"/>
              <w:ind w:left="0" w:firstLine="0"/>
              <w:rPr>
                <w:rFonts w:eastAsia="Times New Roman"/>
                <w:sz w:val="20"/>
                <w:szCs w:val="20"/>
                <w:lang w:eastAsia="en-GB"/>
              </w:rPr>
            </w:pPr>
            <w:r>
              <w:rPr>
                <w:rFonts w:eastAsia="Times New Roman"/>
                <w:b/>
                <w:sz w:val="20"/>
                <w:szCs w:val="20"/>
                <w:lang w:eastAsia="en-GB"/>
              </w:rPr>
              <w:t>Small for gestational age</w:t>
            </w:r>
          </w:p>
        </w:tc>
        <w:tc>
          <w:tcPr>
            <w:tcW w:w="1071" w:type="dxa"/>
          </w:tcPr>
          <w:p w:rsidRPr="00BB7D01" w:rsidR="00D94463" w:rsidP="00984273" w:rsidRDefault="00D94463" w14:paraId="63F80F3D"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3E6D8EE5"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0C0FCB13"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54EE503F"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55897181"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14D43BEE"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2D0BD9AD"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AAA8EE0" w14:textId="77777777">
            <w:pPr>
              <w:spacing w:line="276" w:lineRule="auto"/>
              <w:ind w:left="0" w:firstLine="0"/>
              <w:rPr>
                <w:rFonts w:eastAsia="Times New Roman"/>
                <w:sz w:val="20"/>
                <w:szCs w:val="20"/>
                <w:lang w:eastAsia="en-GB"/>
              </w:rPr>
            </w:pPr>
          </w:p>
        </w:tc>
      </w:tr>
      <w:tr w:rsidRPr="00BB7D01" w:rsidR="00D94463" w:rsidTr="009D1E28" w14:paraId="55A2A2BD" w14:textId="77777777">
        <w:trPr>
          <w:trHeight w:val="239"/>
        </w:trPr>
        <w:tc>
          <w:tcPr>
            <w:tcW w:w="2974" w:type="dxa"/>
            <w:shd w:val="clear" w:color="auto" w:fill="auto"/>
          </w:tcPr>
          <w:p w:rsidR="00D94463" w:rsidP="00984273" w:rsidRDefault="00D94463" w14:paraId="4A00FEC2" w14:textId="65DEC52A">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071" w:type="dxa"/>
          </w:tcPr>
          <w:p w:rsidRPr="00BB7D01" w:rsidR="00D94463" w:rsidP="00984273" w:rsidRDefault="00D94463" w14:paraId="233A335E"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0AD15D4A"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1CF4A5F1" w14:textId="2E3EB965">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D94463" w:rsidP="00984273" w:rsidRDefault="00D94463" w14:paraId="708EE205" w14:textId="375B2910">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3481C0FE"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70D5AEC1"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509E2430"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5DDF2BDD" w14:textId="77777777">
            <w:pPr>
              <w:spacing w:line="276" w:lineRule="auto"/>
              <w:ind w:left="0" w:firstLine="0"/>
              <w:rPr>
                <w:rFonts w:eastAsia="Times New Roman"/>
                <w:sz w:val="20"/>
                <w:szCs w:val="20"/>
                <w:lang w:eastAsia="en-GB"/>
              </w:rPr>
            </w:pPr>
          </w:p>
        </w:tc>
      </w:tr>
      <w:tr w:rsidRPr="00BB7D01" w:rsidR="00D94463" w:rsidTr="009D1E28" w14:paraId="2F7E6249" w14:textId="77777777">
        <w:trPr>
          <w:trHeight w:val="239"/>
        </w:trPr>
        <w:tc>
          <w:tcPr>
            <w:tcW w:w="2974" w:type="dxa"/>
            <w:shd w:val="clear" w:color="auto" w:fill="auto"/>
          </w:tcPr>
          <w:p w:rsidR="00D94463" w:rsidP="00984273" w:rsidRDefault="00D94463" w14:paraId="5B4A0440" w14:textId="3F432EB1">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071" w:type="dxa"/>
          </w:tcPr>
          <w:p w:rsidRPr="00BB7D01" w:rsidR="00D94463" w:rsidP="00984273" w:rsidRDefault="00D94463" w14:paraId="4191F20D"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16FFBEA8"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6C41F604"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3987E021"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2CAE2263" w14:textId="0F631B03">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2F6A05FC" w14:textId="68100C5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11745C1B"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7FE3D31" w14:textId="77777777">
            <w:pPr>
              <w:spacing w:line="276" w:lineRule="auto"/>
              <w:ind w:left="0" w:firstLine="0"/>
              <w:rPr>
                <w:rFonts w:eastAsia="Times New Roman"/>
                <w:sz w:val="20"/>
                <w:szCs w:val="20"/>
                <w:lang w:eastAsia="en-GB"/>
              </w:rPr>
            </w:pPr>
          </w:p>
        </w:tc>
      </w:tr>
      <w:tr w:rsidRPr="00BB7D01" w:rsidR="00D94463" w:rsidTr="009D1E28" w14:paraId="73559ABA" w14:textId="77777777">
        <w:trPr>
          <w:trHeight w:val="239"/>
        </w:trPr>
        <w:tc>
          <w:tcPr>
            <w:tcW w:w="2974" w:type="dxa"/>
            <w:shd w:val="clear" w:color="auto" w:fill="auto"/>
          </w:tcPr>
          <w:p w:rsidR="00D94463" w:rsidP="00984273" w:rsidRDefault="00D94463" w14:paraId="1E8D4A10" w14:textId="4AB66608">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071" w:type="dxa"/>
          </w:tcPr>
          <w:p w:rsidRPr="00BB7D01" w:rsidR="00D94463" w:rsidP="00984273" w:rsidRDefault="00D94463" w14:paraId="2D5EFC7D"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3009157D"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678A1A39"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381CF74A"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4A47B204"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3B851F04"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7D03B4F1" w14:textId="5275277B">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12416F40" w14:textId="73788D12">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D94463" w:rsidTr="009D1E28" w14:paraId="79294141" w14:textId="77777777">
        <w:trPr>
          <w:trHeight w:val="239"/>
        </w:trPr>
        <w:tc>
          <w:tcPr>
            <w:tcW w:w="2974" w:type="dxa"/>
            <w:shd w:val="clear" w:color="auto" w:fill="auto"/>
            <w:vAlign w:val="center"/>
          </w:tcPr>
          <w:p w:rsidR="00D94463" w:rsidP="00984273" w:rsidRDefault="00D94463" w14:paraId="361DBF6B" w14:textId="72C8E140">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ever in </w:t>
            </w:r>
            <w:r w:rsidRPr="00CF714E">
              <w:rPr>
                <w:rFonts w:eastAsia="Times New Roman"/>
                <w:sz w:val="20"/>
                <w:szCs w:val="20"/>
                <w:lang w:eastAsia="en-GB"/>
              </w:rPr>
              <w:t>pregnancy</w:t>
            </w:r>
          </w:p>
        </w:tc>
        <w:tc>
          <w:tcPr>
            <w:tcW w:w="1071" w:type="dxa"/>
          </w:tcPr>
          <w:p w:rsidRPr="00BB7D01" w:rsidR="00D94463" w:rsidP="00984273" w:rsidRDefault="00D94463" w14:paraId="2E452A70"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2E79D7DD"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135B1693"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287DBE5A"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7AFC37F7"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38FC048E"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7477EF3"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4CDDEF11" w14:textId="77777777">
            <w:pPr>
              <w:spacing w:line="276" w:lineRule="auto"/>
              <w:ind w:left="0" w:firstLine="0"/>
              <w:rPr>
                <w:rFonts w:eastAsia="Times New Roman"/>
                <w:sz w:val="20"/>
                <w:szCs w:val="20"/>
                <w:lang w:eastAsia="en-GB"/>
              </w:rPr>
            </w:pPr>
          </w:p>
        </w:tc>
      </w:tr>
      <w:tr w:rsidRPr="00BB7D01" w:rsidR="00D94463" w:rsidTr="009D1E28" w14:paraId="3AACDCEB" w14:textId="77777777">
        <w:trPr>
          <w:trHeight w:val="239"/>
        </w:trPr>
        <w:tc>
          <w:tcPr>
            <w:tcW w:w="2974" w:type="dxa"/>
            <w:shd w:val="clear" w:color="auto" w:fill="auto"/>
          </w:tcPr>
          <w:p w:rsidR="00D94463" w:rsidP="00984273" w:rsidRDefault="00D94463" w14:paraId="2D80D868" w14:textId="623EC649">
            <w:pPr>
              <w:spacing w:line="276" w:lineRule="auto"/>
              <w:ind w:left="0" w:firstLine="0"/>
              <w:rPr>
                <w:rFonts w:eastAsia="Times New Roman"/>
                <w:sz w:val="20"/>
                <w:szCs w:val="20"/>
                <w:lang w:eastAsia="en-GB"/>
              </w:rPr>
            </w:pPr>
            <w:r>
              <w:rPr>
                <w:rFonts w:eastAsia="Times New Roman"/>
                <w:b/>
                <w:sz w:val="20"/>
                <w:szCs w:val="20"/>
                <w:lang w:eastAsia="en-GB"/>
              </w:rPr>
              <w:t>Low birth weight</w:t>
            </w:r>
          </w:p>
        </w:tc>
        <w:tc>
          <w:tcPr>
            <w:tcW w:w="1071" w:type="dxa"/>
          </w:tcPr>
          <w:p w:rsidRPr="00BB7D01" w:rsidR="00D94463" w:rsidP="00984273" w:rsidRDefault="00D94463" w14:paraId="42FAC8AD"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29F165D9"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2CDCF6DF"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33F795F7"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3C40ED1D"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21D536D9"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0BA5D6FC"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74354534" w14:textId="77777777">
            <w:pPr>
              <w:spacing w:line="276" w:lineRule="auto"/>
              <w:ind w:left="0" w:firstLine="0"/>
              <w:rPr>
                <w:rFonts w:eastAsia="Times New Roman"/>
                <w:sz w:val="20"/>
                <w:szCs w:val="20"/>
                <w:lang w:eastAsia="en-GB"/>
              </w:rPr>
            </w:pPr>
          </w:p>
        </w:tc>
      </w:tr>
      <w:tr w:rsidRPr="00BB7D01" w:rsidR="00D94463" w:rsidTr="009D1E28" w14:paraId="4E01D50E" w14:textId="77777777">
        <w:trPr>
          <w:trHeight w:val="239"/>
        </w:trPr>
        <w:tc>
          <w:tcPr>
            <w:tcW w:w="2974" w:type="dxa"/>
            <w:shd w:val="clear" w:color="auto" w:fill="auto"/>
          </w:tcPr>
          <w:p w:rsidR="00D94463" w:rsidP="00984273" w:rsidRDefault="00D94463" w14:paraId="14A3F51F" w14:textId="108B8253">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071" w:type="dxa"/>
          </w:tcPr>
          <w:p w:rsidRPr="00BB7D01" w:rsidR="00D94463" w:rsidP="00984273" w:rsidRDefault="00D94463" w14:paraId="70FF6041"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101C8E15"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328387D5" w14:textId="531366EB">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D94463" w:rsidP="00984273" w:rsidRDefault="00D94463" w14:paraId="7AFEC5CD" w14:textId="2A602B20">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1AF737FF"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192BE21E"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438E6061"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48144E04" w14:textId="77777777">
            <w:pPr>
              <w:spacing w:line="276" w:lineRule="auto"/>
              <w:ind w:left="0" w:firstLine="0"/>
              <w:rPr>
                <w:rFonts w:eastAsia="Times New Roman"/>
                <w:sz w:val="20"/>
                <w:szCs w:val="20"/>
                <w:lang w:eastAsia="en-GB"/>
              </w:rPr>
            </w:pPr>
          </w:p>
        </w:tc>
      </w:tr>
      <w:tr w:rsidRPr="00BB7D01" w:rsidR="00D94463" w:rsidTr="009D1E28" w14:paraId="401A58E1" w14:textId="77777777">
        <w:trPr>
          <w:trHeight w:val="239"/>
        </w:trPr>
        <w:tc>
          <w:tcPr>
            <w:tcW w:w="2974" w:type="dxa"/>
            <w:shd w:val="clear" w:color="auto" w:fill="auto"/>
          </w:tcPr>
          <w:p w:rsidR="00D94463" w:rsidP="00984273" w:rsidRDefault="00D94463" w14:paraId="37575F9D" w14:textId="466337BA">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071" w:type="dxa"/>
          </w:tcPr>
          <w:p w:rsidRPr="00BB7D01" w:rsidR="00D94463" w:rsidP="00984273" w:rsidRDefault="00D94463" w14:paraId="2DFBE899"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3416F1E6"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6F4AE6DC"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27876BC0"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113D78E6" w14:textId="675DB0E3">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7E53C25A" w14:textId="1057D7E6">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6E53FCBD"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2713DD37" w14:textId="77777777">
            <w:pPr>
              <w:spacing w:line="276" w:lineRule="auto"/>
              <w:ind w:left="0" w:firstLine="0"/>
              <w:rPr>
                <w:rFonts w:eastAsia="Times New Roman"/>
                <w:sz w:val="20"/>
                <w:szCs w:val="20"/>
                <w:lang w:eastAsia="en-GB"/>
              </w:rPr>
            </w:pPr>
          </w:p>
        </w:tc>
      </w:tr>
      <w:tr w:rsidRPr="00BB7D01" w:rsidR="00D94463" w:rsidTr="009D1E28" w14:paraId="592FBF39" w14:textId="77777777">
        <w:trPr>
          <w:trHeight w:val="239"/>
        </w:trPr>
        <w:tc>
          <w:tcPr>
            <w:tcW w:w="2974" w:type="dxa"/>
            <w:shd w:val="clear" w:color="auto" w:fill="auto"/>
          </w:tcPr>
          <w:p w:rsidR="00D94463" w:rsidP="00984273" w:rsidRDefault="00D94463" w14:paraId="4DD077AB" w14:textId="15024775">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071" w:type="dxa"/>
          </w:tcPr>
          <w:p w:rsidRPr="00BB7D01" w:rsidR="00D94463" w:rsidP="00984273" w:rsidRDefault="00D94463" w14:paraId="518BC358" w14:textId="77777777">
            <w:pPr>
              <w:spacing w:line="276" w:lineRule="auto"/>
              <w:ind w:left="0" w:firstLine="0"/>
              <w:rPr>
                <w:rFonts w:eastAsia="Times New Roman"/>
                <w:sz w:val="20"/>
                <w:szCs w:val="20"/>
                <w:lang w:eastAsia="en-GB"/>
              </w:rPr>
            </w:pPr>
          </w:p>
        </w:tc>
        <w:tc>
          <w:tcPr>
            <w:tcW w:w="1629" w:type="dxa"/>
          </w:tcPr>
          <w:p w:rsidRPr="00BB7D01" w:rsidR="00D94463" w:rsidP="00984273" w:rsidRDefault="00D94463" w14:paraId="79D1FA35"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0778AB09"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3B461B69"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0B966C41"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24C3BCAD"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042A0222" w14:textId="137C1020">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5AA07830" w14:textId="19834D15">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9D1E28" w14:paraId="1E85907E" w14:textId="77777777">
        <w:trPr>
          <w:trHeight w:val="239"/>
        </w:trPr>
        <w:tc>
          <w:tcPr>
            <w:tcW w:w="2974" w:type="dxa"/>
            <w:shd w:val="clear" w:color="auto" w:fill="auto"/>
          </w:tcPr>
          <w:p w:rsidRPr="00CF714E" w:rsidR="00BE1081" w:rsidP="00984273" w:rsidRDefault="00BE1081" w14:paraId="6E548E76" w14:textId="62AFF9B4">
            <w:pPr>
              <w:spacing w:line="276" w:lineRule="auto"/>
              <w:ind w:left="0" w:firstLine="0"/>
              <w:rPr>
                <w:rFonts w:eastAsia="Times New Roman"/>
                <w:sz w:val="20"/>
                <w:szCs w:val="20"/>
                <w:lang w:eastAsia="en-GB"/>
              </w:rPr>
            </w:pPr>
            <w:r>
              <w:rPr>
                <w:rFonts w:eastAsia="Times New Roman"/>
                <w:sz w:val="20"/>
                <w:szCs w:val="20"/>
                <w:lang w:eastAsia="en-GB"/>
              </w:rPr>
              <w:lastRenderedPageBreak/>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ever in </w:t>
            </w:r>
            <w:r w:rsidRPr="00CF714E">
              <w:rPr>
                <w:rFonts w:eastAsia="Times New Roman"/>
                <w:sz w:val="20"/>
                <w:szCs w:val="20"/>
                <w:lang w:eastAsia="en-GB"/>
              </w:rPr>
              <w:t>pregnancy</w:t>
            </w:r>
          </w:p>
        </w:tc>
        <w:tc>
          <w:tcPr>
            <w:tcW w:w="1071" w:type="dxa"/>
          </w:tcPr>
          <w:p w:rsidRPr="00BB7D01" w:rsidR="00BE1081" w:rsidP="00984273" w:rsidRDefault="00BE1081" w14:paraId="3CEA3F60" w14:textId="77777777">
            <w:pPr>
              <w:spacing w:line="276" w:lineRule="auto"/>
              <w:ind w:left="0" w:firstLine="0"/>
              <w:rPr>
                <w:rFonts w:eastAsia="Times New Roman"/>
                <w:sz w:val="20"/>
                <w:szCs w:val="20"/>
                <w:lang w:eastAsia="en-GB"/>
              </w:rPr>
            </w:pPr>
          </w:p>
        </w:tc>
        <w:tc>
          <w:tcPr>
            <w:tcW w:w="1629" w:type="dxa"/>
          </w:tcPr>
          <w:p w:rsidRPr="00BB7D01" w:rsidR="00BE1081" w:rsidP="00984273" w:rsidRDefault="00BE1081" w14:paraId="018E1F1E" w14:textId="77777777">
            <w:pPr>
              <w:spacing w:line="276" w:lineRule="auto"/>
              <w:ind w:left="0" w:firstLine="0"/>
              <w:rPr>
                <w:rFonts w:eastAsia="Times New Roman"/>
                <w:sz w:val="20"/>
                <w:szCs w:val="20"/>
                <w:lang w:eastAsia="en-GB"/>
              </w:rPr>
            </w:pPr>
          </w:p>
        </w:tc>
        <w:tc>
          <w:tcPr>
            <w:tcW w:w="1512" w:type="dxa"/>
          </w:tcPr>
          <w:p w:rsidRPr="00BB7D01" w:rsidR="00BE1081" w:rsidP="00984273" w:rsidRDefault="00BE1081" w14:paraId="444C8230" w14:textId="77777777">
            <w:pPr>
              <w:spacing w:line="276" w:lineRule="auto"/>
              <w:ind w:left="0" w:firstLine="0"/>
              <w:rPr>
                <w:rFonts w:eastAsia="Times New Roman"/>
                <w:sz w:val="20"/>
                <w:szCs w:val="20"/>
                <w:lang w:eastAsia="en-GB"/>
              </w:rPr>
            </w:pPr>
          </w:p>
        </w:tc>
        <w:tc>
          <w:tcPr>
            <w:tcW w:w="1755" w:type="dxa"/>
          </w:tcPr>
          <w:p w:rsidRPr="00BB7D01" w:rsidR="00BE1081" w:rsidP="00984273" w:rsidRDefault="00BE1081" w14:paraId="462B3F6F" w14:textId="77777777">
            <w:pPr>
              <w:spacing w:line="276" w:lineRule="auto"/>
              <w:ind w:left="0" w:firstLine="0"/>
              <w:rPr>
                <w:rFonts w:eastAsia="Times New Roman"/>
                <w:sz w:val="20"/>
                <w:szCs w:val="20"/>
                <w:lang w:eastAsia="en-GB"/>
              </w:rPr>
            </w:pPr>
          </w:p>
        </w:tc>
        <w:tc>
          <w:tcPr>
            <w:tcW w:w="1411" w:type="dxa"/>
          </w:tcPr>
          <w:p w:rsidRPr="00BB7D01" w:rsidR="00BE1081" w:rsidP="00984273" w:rsidRDefault="00BE1081" w14:paraId="042D5C05" w14:textId="77777777">
            <w:pPr>
              <w:spacing w:line="276" w:lineRule="auto"/>
              <w:ind w:left="0" w:firstLine="0"/>
              <w:rPr>
                <w:rFonts w:eastAsia="Times New Roman"/>
                <w:sz w:val="20"/>
                <w:szCs w:val="20"/>
                <w:lang w:eastAsia="en-GB"/>
              </w:rPr>
            </w:pPr>
          </w:p>
        </w:tc>
        <w:tc>
          <w:tcPr>
            <w:tcW w:w="1411" w:type="dxa"/>
          </w:tcPr>
          <w:p w:rsidRPr="00BB7D01" w:rsidR="00BE1081" w:rsidP="00984273" w:rsidRDefault="00BE1081" w14:paraId="5B2FE55C" w14:textId="77777777">
            <w:pPr>
              <w:spacing w:line="276" w:lineRule="auto"/>
              <w:ind w:left="0" w:firstLine="0"/>
              <w:rPr>
                <w:rFonts w:eastAsia="Times New Roman"/>
                <w:sz w:val="20"/>
                <w:szCs w:val="20"/>
                <w:lang w:eastAsia="en-GB"/>
              </w:rPr>
            </w:pPr>
          </w:p>
        </w:tc>
        <w:tc>
          <w:tcPr>
            <w:tcW w:w="1688" w:type="dxa"/>
          </w:tcPr>
          <w:p w:rsidR="00BE1081" w:rsidP="00984273" w:rsidRDefault="00BE1081" w14:paraId="577EE771" w14:textId="77777777">
            <w:pPr>
              <w:spacing w:line="276" w:lineRule="auto"/>
              <w:ind w:left="0" w:firstLine="0"/>
              <w:rPr>
                <w:rFonts w:eastAsia="Times New Roman"/>
                <w:sz w:val="20"/>
                <w:szCs w:val="20"/>
                <w:lang w:eastAsia="en-GB"/>
              </w:rPr>
            </w:pPr>
          </w:p>
        </w:tc>
        <w:tc>
          <w:tcPr>
            <w:tcW w:w="1688" w:type="dxa"/>
          </w:tcPr>
          <w:p w:rsidR="00BE1081" w:rsidP="00984273" w:rsidRDefault="00BE1081" w14:paraId="3A81BEE8" w14:textId="77777777">
            <w:pPr>
              <w:spacing w:line="276" w:lineRule="auto"/>
              <w:ind w:left="0" w:firstLine="0"/>
              <w:rPr>
                <w:rFonts w:eastAsia="Times New Roman"/>
                <w:sz w:val="20"/>
                <w:szCs w:val="20"/>
                <w:lang w:eastAsia="en-GB"/>
              </w:rPr>
            </w:pPr>
          </w:p>
        </w:tc>
      </w:tr>
      <w:tr w:rsidRPr="00BB7D01" w:rsidR="00BE1081" w:rsidTr="009D1E28" w14:paraId="2D9C1F31" w14:textId="77777777">
        <w:trPr>
          <w:trHeight w:val="239"/>
        </w:trPr>
        <w:tc>
          <w:tcPr>
            <w:tcW w:w="2974" w:type="dxa"/>
            <w:shd w:val="clear" w:color="auto" w:fill="auto"/>
          </w:tcPr>
          <w:p w:rsidRPr="00CF714E" w:rsidR="00BE1081" w:rsidP="00BE1081" w:rsidRDefault="00BE1081" w14:paraId="0504ECD2" w14:textId="5A0ADC83">
            <w:pPr>
              <w:spacing w:line="276" w:lineRule="auto"/>
              <w:ind w:left="0" w:firstLine="0"/>
              <w:rPr>
                <w:rFonts w:eastAsia="Times New Roman"/>
                <w:sz w:val="20"/>
                <w:szCs w:val="20"/>
                <w:lang w:eastAsia="en-GB"/>
              </w:rPr>
            </w:pPr>
            <w:r>
              <w:rPr>
                <w:rFonts w:eastAsia="Times New Roman"/>
                <w:b/>
                <w:sz w:val="20"/>
                <w:szCs w:val="20"/>
                <w:lang w:eastAsia="en-GB"/>
              </w:rPr>
              <w:t>Non-live birth</w:t>
            </w:r>
          </w:p>
        </w:tc>
        <w:tc>
          <w:tcPr>
            <w:tcW w:w="1071" w:type="dxa"/>
          </w:tcPr>
          <w:p w:rsidRPr="00BB7D01" w:rsidR="00BE1081" w:rsidP="00BE1081" w:rsidRDefault="00BE1081" w14:paraId="28FDECDD" w14:textId="77777777">
            <w:pPr>
              <w:spacing w:line="276" w:lineRule="auto"/>
              <w:ind w:left="0" w:firstLine="0"/>
              <w:rPr>
                <w:rFonts w:eastAsia="Times New Roman"/>
                <w:sz w:val="20"/>
                <w:szCs w:val="20"/>
                <w:lang w:eastAsia="en-GB"/>
              </w:rPr>
            </w:pPr>
          </w:p>
        </w:tc>
        <w:tc>
          <w:tcPr>
            <w:tcW w:w="1629" w:type="dxa"/>
          </w:tcPr>
          <w:p w:rsidRPr="00BB7D01" w:rsidR="00BE1081" w:rsidP="00BE1081" w:rsidRDefault="00BE1081" w14:paraId="30749315" w14:textId="77777777">
            <w:pPr>
              <w:spacing w:line="276" w:lineRule="auto"/>
              <w:ind w:left="0" w:firstLine="0"/>
              <w:rPr>
                <w:rFonts w:eastAsia="Times New Roman"/>
                <w:sz w:val="20"/>
                <w:szCs w:val="20"/>
                <w:lang w:eastAsia="en-GB"/>
              </w:rPr>
            </w:pPr>
          </w:p>
        </w:tc>
        <w:tc>
          <w:tcPr>
            <w:tcW w:w="1512" w:type="dxa"/>
          </w:tcPr>
          <w:p w:rsidRPr="00BB7D01" w:rsidR="00BE1081" w:rsidP="00BE1081" w:rsidRDefault="00BE1081" w14:paraId="033B5A55" w14:textId="77777777">
            <w:pPr>
              <w:spacing w:line="276" w:lineRule="auto"/>
              <w:ind w:left="0" w:firstLine="0"/>
              <w:rPr>
                <w:rFonts w:eastAsia="Times New Roman"/>
                <w:sz w:val="20"/>
                <w:szCs w:val="20"/>
                <w:lang w:eastAsia="en-GB"/>
              </w:rPr>
            </w:pPr>
          </w:p>
        </w:tc>
        <w:tc>
          <w:tcPr>
            <w:tcW w:w="1755" w:type="dxa"/>
          </w:tcPr>
          <w:p w:rsidRPr="00BB7D01" w:rsidR="00BE1081" w:rsidP="00BE1081" w:rsidRDefault="00BE1081" w14:paraId="17053038"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3D1796CF"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4D015219"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46B76D30"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05E497B1" w14:textId="77777777">
            <w:pPr>
              <w:spacing w:line="276" w:lineRule="auto"/>
              <w:ind w:left="0" w:firstLine="0"/>
              <w:rPr>
                <w:rFonts w:eastAsia="Times New Roman"/>
                <w:sz w:val="20"/>
                <w:szCs w:val="20"/>
                <w:lang w:eastAsia="en-GB"/>
              </w:rPr>
            </w:pPr>
          </w:p>
        </w:tc>
      </w:tr>
      <w:tr w:rsidRPr="00BB7D01" w:rsidR="00BE1081" w:rsidTr="009D1E28" w14:paraId="196A0950" w14:textId="77777777">
        <w:trPr>
          <w:trHeight w:val="239"/>
        </w:trPr>
        <w:tc>
          <w:tcPr>
            <w:tcW w:w="2974" w:type="dxa"/>
            <w:shd w:val="clear" w:color="auto" w:fill="auto"/>
          </w:tcPr>
          <w:p w:rsidRPr="00CF714E" w:rsidR="00BE1081" w:rsidP="00BE1081" w:rsidRDefault="00BE1081" w14:paraId="596575FD" w14:textId="1A27778E">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071" w:type="dxa"/>
          </w:tcPr>
          <w:p w:rsidRPr="00BB7D01" w:rsidR="00BE1081" w:rsidP="00BE1081" w:rsidRDefault="00BE1081" w14:paraId="246C46ED" w14:textId="77777777">
            <w:pPr>
              <w:spacing w:line="276" w:lineRule="auto"/>
              <w:ind w:left="0" w:firstLine="0"/>
              <w:rPr>
                <w:rFonts w:eastAsia="Times New Roman"/>
                <w:sz w:val="20"/>
                <w:szCs w:val="20"/>
                <w:lang w:eastAsia="en-GB"/>
              </w:rPr>
            </w:pPr>
          </w:p>
        </w:tc>
        <w:tc>
          <w:tcPr>
            <w:tcW w:w="1629" w:type="dxa"/>
          </w:tcPr>
          <w:p w:rsidRPr="00BB7D01" w:rsidR="00BE1081" w:rsidP="00BE1081" w:rsidRDefault="00BE1081" w14:paraId="68E9A7AB" w14:textId="77777777">
            <w:pPr>
              <w:spacing w:line="276" w:lineRule="auto"/>
              <w:ind w:left="0" w:firstLine="0"/>
              <w:rPr>
                <w:rFonts w:eastAsia="Times New Roman"/>
                <w:sz w:val="20"/>
                <w:szCs w:val="20"/>
                <w:lang w:eastAsia="en-GB"/>
              </w:rPr>
            </w:pPr>
          </w:p>
        </w:tc>
        <w:tc>
          <w:tcPr>
            <w:tcW w:w="1512" w:type="dxa"/>
          </w:tcPr>
          <w:p w:rsidRPr="00BB7D01" w:rsidR="00BE1081" w:rsidP="00BE1081" w:rsidRDefault="00BE1081" w14:paraId="66D24673" w14:textId="77224CB0">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BE1081" w:rsidP="00BE1081" w:rsidRDefault="00BE1081" w14:paraId="2BE5A93B" w14:textId="79E4EE6D">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BE1081" w:rsidP="00BE1081" w:rsidRDefault="00BE1081" w14:paraId="249A1527"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462A2F0B"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5B5B8379"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60CFA7ED" w14:textId="77777777">
            <w:pPr>
              <w:spacing w:line="276" w:lineRule="auto"/>
              <w:ind w:left="0" w:firstLine="0"/>
              <w:rPr>
                <w:rFonts w:eastAsia="Times New Roman"/>
                <w:sz w:val="20"/>
                <w:szCs w:val="20"/>
                <w:lang w:eastAsia="en-GB"/>
              </w:rPr>
            </w:pPr>
          </w:p>
        </w:tc>
      </w:tr>
      <w:tr w:rsidRPr="00BB7D01" w:rsidR="00BE1081" w:rsidTr="009D1E28" w14:paraId="121D824F" w14:textId="77777777">
        <w:trPr>
          <w:trHeight w:val="239"/>
        </w:trPr>
        <w:tc>
          <w:tcPr>
            <w:tcW w:w="2974" w:type="dxa"/>
            <w:shd w:val="clear" w:color="auto" w:fill="auto"/>
          </w:tcPr>
          <w:p w:rsidRPr="00CF714E" w:rsidR="00BE1081" w:rsidP="00BE1081" w:rsidRDefault="00BE1081" w14:paraId="13F41037" w14:textId="5E9BBA6A">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071" w:type="dxa"/>
          </w:tcPr>
          <w:p w:rsidRPr="00BB7D01" w:rsidR="00BE1081" w:rsidP="00BE1081" w:rsidRDefault="00BE1081" w14:paraId="151ED2C5" w14:textId="77777777">
            <w:pPr>
              <w:spacing w:line="276" w:lineRule="auto"/>
              <w:ind w:left="0" w:firstLine="0"/>
              <w:rPr>
                <w:rFonts w:eastAsia="Times New Roman"/>
                <w:sz w:val="20"/>
                <w:szCs w:val="20"/>
                <w:lang w:eastAsia="en-GB"/>
              </w:rPr>
            </w:pPr>
          </w:p>
        </w:tc>
        <w:tc>
          <w:tcPr>
            <w:tcW w:w="1629" w:type="dxa"/>
          </w:tcPr>
          <w:p w:rsidRPr="00BB7D01" w:rsidR="00BE1081" w:rsidP="00BE1081" w:rsidRDefault="00BE1081" w14:paraId="5A88794D" w14:textId="77777777">
            <w:pPr>
              <w:spacing w:line="276" w:lineRule="auto"/>
              <w:ind w:left="0" w:firstLine="0"/>
              <w:rPr>
                <w:rFonts w:eastAsia="Times New Roman"/>
                <w:sz w:val="20"/>
                <w:szCs w:val="20"/>
                <w:lang w:eastAsia="en-GB"/>
              </w:rPr>
            </w:pPr>
          </w:p>
        </w:tc>
        <w:tc>
          <w:tcPr>
            <w:tcW w:w="1512" w:type="dxa"/>
          </w:tcPr>
          <w:p w:rsidRPr="00BB7D01" w:rsidR="00BE1081" w:rsidP="00BE1081" w:rsidRDefault="00BE1081" w14:paraId="40A25F7B" w14:textId="77777777">
            <w:pPr>
              <w:spacing w:line="276" w:lineRule="auto"/>
              <w:ind w:left="0" w:firstLine="0"/>
              <w:rPr>
                <w:rFonts w:eastAsia="Times New Roman"/>
                <w:sz w:val="20"/>
                <w:szCs w:val="20"/>
                <w:lang w:eastAsia="en-GB"/>
              </w:rPr>
            </w:pPr>
          </w:p>
        </w:tc>
        <w:tc>
          <w:tcPr>
            <w:tcW w:w="1755" w:type="dxa"/>
          </w:tcPr>
          <w:p w:rsidRPr="00BB7D01" w:rsidR="00BE1081" w:rsidP="00BE1081" w:rsidRDefault="00BE1081" w14:paraId="3035C9BA"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1A88A875" w14:textId="174B673A">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BE1081" w:rsidP="00BE1081" w:rsidRDefault="00BE1081" w14:paraId="07B359B6" w14:textId="42C3D311">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00BE1081" w:rsidP="00BE1081" w:rsidRDefault="00BE1081" w14:paraId="0685605B"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45CE303E" w14:textId="77777777">
            <w:pPr>
              <w:spacing w:line="276" w:lineRule="auto"/>
              <w:ind w:left="0" w:firstLine="0"/>
              <w:rPr>
                <w:rFonts w:eastAsia="Times New Roman"/>
                <w:sz w:val="20"/>
                <w:szCs w:val="20"/>
                <w:lang w:eastAsia="en-GB"/>
              </w:rPr>
            </w:pPr>
          </w:p>
        </w:tc>
      </w:tr>
      <w:tr w:rsidRPr="00BB7D01" w:rsidR="00BE1081" w:rsidTr="00A736B0" w14:paraId="7D84BD70" w14:textId="77777777">
        <w:trPr>
          <w:trHeight w:val="239"/>
        </w:trPr>
        <w:tc>
          <w:tcPr>
            <w:tcW w:w="2974" w:type="dxa"/>
            <w:shd w:val="clear" w:color="auto" w:fill="auto"/>
          </w:tcPr>
          <w:p w:rsidR="00BE1081" w:rsidP="00BE1081" w:rsidRDefault="00BE1081" w14:paraId="17C7DC3B" w14:textId="6D851973">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071" w:type="dxa"/>
          </w:tcPr>
          <w:p w:rsidRPr="00BB7D01" w:rsidR="00BE1081" w:rsidP="00BE1081" w:rsidRDefault="00BE1081" w14:paraId="695873D6" w14:textId="77777777">
            <w:pPr>
              <w:spacing w:line="276" w:lineRule="auto"/>
              <w:ind w:left="0" w:firstLine="0"/>
              <w:rPr>
                <w:rFonts w:eastAsia="Times New Roman"/>
                <w:sz w:val="20"/>
                <w:szCs w:val="20"/>
                <w:lang w:eastAsia="en-GB"/>
              </w:rPr>
            </w:pPr>
          </w:p>
        </w:tc>
        <w:tc>
          <w:tcPr>
            <w:tcW w:w="1629" w:type="dxa"/>
          </w:tcPr>
          <w:p w:rsidRPr="00BB7D01" w:rsidR="00BE1081" w:rsidP="00BE1081" w:rsidRDefault="00BE1081" w14:paraId="0160BF9F" w14:textId="77777777">
            <w:pPr>
              <w:spacing w:line="276" w:lineRule="auto"/>
              <w:ind w:left="0" w:firstLine="0"/>
              <w:rPr>
                <w:rFonts w:eastAsia="Times New Roman"/>
                <w:sz w:val="20"/>
                <w:szCs w:val="20"/>
                <w:lang w:eastAsia="en-GB"/>
              </w:rPr>
            </w:pPr>
          </w:p>
        </w:tc>
        <w:tc>
          <w:tcPr>
            <w:tcW w:w="1512" w:type="dxa"/>
          </w:tcPr>
          <w:p w:rsidRPr="00BB7D01" w:rsidR="00BE1081" w:rsidP="00BE1081" w:rsidRDefault="00BE1081" w14:paraId="77A3F94C" w14:textId="77777777">
            <w:pPr>
              <w:spacing w:line="276" w:lineRule="auto"/>
              <w:ind w:left="0" w:firstLine="0"/>
              <w:rPr>
                <w:rFonts w:eastAsia="Times New Roman"/>
                <w:sz w:val="20"/>
                <w:szCs w:val="20"/>
                <w:lang w:eastAsia="en-GB"/>
              </w:rPr>
            </w:pPr>
          </w:p>
        </w:tc>
        <w:tc>
          <w:tcPr>
            <w:tcW w:w="1755" w:type="dxa"/>
          </w:tcPr>
          <w:p w:rsidRPr="00BB7D01" w:rsidR="00BE1081" w:rsidP="00BE1081" w:rsidRDefault="00BE1081" w14:paraId="689FBDD6"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5342AF68"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404FFB81" w14:textId="77777777">
            <w:pPr>
              <w:spacing w:line="276" w:lineRule="auto"/>
              <w:ind w:left="0" w:firstLine="0"/>
              <w:rPr>
                <w:rFonts w:eastAsia="Times New Roman"/>
                <w:sz w:val="20"/>
                <w:szCs w:val="20"/>
                <w:lang w:eastAsia="en-GB"/>
              </w:rPr>
            </w:pPr>
          </w:p>
        </w:tc>
        <w:tc>
          <w:tcPr>
            <w:tcW w:w="1688" w:type="dxa"/>
          </w:tcPr>
          <w:p w:rsidRPr="00BB7D01" w:rsidR="00BE1081" w:rsidP="00BE1081" w:rsidRDefault="00BE1081" w14:paraId="57704BB8" w14:textId="262E4EA9">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BE1081" w:rsidP="00BE1081" w:rsidRDefault="00BE1081" w14:paraId="0A15B31B" w14:textId="598C62DD">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A736B0" w14:paraId="60E95CB4" w14:textId="77777777">
        <w:trPr>
          <w:trHeight w:val="239"/>
        </w:trPr>
        <w:tc>
          <w:tcPr>
            <w:tcW w:w="2974" w:type="dxa"/>
            <w:shd w:val="clear" w:color="auto" w:fill="auto"/>
          </w:tcPr>
          <w:p w:rsidRPr="00CF714E" w:rsidR="00BE1081" w:rsidP="00BE1081" w:rsidRDefault="00BE1081" w14:paraId="603F97A3" w14:textId="23D682CF">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first trimester of </w:t>
            </w:r>
            <w:r w:rsidRPr="00CF714E">
              <w:rPr>
                <w:rFonts w:eastAsia="Times New Roman"/>
                <w:sz w:val="20"/>
                <w:szCs w:val="20"/>
                <w:lang w:eastAsia="en-GB"/>
              </w:rPr>
              <w:t>pregnancy</w:t>
            </w:r>
          </w:p>
        </w:tc>
        <w:tc>
          <w:tcPr>
            <w:tcW w:w="1071" w:type="dxa"/>
          </w:tcPr>
          <w:p w:rsidRPr="00BB7D01" w:rsidR="00BE1081" w:rsidP="00BE1081" w:rsidRDefault="00BE1081" w14:paraId="02A93DC8" w14:textId="77777777">
            <w:pPr>
              <w:spacing w:line="276" w:lineRule="auto"/>
              <w:ind w:left="0" w:firstLine="0"/>
              <w:rPr>
                <w:rFonts w:eastAsia="Times New Roman"/>
                <w:sz w:val="20"/>
                <w:szCs w:val="20"/>
                <w:lang w:eastAsia="en-GB"/>
              </w:rPr>
            </w:pPr>
          </w:p>
        </w:tc>
        <w:tc>
          <w:tcPr>
            <w:tcW w:w="1629" w:type="dxa"/>
          </w:tcPr>
          <w:p w:rsidRPr="00BB7D01" w:rsidR="00BE1081" w:rsidP="00BE1081" w:rsidRDefault="00BE1081" w14:paraId="31B3D4E9" w14:textId="77777777">
            <w:pPr>
              <w:spacing w:line="276" w:lineRule="auto"/>
              <w:ind w:left="0" w:firstLine="0"/>
              <w:rPr>
                <w:rFonts w:eastAsia="Times New Roman"/>
                <w:sz w:val="20"/>
                <w:szCs w:val="20"/>
                <w:lang w:eastAsia="en-GB"/>
              </w:rPr>
            </w:pPr>
          </w:p>
        </w:tc>
        <w:tc>
          <w:tcPr>
            <w:tcW w:w="1512" w:type="dxa"/>
          </w:tcPr>
          <w:p w:rsidRPr="00BB7D01" w:rsidR="00BE1081" w:rsidP="00BE1081" w:rsidRDefault="00BE1081" w14:paraId="5AFBAB6A" w14:textId="77777777">
            <w:pPr>
              <w:spacing w:line="276" w:lineRule="auto"/>
              <w:ind w:left="0" w:firstLine="0"/>
              <w:rPr>
                <w:rFonts w:eastAsia="Times New Roman"/>
                <w:sz w:val="20"/>
                <w:szCs w:val="20"/>
                <w:lang w:eastAsia="en-GB"/>
              </w:rPr>
            </w:pPr>
          </w:p>
        </w:tc>
        <w:tc>
          <w:tcPr>
            <w:tcW w:w="1755" w:type="dxa"/>
          </w:tcPr>
          <w:p w:rsidRPr="00BB7D01" w:rsidR="00BE1081" w:rsidP="00BE1081" w:rsidRDefault="00BE1081" w14:paraId="03EBD7E7"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09C67CF5" w14:textId="77777777">
            <w:pPr>
              <w:spacing w:line="276" w:lineRule="auto"/>
              <w:ind w:left="0" w:firstLine="0"/>
              <w:rPr>
                <w:rFonts w:eastAsia="Times New Roman"/>
                <w:sz w:val="20"/>
                <w:szCs w:val="20"/>
                <w:lang w:eastAsia="en-GB"/>
              </w:rPr>
            </w:pPr>
          </w:p>
        </w:tc>
        <w:tc>
          <w:tcPr>
            <w:tcW w:w="1411" w:type="dxa"/>
          </w:tcPr>
          <w:p w:rsidRPr="00BB7D01" w:rsidR="00BE1081" w:rsidP="00BE1081" w:rsidRDefault="00BE1081" w14:paraId="1EB473C9"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0BCAA304" w14:textId="77777777">
            <w:pPr>
              <w:spacing w:line="276" w:lineRule="auto"/>
              <w:ind w:left="0" w:firstLine="0"/>
              <w:rPr>
                <w:rFonts w:eastAsia="Times New Roman"/>
                <w:sz w:val="20"/>
                <w:szCs w:val="20"/>
                <w:lang w:eastAsia="en-GB"/>
              </w:rPr>
            </w:pPr>
          </w:p>
        </w:tc>
        <w:tc>
          <w:tcPr>
            <w:tcW w:w="1688" w:type="dxa"/>
          </w:tcPr>
          <w:p w:rsidR="00BE1081" w:rsidP="00BE1081" w:rsidRDefault="00BE1081" w14:paraId="77DC7E62" w14:textId="77777777">
            <w:pPr>
              <w:spacing w:line="276" w:lineRule="auto"/>
              <w:ind w:left="0" w:firstLine="0"/>
              <w:rPr>
                <w:rFonts w:eastAsia="Times New Roman"/>
                <w:sz w:val="20"/>
                <w:szCs w:val="20"/>
                <w:lang w:eastAsia="en-GB"/>
              </w:rPr>
            </w:pPr>
          </w:p>
        </w:tc>
      </w:tr>
    </w:tbl>
    <w:p w:rsidRPr="009D1E28" w:rsidR="009D1E28" w:rsidP="00984273" w:rsidRDefault="009D1E28" w14:paraId="670B0796" w14:textId="77777777">
      <w:pPr>
        <w:spacing w:line="276" w:lineRule="auto"/>
        <w:ind w:left="0" w:firstLine="0"/>
        <w:rPr>
          <w:b/>
        </w:rPr>
        <w:sectPr w:rsidRPr="009D1E28" w:rsidR="009D1E28" w:rsidSect="007A048D">
          <w:pgSz w:w="16838" w:h="11906" w:orient="landscape" w:code="9"/>
          <w:pgMar w:top="1440" w:right="1440" w:bottom="1440" w:left="1440" w:header="706" w:footer="706" w:gutter="0"/>
          <w:cols w:space="708"/>
          <w:docGrid w:linePitch="360"/>
        </w:sectPr>
      </w:pPr>
      <w:r w:rsidRPr="009D1E28">
        <w:rPr>
          <w:b/>
        </w:rPr>
        <w:t xml:space="preserve">*Point estimates for the above associations, stratified by migraine severity and migraine type at baseline, will be plotted in </w:t>
      </w:r>
      <w:r>
        <w:rPr>
          <w:b/>
        </w:rPr>
        <w:t>two</w:t>
      </w:r>
      <w:r w:rsidRPr="009D1E28">
        <w:rPr>
          <w:b/>
        </w:rPr>
        <w:t xml:space="preserve"> figure</w:t>
      </w:r>
      <w:r>
        <w:rPr>
          <w:b/>
        </w:rPr>
        <w:t>s</w:t>
      </w:r>
      <w:r w:rsidRPr="009D1E28">
        <w:rPr>
          <w:b/>
        </w:rPr>
        <w:t xml:space="preserve">. </w:t>
      </w:r>
    </w:p>
    <w:p w:rsidRPr="002B4B18" w:rsidR="00D94463" w:rsidP="00984273" w:rsidRDefault="00D94463" w14:paraId="5EB97FC3" w14:textId="5F9C24A0">
      <w:pPr>
        <w:spacing w:line="276" w:lineRule="auto"/>
        <w:ind w:left="0" w:firstLine="0"/>
        <w:rPr>
          <w:rFonts w:eastAsia="Times New Roman"/>
          <w:szCs w:val="20"/>
          <w:lang w:eastAsia="en-GB"/>
        </w:rPr>
      </w:pPr>
      <w:r w:rsidRPr="002B4B18">
        <w:rPr>
          <w:rFonts w:eastAsia="Times New Roman"/>
          <w:b/>
          <w:szCs w:val="20"/>
          <w:lang w:eastAsia="en-GB"/>
        </w:rPr>
        <w:lastRenderedPageBreak/>
        <w:t xml:space="preserve">Table shell </w:t>
      </w:r>
      <w:r w:rsidR="00E430B5">
        <w:rPr>
          <w:rFonts w:eastAsia="Times New Roman"/>
          <w:b/>
          <w:szCs w:val="20"/>
          <w:lang w:eastAsia="en-GB"/>
        </w:rPr>
        <w:t>7</w:t>
      </w:r>
      <w:r w:rsidRPr="002B4B18">
        <w:rPr>
          <w:rFonts w:eastAsia="Times New Roman"/>
          <w:szCs w:val="20"/>
          <w:lang w:eastAsia="en-GB"/>
        </w:rPr>
        <w:t xml:space="preserve">. </w:t>
      </w:r>
      <w:r>
        <w:rPr>
          <w:rFonts w:eastAsia="Times New Roman"/>
          <w:szCs w:val="20"/>
          <w:lang w:eastAsia="en-GB"/>
        </w:rPr>
        <w:t xml:space="preserve">Association between continued </w:t>
      </w:r>
      <w:proofErr w:type="spellStart"/>
      <w:r>
        <w:rPr>
          <w:rFonts w:eastAsia="Times New Roman"/>
          <w:szCs w:val="20"/>
          <w:lang w:eastAsia="en-GB"/>
        </w:rPr>
        <w:t>t</w:t>
      </w:r>
      <w:r w:rsidRPr="002B4B18">
        <w:rPr>
          <w:rFonts w:eastAsia="Times New Roman"/>
          <w:szCs w:val="20"/>
          <w:lang w:eastAsia="en-GB"/>
        </w:rPr>
        <w:t>riptan</w:t>
      </w:r>
      <w:proofErr w:type="spellEnd"/>
      <w:r w:rsidRPr="002B4B18">
        <w:rPr>
          <w:rFonts w:eastAsia="Times New Roman"/>
          <w:szCs w:val="20"/>
          <w:lang w:eastAsia="en-GB"/>
        </w:rPr>
        <w:t xml:space="preserve"> </w:t>
      </w:r>
      <w:r>
        <w:rPr>
          <w:rFonts w:eastAsia="Times New Roman"/>
          <w:szCs w:val="20"/>
          <w:lang w:eastAsia="en-GB"/>
        </w:rPr>
        <w:t xml:space="preserve">exposure and pregnancy continuous outcomes </w:t>
      </w:r>
      <w:r w:rsidRPr="002B4B18">
        <w:rPr>
          <w:rFonts w:eastAsia="Times New Roman"/>
          <w:szCs w:val="20"/>
          <w:lang w:eastAsia="en-GB"/>
        </w:rPr>
        <w:t xml:space="preserve">(N=xxx) </w:t>
      </w:r>
      <w:r w:rsidR="009D1E28">
        <w:rPr>
          <w:rFonts w:eastAsia="Times New Roman"/>
          <w:szCs w:val="20"/>
          <w:lang w:eastAsia="en-GB"/>
        </w:rPr>
        <w:t>*</w:t>
      </w:r>
    </w:p>
    <w:tbl>
      <w:tblPr>
        <w:tblStyle w:val="TableGrid"/>
        <w:tblW w:w="15139" w:type="dxa"/>
        <w:tblLook w:val="04A0" w:firstRow="1" w:lastRow="0" w:firstColumn="1" w:lastColumn="0" w:noHBand="0" w:noVBand="1"/>
      </w:tblPr>
      <w:tblGrid>
        <w:gridCol w:w="2974"/>
        <w:gridCol w:w="1250"/>
        <w:gridCol w:w="1450"/>
        <w:gridCol w:w="1512"/>
        <w:gridCol w:w="1755"/>
        <w:gridCol w:w="1411"/>
        <w:gridCol w:w="1613"/>
        <w:gridCol w:w="1486"/>
        <w:gridCol w:w="1688"/>
      </w:tblGrid>
      <w:tr w:rsidRPr="00BB7D01" w:rsidR="00D94463" w:rsidTr="00D94463" w14:paraId="0D4643FB" w14:textId="77777777">
        <w:trPr>
          <w:trHeight w:val="529"/>
          <w:tblHeader/>
        </w:trPr>
        <w:tc>
          <w:tcPr>
            <w:tcW w:w="2974" w:type="dxa"/>
            <w:shd w:val="clear" w:color="auto" w:fill="F2F2F2" w:themeFill="background1" w:themeFillShade="F2"/>
          </w:tcPr>
          <w:p w:rsidRPr="00BB7D01" w:rsidR="00D94463" w:rsidP="00984273" w:rsidRDefault="00D94463" w14:paraId="0D673FCC" w14:textId="61588E6C">
            <w:pPr>
              <w:spacing w:line="276" w:lineRule="auto"/>
              <w:ind w:left="0" w:firstLine="0"/>
              <w:rPr>
                <w:rFonts w:eastAsia="Times New Roman"/>
                <w:b/>
                <w:sz w:val="20"/>
                <w:szCs w:val="20"/>
                <w:lang w:eastAsia="en-GB"/>
              </w:rPr>
            </w:pPr>
          </w:p>
        </w:tc>
        <w:tc>
          <w:tcPr>
            <w:tcW w:w="1250" w:type="dxa"/>
            <w:shd w:val="clear" w:color="auto" w:fill="F2F2F2" w:themeFill="background1" w:themeFillShade="F2"/>
          </w:tcPr>
          <w:p w:rsidR="00D94463" w:rsidP="00984273" w:rsidRDefault="00D94463" w14:paraId="4D07346C"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Total</w:t>
            </w:r>
          </w:p>
          <w:p w:rsidRPr="00BB7D01" w:rsidR="00D94463" w:rsidP="00984273" w:rsidRDefault="00D94463" w14:paraId="2872FFBB"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w:t>
            </w:r>
          </w:p>
        </w:tc>
        <w:tc>
          <w:tcPr>
            <w:tcW w:w="1450" w:type="dxa"/>
            <w:shd w:val="clear" w:color="auto" w:fill="F2F2F2" w:themeFill="background1" w:themeFillShade="F2"/>
          </w:tcPr>
          <w:p w:rsidRPr="00BB7D01" w:rsidR="00D94463" w:rsidP="00984273" w:rsidRDefault="00D94463" w14:paraId="73C1B690" w14:textId="38FCD057">
            <w:pPr>
              <w:spacing w:line="276" w:lineRule="auto"/>
              <w:ind w:left="0" w:firstLine="0"/>
              <w:jc w:val="left"/>
              <w:rPr>
                <w:rFonts w:eastAsia="Times New Roman"/>
                <w:b/>
                <w:sz w:val="20"/>
                <w:szCs w:val="20"/>
                <w:lang w:eastAsia="en-GB"/>
              </w:rPr>
            </w:pPr>
            <w:r>
              <w:rPr>
                <w:rFonts w:eastAsia="Times New Roman"/>
                <w:b/>
                <w:sz w:val="20"/>
                <w:szCs w:val="20"/>
                <w:lang w:eastAsia="en-GB"/>
              </w:rPr>
              <w:t>Mean gestation and SD</w:t>
            </w:r>
          </w:p>
        </w:tc>
        <w:tc>
          <w:tcPr>
            <w:tcW w:w="1512" w:type="dxa"/>
            <w:shd w:val="clear" w:color="auto" w:fill="F2F2F2" w:themeFill="background1" w:themeFillShade="F2"/>
          </w:tcPr>
          <w:p w:rsidRPr="00BB7D01" w:rsidR="00D94463" w:rsidP="00984273" w:rsidRDefault="00D94463" w14:paraId="6985B775" w14:textId="041893E1">
            <w:pPr>
              <w:spacing w:line="276" w:lineRule="auto"/>
              <w:ind w:left="0" w:firstLine="0"/>
              <w:jc w:val="left"/>
              <w:rPr>
                <w:rFonts w:eastAsia="Times New Roman"/>
                <w:b/>
                <w:sz w:val="20"/>
                <w:szCs w:val="20"/>
                <w:lang w:eastAsia="en-GB"/>
              </w:rPr>
            </w:pPr>
            <w:r>
              <w:rPr>
                <w:rFonts w:eastAsia="Times New Roman"/>
                <w:b/>
                <w:sz w:val="20"/>
                <w:szCs w:val="20"/>
                <w:lang w:eastAsia="en-GB"/>
              </w:rPr>
              <w:t>Crude mean difference with 95% CI</w:t>
            </w:r>
          </w:p>
        </w:tc>
        <w:tc>
          <w:tcPr>
            <w:tcW w:w="1755" w:type="dxa"/>
            <w:shd w:val="clear" w:color="auto" w:fill="F2F2F2" w:themeFill="background1" w:themeFillShade="F2"/>
          </w:tcPr>
          <w:p w:rsidRPr="00BB7D01" w:rsidR="00D94463" w:rsidP="00984273" w:rsidRDefault="00D94463" w14:paraId="49DBFB2A" w14:textId="1A3E258D">
            <w:pPr>
              <w:spacing w:line="276" w:lineRule="auto"/>
              <w:ind w:left="0" w:firstLine="0"/>
              <w:jc w:val="left"/>
              <w:rPr>
                <w:rFonts w:eastAsia="Times New Roman"/>
                <w:b/>
                <w:sz w:val="20"/>
                <w:szCs w:val="20"/>
                <w:lang w:eastAsia="en-GB"/>
              </w:rPr>
            </w:pPr>
            <w:r>
              <w:rPr>
                <w:rFonts w:eastAsia="Times New Roman"/>
                <w:b/>
                <w:sz w:val="20"/>
                <w:szCs w:val="20"/>
                <w:lang w:eastAsia="en-GB"/>
              </w:rPr>
              <w:t>Weighted mean difference with 95% CI</w:t>
            </w:r>
          </w:p>
        </w:tc>
        <w:tc>
          <w:tcPr>
            <w:tcW w:w="1411" w:type="dxa"/>
            <w:shd w:val="clear" w:color="auto" w:fill="F2F2F2" w:themeFill="background1" w:themeFillShade="F2"/>
          </w:tcPr>
          <w:p w:rsidR="00D94463" w:rsidP="00984273" w:rsidRDefault="00D94463" w14:paraId="173F572C" w14:textId="18445EFF">
            <w:pPr>
              <w:spacing w:line="276" w:lineRule="auto"/>
              <w:ind w:left="0" w:firstLine="0"/>
              <w:rPr>
                <w:rFonts w:eastAsia="Times New Roman"/>
                <w:b/>
                <w:sz w:val="20"/>
                <w:szCs w:val="20"/>
                <w:lang w:eastAsia="en-GB"/>
              </w:rPr>
            </w:pPr>
            <w:r>
              <w:rPr>
                <w:rFonts w:eastAsia="Times New Roman"/>
                <w:b/>
                <w:sz w:val="20"/>
                <w:szCs w:val="20"/>
                <w:lang w:eastAsia="en-GB"/>
              </w:rPr>
              <w:t>Crude mean difference with 95% CI</w:t>
            </w:r>
          </w:p>
        </w:tc>
        <w:tc>
          <w:tcPr>
            <w:tcW w:w="1613" w:type="dxa"/>
            <w:shd w:val="clear" w:color="auto" w:fill="F2F2F2" w:themeFill="background1" w:themeFillShade="F2"/>
          </w:tcPr>
          <w:p w:rsidR="00D94463" w:rsidP="00984273" w:rsidRDefault="00D94463" w14:paraId="73FFEF73" w14:textId="282990EE">
            <w:pPr>
              <w:spacing w:line="276" w:lineRule="auto"/>
              <w:ind w:left="0" w:firstLine="0"/>
              <w:rPr>
                <w:rFonts w:eastAsia="Times New Roman"/>
                <w:b/>
                <w:sz w:val="20"/>
                <w:szCs w:val="20"/>
                <w:lang w:eastAsia="en-GB"/>
              </w:rPr>
            </w:pPr>
            <w:r>
              <w:rPr>
                <w:rFonts w:eastAsia="Times New Roman"/>
                <w:b/>
                <w:sz w:val="20"/>
                <w:szCs w:val="20"/>
                <w:lang w:eastAsia="en-GB"/>
              </w:rPr>
              <w:t>Weighted mean difference with 95% CI</w:t>
            </w:r>
          </w:p>
        </w:tc>
        <w:tc>
          <w:tcPr>
            <w:tcW w:w="1486" w:type="dxa"/>
            <w:shd w:val="clear" w:color="auto" w:fill="F2F2F2" w:themeFill="background1" w:themeFillShade="F2"/>
          </w:tcPr>
          <w:p w:rsidRPr="00BB7D01" w:rsidR="00D94463" w:rsidP="00984273" w:rsidRDefault="00D94463" w14:paraId="3C91FF05" w14:textId="49F9DA55">
            <w:pPr>
              <w:spacing w:line="276" w:lineRule="auto"/>
              <w:ind w:left="0" w:firstLine="0"/>
              <w:rPr>
                <w:rFonts w:eastAsia="Times New Roman"/>
                <w:b/>
                <w:sz w:val="20"/>
                <w:szCs w:val="20"/>
                <w:lang w:eastAsia="en-GB"/>
              </w:rPr>
            </w:pPr>
            <w:r>
              <w:rPr>
                <w:rFonts w:eastAsia="Times New Roman"/>
                <w:b/>
                <w:sz w:val="20"/>
                <w:szCs w:val="20"/>
                <w:lang w:eastAsia="en-GB"/>
              </w:rPr>
              <w:t>Crude mean difference with 95% CI</w:t>
            </w:r>
          </w:p>
        </w:tc>
        <w:tc>
          <w:tcPr>
            <w:tcW w:w="1688" w:type="dxa"/>
            <w:shd w:val="clear" w:color="auto" w:fill="F2F2F2" w:themeFill="background1" w:themeFillShade="F2"/>
          </w:tcPr>
          <w:p w:rsidR="00D94463" w:rsidP="00984273" w:rsidRDefault="00D94463" w14:paraId="47F1408D" w14:textId="64EF891C">
            <w:pPr>
              <w:spacing w:line="276" w:lineRule="auto"/>
              <w:ind w:left="0" w:firstLine="0"/>
              <w:rPr>
                <w:rFonts w:eastAsia="Times New Roman"/>
                <w:b/>
                <w:sz w:val="20"/>
                <w:szCs w:val="20"/>
                <w:lang w:eastAsia="en-GB"/>
              </w:rPr>
            </w:pPr>
            <w:r>
              <w:rPr>
                <w:rFonts w:eastAsia="Times New Roman"/>
                <w:b/>
                <w:sz w:val="20"/>
                <w:szCs w:val="20"/>
                <w:lang w:eastAsia="en-GB"/>
              </w:rPr>
              <w:t>Weighted mean difference with 95% CI</w:t>
            </w:r>
          </w:p>
        </w:tc>
      </w:tr>
      <w:tr w:rsidRPr="00BB7D01" w:rsidR="00D94463" w:rsidTr="00D94463" w14:paraId="43AC99F1" w14:textId="77777777">
        <w:trPr>
          <w:trHeight w:val="239"/>
        </w:trPr>
        <w:tc>
          <w:tcPr>
            <w:tcW w:w="2974" w:type="dxa"/>
          </w:tcPr>
          <w:p w:rsidRPr="00D94463" w:rsidR="00D94463" w:rsidP="00984273" w:rsidRDefault="00D94463" w14:paraId="5BAAB718" w14:textId="400023C6">
            <w:pPr>
              <w:spacing w:line="276" w:lineRule="auto"/>
              <w:ind w:left="0" w:firstLine="0"/>
              <w:rPr>
                <w:rFonts w:eastAsia="Times New Roman"/>
                <w:b/>
                <w:sz w:val="20"/>
                <w:szCs w:val="20"/>
                <w:lang w:eastAsia="en-GB"/>
              </w:rPr>
            </w:pPr>
            <w:r>
              <w:rPr>
                <w:rFonts w:eastAsia="Times New Roman"/>
                <w:b/>
                <w:sz w:val="20"/>
                <w:szCs w:val="20"/>
                <w:lang w:eastAsia="en-GB"/>
              </w:rPr>
              <w:t>Gestational age (in days)</w:t>
            </w:r>
          </w:p>
        </w:tc>
        <w:tc>
          <w:tcPr>
            <w:tcW w:w="1250" w:type="dxa"/>
          </w:tcPr>
          <w:p w:rsidRPr="00BB7D01" w:rsidR="00D94463" w:rsidP="00984273" w:rsidRDefault="00D94463" w14:paraId="3F3EF56D"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6D5A2B0A" w14:textId="77777777">
            <w:pPr>
              <w:spacing w:line="276" w:lineRule="auto"/>
              <w:ind w:left="0" w:firstLine="0"/>
              <w:rPr>
                <w:rFonts w:eastAsia="Times New Roman"/>
                <w:sz w:val="20"/>
                <w:szCs w:val="20"/>
                <w:lang w:eastAsia="en-GB"/>
              </w:rPr>
            </w:pPr>
          </w:p>
        </w:tc>
        <w:tc>
          <w:tcPr>
            <w:tcW w:w="1512" w:type="dxa"/>
          </w:tcPr>
          <w:p w:rsidR="00D94463" w:rsidP="00984273" w:rsidRDefault="00D94463" w14:paraId="373213AC" w14:textId="77777777">
            <w:pPr>
              <w:spacing w:line="276" w:lineRule="auto"/>
              <w:ind w:left="0" w:firstLine="0"/>
              <w:rPr>
                <w:rFonts w:eastAsia="Times New Roman"/>
                <w:sz w:val="20"/>
                <w:szCs w:val="20"/>
                <w:lang w:eastAsia="en-GB"/>
              </w:rPr>
            </w:pPr>
          </w:p>
        </w:tc>
        <w:tc>
          <w:tcPr>
            <w:tcW w:w="1755" w:type="dxa"/>
          </w:tcPr>
          <w:p w:rsidR="00D94463" w:rsidP="00984273" w:rsidRDefault="00D94463" w14:paraId="17297CD6"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2DA6DEEE"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75C32B59"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5B62DBD5"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7A9866CC" w14:textId="77777777">
            <w:pPr>
              <w:spacing w:line="276" w:lineRule="auto"/>
              <w:ind w:left="0" w:firstLine="0"/>
              <w:rPr>
                <w:rFonts w:eastAsia="Times New Roman"/>
                <w:sz w:val="20"/>
                <w:szCs w:val="20"/>
                <w:lang w:eastAsia="en-GB"/>
              </w:rPr>
            </w:pPr>
          </w:p>
        </w:tc>
      </w:tr>
      <w:tr w:rsidRPr="00BB7D01" w:rsidR="00D94463" w:rsidTr="00D94463" w14:paraId="18DCC73C" w14:textId="77777777">
        <w:trPr>
          <w:trHeight w:val="239"/>
        </w:trPr>
        <w:tc>
          <w:tcPr>
            <w:tcW w:w="2974" w:type="dxa"/>
          </w:tcPr>
          <w:p w:rsidRPr="00CF714E" w:rsidR="00D94463" w:rsidP="00984273" w:rsidRDefault="00D94463" w14:paraId="4F9A99E0"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250" w:type="dxa"/>
          </w:tcPr>
          <w:p w:rsidRPr="00BB7D01" w:rsidR="00D94463" w:rsidP="00984273" w:rsidRDefault="00D94463" w14:paraId="790E12B8"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2BF10FB6"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59F47E20"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D94463" w:rsidP="00984273" w:rsidRDefault="00D94463" w14:paraId="139776A2"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34AED2A2"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31D36A04"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1696FB24"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92D45D5" w14:textId="77777777">
            <w:pPr>
              <w:spacing w:line="276" w:lineRule="auto"/>
              <w:ind w:left="0" w:firstLine="0"/>
              <w:rPr>
                <w:rFonts w:eastAsia="Times New Roman"/>
                <w:sz w:val="20"/>
                <w:szCs w:val="20"/>
                <w:lang w:eastAsia="en-GB"/>
              </w:rPr>
            </w:pPr>
          </w:p>
        </w:tc>
      </w:tr>
      <w:tr w:rsidRPr="00BB7D01" w:rsidR="00D94463" w:rsidTr="00D94463" w14:paraId="1017097D" w14:textId="77777777">
        <w:trPr>
          <w:trHeight w:val="239"/>
        </w:trPr>
        <w:tc>
          <w:tcPr>
            <w:tcW w:w="2974" w:type="dxa"/>
          </w:tcPr>
          <w:p w:rsidRPr="00CF714E" w:rsidR="00D94463" w:rsidP="00984273" w:rsidRDefault="00D94463" w14:paraId="68D40DE1"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250" w:type="dxa"/>
          </w:tcPr>
          <w:p w:rsidRPr="00BB7D01" w:rsidR="00D94463" w:rsidP="00984273" w:rsidRDefault="00D94463" w14:paraId="2A255CB6"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76628223"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3C27789E"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514B21A2"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4A5634B1"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13" w:type="dxa"/>
          </w:tcPr>
          <w:p w:rsidRPr="00BB7D01" w:rsidR="00D94463" w:rsidP="00984273" w:rsidRDefault="00D94463" w14:paraId="68305944"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86" w:type="dxa"/>
          </w:tcPr>
          <w:p w:rsidRPr="00BB7D01" w:rsidR="00D94463" w:rsidP="00984273" w:rsidRDefault="00D94463" w14:paraId="21DD8648"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4A75464E" w14:textId="77777777">
            <w:pPr>
              <w:spacing w:line="276" w:lineRule="auto"/>
              <w:ind w:left="0" w:firstLine="0"/>
              <w:rPr>
                <w:rFonts w:eastAsia="Times New Roman"/>
                <w:sz w:val="20"/>
                <w:szCs w:val="20"/>
                <w:lang w:eastAsia="en-GB"/>
              </w:rPr>
            </w:pPr>
          </w:p>
        </w:tc>
      </w:tr>
      <w:tr w:rsidRPr="00BB7D01" w:rsidR="00D94463" w:rsidTr="00D94463" w14:paraId="23C3DCDE" w14:textId="77777777">
        <w:trPr>
          <w:trHeight w:val="232"/>
        </w:trPr>
        <w:tc>
          <w:tcPr>
            <w:tcW w:w="2974" w:type="dxa"/>
          </w:tcPr>
          <w:p w:rsidRPr="00CF714E" w:rsidR="00D94463" w:rsidP="00984273" w:rsidRDefault="00D94463" w14:paraId="5ED3AA25"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250" w:type="dxa"/>
          </w:tcPr>
          <w:p w:rsidRPr="00BB7D01" w:rsidR="00D94463" w:rsidP="00984273" w:rsidRDefault="00D94463" w14:paraId="79332DF2"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3B769B52"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50315CC0"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10C001ED"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3116A236"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4C59C589"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2AFC0365"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211AFF60"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D94463" w:rsidTr="00D94463" w14:paraId="495D8BAA" w14:textId="77777777">
        <w:trPr>
          <w:trHeight w:val="239"/>
        </w:trPr>
        <w:tc>
          <w:tcPr>
            <w:tcW w:w="2974" w:type="dxa"/>
            <w:shd w:val="clear" w:color="auto" w:fill="auto"/>
            <w:vAlign w:val="center"/>
          </w:tcPr>
          <w:p w:rsidRPr="00BB7D01" w:rsidR="00D94463" w:rsidP="00984273" w:rsidRDefault="00D94463" w14:paraId="2BFD0611"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ever in </w:t>
            </w:r>
            <w:r w:rsidRPr="00CF714E">
              <w:rPr>
                <w:rFonts w:eastAsia="Times New Roman"/>
                <w:sz w:val="20"/>
                <w:szCs w:val="20"/>
                <w:lang w:eastAsia="en-GB"/>
              </w:rPr>
              <w:t>pregnancy</w:t>
            </w:r>
          </w:p>
        </w:tc>
        <w:tc>
          <w:tcPr>
            <w:tcW w:w="1250" w:type="dxa"/>
          </w:tcPr>
          <w:p w:rsidRPr="00BB7D01" w:rsidR="00D94463" w:rsidP="00984273" w:rsidRDefault="00D94463" w14:paraId="24DE96B7"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0A48AA79"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20C09C15"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183086FB"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18B70B40"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41375557"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02D1C233"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4413DEF7" w14:textId="77777777">
            <w:pPr>
              <w:spacing w:line="276" w:lineRule="auto"/>
              <w:ind w:left="0" w:firstLine="0"/>
              <w:rPr>
                <w:rFonts w:eastAsia="Times New Roman"/>
                <w:sz w:val="20"/>
                <w:szCs w:val="20"/>
                <w:lang w:eastAsia="en-GB"/>
              </w:rPr>
            </w:pPr>
          </w:p>
        </w:tc>
      </w:tr>
      <w:tr w:rsidRPr="00BB7D01" w:rsidR="00D94463" w:rsidTr="00D94463" w14:paraId="7775BFEC" w14:textId="77777777">
        <w:trPr>
          <w:trHeight w:val="239"/>
        </w:trPr>
        <w:tc>
          <w:tcPr>
            <w:tcW w:w="2974" w:type="dxa"/>
            <w:shd w:val="clear" w:color="auto" w:fill="auto"/>
          </w:tcPr>
          <w:p w:rsidR="00D94463" w:rsidP="00984273" w:rsidRDefault="00D94463" w14:paraId="62EA98DE" w14:textId="3BA787BB">
            <w:pPr>
              <w:spacing w:line="276" w:lineRule="auto"/>
              <w:ind w:left="0" w:firstLine="0"/>
              <w:rPr>
                <w:rFonts w:eastAsia="Times New Roman"/>
                <w:sz w:val="20"/>
                <w:szCs w:val="20"/>
                <w:lang w:eastAsia="en-GB"/>
              </w:rPr>
            </w:pPr>
            <w:r>
              <w:rPr>
                <w:rFonts w:eastAsia="Times New Roman"/>
                <w:b/>
                <w:sz w:val="20"/>
                <w:szCs w:val="20"/>
                <w:lang w:eastAsia="en-GB"/>
              </w:rPr>
              <w:t>Birth weight (in grams)</w:t>
            </w:r>
          </w:p>
        </w:tc>
        <w:tc>
          <w:tcPr>
            <w:tcW w:w="1250" w:type="dxa"/>
          </w:tcPr>
          <w:p w:rsidRPr="00BB7D01" w:rsidR="00D94463" w:rsidP="00984273" w:rsidRDefault="00D94463" w14:paraId="5CF7761B"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1C7AD482"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2F374BE1"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7766C99B"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3D513B77"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70631D51"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2568AB82"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3B88501A" w14:textId="77777777">
            <w:pPr>
              <w:spacing w:line="276" w:lineRule="auto"/>
              <w:ind w:left="0" w:firstLine="0"/>
              <w:rPr>
                <w:rFonts w:eastAsia="Times New Roman"/>
                <w:sz w:val="20"/>
                <w:szCs w:val="20"/>
                <w:lang w:eastAsia="en-GB"/>
              </w:rPr>
            </w:pPr>
          </w:p>
        </w:tc>
      </w:tr>
      <w:tr w:rsidRPr="00BB7D01" w:rsidR="00D94463" w:rsidTr="00D94463" w14:paraId="715DE73D" w14:textId="77777777">
        <w:trPr>
          <w:trHeight w:val="239"/>
        </w:trPr>
        <w:tc>
          <w:tcPr>
            <w:tcW w:w="2974" w:type="dxa"/>
            <w:shd w:val="clear" w:color="auto" w:fill="auto"/>
          </w:tcPr>
          <w:p w:rsidR="00D94463" w:rsidP="00984273" w:rsidRDefault="00D94463" w14:paraId="7B50AFB3"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Unexposed, population comparison group</w:t>
            </w:r>
            <w:r>
              <w:rPr>
                <w:rFonts w:eastAsia="Times New Roman"/>
                <w:sz w:val="20"/>
                <w:szCs w:val="20"/>
                <w:lang w:eastAsia="en-GB"/>
              </w:rPr>
              <w:t xml:space="preserve"> </w:t>
            </w:r>
          </w:p>
        </w:tc>
        <w:tc>
          <w:tcPr>
            <w:tcW w:w="1250" w:type="dxa"/>
          </w:tcPr>
          <w:p w:rsidRPr="00BB7D01" w:rsidR="00D94463" w:rsidP="00984273" w:rsidRDefault="00D94463" w14:paraId="617166AD"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567CF667"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1305BB6A"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755" w:type="dxa"/>
          </w:tcPr>
          <w:p w:rsidRPr="00BB7D01" w:rsidR="00D94463" w:rsidP="00984273" w:rsidRDefault="00D94463" w14:paraId="5DF39DDC"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11" w:type="dxa"/>
          </w:tcPr>
          <w:p w:rsidRPr="00BB7D01" w:rsidR="00D94463" w:rsidP="00984273" w:rsidRDefault="00D94463" w14:paraId="65FBDE48"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0A8B5670"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1E7FB7D8"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24BC92F1" w14:textId="77777777">
            <w:pPr>
              <w:spacing w:line="276" w:lineRule="auto"/>
              <w:ind w:left="0" w:firstLine="0"/>
              <w:rPr>
                <w:rFonts w:eastAsia="Times New Roman"/>
                <w:sz w:val="20"/>
                <w:szCs w:val="20"/>
                <w:lang w:eastAsia="en-GB"/>
              </w:rPr>
            </w:pPr>
          </w:p>
        </w:tc>
      </w:tr>
      <w:tr w:rsidRPr="00BB7D01" w:rsidR="00D94463" w:rsidTr="00D94463" w14:paraId="430FC284" w14:textId="77777777">
        <w:trPr>
          <w:trHeight w:val="239"/>
        </w:trPr>
        <w:tc>
          <w:tcPr>
            <w:tcW w:w="2974" w:type="dxa"/>
            <w:shd w:val="clear" w:color="auto" w:fill="auto"/>
          </w:tcPr>
          <w:p w:rsidR="00D94463" w:rsidP="00984273" w:rsidRDefault="00D94463" w14:paraId="3A7CF823"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Unex</w:t>
            </w:r>
            <w:r>
              <w:rPr>
                <w:rFonts w:eastAsia="Times New Roman"/>
                <w:sz w:val="20"/>
                <w:szCs w:val="20"/>
                <w:lang w:eastAsia="en-GB"/>
              </w:rPr>
              <w:t>posed, migraine comparison group</w:t>
            </w:r>
          </w:p>
        </w:tc>
        <w:tc>
          <w:tcPr>
            <w:tcW w:w="1250" w:type="dxa"/>
          </w:tcPr>
          <w:p w:rsidRPr="00BB7D01" w:rsidR="00D94463" w:rsidP="00984273" w:rsidRDefault="00D94463" w14:paraId="67481C9F"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547EEBA8"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24237B74"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0043C871"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436D4C7A"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13" w:type="dxa"/>
          </w:tcPr>
          <w:p w:rsidRPr="00BB7D01" w:rsidR="00D94463" w:rsidP="00984273" w:rsidRDefault="00D94463" w14:paraId="531BAB5A"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486" w:type="dxa"/>
          </w:tcPr>
          <w:p w:rsidRPr="00BB7D01" w:rsidR="00D94463" w:rsidP="00984273" w:rsidRDefault="00D94463" w14:paraId="67898B69"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22B634AE" w14:textId="77777777">
            <w:pPr>
              <w:spacing w:line="276" w:lineRule="auto"/>
              <w:ind w:left="0" w:firstLine="0"/>
              <w:rPr>
                <w:rFonts w:eastAsia="Times New Roman"/>
                <w:sz w:val="20"/>
                <w:szCs w:val="20"/>
                <w:lang w:eastAsia="en-GB"/>
              </w:rPr>
            </w:pPr>
          </w:p>
        </w:tc>
      </w:tr>
      <w:tr w:rsidRPr="00BB7D01" w:rsidR="00D94463" w:rsidTr="00D94463" w14:paraId="1760CCDA" w14:textId="77777777">
        <w:trPr>
          <w:trHeight w:val="239"/>
        </w:trPr>
        <w:tc>
          <w:tcPr>
            <w:tcW w:w="2974" w:type="dxa"/>
            <w:shd w:val="clear" w:color="auto" w:fill="auto"/>
          </w:tcPr>
          <w:p w:rsidR="00D94463" w:rsidP="00984273" w:rsidRDefault="00D94463" w14:paraId="4EA60A7C"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1250" w:type="dxa"/>
          </w:tcPr>
          <w:p w:rsidRPr="00BB7D01" w:rsidR="00D94463" w:rsidP="00984273" w:rsidRDefault="00D94463" w14:paraId="52ED0A4B"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6AB0B184"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1796FFBB"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16DD5631"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4440648D"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755E4B63"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3D7F10D2"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c>
          <w:tcPr>
            <w:tcW w:w="1688" w:type="dxa"/>
          </w:tcPr>
          <w:p w:rsidRPr="00BB7D01" w:rsidR="00D94463" w:rsidP="00984273" w:rsidRDefault="00D94463" w14:paraId="4EB52BDE" w14:textId="77777777">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D94463" w:rsidTr="00D94463" w14:paraId="1EA44A37" w14:textId="77777777">
        <w:trPr>
          <w:trHeight w:val="239"/>
        </w:trPr>
        <w:tc>
          <w:tcPr>
            <w:tcW w:w="2974" w:type="dxa"/>
            <w:shd w:val="clear" w:color="auto" w:fill="auto"/>
            <w:vAlign w:val="center"/>
          </w:tcPr>
          <w:p w:rsidR="00D94463" w:rsidP="00984273" w:rsidRDefault="00D94463" w14:paraId="779F7B91"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ever in </w:t>
            </w:r>
            <w:r w:rsidRPr="00CF714E">
              <w:rPr>
                <w:rFonts w:eastAsia="Times New Roman"/>
                <w:sz w:val="20"/>
                <w:szCs w:val="20"/>
                <w:lang w:eastAsia="en-GB"/>
              </w:rPr>
              <w:t>pregnancy</w:t>
            </w:r>
          </w:p>
        </w:tc>
        <w:tc>
          <w:tcPr>
            <w:tcW w:w="1250" w:type="dxa"/>
          </w:tcPr>
          <w:p w:rsidRPr="00BB7D01" w:rsidR="00D94463" w:rsidP="00984273" w:rsidRDefault="00D94463" w14:paraId="3C54689B" w14:textId="77777777">
            <w:pPr>
              <w:spacing w:line="276" w:lineRule="auto"/>
              <w:ind w:left="0" w:firstLine="0"/>
              <w:rPr>
                <w:rFonts w:eastAsia="Times New Roman"/>
                <w:sz w:val="20"/>
                <w:szCs w:val="20"/>
                <w:lang w:eastAsia="en-GB"/>
              </w:rPr>
            </w:pPr>
          </w:p>
        </w:tc>
        <w:tc>
          <w:tcPr>
            <w:tcW w:w="1450" w:type="dxa"/>
          </w:tcPr>
          <w:p w:rsidRPr="00BB7D01" w:rsidR="00D94463" w:rsidP="00984273" w:rsidRDefault="00D94463" w14:paraId="0D3DD0C3" w14:textId="77777777">
            <w:pPr>
              <w:spacing w:line="276" w:lineRule="auto"/>
              <w:ind w:left="0" w:firstLine="0"/>
              <w:rPr>
                <w:rFonts w:eastAsia="Times New Roman"/>
                <w:sz w:val="20"/>
                <w:szCs w:val="20"/>
                <w:lang w:eastAsia="en-GB"/>
              </w:rPr>
            </w:pPr>
          </w:p>
        </w:tc>
        <w:tc>
          <w:tcPr>
            <w:tcW w:w="1512" w:type="dxa"/>
          </w:tcPr>
          <w:p w:rsidRPr="00BB7D01" w:rsidR="00D94463" w:rsidP="00984273" w:rsidRDefault="00D94463" w14:paraId="177E8323" w14:textId="77777777">
            <w:pPr>
              <w:spacing w:line="276" w:lineRule="auto"/>
              <w:ind w:left="0" w:firstLine="0"/>
              <w:rPr>
                <w:rFonts w:eastAsia="Times New Roman"/>
                <w:sz w:val="20"/>
                <w:szCs w:val="20"/>
                <w:lang w:eastAsia="en-GB"/>
              </w:rPr>
            </w:pPr>
          </w:p>
        </w:tc>
        <w:tc>
          <w:tcPr>
            <w:tcW w:w="1755" w:type="dxa"/>
          </w:tcPr>
          <w:p w:rsidRPr="00BB7D01" w:rsidR="00D94463" w:rsidP="00984273" w:rsidRDefault="00D94463" w14:paraId="6B799554" w14:textId="77777777">
            <w:pPr>
              <w:spacing w:line="276" w:lineRule="auto"/>
              <w:ind w:left="0" w:firstLine="0"/>
              <w:rPr>
                <w:rFonts w:eastAsia="Times New Roman"/>
                <w:sz w:val="20"/>
                <w:szCs w:val="20"/>
                <w:lang w:eastAsia="en-GB"/>
              </w:rPr>
            </w:pPr>
          </w:p>
        </w:tc>
        <w:tc>
          <w:tcPr>
            <w:tcW w:w="1411" w:type="dxa"/>
          </w:tcPr>
          <w:p w:rsidRPr="00BB7D01" w:rsidR="00D94463" w:rsidP="00984273" w:rsidRDefault="00D94463" w14:paraId="32629986" w14:textId="77777777">
            <w:pPr>
              <w:spacing w:line="276" w:lineRule="auto"/>
              <w:ind w:left="0" w:firstLine="0"/>
              <w:rPr>
                <w:rFonts w:eastAsia="Times New Roman"/>
                <w:sz w:val="20"/>
                <w:szCs w:val="20"/>
                <w:lang w:eastAsia="en-GB"/>
              </w:rPr>
            </w:pPr>
          </w:p>
        </w:tc>
        <w:tc>
          <w:tcPr>
            <w:tcW w:w="1613" w:type="dxa"/>
          </w:tcPr>
          <w:p w:rsidRPr="00BB7D01" w:rsidR="00D94463" w:rsidP="00984273" w:rsidRDefault="00D94463" w14:paraId="0BA873A3" w14:textId="77777777">
            <w:pPr>
              <w:spacing w:line="276" w:lineRule="auto"/>
              <w:ind w:left="0" w:firstLine="0"/>
              <w:rPr>
                <w:rFonts w:eastAsia="Times New Roman"/>
                <w:sz w:val="20"/>
                <w:szCs w:val="20"/>
                <w:lang w:eastAsia="en-GB"/>
              </w:rPr>
            </w:pPr>
          </w:p>
        </w:tc>
        <w:tc>
          <w:tcPr>
            <w:tcW w:w="1486" w:type="dxa"/>
          </w:tcPr>
          <w:p w:rsidRPr="00BB7D01" w:rsidR="00D94463" w:rsidP="00984273" w:rsidRDefault="00D94463" w14:paraId="5868F267" w14:textId="77777777">
            <w:pPr>
              <w:spacing w:line="276" w:lineRule="auto"/>
              <w:ind w:left="0" w:firstLine="0"/>
              <w:rPr>
                <w:rFonts w:eastAsia="Times New Roman"/>
                <w:sz w:val="20"/>
                <w:szCs w:val="20"/>
                <w:lang w:eastAsia="en-GB"/>
              </w:rPr>
            </w:pPr>
          </w:p>
        </w:tc>
        <w:tc>
          <w:tcPr>
            <w:tcW w:w="1688" w:type="dxa"/>
          </w:tcPr>
          <w:p w:rsidRPr="00BB7D01" w:rsidR="00D94463" w:rsidP="00984273" w:rsidRDefault="00D94463" w14:paraId="4D28507B" w14:textId="77777777">
            <w:pPr>
              <w:spacing w:line="276" w:lineRule="auto"/>
              <w:ind w:left="0" w:firstLine="0"/>
              <w:rPr>
                <w:rFonts w:eastAsia="Times New Roman"/>
                <w:sz w:val="20"/>
                <w:szCs w:val="20"/>
                <w:lang w:eastAsia="en-GB"/>
              </w:rPr>
            </w:pPr>
          </w:p>
        </w:tc>
      </w:tr>
    </w:tbl>
    <w:p w:rsidRPr="009D1E28" w:rsidR="009D1E28" w:rsidP="00984273" w:rsidRDefault="009D1E28" w14:paraId="01578C0F" w14:textId="1FC34D3C">
      <w:pPr>
        <w:spacing w:line="276" w:lineRule="auto"/>
        <w:ind w:left="0" w:firstLine="0"/>
        <w:rPr>
          <w:b/>
        </w:rPr>
        <w:sectPr w:rsidRPr="009D1E28" w:rsidR="009D1E28" w:rsidSect="007A048D">
          <w:pgSz w:w="16838" w:h="11906" w:orient="landscape" w:code="9"/>
          <w:pgMar w:top="1440" w:right="1440" w:bottom="1440" w:left="1440" w:header="706" w:footer="706" w:gutter="0"/>
          <w:cols w:space="708"/>
          <w:docGrid w:linePitch="360"/>
        </w:sectPr>
      </w:pPr>
      <w:r w:rsidRPr="009D1E28">
        <w:rPr>
          <w:b/>
        </w:rPr>
        <w:t xml:space="preserve">*Point estimates for the above associations, stratified by migraine severity and migraine type at baseline, will be plotted in </w:t>
      </w:r>
      <w:r>
        <w:rPr>
          <w:b/>
        </w:rPr>
        <w:t>two</w:t>
      </w:r>
      <w:r w:rsidRPr="009D1E28">
        <w:rPr>
          <w:b/>
        </w:rPr>
        <w:t xml:space="preserve"> figure</w:t>
      </w:r>
      <w:r>
        <w:rPr>
          <w:b/>
        </w:rPr>
        <w:t>s</w:t>
      </w:r>
      <w:r w:rsidRPr="009D1E28">
        <w:rPr>
          <w:b/>
        </w:rPr>
        <w:t xml:space="preserve">. </w:t>
      </w:r>
    </w:p>
    <w:p w:rsidRPr="002B4B18" w:rsidR="00D94463" w:rsidP="00984273" w:rsidRDefault="00D94463" w14:paraId="2157600F" w14:textId="4090C4D3">
      <w:pPr>
        <w:spacing w:line="276" w:lineRule="auto"/>
        <w:ind w:left="0" w:firstLine="0"/>
        <w:rPr>
          <w:rFonts w:eastAsia="Times New Roman"/>
          <w:szCs w:val="20"/>
          <w:lang w:eastAsia="en-GB"/>
        </w:rPr>
      </w:pPr>
      <w:r w:rsidRPr="002B4B18">
        <w:rPr>
          <w:rFonts w:eastAsia="Times New Roman"/>
          <w:b/>
          <w:szCs w:val="20"/>
          <w:lang w:eastAsia="en-GB"/>
        </w:rPr>
        <w:lastRenderedPageBreak/>
        <w:t xml:space="preserve">Table shell </w:t>
      </w:r>
      <w:r w:rsidR="00E430B5">
        <w:rPr>
          <w:rFonts w:eastAsia="Times New Roman"/>
          <w:b/>
          <w:szCs w:val="20"/>
          <w:lang w:eastAsia="en-GB"/>
        </w:rPr>
        <w:t>8</w:t>
      </w:r>
      <w:r w:rsidRPr="002B4B18">
        <w:rPr>
          <w:rFonts w:eastAsia="Times New Roman"/>
          <w:szCs w:val="20"/>
          <w:lang w:eastAsia="en-GB"/>
        </w:rPr>
        <w:t xml:space="preserve">. </w:t>
      </w:r>
      <w:r>
        <w:rPr>
          <w:rFonts w:eastAsia="Times New Roman"/>
          <w:szCs w:val="20"/>
          <w:lang w:eastAsia="en-GB"/>
        </w:rPr>
        <w:t xml:space="preserve">Association between continued </w:t>
      </w:r>
      <w:proofErr w:type="spellStart"/>
      <w:r>
        <w:rPr>
          <w:rFonts w:eastAsia="Times New Roman"/>
          <w:szCs w:val="20"/>
          <w:lang w:eastAsia="en-GB"/>
        </w:rPr>
        <w:t>t</w:t>
      </w:r>
      <w:r w:rsidRPr="002B4B18">
        <w:rPr>
          <w:rFonts w:eastAsia="Times New Roman"/>
          <w:szCs w:val="20"/>
          <w:lang w:eastAsia="en-GB"/>
        </w:rPr>
        <w:t>riptan</w:t>
      </w:r>
      <w:proofErr w:type="spellEnd"/>
      <w:r w:rsidRPr="002B4B18">
        <w:rPr>
          <w:rFonts w:eastAsia="Times New Roman"/>
          <w:szCs w:val="20"/>
          <w:lang w:eastAsia="en-GB"/>
        </w:rPr>
        <w:t xml:space="preserve"> </w:t>
      </w:r>
      <w:r>
        <w:rPr>
          <w:rFonts w:eastAsia="Times New Roman"/>
          <w:szCs w:val="20"/>
          <w:lang w:eastAsia="en-GB"/>
        </w:rPr>
        <w:t xml:space="preserve">exposure and pregnancy binary outcomes in the time-varying analyses </w:t>
      </w:r>
      <w:r w:rsidRPr="002B4B18">
        <w:rPr>
          <w:rFonts w:eastAsia="Times New Roman"/>
          <w:szCs w:val="20"/>
          <w:lang w:eastAsia="en-GB"/>
        </w:rPr>
        <w:t xml:space="preserve">(N=xxx) </w:t>
      </w:r>
      <w:r w:rsidR="009D1E28">
        <w:rPr>
          <w:rFonts w:eastAsia="Times New Roman"/>
          <w:szCs w:val="20"/>
          <w:lang w:eastAsia="en-GB"/>
        </w:rPr>
        <w:t>*</w:t>
      </w:r>
    </w:p>
    <w:tbl>
      <w:tblPr>
        <w:tblStyle w:val="TableGrid"/>
        <w:tblW w:w="11085" w:type="dxa"/>
        <w:tblLook w:val="04A0" w:firstRow="1" w:lastRow="0" w:firstColumn="1" w:lastColumn="0" w:noHBand="0" w:noVBand="1"/>
      </w:tblPr>
      <w:tblGrid>
        <w:gridCol w:w="4405"/>
        <w:gridCol w:w="832"/>
        <w:gridCol w:w="1798"/>
        <w:gridCol w:w="1874"/>
        <w:gridCol w:w="2176"/>
      </w:tblGrid>
      <w:tr w:rsidRPr="00BB7D01" w:rsidR="00E430B5" w:rsidTr="00E430B5" w14:paraId="5CA7FF76" w14:textId="77777777">
        <w:trPr>
          <w:trHeight w:val="504"/>
          <w:tblHeader/>
        </w:trPr>
        <w:tc>
          <w:tcPr>
            <w:tcW w:w="4405" w:type="dxa"/>
            <w:shd w:val="clear" w:color="auto" w:fill="F2F2F2" w:themeFill="background1" w:themeFillShade="F2"/>
          </w:tcPr>
          <w:p w:rsidRPr="00BB7D01" w:rsidR="00E430B5" w:rsidP="00984273" w:rsidRDefault="00E430B5" w14:paraId="300CF59E" w14:textId="7E147109">
            <w:pPr>
              <w:spacing w:line="276" w:lineRule="auto"/>
              <w:ind w:left="0" w:firstLine="0"/>
              <w:rPr>
                <w:rFonts w:eastAsia="Times New Roman"/>
                <w:b/>
                <w:sz w:val="20"/>
                <w:szCs w:val="20"/>
                <w:lang w:eastAsia="en-GB"/>
              </w:rPr>
            </w:pPr>
          </w:p>
        </w:tc>
        <w:tc>
          <w:tcPr>
            <w:tcW w:w="832" w:type="dxa"/>
            <w:shd w:val="clear" w:color="auto" w:fill="F2F2F2" w:themeFill="background1" w:themeFillShade="F2"/>
          </w:tcPr>
          <w:p w:rsidR="00E430B5" w:rsidP="00984273" w:rsidRDefault="00E430B5" w14:paraId="7C3783E3"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Total</w:t>
            </w:r>
          </w:p>
          <w:p w:rsidRPr="00BB7D01" w:rsidR="00E430B5" w:rsidP="00984273" w:rsidRDefault="00E430B5" w14:paraId="78CBA554"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w:t>
            </w:r>
          </w:p>
        </w:tc>
        <w:tc>
          <w:tcPr>
            <w:tcW w:w="1798" w:type="dxa"/>
            <w:shd w:val="clear" w:color="auto" w:fill="F2F2F2" w:themeFill="background1" w:themeFillShade="F2"/>
          </w:tcPr>
          <w:p w:rsidR="00E430B5" w:rsidP="00984273" w:rsidRDefault="00E430B5" w14:paraId="3792901C" w14:textId="08A1B3C3">
            <w:pPr>
              <w:spacing w:line="276" w:lineRule="auto"/>
              <w:ind w:left="0" w:firstLine="0"/>
              <w:jc w:val="left"/>
              <w:rPr>
                <w:rFonts w:eastAsia="Times New Roman"/>
                <w:b/>
                <w:sz w:val="20"/>
                <w:szCs w:val="20"/>
                <w:lang w:eastAsia="en-GB"/>
              </w:rPr>
            </w:pPr>
            <w:r>
              <w:rPr>
                <w:rFonts w:eastAsia="Times New Roman"/>
                <w:b/>
                <w:sz w:val="20"/>
                <w:szCs w:val="20"/>
                <w:lang w:eastAsia="en-GB"/>
              </w:rPr>
              <w:t>with the outcome</w:t>
            </w:r>
          </w:p>
          <w:p w:rsidRPr="00BB7D01" w:rsidR="00E430B5" w:rsidP="00984273" w:rsidRDefault="00E430B5" w14:paraId="0CAF611C"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 (%)</w:t>
            </w:r>
          </w:p>
        </w:tc>
        <w:tc>
          <w:tcPr>
            <w:tcW w:w="1874" w:type="dxa"/>
            <w:shd w:val="clear" w:color="auto" w:fill="F2F2F2" w:themeFill="background1" w:themeFillShade="F2"/>
          </w:tcPr>
          <w:p w:rsidRPr="00BB7D01" w:rsidR="00E430B5" w:rsidP="00984273" w:rsidRDefault="00E430B5" w14:paraId="3F2D27F8"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Crude RR with 95% CI</w:t>
            </w:r>
          </w:p>
        </w:tc>
        <w:tc>
          <w:tcPr>
            <w:tcW w:w="2176" w:type="dxa"/>
            <w:shd w:val="clear" w:color="auto" w:fill="F2F2F2" w:themeFill="background1" w:themeFillShade="F2"/>
          </w:tcPr>
          <w:p w:rsidRPr="00BB7D01" w:rsidR="00E430B5" w:rsidP="00984273" w:rsidRDefault="00E430B5" w14:paraId="426322CB"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Weighted RR with 95% CI</w:t>
            </w:r>
          </w:p>
        </w:tc>
      </w:tr>
      <w:tr w:rsidRPr="00BB7D01" w:rsidR="00E430B5" w:rsidTr="00E430B5" w14:paraId="66F4CEAF" w14:textId="77777777">
        <w:trPr>
          <w:trHeight w:val="227"/>
        </w:trPr>
        <w:tc>
          <w:tcPr>
            <w:tcW w:w="4405" w:type="dxa"/>
          </w:tcPr>
          <w:p w:rsidRPr="00D94463" w:rsidR="00E430B5" w:rsidP="00984273" w:rsidRDefault="00E430B5" w14:paraId="34004482" w14:textId="77777777">
            <w:pPr>
              <w:spacing w:line="276" w:lineRule="auto"/>
              <w:ind w:left="0" w:firstLine="0"/>
              <w:rPr>
                <w:rFonts w:eastAsia="Times New Roman"/>
                <w:b/>
                <w:sz w:val="20"/>
                <w:szCs w:val="20"/>
                <w:lang w:eastAsia="en-GB"/>
              </w:rPr>
            </w:pPr>
            <w:r w:rsidRPr="00D94463">
              <w:rPr>
                <w:rFonts w:eastAsia="Times New Roman"/>
                <w:b/>
                <w:sz w:val="20"/>
                <w:szCs w:val="20"/>
                <w:lang w:eastAsia="en-GB"/>
              </w:rPr>
              <w:t>Premature birth</w:t>
            </w:r>
          </w:p>
        </w:tc>
        <w:tc>
          <w:tcPr>
            <w:tcW w:w="832" w:type="dxa"/>
          </w:tcPr>
          <w:p w:rsidRPr="00BB7D01" w:rsidR="00E430B5" w:rsidP="00984273" w:rsidRDefault="00E430B5" w14:paraId="0951059F" w14:textId="77777777">
            <w:pPr>
              <w:spacing w:line="276" w:lineRule="auto"/>
              <w:ind w:left="0" w:firstLine="0"/>
              <w:rPr>
                <w:rFonts w:eastAsia="Times New Roman"/>
                <w:sz w:val="20"/>
                <w:szCs w:val="20"/>
                <w:lang w:eastAsia="en-GB"/>
              </w:rPr>
            </w:pPr>
          </w:p>
        </w:tc>
        <w:tc>
          <w:tcPr>
            <w:tcW w:w="1798" w:type="dxa"/>
          </w:tcPr>
          <w:p w:rsidRPr="00BB7D01" w:rsidR="00E430B5" w:rsidP="00984273" w:rsidRDefault="00E430B5" w14:paraId="045168CD" w14:textId="77777777">
            <w:pPr>
              <w:spacing w:line="276" w:lineRule="auto"/>
              <w:ind w:left="0" w:firstLine="0"/>
              <w:rPr>
                <w:rFonts w:eastAsia="Times New Roman"/>
                <w:sz w:val="20"/>
                <w:szCs w:val="20"/>
                <w:lang w:eastAsia="en-GB"/>
              </w:rPr>
            </w:pPr>
          </w:p>
        </w:tc>
        <w:tc>
          <w:tcPr>
            <w:tcW w:w="1874" w:type="dxa"/>
          </w:tcPr>
          <w:p w:rsidR="00E430B5" w:rsidP="00984273" w:rsidRDefault="00E430B5" w14:paraId="422E3140" w14:textId="77777777">
            <w:pPr>
              <w:spacing w:line="276" w:lineRule="auto"/>
              <w:ind w:left="0" w:firstLine="0"/>
              <w:rPr>
                <w:rFonts w:eastAsia="Times New Roman"/>
                <w:sz w:val="20"/>
                <w:szCs w:val="20"/>
                <w:lang w:eastAsia="en-GB"/>
              </w:rPr>
            </w:pPr>
          </w:p>
        </w:tc>
        <w:tc>
          <w:tcPr>
            <w:tcW w:w="2176" w:type="dxa"/>
          </w:tcPr>
          <w:p w:rsidR="00E430B5" w:rsidP="00984273" w:rsidRDefault="00E430B5" w14:paraId="0124479C" w14:textId="77777777">
            <w:pPr>
              <w:spacing w:line="276" w:lineRule="auto"/>
              <w:ind w:left="0" w:firstLine="0"/>
              <w:rPr>
                <w:rFonts w:eastAsia="Times New Roman"/>
                <w:sz w:val="20"/>
                <w:szCs w:val="20"/>
                <w:lang w:eastAsia="en-GB"/>
              </w:rPr>
            </w:pPr>
          </w:p>
        </w:tc>
      </w:tr>
      <w:tr w:rsidRPr="00BB7D01" w:rsidR="00E430B5" w:rsidTr="00E430B5" w14:paraId="36E62C65" w14:textId="77777777">
        <w:trPr>
          <w:trHeight w:val="221"/>
        </w:trPr>
        <w:tc>
          <w:tcPr>
            <w:tcW w:w="4405" w:type="dxa"/>
          </w:tcPr>
          <w:p w:rsidRPr="00CF714E" w:rsidR="00E430B5" w:rsidP="00E430B5" w:rsidRDefault="00E430B5" w14:paraId="7E196C35"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32" w:type="dxa"/>
          </w:tcPr>
          <w:p w:rsidRPr="00BB7D01" w:rsidR="00E430B5" w:rsidP="00E430B5" w:rsidRDefault="00E430B5" w14:paraId="30591FF8"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662C4A87"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4C340A4A" w14:textId="5D416495">
            <w:pPr>
              <w:spacing w:line="276" w:lineRule="auto"/>
              <w:ind w:left="0" w:firstLine="0"/>
              <w:rPr>
                <w:rFonts w:eastAsia="Times New Roman"/>
                <w:sz w:val="20"/>
                <w:szCs w:val="20"/>
                <w:lang w:eastAsia="en-GB"/>
              </w:rPr>
            </w:pPr>
            <w:r>
              <w:rPr>
                <w:rFonts w:eastAsia="Times New Roman"/>
                <w:sz w:val="20"/>
                <w:szCs w:val="20"/>
                <w:lang w:eastAsia="en-GB"/>
              </w:rPr>
              <w:t>1</w:t>
            </w:r>
          </w:p>
        </w:tc>
        <w:tc>
          <w:tcPr>
            <w:tcW w:w="2176" w:type="dxa"/>
          </w:tcPr>
          <w:p w:rsidRPr="00BB7D01" w:rsidR="00E430B5" w:rsidP="00E430B5" w:rsidRDefault="00E430B5" w14:paraId="037B8C48" w14:textId="30BC93A7">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E430B5" w:rsidTr="00E430B5" w14:paraId="6DCE5E58" w14:textId="77777777">
        <w:trPr>
          <w:trHeight w:val="227"/>
        </w:trPr>
        <w:tc>
          <w:tcPr>
            <w:tcW w:w="4405" w:type="dxa"/>
            <w:shd w:val="clear" w:color="auto" w:fill="auto"/>
            <w:vAlign w:val="center"/>
          </w:tcPr>
          <w:p w:rsidR="00E430B5" w:rsidP="00E430B5" w:rsidRDefault="00E430B5" w14:paraId="3E0DC304"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first trimester of </w:t>
            </w:r>
            <w:r w:rsidRPr="00CF714E">
              <w:rPr>
                <w:rFonts w:eastAsia="Times New Roman"/>
                <w:sz w:val="20"/>
                <w:szCs w:val="20"/>
                <w:lang w:eastAsia="en-GB"/>
              </w:rPr>
              <w:t>pregnancy</w:t>
            </w:r>
          </w:p>
        </w:tc>
        <w:tc>
          <w:tcPr>
            <w:tcW w:w="832" w:type="dxa"/>
          </w:tcPr>
          <w:p w:rsidRPr="00BB7D01" w:rsidR="00E430B5" w:rsidP="00E430B5" w:rsidRDefault="00E430B5" w14:paraId="30FF39A9"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4A53CDA1"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0C046D09"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20D7BA0E" w14:textId="77777777">
            <w:pPr>
              <w:spacing w:line="276" w:lineRule="auto"/>
              <w:ind w:left="0" w:firstLine="0"/>
              <w:rPr>
                <w:rFonts w:eastAsia="Times New Roman"/>
                <w:sz w:val="20"/>
                <w:szCs w:val="20"/>
                <w:lang w:eastAsia="en-GB"/>
              </w:rPr>
            </w:pPr>
          </w:p>
        </w:tc>
      </w:tr>
      <w:tr w:rsidRPr="00BB7D01" w:rsidR="00E430B5" w:rsidTr="00E430B5" w14:paraId="1CE9FDD1" w14:textId="77777777">
        <w:trPr>
          <w:trHeight w:val="227"/>
        </w:trPr>
        <w:tc>
          <w:tcPr>
            <w:tcW w:w="4405" w:type="dxa"/>
            <w:shd w:val="clear" w:color="auto" w:fill="auto"/>
            <w:vAlign w:val="center"/>
          </w:tcPr>
          <w:p w:rsidR="00E430B5" w:rsidP="00E430B5" w:rsidRDefault="00E430B5" w14:paraId="210652A7"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second trimester of </w:t>
            </w:r>
            <w:r w:rsidRPr="00CF714E">
              <w:rPr>
                <w:rFonts w:eastAsia="Times New Roman"/>
                <w:sz w:val="20"/>
                <w:szCs w:val="20"/>
                <w:lang w:eastAsia="en-GB"/>
              </w:rPr>
              <w:t>pregnancy</w:t>
            </w:r>
          </w:p>
        </w:tc>
        <w:tc>
          <w:tcPr>
            <w:tcW w:w="832" w:type="dxa"/>
          </w:tcPr>
          <w:p w:rsidRPr="00BB7D01" w:rsidR="00E430B5" w:rsidP="00E430B5" w:rsidRDefault="00E430B5" w14:paraId="0A9D8DBD"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5953408F"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69E090ED"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6724D246" w14:textId="77777777">
            <w:pPr>
              <w:spacing w:line="276" w:lineRule="auto"/>
              <w:ind w:left="0" w:firstLine="0"/>
              <w:rPr>
                <w:rFonts w:eastAsia="Times New Roman"/>
                <w:sz w:val="20"/>
                <w:szCs w:val="20"/>
                <w:lang w:eastAsia="en-GB"/>
              </w:rPr>
            </w:pPr>
          </w:p>
        </w:tc>
      </w:tr>
      <w:tr w:rsidRPr="00BB7D01" w:rsidR="00E430B5" w:rsidTr="00E430B5" w14:paraId="525FFE7B" w14:textId="77777777">
        <w:trPr>
          <w:trHeight w:val="227"/>
        </w:trPr>
        <w:tc>
          <w:tcPr>
            <w:tcW w:w="4405" w:type="dxa"/>
            <w:shd w:val="clear" w:color="auto" w:fill="auto"/>
            <w:vAlign w:val="center"/>
          </w:tcPr>
          <w:p w:rsidR="00E430B5" w:rsidP="00E430B5" w:rsidRDefault="00E430B5" w14:paraId="57BB0F98"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third trimester of </w:t>
            </w:r>
            <w:r w:rsidRPr="00CF714E">
              <w:rPr>
                <w:rFonts w:eastAsia="Times New Roman"/>
                <w:sz w:val="20"/>
                <w:szCs w:val="20"/>
                <w:lang w:eastAsia="en-GB"/>
              </w:rPr>
              <w:t>pregnancy</w:t>
            </w:r>
          </w:p>
        </w:tc>
        <w:tc>
          <w:tcPr>
            <w:tcW w:w="832" w:type="dxa"/>
          </w:tcPr>
          <w:p w:rsidRPr="00BB7D01" w:rsidR="00E430B5" w:rsidP="00E430B5" w:rsidRDefault="00E430B5" w14:paraId="3E521DCD"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6F4E044E"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1F082571"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16911255" w14:textId="77777777">
            <w:pPr>
              <w:spacing w:line="276" w:lineRule="auto"/>
              <w:ind w:left="0" w:firstLine="0"/>
              <w:rPr>
                <w:rFonts w:eastAsia="Times New Roman"/>
                <w:sz w:val="20"/>
                <w:szCs w:val="20"/>
                <w:lang w:eastAsia="en-GB"/>
              </w:rPr>
            </w:pPr>
          </w:p>
        </w:tc>
      </w:tr>
      <w:tr w:rsidRPr="00BB7D01" w:rsidR="00E430B5" w:rsidTr="00E430B5" w14:paraId="53EEC892" w14:textId="77777777">
        <w:trPr>
          <w:trHeight w:val="227"/>
        </w:trPr>
        <w:tc>
          <w:tcPr>
            <w:tcW w:w="4405" w:type="dxa"/>
            <w:shd w:val="clear" w:color="auto" w:fill="auto"/>
          </w:tcPr>
          <w:p w:rsidRPr="00277483" w:rsidR="00277483" w:rsidP="00277483" w:rsidRDefault="00277483" w14:paraId="19B257F8" w14:textId="03F08AAE">
            <w:pPr>
              <w:spacing w:line="276" w:lineRule="auto"/>
              <w:ind w:left="0" w:firstLine="0"/>
              <w:rPr>
                <w:rFonts w:eastAsia="Times New Roman"/>
                <w:b/>
                <w:sz w:val="20"/>
                <w:szCs w:val="20"/>
                <w:lang w:eastAsia="en-GB"/>
              </w:rPr>
            </w:pPr>
            <w:r>
              <w:rPr>
                <w:rFonts w:eastAsia="Times New Roman"/>
                <w:b/>
                <w:sz w:val="20"/>
                <w:szCs w:val="20"/>
                <w:lang w:eastAsia="en-GB"/>
              </w:rPr>
              <w:t>Small for gestational age</w:t>
            </w:r>
          </w:p>
        </w:tc>
        <w:tc>
          <w:tcPr>
            <w:tcW w:w="832" w:type="dxa"/>
          </w:tcPr>
          <w:p w:rsidRPr="00BB7D01" w:rsidR="00E430B5" w:rsidP="00E430B5" w:rsidRDefault="00E430B5" w14:paraId="69E58215"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24BC5A4A"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68E0899E"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090C7035" w14:textId="77777777">
            <w:pPr>
              <w:spacing w:line="276" w:lineRule="auto"/>
              <w:ind w:left="0" w:firstLine="0"/>
              <w:rPr>
                <w:rFonts w:eastAsia="Times New Roman"/>
                <w:sz w:val="20"/>
                <w:szCs w:val="20"/>
                <w:lang w:eastAsia="en-GB"/>
              </w:rPr>
            </w:pPr>
          </w:p>
        </w:tc>
      </w:tr>
      <w:tr w:rsidRPr="00BB7D01" w:rsidR="00E430B5" w:rsidTr="00E430B5" w14:paraId="79FBBCF2" w14:textId="77777777">
        <w:trPr>
          <w:trHeight w:val="227"/>
        </w:trPr>
        <w:tc>
          <w:tcPr>
            <w:tcW w:w="4405" w:type="dxa"/>
            <w:shd w:val="clear" w:color="auto" w:fill="auto"/>
          </w:tcPr>
          <w:p w:rsidR="00E430B5" w:rsidP="00E430B5" w:rsidRDefault="00E430B5" w14:paraId="14D520AF"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32" w:type="dxa"/>
          </w:tcPr>
          <w:p w:rsidRPr="00BB7D01" w:rsidR="00E430B5" w:rsidP="00E430B5" w:rsidRDefault="00E430B5" w14:paraId="4F53A387"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56B55698"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05C7FC49" w14:textId="115A891D">
            <w:pPr>
              <w:spacing w:line="276" w:lineRule="auto"/>
              <w:ind w:left="0" w:firstLine="0"/>
              <w:rPr>
                <w:rFonts w:eastAsia="Times New Roman"/>
                <w:sz w:val="20"/>
                <w:szCs w:val="20"/>
                <w:lang w:eastAsia="en-GB"/>
              </w:rPr>
            </w:pPr>
            <w:r>
              <w:rPr>
                <w:rFonts w:eastAsia="Times New Roman"/>
                <w:sz w:val="20"/>
                <w:szCs w:val="20"/>
                <w:lang w:eastAsia="en-GB"/>
              </w:rPr>
              <w:t>1</w:t>
            </w:r>
          </w:p>
        </w:tc>
        <w:tc>
          <w:tcPr>
            <w:tcW w:w="2176" w:type="dxa"/>
          </w:tcPr>
          <w:p w:rsidRPr="00BB7D01" w:rsidR="00E430B5" w:rsidP="00E430B5" w:rsidRDefault="00E430B5" w14:paraId="642621AF" w14:textId="594AE9A9">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E430B5" w:rsidTr="00E430B5" w14:paraId="54123B0A" w14:textId="77777777">
        <w:trPr>
          <w:trHeight w:val="227"/>
        </w:trPr>
        <w:tc>
          <w:tcPr>
            <w:tcW w:w="4405" w:type="dxa"/>
            <w:shd w:val="clear" w:color="auto" w:fill="auto"/>
            <w:vAlign w:val="center"/>
          </w:tcPr>
          <w:p w:rsidR="00E430B5" w:rsidP="00E430B5" w:rsidRDefault="00E430B5" w14:paraId="11FA18A6"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first trimester of </w:t>
            </w:r>
            <w:r w:rsidRPr="00CF714E">
              <w:rPr>
                <w:rFonts w:eastAsia="Times New Roman"/>
                <w:sz w:val="20"/>
                <w:szCs w:val="20"/>
                <w:lang w:eastAsia="en-GB"/>
              </w:rPr>
              <w:t>pregnancy</w:t>
            </w:r>
          </w:p>
        </w:tc>
        <w:tc>
          <w:tcPr>
            <w:tcW w:w="832" w:type="dxa"/>
          </w:tcPr>
          <w:p w:rsidRPr="00BB7D01" w:rsidR="00E430B5" w:rsidP="00E430B5" w:rsidRDefault="00E430B5" w14:paraId="429043B0"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3381974C"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0D9608B8"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4FD9209B" w14:textId="77777777">
            <w:pPr>
              <w:spacing w:line="276" w:lineRule="auto"/>
              <w:ind w:left="0" w:firstLine="0"/>
              <w:rPr>
                <w:rFonts w:eastAsia="Times New Roman"/>
                <w:sz w:val="20"/>
                <w:szCs w:val="20"/>
                <w:lang w:eastAsia="en-GB"/>
              </w:rPr>
            </w:pPr>
          </w:p>
        </w:tc>
      </w:tr>
      <w:tr w:rsidRPr="00BB7D01" w:rsidR="00E430B5" w:rsidTr="00E430B5" w14:paraId="623E7DA8" w14:textId="77777777">
        <w:trPr>
          <w:trHeight w:val="227"/>
        </w:trPr>
        <w:tc>
          <w:tcPr>
            <w:tcW w:w="4405" w:type="dxa"/>
            <w:shd w:val="clear" w:color="auto" w:fill="auto"/>
            <w:vAlign w:val="center"/>
          </w:tcPr>
          <w:p w:rsidR="00E430B5" w:rsidP="00E430B5" w:rsidRDefault="00E430B5" w14:paraId="5A6FD1FD"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second trimester of </w:t>
            </w:r>
            <w:r w:rsidRPr="00CF714E">
              <w:rPr>
                <w:rFonts w:eastAsia="Times New Roman"/>
                <w:sz w:val="20"/>
                <w:szCs w:val="20"/>
                <w:lang w:eastAsia="en-GB"/>
              </w:rPr>
              <w:t>pregnancy</w:t>
            </w:r>
          </w:p>
        </w:tc>
        <w:tc>
          <w:tcPr>
            <w:tcW w:w="832" w:type="dxa"/>
          </w:tcPr>
          <w:p w:rsidRPr="00BB7D01" w:rsidR="00E430B5" w:rsidP="00E430B5" w:rsidRDefault="00E430B5" w14:paraId="0ED7AB35"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02CFD0FF"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799177B6"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5CAA8059" w14:textId="77777777">
            <w:pPr>
              <w:spacing w:line="276" w:lineRule="auto"/>
              <w:ind w:left="0" w:firstLine="0"/>
              <w:rPr>
                <w:rFonts w:eastAsia="Times New Roman"/>
                <w:sz w:val="20"/>
                <w:szCs w:val="20"/>
                <w:lang w:eastAsia="en-GB"/>
              </w:rPr>
            </w:pPr>
          </w:p>
        </w:tc>
      </w:tr>
      <w:tr w:rsidRPr="00BB7D01" w:rsidR="00E430B5" w:rsidTr="00E430B5" w14:paraId="4908276A" w14:textId="77777777">
        <w:trPr>
          <w:trHeight w:val="227"/>
        </w:trPr>
        <w:tc>
          <w:tcPr>
            <w:tcW w:w="4405" w:type="dxa"/>
            <w:shd w:val="clear" w:color="auto" w:fill="auto"/>
            <w:vAlign w:val="center"/>
          </w:tcPr>
          <w:p w:rsidR="00E430B5" w:rsidP="00E430B5" w:rsidRDefault="00E430B5" w14:paraId="12677053"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third trimester of </w:t>
            </w:r>
            <w:r w:rsidRPr="00CF714E">
              <w:rPr>
                <w:rFonts w:eastAsia="Times New Roman"/>
                <w:sz w:val="20"/>
                <w:szCs w:val="20"/>
                <w:lang w:eastAsia="en-GB"/>
              </w:rPr>
              <w:t>pregnancy</w:t>
            </w:r>
          </w:p>
        </w:tc>
        <w:tc>
          <w:tcPr>
            <w:tcW w:w="832" w:type="dxa"/>
          </w:tcPr>
          <w:p w:rsidRPr="00BB7D01" w:rsidR="00E430B5" w:rsidP="00E430B5" w:rsidRDefault="00E430B5" w14:paraId="254CCEE9"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0EAA8150"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3E2F842C"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3FEE68F9" w14:textId="77777777">
            <w:pPr>
              <w:spacing w:line="276" w:lineRule="auto"/>
              <w:ind w:left="0" w:firstLine="0"/>
              <w:rPr>
                <w:rFonts w:eastAsia="Times New Roman"/>
                <w:sz w:val="20"/>
                <w:szCs w:val="20"/>
                <w:lang w:eastAsia="en-GB"/>
              </w:rPr>
            </w:pPr>
          </w:p>
        </w:tc>
      </w:tr>
      <w:tr w:rsidRPr="00BB7D01" w:rsidR="00E430B5" w:rsidTr="00E430B5" w14:paraId="0B5712F1" w14:textId="77777777">
        <w:trPr>
          <w:trHeight w:val="227"/>
        </w:trPr>
        <w:tc>
          <w:tcPr>
            <w:tcW w:w="4405" w:type="dxa"/>
            <w:shd w:val="clear" w:color="auto" w:fill="auto"/>
          </w:tcPr>
          <w:p w:rsidR="00E430B5" w:rsidP="00E430B5" w:rsidRDefault="00E430B5" w14:paraId="3622D62E" w14:textId="77777777">
            <w:pPr>
              <w:spacing w:line="276" w:lineRule="auto"/>
              <w:ind w:left="0" w:firstLine="0"/>
              <w:rPr>
                <w:rFonts w:eastAsia="Times New Roman"/>
                <w:sz w:val="20"/>
                <w:szCs w:val="20"/>
                <w:lang w:eastAsia="en-GB"/>
              </w:rPr>
            </w:pPr>
            <w:r>
              <w:rPr>
                <w:rFonts w:eastAsia="Times New Roman"/>
                <w:b/>
                <w:sz w:val="20"/>
                <w:szCs w:val="20"/>
                <w:lang w:eastAsia="en-GB"/>
              </w:rPr>
              <w:t>Low birth weight</w:t>
            </w:r>
          </w:p>
        </w:tc>
        <w:tc>
          <w:tcPr>
            <w:tcW w:w="832" w:type="dxa"/>
          </w:tcPr>
          <w:p w:rsidRPr="00BB7D01" w:rsidR="00E430B5" w:rsidP="00E430B5" w:rsidRDefault="00E430B5" w14:paraId="717F6073"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3EA40F64"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36EF53A8"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16693631" w14:textId="77777777">
            <w:pPr>
              <w:spacing w:line="276" w:lineRule="auto"/>
              <w:ind w:left="0" w:firstLine="0"/>
              <w:rPr>
                <w:rFonts w:eastAsia="Times New Roman"/>
                <w:sz w:val="20"/>
                <w:szCs w:val="20"/>
                <w:lang w:eastAsia="en-GB"/>
              </w:rPr>
            </w:pPr>
          </w:p>
        </w:tc>
      </w:tr>
      <w:tr w:rsidRPr="00BB7D01" w:rsidR="00E430B5" w:rsidTr="00E430B5" w14:paraId="578E2DB6" w14:textId="77777777">
        <w:trPr>
          <w:trHeight w:val="227"/>
        </w:trPr>
        <w:tc>
          <w:tcPr>
            <w:tcW w:w="4405" w:type="dxa"/>
            <w:shd w:val="clear" w:color="auto" w:fill="auto"/>
          </w:tcPr>
          <w:p w:rsidR="00E430B5" w:rsidP="00E430B5" w:rsidRDefault="00E430B5" w14:paraId="457BF8BA"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32" w:type="dxa"/>
          </w:tcPr>
          <w:p w:rsidRPr="00BB7D01" w:rsidR="00E430B5" w:rsidP="00E430B5" w:rsidRDefault="00E430B5" w14:paraId="4001CA84"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1FC306B7"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17E56F61" w14:textId="12B9EBDE">
            <w:pPr>
              <w:spacing w:line="276" w:lineRule="auto"/>
              <w:ind w:left="0" w:firstLine="0"/>
              <w:rPr>
                <w:rFonts w:eastAsia="Times New Roman"/>
                <w:sz w:val="20"/>
                <w:szCs w:val="20"/>
                <w:lang w:eastAsia="en-GB"/>
              </w:rPr>
            </w:pPr>
            <w:r>
              <w:rPr>
                <w:rFonts w:eastAsia="Times New Roman"/>
                <w:sz w:val="20"/>
                <w:szCs w:val="20"/>
                <w:lang w:eastAsia="en-GB"/>
              </w:rPr>
              <w:t>1</w:t>
            </w:r>
          </w:p>
        </w:tc>
        <w:tc>
          <w:tcPr>
            <w:tcW w:w="2176" w:type="dxa"/>
          </w:tcPr>
          <w:p w:rsidRPr="00BB7D01" w:rsidR="00E430B5" w:rsidP="00E430B5" w:rsidRDefault="00E430B5" w14:paraId="57EE87FF" w14:textId="4226B050">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E430B5" w:rsidTr="00E430B5" w14:paraId="61E8FB4E" w14:textId="77777777">
        <w:trPr>
          <w:trHeight w:val="227"/>
        </w:trPr>
        <w:tc>
          <w:tcPr>
            <w:tcW w:w="4405" w:type="dxa"/>
            <w:shd w:val="clear" w:color="auto" w:fill="auto"/>
            <w:vAlign w:val="center"/>
          </w:tcPr>
          <w:p w:rsidR="00E430B5" w:rsidP="00E430B5" w:rsidRDefault="00E430B5" w14:paraId="7D41190B"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first trimester of </w:t>
            </w:r>
            <w:r w:rsidRPr="00CF714E">
              <w:rPr>
                <w:rFonts w:eastAsia="Times New Roman"/>
                <w:sz w:val="20"/>
                <w:szCs w:val="20"/>
                <w:lang w:eastAsia="en-GB"/>
              </w:rPr>
              <w:t>pregnancy</w:t>
            </w:r>
          </w:p>
        </w:tc>
        <w:tc>
          <w:tcPr>
            <w:tcW w:w="832" w:type="dxa"/>
          </w:tcPr>
          <w:p w:rsidRPr="00BB7D01" w:rsidR="00E430B5" w:rsidP="00E430B5" w:rsidRDefault="00E430B5" w14:paraId="456AABC4"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284C4E4E"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1264C07C"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3E3906BA" w14:textId="77777777">
            <w:pPr>
              <w:spacing w:line="276" w:lineRule="auto"/>
              <w:ind w:left="0" w:firstLine="0"/>
              <w:rPr>
                <w:rFonts w:eastAsia="Times New Roman"/>
                <w:sz w:val="20"/>
                <w:szCs w:val="20"/>
                <w:lang w:eastAsia="en-GB"/>
              </w:rPr>
            </w:pPr>
          </w:p>
        </w:tc>
      </w:tr>
      <w:tr w:rsidRPr="00BB7D01" w:rsidR="00E430B5" w:rsidTr="00E430B5" w14:paraId="3FCA4280" w14:textId="77777777">
        <w:trPr>
          <w:trHeight w:val="227"/>
        </w:trPr>
        <w:tc>
          <w:tcPr>
            <w:tcW w:w="4405" w:type="dxa"/>
            <w:shd w:val="clear" w:color="auto" w:fill="auto"/>
            <w:vAlign w:val="center"/>
          </w:tcPr>
          <w:p w:rsidR="00E430B5" w:rsidP="00E430B5" w:rsidRDefault="00E430B5" w14:paraId="41FDB9A0"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second trimester of </w:t>
            </w:r>
            <w:r w:rsidRPr="00CF714E">
              <w:rPr>
                <w:rFonts w:eastAsia="Times New Roman"/>
                <w:sz w:val="20"/>
                <w:szCs w:val="20"/>
                <w:lang w:eastAsia="en-GB"/>
              </w:rPr>
              <w:t>pregnancy</w:t>
            </w:r>
          </w:p>
        </w:tc>
        <w:tc>
          <w:tcPr>
            <w:tcW w:w="832" w:type="dxa"/>
          </w:tcPr>
          <w:p w:rsidRPr="00BB7D01" w:rsidR="00E430B5" w:rsidP="00E430B5" w:rsidRDefault="00E430B5" w14:paraId="3DC7043E"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16FAA58D"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28ADE2B3"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31DEA3A7" w14:textId="77777777">
            <w:pPr>
              <w:spacing w:line="276" w:lineRule="auto"/>
              <w:ind w:left="0" w:firstLine="0"/>
              <w:rPr>
                <w:rFonts w:eastAsia="Times New Roman"/>
                <w:sz w:val="20"/>
                <w:szCs w:val="20"/>
                <w:lang w:eastAsia="en-GB"/>
              </w:rPr>
            </w:pPr>
          </w:p>
        </w:tc>
      </w:tr>
      <w:tr w:rsidRPr="00BB7D01" w:rsidR="00E430B5" w:rsidTr="00E430B5" w14:paraId="1355FA49" w14:textId="77777777">
        <w:trPr>
          <w:trHeight w:val="227"/>
        </w:trPr>
        <w:tc>
          <w:tcPr>
            <w:tcW w:w="4405" w:type="dxa"/>
            <w:shd w:val="clear" w:color="auto" w:fill="auto"/>
            <w:vAlign w:val="center"/>
          </w:tcPr>
          <w:p w:rsidR="00E430B5" w:rsidP="00E430B5" w:rsidRDefault="00E430B5" w14:paraId="4D660B54" w14:textId="77777777">
            <w:pPr>
              <w:spacing w:line="276" w:lineRule="auto"/>
              <w:ind w:left="0" w:firstLine="0"/>
              <w:rPr>
                <w:rFonts w:eastAsia="Times New Roman"/>
                <w:sz w:val="20"/>
                <w:szCs w:val="20"/>
                <w:lang w:eastAsia="en-GB"/>
              </w:rPr>
            </w:pPr>
            <w:r>
              <w:rPr>
                <w:rFonts w:eastAsia="Times New Roman"/>
                <w:sz w:val="20"/>
                <w:szCs w:val="20"/>
                <w:lang w:eastAsia="en-GB"/>
              </w:rPr>
              <w:t>C</w:t>
            </w:r>
            <w:r w:rsidRPr="00CF714E">
              <w:rPr>
                <w:rFonts w:eastAsia="Times New Roman"/>
                <w:sz w:val="20"/>
                <w:szCs w:val="20"/>
                <w:lang w:eastAsia="en-GB"/>
              </w:rPr>
              <w:t xml:space="preserve">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w:t>
            </w:r>
            <w:r>
              <w:rPr>
                <w:rFonts w:eastAsia="Times New Roman"/>
                <w:sz w:val="20"/>
                <w:szCs w:val="20"/>
                <w:lang w:eastAsia="en-GB"/>
              </w:rPr>
              <w:t xml:space="preserve">in third trimester of </w:t>
            </w:r>
            <w:r w:rsidRPr="00CF714E">
              <w:rPr>
                <w:rFonts w:eastAsia="Times New Roman"/>
                <w:sz w:val="20"/>
                <w:szCs w:val="20"/>
                <w:lang w:eastAsia="en-GB"/>
              </w:rPr>
              <w:t>pregnancy</w:t>
            </w:r>
          </w:p>
        </w:tc>
        <w:tc>
          <w:tcPr>
            <w:tcW w:w="832" w:type="dxa"/>
          </w:tcPr>
          <w:p w:rsidRPr="00BB7D01" w:rsidR="00E430B5" w:rsidP="00E430B5" w:rsidRDefault="00E430B5" w14:paraId="5ECD85C2" w14:textId="77777777">
            <w:pPr>
              <w:spacing w:line="276" w:lineRule="auto"/>
              <w:ind w:left="0" w:firstLine="0"/>
              <w:rPr>
                <w:rFonts w:eastAsia="Times New Roman"/>
                <w:sz w:val="20"/>
                <w:szCs w:val="20"/>
                <w:lang w:eastAsia="en-GB"/>
              </w:rPr>
            </w:pPr>
          </w:p>
        </w:tc>
        <w:tc>
          <w:tcPr>
            <w:tcW w:w="1798" w:type="dxa"/>
          </w:tcPr>
          <w:p w:rsidRPr="00BB7D01" w:rsidR="00E430B5" w:rsidP="00E430B5" w:rsidRDefault="00E430B5" w14:paraId="0D914111" w14:textId="77777777">
            <w:pPr>
              <w:spacing w:line="276" w:lineRule="auto"/>
              <w:ind w:left="0" w:firstLine="0"/>
              <w:rPr>
                <w:rFonts w:eastAsia="Times New Roman"/>
                <w:sz w:val="20"/>
                <w:szCs w:val="20"/>
                <w:lang w:eastAsia="en-GB"/>
              </w:rPr>
            </w:pPr>
          </w:p>
        </w:tc>
        <w:tc>
          <w:tcPr>
            <w:tcW w:w="1874" w:type="dxa"/>
          </w:tcPr>
          <w:p w:rsidRPr="00BB7D01" w:rsidR="00E430B5" w:rsidP="00E430B5" w:rsidRDefault="00E430B5" w14:paraId="1879D7A2" w14:textId="77777777">
            <w:pPr>
              <w:spacing w:line="276" w:lineRule="auto"/>
              <w:ind w:left="0" w:firstLine="0"/>
              <w:rPr>
                <w:rFonts w:eastAsia="Times New Roman"/>
                <w:sz w:val="20"/>
                <w:szCs w:val="20"/>
                <w:lang w:eastAsia="en-GB"/>
              </w:rPr>
            </w:pPr>
          </w:p>
        </w:tc>
        <w:tc>
          <w:tcPr>
            <w:tcW w:w="2176" w:type="dxa"/>
          </w:tcPr>
          <w:p w:rsidRPr="00BB7D01" w:rsidR="00E430B5" w:rsidP="00E430B5" w:rsidRDefault="00E430B5" w14:paraId="15522D02" w14:textId="77777777">
            <w:pPr>
              <w:spacing w:line="276" w:lineRule="auto"/>
              <w:ind w:left="0" w:firstLine="0"/>
              <w:rPr>
                <w:rFonts w:eastAsia="Times New Roman"/>
                <w:sz w:val="20"/>
                <w:szCs w:val="20"/>
                <w:lang w:eastAsia="en-GB"/>
              </w:rPr>
            </w:pPr>
          </w:p>
        </w:tc>
      </w:tr>
    </w:tbl>
    <w:p w:rsidR="00D94463" w:rsidP="00984273" w:rsidRDefault="009D1E28" w14:paraId="0372507D" w14:textId="175A1424">
      <w:pPr>
        <w:spacing w:line="276" w:lineRule="auto"/>
        <w:ind w:left="0" w:firstLine="0"/>
        <w:rPr>
          <w:b/>
        </w:rPr>
      </w:pPr>
      <w:r w:rsidRPr="009D1E28">
        <w:rPr>
          <w:b/>
        </w:rPr>
        <w:t xml:space="preserve">*Point estimates for the above associations, stratified by migraine severity and migraine type at baseline, will be plotted in </w:t>
      </w:r>
      <w:r>
        <w:rPr>
          <w:b/>
        </w:rPr>
        <w:t>two</w:t>
      </w:r>
      <w:r w:rsidRPr="009D1E28">
        <w:rPr>
          <w:b/>
        </w:rPr>
        <w:t xml:space="preserve"> figure</w:t>
      </w:r>
      <w:r>
        <w:rPr>
          <w:b/>
        </w:rPr>
        <w:t>s.</w:t>
      </w:r>
    </w:p>
    <w:p w:rsidR="00E430B5" w:rsidP="00984273" w:rsidRDefault="00E430B5" w14:paraId="75C370EE" w14:textId="65DFCC7C">
      <w:pPr>
        <w:spacing w:line="276" w:lineRule="auto"/>
        <w:ind w:left="0" w:firstLine="0"/>
        <w:rPr>
          <w:b/>
        </w:rPr>
      </w:pPr>
    </w:p>
    <w:p w:rsidR="00E430B5" w:rsidRDefault="00E430B5" w14:paraId="55B499A6" w14:textId="63FA07BE">
      <w:pPr>
        <w:rPr>
          <w:b/>
        </w:rPr>
      </w:pPr>
      <w:r>
        <w:rPr>
          <w:b/>
        </w:rPr>
        <w:br w:type="page"/>
      </w:r>
    </w:p>
    <w:p w:rsidRPr="002B4B18" w:rsidR="00E430B5" w:rsidP="00E430B5" w:rsidRDefault="00E430B5" w14:paraId="11DD1930" w14:textId="08B945F5">
      <w:pPr>
        <w:spacing w:line="276" w:lineRule="auto"/>
        <w:ind w:left="0" w:firstLine="0"/>
        <w:rPr>
          <w:rFonts w:eastAsia="Times New Roman"/>
          <w:szCs w:val="20"/>
          <w:lang w:eastAsia="en-GB"/>
        </w:rPr>
      </w:pPr>
      <w:r w:rsidRPr="002B4B18">
        <w:rPr>
          <w:rFonts w:eastAsia="Times New Roman"/>
          <w:b/>
          <w:szCs w:val="20"/>
          <w:lang w:eastAsia="en-GB"/>
        </w:rPr>
        <w:lastRenderedPageBreak/>
        <w:t xml:space="preserve">Table shell </w:t>
      </w:r>
      <w:r>
        <w:rPr>
          <w:rFonts w:eastAsia="Times New Roman"/>
          <w:b/>
          <w:szCs w:val="20"/>
          <w:lang w:eastAsia="en-GB"/>
        </w:rPr>
        <w:t>9</w:t>
      </w:r>
      <w:r w:rsidRPr="002B4B18">
        <w:rPr>
          <w:rFonts w:eastAsia="Times New Roman"/>
          <w:szCs w:val="20"/>
          <w:lang w:eastAsia="en-GB"/>
        </w:rPr>
        <w:t xml:space="preserve">. </w:t>
      </w:r>
      <w:r>
        <w:rPr>
          <w:rFonts w:eastAsia="Times New Roman"/>
          <w:szCs w:val="20"/>
          <w:lang w:eastAsia="en-GB"/>
        </w:rPr>
        <w:t xml:space="preserve">Association between </w:t>
      </w:r>
      <w:r w:rsidR="00BE1081">
        <w:rPr>
          <w:rFonts w:eastAsia="Times New Roman"/>
          <w:szCs w:val="20"/>
          <w:lang w:eastAsia="en-GB"/>
        </w:rPr>
        <w:t xml:space="preserve">extended use of </w:t>
      </w:r>
      <w:r>
        <w:rPr>
          <w:rFonts w:eastAsia="Times New Roman"/>
          <w:szCs w:val="20"/>
          <w:lang w:eastAsia="en-GB"/>
        </w:rPr>
        <w:t xml:space="preserve">continued </w:t>
      </w:r>
      <w:proofErr w:type="spellStart"/>
      <w:r>
        <w:rPr>
          <w:rFonts w:eastAsia="Times New Roman"/>
          <w:szCs w:val="20"/>
          <w:lang w:eastAsia="en-GB"/>
        </w:rPr>
        <w:t>t</w:t>
      </w:r>
      <w:r w:rsidRPr="002B4B18">
        <w:rPr>
          <w:rFonts w:eastAsia="Times New Roman"/>
          <w:szCs w:val="20"/>
          <w:lang w:eastAsia="en-GB"/>
        </w:rPr>
        <w:t>riptan</w:t>
      </w:r>
      <w:proofErr w:type="spellEnd"/>
      <w:r w:rsidRPr="002B4B18">
        <w:rPr>
          <w:rFonts w:eastAsia="Times New Roman"/>
          <w:szCs w:val="20"/>
          <w:lang w:eastAsia="en-GB"/>
        </w:rPr>
        <w:t xml:space="preserve"> </w:t>
      </w:r>
      <w:r w:rsidR="00BE1081">
        <w:rPr>
          <w:rFonts w:eastAsia="Times New Roman"/>
          <w:szCs w:val="20"/>
          <w:lang w:eastAsia="en-GB"/>
        </w:rPr>
        <w:t xml:space="preserve">in pregnancy </w:t>
      </w:r>
      <w:r>
        <w:rPr>
          <w:rFonts w:eastAsia="Times New Roman"/>
          <w:szCs w:val="20"/>
          <w:lang w:eastAsia="en-GB"/>
        </w:rPr>
        <w:t xml:space="preserve">with maternal and pregnancy outcomes </w:t>
      </w:r>
      <w:r w:rsidRPr="002B4B18">
        <w:rPr>
          <w:rFonts w:eastAsia="Times New Roman"/>
          <w:szCs w:val="20"/>
          <w:lang w:eastAsia="en-GB"/>
        </w:rPr>
        <w:t xml:space="preserve">(N=xxx) </w:t>
      </w:r>
      <w:r>
        <w:rPr>
          <w:rFonts w:eastAsia="Times New Roman"/>
          <w:szCs w:val="20"/>
          <w:lang w:eastAsia="en-GB"/>
        </w:rPr>
        <w:t>*</w:t>
      </w:r>
    </w:p>
    <w:tbl>
      <w:tblPr>
        <w:tblStyle w:val="TableGrid"/>
        <w:tblW w:w="13948" w:type="dxa"/>
        <w:tblLook w:val="04A0" w:firstRow="1" w:lastRow="0" w:firstColumn="1" w:lastColumn="0" w:noHBand="0" w:noVBand="1"/>
      </w:tblPr>
      <w:tblGrid>
        <w:gridCol w:w="4120"/>
        <w:gridCol w:w="822"/>
        <w:gridCol w:w="1721"/>
        <w:gridCol w:w="1723"/>
        <w:gridCol w:w="1723"/>
        <w:gridCol w:w="1768"/>
        <w:gridCol w:w="2071"/>
      </w:tblGrid>
      <w:tr w:rsidRPr="00BB7D01" w:rsidR="00BE1081" w:rsidTr="00BE1081" w14:paraId="460252FD" w14:textId="77777777">
        <w:trPr>
          <w:trHeight w:val="504"/>
          <w:tblHeader/>
        </w:trPr>
        <w:tc>
          <w:tcPr>
            <w:tcW w:w="4120" w:type="dxa"/>
            <w:shd w:val="clear" w:color="auto" w:fill="F2F2F2" w:themeFill="background1" w:themeFillShade="F2"/>
          </w:tcPr>
          <w:p w:rsidRPr="00BB7D01" w:rsidR="00BE1081" w:rsidP="00BE1081" w:rsidRDefault="00BE1081" w14:paraId="6A1C0347" w14:textId="2FDC76DE">
            <w:pPr>
              <w:spacing w:line="276" w:lineRule="auto"/>
              <w:ind w:left="0" w:firstLine="0"/>
              <w:rPr>
                <w:rFonts w:eastAsia="Times New Roman"/>
                <w:b/>
                <w:sz w:val="20"/>
                <w:szCs w:val="20"/>
                <w:lang w:eastAsia="en-GB"/>
              </w:rPr>
            </w:pPr>
          </w:p>
        </w:tc>
        <w:tc>
          <w:tcPr>
            <w:tcW w:w="822" w:type="dxa"/>
            <w:shd w:val="clear" w:color="auto" w:fill="F2F2F2" w:themeFill="background1" w:themeFillShade="F2"/>
          </w:tcPr>
          <w:p w:rsidR="00BE1081" w:rsidP="00BE1081" w:rsidRDefault="00BE1081" w14:paraId="4FB6A783"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Total</w:t>
            </w:r>
          </w:p>
          <w:p w:rsidRPr="00BB7D01" w:rsidR="00BE1081" w:rsidP="00BE1081" w:rsidRDefault="00BE1081" w14:paraId="2D453BEF"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w:t>
            </w:r>
          </w:p>
        </w:tc>
        <w:tc>
          <w:tcPr>
            <w:tcW w:w="1721" w:type="dxa"/>
            <w:shd w:val="clear" w:color="auto" w:fill="F2F2F2" w:themeFill="background1" w:themeFillShade="F2"/>
          </w:tcPr>
          <w:p w:rsidR="00BE1081" w:rsidP="00BE1081" w:rsidRDefault="00BE1081" w14:paraId="54191684"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with the outcome</w:t>
            </w:r>
          </w:p>
          <w:p w:rsidRPr="00BB7D01" w:rsidR="00BE1081" w:rsidP="00BE1081" w:rsidRDefault="00BE1081" w14:paraId="6181A5DC" w14:textId="77777777">
            <w:pPr>
              <w:spacing w:line="276" w:lineRule="auto"/>
              <w:ind w:left="0" w:firstLine="0"/>
              <w:jc w:val="left"/>
              <w:rPr>
                <w:rFonts w:eastAsia="Times New Roman"/>
                <w:b/>
                <w:sz w:val="20"/>
                <w:szCs w:val="20"/>
                <w:lang w:eastAsia="en-GB"/>
              </w:rPr>
            </w:pPr>
            <w:r>
              <w:rPr>
                <w:rFonts w:eastAsia="Times New Roman"/>
                <w:b/>
                <w:sz w:val="20"/>
                <w:szCs w:val="20"/>
                <w:lang w:eastAsia="en-GB"/>
              </w:rPr>
              <w:t>N=xxx (%)</w:t>
            </w:r>
          </w:p>
        </w:tc>
        <w:tc>
          <w:tcPr>
            <w:tcW w:w="1723" w:type="dxa"/>
            <w:shd w:val="clear" w:color="auto" w:fill="F2F2F2" w:themeFill="background1" w:themeFillShade="F2"/>
          </w:tcPr>
          <w:p w:rsidR="00BE1081" w:rsidP="00BE1081" w:rsidRDefault="00BE1081" w14:paraId="2FD01EB9" w14:textId="55BB7BB3">
            <w:pPr>
              <w:spacing w:line="276" w:lineRule="auto"/>
              <w:ind w:left="0" w:firstLine="0"/>
              <w:jc w:val="left"/>
              <w:rPr>
                <w:rFonts w:eastAsia="Times New Roman"/>
                <w:b/>
                <w:sz w:val="20"/>
                <w:szCs w:val="20"/>
                <w:lang w:eastAsia="en-GB"/>
              </w:rPr>
            </w:pPr>
            <w:r>
              <w:rPr>
                <w:rFonts w:eastAsia="Times New Roman"/>
                <w:b/>
                <w:sz w:val="20"/>
                <w:szCs w:val="20"/>
                <w:lang w:eastAsia="en-GB"/>
              </w:rPr>
              <w:t>Crude RR with 95% CI</w:t>
            </w:r>
          </w:p>
        </w:tc>
        <w:tc>
          <w:tcPr>
            <w:tcW w:w="1723" w:type="dxa"/>
            <w:shd w:val="clear" w:color="auto" w:fill="F2F2F2" w:themeFill="background1" w:themeFillShade="F2"/>
          </w:tcPr>
          <w:p w:rsidR="00BE1081" w:rsidP="00BE1081" w:rsidRDefault="00BE1081" w14:paraId="5E375C46" w14:textId="1485653C">
            <w:pPr>
              <w:spacing w:line="276" w:lineRule="auto"/>
              <w:ind w:left="0" w:firstLine="0"/>
              <w:jc w:val="left"/>
              <w:rPr>
                <w:rFonts w:eastAsia="Times New Roman"/>
                <w:b/>
                <w:sz w:val="20"/>
                <w:szCs w:val="20"/>
                <w:lang w:eastAsia="en-GB"/>
              </w:rPr>
            </w:pPr>
            <w:r>
              <w:rPr>
                <w:rFonts w:eastAsia="Times New Roman"/>
                <w:b/>
                <w:sz w:val="20"/>
                <w:szCs w:val="20"/>
                <w:lang w:eastAsia="en-GB"/>
              </w:rPr>
              <w:t>Weighted RR with 95% CI</w:t>
            </w:r>
          </w:p>
        </w:tc>
        <w:tc>
          <w:tcPr>
            <w:tcW w:w="1768" w:type="dxa"/>
            <w:shd w:val="clear" w:color="auto" w:fill="F2F2F2" w:themeFill="background1" w:themeFillShade="F2"/>
          </w:tcPr>
          <w:p w:rsidRPr="00BB7D01" w:rsidR="00BE1081" w:rsidP="00BE1081" w:rsidRDefault="00BE1081" w14:paraId="45C4D5F1" w14:textId="3444FE49">
            <w:pPr>
              <w:spacing w:line="276" w:lineRule="auto"/>
              <w:ind w:left="0" w:firstLine="0"/>
              <w:jc w:val="left"/>
              <w:rPr>
                <w:rFonts w:eastAsia="Times New Roman"/>
                <w:b/>
                <w:sz w:val="20"/>
                <w:szCs w:val="20"/>
                <w:lang w:eastAsia="en-GB"/>
              </w:rPr>
            </w:pPr>
            <w:r>
              <w:rPr>
                <w:rFonts w:eastAsia="Times New Roman"/>
                <w:b/>
                <w:sz w:val="20"/>
                <w:szCs w:val="20"/>
                <w:lang w:eastAsia="en-GB"/>
              </w:rPr>
              <w:t>Crude RR with 95% CI</w:t>
            </w:r>
          </w:p>
        </w:tc>
        <w:tc>
          <w:tcPr>
            <w:tcW w:w="2071" w:type="dxa"/>
            <w:shd w:val="clear" w:color="auto" w:fill="F2F2F2" w:themeFill="background1" w:themeFillShade="F2"/>
          </w:tcPr>
          <w:p w:rsidRPr="00BB7D01" w:rsidR="00BE1081" w:rsidP="00BE1081" w:rsidRDefault="00BE1081" w14:paraId="2B506368" w14:textId="7735A20A">
            <w:pPr>
              <w:spacing w:line="276" w:lineRule="auto"/>
              <w:ind w:left="0" w:firstLine="0"/>
              <w:jc w:val="left"/>
              <w:rPr>
                <w:rFonts w:eastAsia="Times New Roman"/>
                <w:b/>
                <w:sz w:val="20"/>
                <w:szCs w:val="20"/>
                <w:lang w:eastAsia="en-GB"/>
              </w:rPr>
            </w:pPr>
            <w:r>
              <w:rPr>
                <w:rFonts w:eastAsia="Times New Roman"/>
                <w:b/>
                <w:sz w:val="20"/>
                <w:szCs w:val="20"/>
                <w:lang w:eastAsia="en-GB"/>
              </w:rPr>
              <w:t>Weighted RR with 95% CI</w:t>
            </w:r>
          </w:p>
        </w:tc>
      </w:tr>
      <w:tr w:rsidRPr="00BB7D01" w:rsidR="00BE1081" w:rsidTr="00BE1081" w14:paraId="02CE9550" w14:textId="77777777">
        <w:trPr>
          <w:trHeight w:val="227"/>
        </w:trPr>
        <w:tc>
          <w:tcPr>
            <w:tcW w:w="4120" w:type="dxa"/>
          </w:tcPr>
          <w:p w:rsidRPr="00D94463" w:rsidR="00BE1081" w:rsidP="00BE1081" w:rsidRDefault="00BE1081" w14:paraId="62369551" w14:textId="77777777">
            <w:pPr>
              <w:spacing w:line="276" w:lineRule="auto"/>
              <w:ind w:left="0" w:firstLine="0"/>
              <w:rPr>
                <w:rFonts w:eastAsia="Times New Roman"/>
                <w:b/>
                <w:sz w:val="20"/>
                <w:szCs w:val="20"/>
                <w:lang w:eastAsia="en-GB"/>
              </w:rPr>
            </w:pPr>
            <w:r w:rsidRPr="00D94463">
              <w:rPr>
                <w:rFonts w:eastAsia="Times New Roman"/>
                <w:b/>
                <w:sz w:val="20"/>
                <w:szCs w:val="20"/>
                <w:lang w:eastAsia="en-GB"/>
              </w:rPr>
              <w:t>Premature birth</w:t>
            </w:r>
          </w:p>
        </w:tc>
        <w:tc>
          <w:tcPr>
            <w:tcW w:w="822" w:type="dxa"/>
          </w:tcPr>
          <w:p w:rsidRPr="00BB7D01" w:rsidR="00BE1081" w:rsidP="00BE1081" w:rsidRDefault="00BE1081" w14:paraId="630B235C"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3D585F95" w14:textId="77777777">
            <w:pPr>
              <w:spacing w:line="276" w:lineRule="auto"/>
              <w:ind w:left="0" w:firstLine="0"/>
              <w:rPr>
                <w:rFonts w:eastAsia="Times New Roman"/>
                <w:sz w:val="20"/>
                <w:szCs w:val="20"/>
                <w:lang w:eastAsia="en-GB"/>
              </w:rPr>
            </w:pPr>
          </w:p>
        </w:tc>
        <w:tc>
          <w:tcPr>
            <w:tcW w:w="1723" w:type="dxa"/>
          </w:tcPr>
          <w:p w:rsidR="00BE1081" w:rsidP="00BE1081" w:rsidRDefault="00BE1081" w14:paraId="66159D47" w14:textId="77777777">
            <w:pPr>
              <w:spacing w:line="276" w:lineRule="auto"/>
              <w:ind w:left="0" w:firstLine="0"/>
              <w:rPr>
                <w:rFonts w:eastAsia="Times New Roman"/>
                <w:sz w:val="20"/>
                <w:szCs w:val="20"/>
                <w:lang w:eastAsia="en-GB"/>
              </w:rPr>
            </w:pPr>
          </w:p>
        </w:tc>
        <w:tc>
          <w:tcPr>
            <w:tcW w:w="1723" w:type="dxa"/>
          </w:tcPr>
          <w:p w:rsidR="00BE1081" w:rsidP="00BE1081" w:rsidRDefault="00BE1081" w14:paraId="663FAAF8" w14:textId="77777777">
            <w:pPr>
              <w:spacing w:line="276" w:lineRule="auto"/>
              <w:ind w:left="0" w:firstLine="0"/>
              <w:rPr>
                <w:rFonts w:eastAsia="Times New Roman"/>
                <w:sz w:val="20"/>
                <w:szCs w:val="20"/>
                <w:lang w:eastAsia="en-GB"/>
              </w:rPr>
            </w:pPr>
          </w:p>
        </w:tc>
        <w:tc>
          <w:tcPr>
            <w:tcW w:w="1768" w:type="dxa"/>
          </w:tcPr>
          <w:p w:rsidR="00BE1081" w:rsidP="00BE1081" w:rsidRDefault="00BE1081" w14:paraId="0257A4D5" w14:textId="0CDBC4B2">
            <w:pPr>
              <w:spacing w:line="276" w:lineRule="auto"/>
              <w:ind w:left="0" w:firstLine="0"/>
              <w:rPr>
                <w:rFonts w:eastAsia="Times New Roman"/>
                <w:sz w:val="20"/>
                <w:szCs w:val="20"/>
                <w:lang w:eastAsia="en-GB"/>
              </w:rPr>
            </w:pPr>
          </w:p>
        </w:tc>
        <w:tc>
          <w:tcPr>
            <w:tcW w:w="2071" w:type="dxa"/>
          </w:tcPr>
          <w:p w:rsidR="00BE1081" w:rsidP="00BE1081" w:rsidRDefault="00BE1081" w14:paraId="775B40B7" w14:textId="77777777">
            <w:pPr>
              <w:spacing w:line="276" w:lineRule="auto"/>
              <w:ind w:left="0" w:firstLine="0"/>
              <w:rPr>
                <w:rFonts w:eastAsia="Times New Roman"/>
                <w:sz w:val="20"/>
                <w:szCs w:val="20"/>
                <w:lang w:eastAsia="en-GB"/>
              </w:rPr>
            </w:pPr>
          </w:p>
        </w:tc>
      </w:tr>
      <w:tr w:rsidRPr="00BB7D01" w:rsidR="00BE1081" w:rsidTr="00BE1081" w14:paraId="2BA42374" w14:textId="77777777">
        <w:trPr>
          <w:trHeight w:val="221"/>
        </w:trPr>
        <w:tc>
          <w:tcPr>
            <w:tcW w:w="4120" w:type="dxa"/>
          </w:tcPr>
          <w:p w:rsidRPr="00CF714E" w:rsidR="00BE1081" w:rsidP="00BE1081" w:rsidRDefault="00BE1081" w14:paraId="4A42C699" w14:textId="77777777">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7EC9BFAF"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1CCBA732" w14:textId="77777777">
            <w:pPr>
              <w:spacing w:line="276" w:lineRule="auto"/>
              <w:ind w:left="0" w:firstLine="0"/>
              <w:rPr>
                <w:rFonts w:eastAsia="Times New Roman"/>
                <w:sz w:val="20"/>
                <w:szCs w:val="20"/>
                <w:lang w:eastAsia="en-GB"/>
              </w:rPr>
            </w:pPr>
          </w:p>
        </w:tc>
        <w:tc>
          <w:tcPr>
            <w:tcW w:w="1723" w:type="dxa"/>
          </w:tcPr>
          <w:p w:rsidR="00BE1081" w:rsidP="00BE1081" w:rsidRDefault="00BE1081" w14:paraId="0C5F790B" w14:textId="26F7B3A0">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00BE1081" w:rsidP="00BE1081" w:rsidRDefault="00BE1081" w14:paraId="45B35F1B" w14:textId="07B2C0D1">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4BD9DE23" w14:textId="2AA6CFED">
            <w:pPr>
              <w:spacing w:line="276" w:lineRule="auto"/>
              <w:ind w:left="0" w:firstLine="0"/>
              <w:rPr>
                <w:rFonts w:eastAsia="Times New Roman"/>
                <w:sz w:val="20"/>
                <w:szCs w:val="20"/>
                <w:lang w:eastAsia="en-GB"/>
              </w:rPr>
            </w:pPr>
          </w:p>
        </w:tc>
        <w:tc>
          <w:tcPr>
            <w:tcW w:w="2071" w:type="dxa"/>
          </w:tcPr>
          <w:p w:rsidRPr="00BB7D01" w:rsidR="00BE1081" w:rsidP="00BE1081" w:rsidRDefault="00BE1081" w14:paraId="002BCEAB" w14:textId="405226C9">
            <w:pPr>
              <w:spacing w:line="276" w:lineRule="auto"/>
              <w:ind w:left="0" w:firstLine="0"/>
              <w:rPr>
                <w:rFonts w:eastAsia="Times New Roman"/>
                <w:sz w:val="20"/>
                <w:szCs w:val="20"/>
                <w:lang w:eastAsia="en-GB"/>
              </w:rPr>
            </w:pPr>
          </w:p>
        </w:tc>
      </w:tr>
      <w:tr w:rsidRPr="00BB7D01" w:rsidR="00BE1081" w:rsidTr="00BE1081" w14:paraId="672B8AD4" w14:textId="77777777">
        <w:trPr>
          <w:trHeight w:val="227"/>
        </w:trPr>
        <w:tc>
          <w:tcPr>
            <w:tcW w:w="4120" w:type="dxa"/>
            <w:shd w:val="clear" w:color="auto" w:fill="auto"/>
            <w:vAlign w:val="center"/>
          </w:tcPr>
          <w:p w:rsidR="00BE1081" w:rsidP="00BE1081" w:rsidRDefault="00BE1081" w14:paraId="52F0EEDC" w14:textId="070DBDFF">
            <w:pPr>
              <w:spacing w:line="276" w:lineRule="auto"/>
              <w:ind w:left="0" w:firstLine="0"/>
              <w:rPr>
                <w:rFonts w:eastAsia="Times New Roman"/>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pregnancy</w:t>
            </w:r>
          </w:p>
        </w:tc>
        <w:tc>
          <w:tcPr>
            <w:tcW w:w="822" w:type="dxa"/>
          </w:tcPr>
          <w:p w:rsidRPr="00BB7D01" w:rsidR="00BE1081" w:rsidP="00BE1081" w:rsidRDefault="00BE1081" w14:paraId="00084E5C"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59B2CA21"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AE3529A"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DE4D8F9"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3B01425C" w14:textId="47016027">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3A5B99E4" w14:textId="1CBF16D0">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13BA5B5E" w14:textId="77777777">
        <w:trPr>
          <w:trHeight w:val="227"/>
        </w:trPr>
        <w:tc>
          <w:tcPr>
            <w:tcW w:w="4120" w:type="dxa"/>
            <w:shd w:val="clear" w:color="auto" w:fill="auto"/>
            <w:vAlign w:val="center"/>
          </w:tcPr>
          <w:p w:rsidR="00BE1081" w:rsidP="00BE1081" w:rsidRDefault="00BE1081" w14:paraId="0C79E067" w14:textId="0A39ECCE">
            <w:pPr>
              <w:spacing w:line="276" w:lineRule="auto"/>
              <w:ind w:left="0" w:firstLine="0"/>
              <w:rPr>
                <w:rFonts w:eastAsia="Times New Roman"/>
                <w:sz w:val="20"/>
                <w:szCs w:val="20"/>
                <w:lang w:eastAsia="en-GB"/>
              </w:rPr>
            </w:pPr>
            <w:r>
              <w:rPr>
                <w:rFonts w:eastAsia="Times New Roman"/>
                <w:sz w:val="20"/>
                <w:szCs w:val="20"/>
                <w:lang w:eastAsia="en-GB"/>
              </w:rPr>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pregnancy</w:t>
            </w:r>
          </w:p>
        </w:tc>
        <w:tc>
          <w:tcPr>
            <w:tcW w:w="822" w:type="dxa"/>
          </w:tcPr>
          <w:p w:rsidRPr="00BB7D01" w:rsidR="00BE1081" w:rsidP="00BE1081" w:rsidRDefault="00BE1081" w14:paraId="3AA28CC9"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08FFCBCC"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9EE3C11"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3835800"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5839FD3E" w14:textId="4F64D28D">
            <w:pPr>
              <w:spacing w:line="276" w:lineRule="auto"/>
              <w:ind w:left="0" w:firstLine="0"/>
              <w:rPr>
                <w:rFonts w:eastAsia="Times New Roman"/>
                <w:sz w:val="20"/>
                <w:szCs w:val="20"/>
                <w:lang w:eastAsia="en-GB"/>
              </w:rPr>
            </w:pPr>
          </w:p>
        </w:tc>
        <w:tc>
          <w:tcPr>
            <w:tcW w:w="2071" w:type="dxa"/>
          </w:tcPr>
          <w:p w:rsidRPr="00BB7D01" w:rsidR="00BE1081" w:rsidP="00BE1081" w:rsidRDefault="00BE1081" w14:paraId="43B50CD7" w14:textId="77777777">
            <w:pPr>
              <w:spacing w:line="276" w:lineRule="auto"/>
              <w:ind w:left="0" w:firstLine="0"/>
              <w:rPr>
                <w:rFonts w:eastAsia="Times New Roman"/>
                <w:sz w:val="20"/>
                <w:szCs w:val="20"/>
                <w:lang w:eastAsia="en-GB"/>
              </w:rPr>
            </w:pPr>
          </w:p>
        </w:tc>
      </w:tr>
      <w:tr w:rsidRPr="00BB7D01" w:rsidR="00BE1081" w:rsidTr="00BE1081" w14:paraId="3FAF0736" w14:textId="77777777">
        <w:trPr>
          <w:trHeight w:val="227"/>
        </w:trPr>
        <w:tc>
          <w:tcPr>
            <w:tcW w:w="4120" w:type="dxa"/>
            <w:shd w:val="clear" w:color="auto" w:fill="auto"/>
          </w:tcPr>
          <w:p w:rsidR="00BE1081" w:rsidP="00277483" w:rsidRDefault="00BE1081" w14:paraId="0A9A32B4" w14:textId="549EAF19">
            <w:pPr>
              <w:spacing w:line="276" w:lineRule="auto"/>
              <w:ind w:left="0" w:firstLine="0"/>
              <w:rPr>
                <w:rFonts w:eastAsia="Times New Roman"/>
                <w:sz w:val="20"/>
                <w:szCs w:val="20"/>
                <w:lang w:eastAsia="en-GB"/>
              </w:rPr>
            </w:pPr>
            <w:r>
              <w:rPr>
                <w:rFonts w:eastAsia="Times New Roman"/>
                <w:b/>
                <w:sz w:val="20"/>
                <w:szCs w:val="20"/>
                <w:lang w:eastAsia="en-GB"/>
              </w:rPr>
              <w:t>Small for gestational age</w:t>
            </w:r>
            <w:bookmarkStart w:name="_GoBack" w:id="30"/>
            <w:bookmarkEnd w:id="30"/>
          </w:p>
        </w:tc>
        <w:tc>
          <w:tcPr>
            <w:tcW w:w="822" w:type="dxa"/>
          </w:tcPr>
          <w:p w:rsidRPr="00BB7D01" w:rsidR="00BE1081" w:rsidP="00BE1081" w:rsidRDefault="00BE1081" w14:paraId="5897CA21"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52322A4E"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0F17047B"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01139052"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698DD5C3" w14:textId="68E0B1EF">
            <w:pPr>
              <w:spacing w:line="276" w:lineRule="auto"/>
              <w:ind w:left="0" w:firstLine="0"/>
              <w:rPr>
                <w:rFonts w:eastAsia="Times New Roman"/>
                <w:sz w:val="20"/>
                <w:szCs w:val="20"/>
                <w:lang w:eastAsia="en-GB"/>
              </w:rPr>
            </w:pPr>
          </w:p>
        </w:tc>
        <w:tc>
          <w:tcPr>
            <w:tcW w:w="2071" w:type="dxa"/>
          </w:tcPr>
          <w:p w:rsidRPr="00BB7D01" w:rsidR="00BE1081" w:rsidP="00BE1081" w:rsidRDefault="00BE1081" w14:paraId="014E9B78" w14:textId="77777777">
            <w:pPr>
              <w:spacing w:line="276" w:lineRule="auto"/>
              <w:ind w:left="0" w:firstLine="0"/>
              <w:rPr>
                <w:rFonts w:eastAsia="Times New Roman"/>
                <w:sz w:val="20"/>
                <w:szCs w:val="20"/>
                <w:lang w:eastAsia="en-GB"/>
              </w:rPr>
            </w:pPr>
          </w:p>
        </w:tc>
      </w:tr>
      <w:tr w:rsidRPr="00BB7D01" w:rsidR="00BE1081" w:rsidTr="00BE1081" w14:paraId="75FD2C31" w14:textId="77777777">
        <w:trPr>
          <w:trHeight w:val="227"/>
        </w:trPr>
        <w:tc>
          <w:tcPr>
            <w:tcW w:w="4120" w:type="dxa"/>
            <w:shd w:val="clear" w:color="auto" w:fill="auto"/>
          </w:tcPr>
          <w:p w:rsidR="00BE1081" w:rsidP="00BE1081" w:rsidRDefault="00BE1081" w14:paraId="38B47A6F" w14:textId="571F43A9">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7EC9D521"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200246E8" w14:textId="77777777">
            <w:pPr>
              <w:spacing w:line="276" w:lineRule="auto"/>
              <w:ind w:left="0" w:firstLine="0"/>
              <w:rPr>
                <w:rFonts w:eastAsia="Times New Roman"/>
                <w:sz w:val="20"/>
                <w:szCs w:val="20"/>
                <w:lang w:eastAsia="en-GB"/>
              </w:rPr>
            </w:pPr>
          </w:p>
        </w:tc>
        <w:tc>
          <w:tcPr>
            <w:tcW w:w="1723" w:type="dxa"/>
          </w:tcPr>
          <w:p w:rsidR="00BE1081" w:rsidP="00BE1081" w:rsidRDefault="00BE1081" w14:paraId="60347498" w14:textId="6F9BD489">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00BE1081" w:rsidP="00BE1081" w:rsidRDefault="00BE1081" w14:paraId="5769CE0C" w14:textId="483577F7">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1266E5C3" w14:textId="3D032861">
            <w:pPr>
              <w:spacing w:line="276" w:lineRule="auto"/>
              <w:ind w:left="0" w:firstLine="0"/>
              <w:rPr>
                <w:rFonts w:eastAsia="Times New Roman"/>
                <w:sz w:val="20"/>
                <w:szCs w:val="20"/>
                <w:lang w:eastAsia="en-GB"/>
              </w:rPr>
            </w:pPr>
          </w:p>
        </w:tc>
        <w:tc>
          <w:tcPr>
            <w:tcW w:w="2071" w:type="dxa"/>
          </w:tcPr>
          <w:p w:rsidRPr="00BB7D01" w:rsidR="00BE1081" w:rsidP="00BE1081" w:rsidRDefault="00BE1081" w14:paraId="10891527" w14:textId="5C8387F2">
            <w:pPr>
              <w:spacing w:line="276" w:lineRule="auto"/>
              <w:ind w:left="0" w:firstLine="0"/>
              <w:rPr>
                <w:rFonts w:eastAsia="Times New Roman"/>
                <w:sz w:val="20"/>
                <w:szCs w:val="20"/>
                <w:lang w:eastAsia="en-GB"/>
              </w:rPr>
            </w:pPr>
          </w:p>
        </w:tc>
      </w:tr>
      <w:tr w:rsidRPr="00BB7D01" w:rsidR="00BE1081" w:rsidTr="00BE1081" w14:paraId="310EF36F" w14:textId="77777777">
        <w:trPr>
          <w:trHeight w:val="227"/>
        </w:trPr>
        <w:tc>
          <w:tcPr>
            <w:tcW w:w="4120" w:type="dxa"/>
            <w:shd w:val="clear" w:color="auto" w:fill="auto"/>
            <w:vAlign w:val="center"/>
          </w:tcPr>
          <w:p w:rsidR="00BE1081" w:rsidP="00BE1081" w:rsidRDefault="00BE1081" w14:paraId="0C954865" w14:textId="1E59844E">
            <w:pPr>
              <w:spacing w:line="276" w:lineRule="auto"/>
              <w:ind w:left="0" w:firstLine="0"/>
              <w:rPr>
                <w:rFonts w:eastAsia="Times New Roman"/>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pregnancy</w:t>
            </w:r>
          </w:p>
        </w:tc>
        <w:tc>
          <w:tcPr>
            <w:tcW w:w="822" w:type="dxa"/>
          </w:tcPr>
          <w:p w:rsidRPr="00BB7D01" w:rsidR="00BE1081" w:rsidP="00BE1081" w:rsidRDefault="00BE1081" w14:paraId="5606F014"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6335219B"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108EFB89"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58546539"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08571832" w14:textId="1144FD29">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1047E453" w14:textId="1EB0B8E8">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2596FE52" w14:textId="77777777">
        <w:trPr>
          <w:trHeight w:val="227"/>
        </w:trPr>
        <w:tc>
          <w:tcPr>
            <w:tcW w:w="4120" w:type="dxa"/>
            <w:shd w:val="clear" w:color="auto" w:fill="auto"/>
            <w:vAlign w:val="center"/>
          </w:tcPr>
          <w:p w:rsidR="00BE1081" w:rsidP="00BE1081" w:rsidRDefault="00BE1081" w14:paraId="259DB468" w14:textId="790931A3">
            <w:pPr>
              <w:spacing w:line="276" w:lineRule="auto"/>
              <w:ind w:left="0" w:firstLine="0"/>
              <w:rPr>
                <w:rFonts w:eastAsia="Times New Roman"/>
                <w:sz w:val="20"/>
                <w:szCs w:val="20"/>
                <w:lang w:eastAsia="en-GB"/>
              </w:rPr>
            </w:pPr>
            <w:r>
              <w:rPr>
                <w:rFonts w:eastAsia="Times New Roman"/>
                <w:sz w:val="20"/>
                <w:szCs w:val="20"/>
                <w:lang w:eastAsia="en-GB"/>
              </w:rPr>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pregnancy</w:t>
            </w:r>
          </w:p>
        </w:tc>
        <w:tc>
          <w:tcPr>
            <w:tcW w:w="822" w:type="dxa"/>
          </w:tcPr>
          <w:p w:rsidRPr="00BB7D01" w:rsidR="00BE1081" w:rsidP="00BE1081" w:rsidRDefault="00BE1081" w14:paraId="2E1EAD69"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69EF4E63"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261FC4AB"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2BC8893F"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1C9F237A" w14:textId="38BC2D39">
            <w:pPr>
              <w:spacing w:line="276" w:lineRule="auto"/>
              <w:ind w:left="0" w:firstLine="0"/>
              <w:rPr>
                <w:rFonts w:eastAsia="Times New Roman"/>
                <w:sz w:val="20"/>
                <w:szCs w:val="20"/>
                <w:lang w:eastAsia="en-GB"/>
              </w:rPr>
            </w:pPr>
          </w:p>
        </w:tc>
        <w:tc>
          <w:tcPr>
            <w:tcW w:w="2071" w:type="dxa"/>
          </w:tcPr>
          <w:p w:rsidRPr="00BB7D01" w:rsidR="00BE1081" w:rsidP="00BE1081" w:rsidRDefault="00BE1081" w14:paraId="2020CE4C" w14:textId="77777777">
            <w:pPr>
              <w:spacing w:line="276" w:lineRule="auto"/>
              <w:ind w:left="0" w:firstLine="0"/>
              <w:rPr>
                <w:rFonts w:eastAsia="Times New Roman"/>
                <w:sz w:val="20"/>
                <w:szCs w:val="20"/>
                <w:lang w:eastAsia="en-GB"/>
              </w:rPr>
            </w:pPr>
          </w:p>
        </w:tc>
      </w:tr>
      <w:tr w:rsidRPr="00BB7D01" w:rsidR="00BE1081" w:rsidTr="00BE1081" w14:paraId="1CDA64DF" w14:textId="77777777">
        <w:trPr>
          <w:trHeight w:val="227"/>
        </w:trPr>
        <w:tc>
          <w:tcPr>
            <w:tcW w:w="4120" w:type="dxa"/>
            <w:shd w:val="clear" w:color="auto" w:fill="auto"/>
          </w:tcPr>
          <w:p w:rsidR="00BE1081" w:rsidP="00BE1081" w:rsidRDefault="00BE1081" w14:paraId="0390C687" w14:textId="77777777">
            <w:pPr>
              <w:spacing w:line="276" w:lineRule="auto"/>
              <w:ind w:left="0" w:firstLine="0"/>
              <w:rPr>
                <w:rFonts w:eastAsia="Times New Roman"/>
                <w:sz w:val="20"/>
                <w:szCs w:val="20"/>
                <w:lang w:eastAsia="en-GB"/>
              </w:rPr>
            </w:pPr>
            <w:r>
              <w:rPr>
                <w:rFonts w:eastAsia="Times New Roman"/>
                <w:b/>
                <w:sz w:val="20"/>
                <w:szCs w:val="20"/>
                <w:lang w:eastAsia="en-GB"/>
              </w:rPr>
              <w:t>Low birth weight</w:t>
            </w:r>
          </w:p>
        </w:tc>
        <w:tc>
          <w:tcPr>
            <w:tcW w:w="822" w:type="dxa"/>
          </w:tcPr>
          <w:p w:rsidRPr="00BB7D01" w:rsidR="00BE1081" w:rsidP="00BE1081" w:rsidRDefault="00BE1081" w14:paraId="641CE4C2"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4380DDC3"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55D9997"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52DA1996"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41C86246" w14:textId="370C13BA">
            <w:pPr>
              <w:spacing w:line="276" w:lineRule="auto"/>
              <w:ind w:left="0" w:firstLine="0"/>
              <w:rPr>
                <w:rFonts w:eastAsia="Times New Roman"/>
                <w:sz w:val="20"/>
                <w:szCs w:val="20"/>
                <w:lang w:eastAsia="en-GB"/>
              </w:rPr>
            </w:pPr>
          </w:p>
        </w:tc>
        <w:tc>
          <w:tcPr>
            <w:tcW w:w="2071" w:type="dxa"/>
          </w:tcPr>
          <w:p w:rsidRPr="00BB7D01" w:rsidR="00BE1081" w:rsidP="00BE1081" w:rsidRDefault="00BE1081" w14:paraId="3F6EE881" w14:textId="77777777">
            <w:pPr>
              <w:spacing w:line="276" w:lineRule="auto"/>
              <w:ind w:left="0" w:firstLine="0"/>
              <w:rPr>
                <w:rFonts w:eastAsia="Times New Roman"/>
                <w:sz w:val="20"/>
                <w:szCs w:val="20"/>
                <w:lang w:eastAsia="en-GB"/>
              </w:rPr>
            </w:pPr>
          </w:p>
        </w:tc>
      </w:tr>
      <w:tr w:rsidRPr="00BB7D01" w:rsidR="00BE1081" w:rsidTr="00BE1081" w14:paraId="13E9846A" w14:textId="77777777">
        <w:trPr>
          <w:trHeight w:val="227"/>
        </w:trPr>
        <w:tc>
          <w:tcPr>
            <w:tcW w:w="4120" w:type="dxa"/>
            <w:shd w:val="clear" w:color="auto" w:fill="auto"/>
          </w:tcPr>
          <w:p w:rsidR="00BE1081" w:rsidP="00BE1081" w:rsidRDefault="00BE1081" w14:paraId="015C87D9" w14:textId="59540DA5">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55D43239"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48979CDC" w14:textId="77777777">
            <w:pPr>
              <w:spacing w:line="276" w:lineRule="auto"/>
              <w:ind w:left="0" w:firstLine="0"/>
              <w:rPr>
                <w:rFonts w:eastAsia="Times New Roman"/>
                <w:sz w:val="20"/>
                <w:szCs w:val="20"/>
                <w:lang w:eastAsia="en-GB"/>
              </w:rPr>
            </w:pPr>
          </w:p>
        </w:tc>
        <w:tc>
          <w:tcPr>
            <w:tcW w:w="1723" w:type="dxa"/>
          </w:tcPr>
          <w:p w:rsidR="00BE1081" w:rsidP="00BE1081" w:rsidRDefault="00BE1081" w14:paraId="6CBDE332" w14:textId="464823A9">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00BE1081" w:rsidP="00BE1081" w:rsidRDefault="00BE1081" w14:paraId="4BC1F4D7" w14:textId="588CD792">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7B69754A" w14:textId="1804F7F5">
            <w:pPr>
              <w:spacing w:line="276" w:lineRule="auto"/>
              <w:ind w:left="0" w:firstLine="0"/>
              <w:rPr>
                <w:rFonts w:eastAsia="Times New Roman"/>
                <w:sz w:val="20"/>
                <w:szCs w:val="20"/>
                <w:lang w:eastAsia="en-GB"/>
              </w:rPr>
            </w:pPr>
          </w:p>
        </w:tc>
        <w:tc>
          <w:tcPr>
            <w:tcW w:w="2071" w:type="dxa"/>
          </w:tcPr>
          <w:p w:rsidRPr="00BB7D01" w:rsidR="00BE1081" w:rsidP="00BE1081" w:rsidRDefault="00BE1081" w14:paraId="17C5A221" w14:textId="3D30E66F">
            <w:pPr>
              <w:spacing w:line="276" w:lineRule="auto"/>
              <w:ind w:left="0" w:firstLine="0"/>
              <w:rPr>
                <w:rFonts w:eastAsia="Times New Roman"/>
                <w:sz w:val="20"/>
                <w:szCs w:val="20"/>
                <w:lang w:eastAsia="en-GB"/>
              </w:rPr>
            </w:pPr>
          </w:p>
        </w:tc>
      </w:tr>
      <w:tr w:rsidRPr="00BB7D01" w:rsidR="00BE1081" w:rsidTr="00BE1081" w14:paraId="0572FE56" w14:textId="77777777">
        <w:trPr>
          <w:trHeight w:val="227"/>
        </w:trPr>
        <w:tc>
          <w:tcPr>
            <w:tcW w:w="4120" w:type="dxa"/>
            <w:shd w:val="clear" w:color="auto" w:fill="auto"/>
            <w:vAlign w:val="center"/>
          </w:tcPr>
          <w:p w:rsidR="00BE1081" w:rsidP="00BE1081" w:rsidRDefault="00BE1081" w14:paraId="0089815F" w14:textId="089C557A">
            <w:pPr>
              <w:spacing w:line="276" w:lineRule="auto"/>
              <w:ind w:left="0" w:firstLine="0"/>
              <w:rPr>
                <w:rFonts w:eastAsia="Times New Roman"/>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pregnancy</w:t>
            </w:r>
          </w:p>
        </w:tc>
        <w:tc>
          <w:tcPr>
            <w:tcW w:w="822" w:type="dxa"/>
          </w:tcPr>
          <w:p w:rsidRPr="00BB7D01" w:rsidR="00BE1081" w:rsidP="00BE1081" w:rsidRDefault="00BE1081" w14:paraId="3634C918"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22135E4F"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679B471"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60C452A"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5C15D1AB" w14:textId="1FDBCDEF">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4C196636" w14:textId="4E780C96">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4F75323F" w14:textId="77777777">
        <w:trPr>
          <w:trHeight w:val="227"/>
        </w:trPr>
        <w:tc>
          <w:tcPr>
            <w:tcW w:w="4120" w:type="dxa"/>
            <w:shd w:val="clear" w:color="auto" w:fill="auto"/>
            <w:vAlign w:val="center"/>
          </w:tcPr>
          <w:p w:rsidR="00BE1081" w:rsidP="00BE1081" w:rsidRDefault="00BE1081" w14:paraId="2793DF1E" w14:textId="7087D753">
            <w:pPr>
              <w:spacing w:line="276" w:lineRule="auto"/>
              <w:ind w:left="0" w:firstLine="0"/>
              <w:rPr>
                <w:rFonts w:eastAsia="Times New Roman"/>
                <w:sz w:val="20"/>
                <w:szCs w:val="20"/>
                <w:lang w:eastAsia="en-GB"/>
              </w:rPr>
            </w:pPr>
            <w:r>
              <w:rPr>
                <w:rFonts w:eastAsia="Times New Roman"/>
                <w:sz w:val="20"/>
                <w:szCs w:val="20"/>
                <w:lang w:eastAsia="en-GB"/>
              </w:rPr>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pregnancy</w:t>
            </w:r>
          </w:p>
        </w:tc>
        <w:tc>
          <w:tcPr>
            <w:tcW w:w="822" w:type="dxa"/>
          </w:tcPr>
          <w:p w:rsidRPr="00BB7D01" w:rsidR="00BE1081" w:rsidP="00BE1081" w:rsidRDefault="00BE1081" w14:paraId="6EE34C60"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20F5EDD9"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5C22476"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3FDBDD3"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15B251C3" w14:textId="7FC64E98">
            <w:pPr>
              <w:spacing w:line="276" w:lineRule="auto"/>
              <w:ind w:left="0" w:firstLine="0"/>
              <w:rPr>
                <w:rFonts w:eastAsia="Times New Roman"/>
                <w:sz w:val="20"/>
                <w:szCs w:val="20"/>
                <w:lang w:eastAsia="en-GB"/>
              </w:rPr>
            </w:pPr>
          </w:p>
        </w:tc>
        <w:tc>
          <w:tcPr>
            <w:tcW w:w="2071" w:type="dxa"/>
          </w:tcPr>
          <w:p w:rsidRPr="00BB7D01" w:rsidR="00BE1081" w:rsidP="00BE1081" w:rsidRDefault="00BE1081" w14:paraId="74F75498" w14:textId="77777777">
            <w:pPr>
              <w:spacing w:line="276" w:lineRule="auto"/>
              <w:ind w:left="0" w:firstLine="0"/>
              <w:rPr>
                <w:rFonts w:eastAsia="Times New Roman"/>
                <w:sz w:val="20"/>
                <w:szCs w:val="20"/>
                <w:lang w:eastAsia="en-GB"/>
              </w:rPr>
            </w:pPr>
          </w:p>
        </w:tc>
      </w:tr>
      <w:tr w:rsidRPr="00BB7D01" w:rsidR="00BE1081" w:rsidTr="00A736B0" w14:paraId="01D2C434" w14:textId="77777777">
        <w:trPr>
          <w:trHeight w:val="227"/>
        </w:trPr>
        <w:tc>
          <w:tcPr>
            <w:tcW w:w="4120" w:type="dxa"/>
            <w:shd w:val="clear" w:color="auto" w:fill="auto"/>
          </w:tcPr>
          <w:p w:rsidR="00BE1081" w:rsidP="00BE1081" w:rsidRDefault="00BE1081" w14:paraId="363565B6" w14:textId="1B35082C">
            <w:pPr>
              <w:spacing w:line="276" w:lineRule="auto"/>
              <w:ind w:left="0" w:firstLine="0"/>
              <w:rPr>
                <w:rFonts w:eastAsia="Times New Roman"/>
                <w:sz w:val="20"/>
                <w:szCs w:val="20"/>
                <w:lang w:eastAsia="en-GB"/>
              </w:rPr>
            </w:pPr>
            <w:r>
              <w:rPr>
                <w:rFonts w:eastAsia="Times New Roman"/>
                <w:b/>
                <w:sz w:val="20"/>
                <w:szCs w:val="20"/>
                <w:lang w:eastAsia="en-GB"/>
              </w:rPr>
              <w:t>Major congenital anomalies</w:t>
            </w:r>
          </w:p>
        </w:tc>
        <w:tc>
          <w:tcPr>
            <w:tcW w:w="822" w:type="dxa"/>
          </w:tcPr>
          <w:p w:rsidRPr="00BB7D01" w:rsidR="00BE1081" w:rsidP="00BE1081" w:rsidRDefault="00BE1081" w14:paraId="398BC950"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42B6E5DE"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D9D4D63"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16AEC3B5"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4996AA3B"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340D6B1B" w14:textId="77777777">
            <w:pPr>
              <w:spacing w:line="276" w:lineRule="auto"/>
              <w:ind w:left="0" w:firstLine="0"/>
              <w:rPr>
                <w:rFonts w:eastAsia="Times New Roman"/>
                <w:sz w:val="20"/>
                <w:szCs w:val="20"/>
                <w:lang w:eastAsia="en-GB"/>
              </w:rPr>
            </w:pPr>
          </w:p>
        </w:tc>
      </w:tr>
      <w:tr w:rsidRPr="00BB7D01" w:rsidR="00BE1081" w:rsidTr="00A736B0" w14:paraId="21AF5A51" w14:textId="77777777">
        <w:trPr>
          <w:trHeight w:val="227"/>
        </w:trPr>
        <w:tc>
          <w:tcPr>
            <w:tcW w:w="4120" w:type="dxa"/>
            <w:shd w:val="clear" w:color="auto" w:fill="auto"/>
          </w:tcPr>
          <w:p w:rsidR="00BE1081" w:rsidP="00BE1081" w:rsidRDefault="00BE1081" w14:paraId="0DBDA6C2" w14:textId="5E16D9DF">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3FB305DE"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51F4F8A1"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DF3104E" w14:textId="2DB1191B">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Pr="00BB7D01" w:rsidR="00BE1081" w:rsidP="00BE1081" w:rsidRDefault="00BE1081" w14:paraId="30C555AE" w14:textId="7E1CEA29">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1D74C9C8"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246DC1C5" w14:textId="77777777">
            <w:pPr>
              <w:spacing w:line="276" w:lineRule="auto"/>
              <w:ind w:left="0" w:firstLine="0"/>
              <w:rPr>
                <w:rFonts w:eastAsia="Times New Roman"/>
                <w:sz w:val="20"/>
                <w:szCs w:val="20"/>
                <w:lang w:eastAsia="en-GB"/>
              </w:rPr>
            </w:pPr>
          </w:p>
        </w:tc>
      </w:tr>
      <w:tr w:rsidRPr="00BB7D01" w:rsidR="00BE1081" w:rsidTr="00BE1081" w14:paraId="27B1BDB6" w14:textId="77777777">
        <w:trPr>
          <w:trHeight w:val="227"/>
        </w:trPr>
        <w:tc>
          <w:tcPr>
            <w:tcW w:w="4120" w:type="dxa"/>
            <w:shd w:val="clear" w:color="auto" w:fill="auto"/>
            <w:vAlign w:val="center"/>
          </w:tcPr>
          <w:p w:rsidR="00BE1081" w:rsidP="00BE1081" w:rsidRDefault="00BE1081" w14:paraId="5F288E4B" w14:textId="36BE3A6B">
            <w:pPr>
              <w:spacing w:line="276" w:lineRule="auto"/>
              <w:ind w:left="0" w:firstLine="0"/>
              <w:rPr>
                <w:rFonts w:eastAsia="Times New Roman"/>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first trimester of pregnancy</w:t>
            </w:r>
          </w:p>
        </w:tc>
        <w:tc>
          <w:tcPr>
            <w:tcW w:w="822" w:type="dxa"/>
          </w:tcPr>
          <w:p w:rsidRPr="00BB7D01" w:rsidR="00BE1081" w:rsidP="00BE1081" w:rsidRDefault="00BE1081" w14:paraId="31E7CE48"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24E15D60"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4C7EEB5"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51D96DB"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4B312833" w14:textId="3AF8E76A">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37E001CC" w14:textId="79D2A3F9">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697387B9" w14:textId="77777777">
        <w:trPr>
          <w:trHeight w:val="227"/>
        </w:trPr>
        <w:tc>
          <w:tcPr>
            <w:tcW w:w="4120" w:type="dxa"/>
            <w:shd w:val="clear" w:color="auto" w:fill="auto"/>
            <w:vAlign w:val="center"/>
          </w:tcPr>
          <w:p w:rsidR="00BE1081" w:rsidP="00BE1081" w:rsidRDefault="00BE1081" w14:paraId="68C7B759" w14:textId="47DB4DA6">
            <w:pPr>
              <w:spacing w:line="276" w:lineRule="auto"/>
              <w:ind w:left="0" w:firstLine="0"/>
              <w:rPr>
                <w:rFonts w:eastAsia="Times New Roman"/>
                <w:sz w:val="20"/>
                <w:szCs w:val="20"/>
                <w:lang w:eastAsia="en-GB"/>
              </w:rPr>
            </w:pPr>
            <w:r>
              <w:rPr>
                <w:rFonts w:eastAsia="Times New Roman"/>
                <w:sz w:val="20"/>
                <w:szCs w:val="20"/>
                <w:lang w:eastAsia="en-GB"/>
              </w:rPr>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first trimester of pregnancy</w:t>
            </w:r>
          </w:p>
        </w:tc>
        <w:tc>
          <w:tcPr>
            <w:tcW w:w="822" w:type="dxa"/>
          </w:tcPr>
          <w:p w:rsidRPr="00BB7D01" w:rsidR="00BE1081" w:rsidP="00BE1081" w:rsidRDefault="00BE1081" w14:paraId="50D1AF11"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173601EF"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0DF4F0BD"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08C43E02"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6B8B80CE"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61D953DF" w14:textId="77777777">
            <w:pPr>
              <w:spacing w:line="276" w:lineRule="auto"/>
              <w:ind w:left="0" w:firstLine="0"/>
              <w:rPr>
                <w:rFonts w:eastAsia="Times New Roman"/>
                <w:sz w:val="20"/>
                <w:szCs w:val="20"/>
                <w:lang w:eastAsia="en-GB"/>
              </w:rPr>
            </w:pPr>
          </w:p>
        </w:tc>
      </w:tr>
      <w:tr w:rsidRPr="00BB7D01" w:rsidR="00BE1081" w:rsidTr="00BE1081" w14:paraId="2621F4F7" w14:textId="77777777">
        <w:trPr>
          <w:trHeight w:val="227"/>
        </w:trPr>
        <w:tc>
          <w:tcPr>
            <w:tcW w:w="4120" w:type="dxa"/>
            <w:shd w:val="clear" w:color="auto" w:fill="auto"/>
            <w:vAlign w:val="center"/>
          </w:tcPr>
          <w:p w:rsidR="00BE1081" w:rsidP="00BE1081" w:rsidRDefault="00BE1081" w14:paraId="6ECA7A53" w14:textId="0DC10D21">
            <w:pPr>
              <w:spacing w:line="276" w:lineRule="auto"/>
              <w:ind w:left="0" w:firstLine="0"/>
              <w:rPr>
                <w:rFonts w:eastAsia="Times New Roman"/>
                <w:sz w:val="20"/>
                <w:szCs w:val="20"/>
                <w:lang w:eastAsia="en-GB"/>
              </w:rPr>
            </w:pPr>
            <w:r w:rsidRPr="00BE1081">
              <w:rPr>
                <w:rFonts w:eastAsia="Times New Roman"/>
                <w:b/>
                <w:sz w:val="20"/>
                <w:szCs w:val="20"/>
                <w:lang w:eastAsia="en-GB"/>
              </w:rPr>
              <w:t>Non-live birth</w:t>
            </w:r>
          </w:p>
        </w:tc>
        <w:tc>
          <w:tcPr>
            <w:tcW w:w="822" w:type="dxa"/>
          </w:tcPr>
          <w:p w:rsidRPr="00BB7D01" w:rsidR="00BE1081" w:rsidP="00BE1081" w:rsidRDefault="00BE1081" w14:paraId="68C3AC19"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35AE354B"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73F3B89"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4FDBE6F0"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42375BE1"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60CCA6A5" w14:textId="77777777">
            <w:pPr>
              <w:spacing w:line="276" w:lineRule="auto"/>
              <w:ind w:left="0" w:firstLine="0"/>
              <w:rPr>
                <w:rFonts w:eastAsia="Times New Roman"/>
                <w:sz w:val="20"/>
                <w:szCs w:val="20"/>
                <w:lang w:eastAsia="en-GB"/>
              </w:rPr>
            </w:pPr>
          </w:p>
        </w:tc>
      </w:tr>
      <w:tr w:rsidRPr="00BB7D01" w:rsidR="00BE1081" w:rsidTr="00A736B0" w14:paraId="624F69B9" w14:textId="77777777">
        <w:trPr>
          <w:trHeight w:val="227"/>
        </w:trPr>
        <w:tc>
          <w:tcPr>
            <w:tcW w:w="4120" w:type="dxa"/>
            <w:shd w:val="clear" w:color="auto" w:fill="auto"/>
          </w:tcPr>
          <w:p w:rsidR="00BE1081" w:rsidP="00BE1081" w:rsidRDefault="00BE1081" w14:paraId="7FBF6638" w14:textId="452BE484">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6CC15EEA"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5163187D"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1AF5963" w14:textId="368088A6">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Pr="00BB7D01" w:rsidR="00BE1081" w:rsidP="00BE1081" w:rsidRDefault="00BE1081" w14:paraId="1F050CF9" w14:textId="7C07072B">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1FCF766A"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74FE7EB2" w14:textId="77777777">
            <w:pPr>
              <w:spacing w:line="276" w:lineRule="auto"/>
              <w:ind w:left="0" w:firstLine="0"/>
              <w:rPr>
                <w:rFonts w:eastAsia="Times New Roman"/>
                <w:sz w:val="20"/>
                <w:szCs w:val="20"/>
                <w:lang w:eastAsia="en-GB"/>
              </w:rPr>
            </w:pPr>
          </w:p>
        </w:tc>
      </w:tr>
      <w:tr w:rsidRPr="00BB7D01" w:rsidR="00BE1081" w:rsidTr="00BE1081" w14:paraId="4AE57BA1" w14:textId="77777777">
        <w:trPr>
          <w:trHeight w:val="227"/>
        </w:trPr>
        <w:tc>
          <w:tcPr>
            <w:tcW w:w="4120" w:type="dxa"/>
            <w:shd w:val="clear" w:color="auto" w:fill="auto"/>
            <w:vAlign w:val="center"/>
          </w:tcPr>
          <w:p w:rsidR="00BE1081" w:rsidP="00BE1081" w:rsidRDefault="00BE1081" w14:paraId="1B97D02D" w14:textId="3FEA6409">
            <w:pPr>
              <w:spacing w:line="276" w:lineRule="auto"/>
              <w:ind w:left="0" w:firstLine="0"/>
              <w:rPr>
                <w:rFonts w:eastAsia="Times New Roman"/>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first trimester of pregnancy</w:t>
            </w:r>
          </w:p>
        </w:tc>
        <w:tc>
          <w:tcPr>
            <w:tcW w:w="822" w:type="dxa"/>
          </w:tcPr>
          <w:p w:rsidRPr="00BB7D01" w:rsidR="00BE1081" w:rsidP="00BE1081" w:rsidRDefault="00BE1081" w14:paraId="2A1A0C64"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445A1B17"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4FCE1520"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00D4950"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08C24FFE" w14:textId="34AAE5AC">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21837328" w14:textId="1B39C470">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517BD0F9" w14:textId="77777777">
        <w:trPr>
          <w:trHeight w:val="227"/>
        </w:trPr>
        <w:tc>
          <w:tcPr>
            <w:tcW w:w="4120" w:type="dxa"/>
            <w:shd w:val="clear" w:color="auto" w:fill="auto"/>
            <w:vAlign w:val="center"/>
          </w:tcPr>
          <w:p w:rsidR="00BE1081" w:rsidP="00BE1081" w:rsidRDefault="00BE1081" w14:paraId="60C4AEDF" w14:textId="1E0C8AEF">
            <w:pPr>
              <w:spacing w:line="276" w:lineRule="auto"/>
              <w:ind w:left="0" w:firstLine="0"/>
              <w:rPr>
                <w:rFonts w:eastAsia="Times New Roman"/>
                <w:sz w:val="20"/>
                <w:szCs w:val="20"/>
                <w:lang w:eastAsia="en-GB"/>
              </w:rPr>
            </w:pPr>
            <w:r>
              <w:rPr>
                <w:rFonts w:eastAsia="Times New Roman"/>
                <w:sz w:val="20"/>
                <w:szCs w:val="20"/>
                <w:lang w:eastAsia="en-GB"/>
              </w:rPr>
              <w:lastRenderedPageBreak/>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first trimester of pregnancy</w:t>
            </w:r>
          </w:p>
        </w:tc>
        <w:tc>
          <w:tcPr>
            <w:tcW w:w="822" w:type="dxa"/>
          </w:tcPr>
          <w:p w:rsidRPr="00BB7D01" w:rsidR="00BE1081" w:rsidP="00BE1081" w:rsidRDefault="00BE1081" w14:paraId="7475839D"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5B471FBC"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52995952"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0047973"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26B428BD"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688BAD14" w14:textId="77777777">
            <w:pPr>
              <w:spacing w:line="276" w:lineRule="auto"/>
              <w:ind w:left="0" w:firstLine="0"/>
              <w:rPr>
                <w:rFonts w:eastAsia="Times New Roman"/>
                <w:sz w:val="20"/>
                <w:szCs w:val="20"/>
                <w:lang w:eastAsia="en-GB"/>
              </w:rPr>
            </w:pPr>
          </w:p>
        </w:tc>
      </w:tr>
      <w:tr w:rsidRPr="00BB7D01" w:rsidR="00BE1081" w:rsidTr="00BE1081" w14:paraId="261B9EB2" w14:textId="77777777">
        <w:trPr>
          <w:trHeight w:val="227"/>
        </w:trPr>
        <w:tc>
          <w:tcPr>
            <w:tcW w:w="4120" w:type="dxa"/>
            <w:shd w:val="clear" w:color="auto" w:fill="auto"/>
            <w:vAlign w:val="center"/>
          </w:tcPr>
          <w:p w:rsidR="00BE1081" w:rsidP="00BE1081" w:rsidRDefault="00BE1081" w14:paraId="5E156B6F" w14:textId="56A399C9">
            <w:pPr>
              <w:spacing w:line="276" w:lineRule="auto"/>
              <w:ind w:left="0" w:firstLine="0"/>
              <w:rPr>
                <w:rFonts w:eastAsia="Times New Roman"/>
                <w:sz w:val="20"/>
                <w:szCs w:val="20"/>
                <w:lang w:eastAsia="en-GB"/>
              </w:rPr>
            </w:pPr>
            <w:r w:rsidRPr="00BE1081">
              <w:rPr>
                <w:rFonts w:eastAsia="Times New Roman"/>
                <w:b/>
                <w:sz w:val="20"/>
                <w:szCs w:val="20"/>
                <w:lang w:eastAsia="en-GB"/>
              </w:rPr>
              <w:t>Preeclampsia</w:t>
            </w:r>
          </w:p>
        </w:tc>
        <w:tc>
          <w:tcPr>
            <w:tcW w:w="822" w:type="dxa"/>
          </w:tcPr>
          <w:p w:rsidRPr="00BB7D01" w:rsidR="00BE1081" w:rsidP="00BE1081" w:rsidRDefault="00BE1081" w14:paraId="76C76547"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5A853A78"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E46EB88"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41C696A6"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4420FA2A" w14:textId="2868245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4029FEAA" w14:textId="77777777">
            <w:pPr>
              <w:spacing w:line="276" w:lineRule="auto"/>
              <w:ind w:left="0" w:firstLine="0"/>
              <w:rPr>
                <w:rFonts w:eastAsia="Times New Roman"/>
                <w:sz w:val="20"/>
                <w:szCs w:val="20"/>
                <w:lang w:eastAsia="en-GB"/>
              </w:rPr>
            </w:pPr>
          </w:p>
        </w:tc>
      </w:tr>
      <w:tr w:rsidRPr="00BB7D01" w:rsidR="00BE1081" w:rsidTr="00A736B0" w14:paraId="40A7738E" w14:textId="77777777">
        <w:trPr>
          <w:trHeight w:val="227"/>
        </w:trPr>
        <w:tc>
          <w:tcPr>
            <w:tcW w:w="4120" w:type="dxa"/>
            <w:shd w:val="clear" w:color="auto" w:fill="auto"/>
          </w:tcPr>
          <w:p w:rsidRPr="00BE1081" w:rsidR="00BE1081" w:rsidP="00BE1081" w:rsidRDefault="00BE1081" w14:paraId="2144B3D1" w14:textId="0B767FF6">
            <w:pPr>
              <w:spacing w:line="276" w:lineRule="auto"/>
              <w:ind w:left="0" w:firstLine="0"/>
              <w:rPr>
                <w:rFonts w:eastAsia="Times New Roman"/>
                <w:b/>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63B30EF2"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675158B1"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6C46507" w14:textId="65AC1243">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Pr="00BB7D01" w:rsidR="00BE1081" w:rsidP="00BE1081" w:rsidRDefault="00BE1081" w14:paraId="27649882" w14:textId="15456FAE">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593B7A55"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59D0F72E" w14:textId="77777777">
            <w:pPr>
              <w:spacing w:line="276" w:lineRule="auto"/>
              <w:ind w:left="0" w:firstLine="0"/>
              <w:rPr>
                <w:rFonts w:eastAsia="Times New Roman"/>
                <w:sz w:val="20"/>
                <w:szCs w:val="20"/>
                <w:lang w:eastAsia="en-GB"/>
              </w:rPr>
            </w:pPr>
          </w:p>
        </w:tc>
      </w:tr>
      <w:tr w:rsidRPr="00BB7D01" w:rsidR="00BE1081" w:rsidTr="00BE1081" w14:paraId="665660EB" w14:textId="77777777">
        <w:trPr>
          <w:trHeight w:val="227"/>
        </w:trPr>
        <w:tc>
          <w:tcPr>
            <w:tcW w:w="4120" w:type="dxa"/>
            <w:shd w:val="clear" w:color="auto" w:fill="auto"/>
            <w:vAlign w:val="center"/>
          </w:tcPr>
          <w:p w:rsidRPr="00BE1081" w:rsidR="00BE1081" w:rsidP="00BE1081" w:rsidRDefault="00BE1081" w14:paraId="7308F23D" w14:textId="4D487A33">
            <w:pPr>
              <w:spacing w:line="276" w:lineRule="auto"/>
              <w:ind w:left="0" w:firstLine="0"/>
              <w:rPr>
                <w:rFonts w:eastAsia="Times New Roman"/>
                <w:b/>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week 0-20 of pregnancy</w:t>
            </w:r>
          </w:p>
        </w:tc>
        <w:tc>
          <w:tcPr>
            <w:tcW w:w="822" w:type="dxa"/>
          </w:tcPr>
          <w:p w:rsidRPr="00BB7D01" w:rsidR="00BE1081" w:rsidP="00BE1081" w:rsidRDefault="00BE1081" w14:paraId="3941FE54"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33C6B335"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8D5D829"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6ED289EA"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1E01BADD" w14:textId="23DA29CC">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436A76A5" w14:textId="03824ACF">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05918497" w14:textId="77777777">
        <w:trPr>
          <w:trHeight w:val="227"/>
        </w:trPr>
        <w:tc>
          <w:tcPr>
            <w:tcW w:w="4120" w:type="dxa"/>
            <w:shd w:val="clear" w:color="auto" w:fill="auto"/>
            <w:vAlign w:val="center"/>
          </w:tcPr>
          <w:p w:rsidRPr="00BE1081" w:rsidR="00BE1081" w:rsidP="00BE1081" w:rsidRDefault="00BE1081" w14:paraId="1AD1146E" w14:textId="7D4ECA51">
            <w:pPr>
              <w:spacing w:line="276" w:lineRule="auto"/>
              <w:ind w:left="0" w:firstLine="0"/>
              <w:rPr>
                <w:rFonts w:eastAsia="Times New Roman"/>
                <w:b/>
                <w:sz w:val="20"/>
                <w:szCs w:val="20"/>
                <w:lang w:eastAsia="en-GB"/>
              </w:rPr>
            </w:pPr>
            <w:r>
              <w:rPr>
                <w:rFonts w:eastAsia="Times New Roman"/>
                <w:sz w:val="20"/>
                <w:szCs w:val="20"/>
                <w:lang w:eastAsia="en-GB"/>
              </w:rPr>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week 0-20 of pregnancy</w:t>
            </w:r>
          </w:p>
        </w:tc>
        <w:tc>
          <w:tcPr>
            <w:tcW w:w="822" w:type="dxa"/>
          </w:tcPr>
          <w:p w:rsidRPr="00BB7D01" w:rsidR="00BE1081" w:rsidP="00BE1081" w:rsidRDefault="00BE1081" w14:paraId="62097981"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208736E3"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7E5160F4"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13015D37"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3661C21A"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5F601EFC" w14:textId="77777777">
            <w:pPr>
              <w:spacing w:line="276" w:lineRule="auto"/>
              <w:ind w:left="0" w:firstLine="0"/>
              <w:rPr>
                <w:rFonts w:eastAsia="Times New Roman"/>
                <w:sz w:val="20"/>
                <w:szCs w:val="20"/>
                <w:lang w:eastAsia="en-GB"/>
              </w:rPr>
            </w:pPr>
          </w:p>
        </w:tc>
      </w:tr>
      <w:tr w:rsidRPr="00BB7D01" w:rsidR="00BE1081" w:rsidTr="00BE1081" w14:paraId="742B3278" w14:textId="77777777">
        <w:trPr>
          <w:trHeight w:val="227"/>
        </w:trPr>
        <w:tc>
          <w:tcPr>
            <w:tcW w:w="4120" w:type="dxa"/>
            <w:shd w:val="clear" w:color="auto" w:fill="auto"/>
            <w:vAlign w:val="center"/>
          </w:tcPr>
          <w:p w:rsidRPr="00BE1081" w:rsidR="00BE1081" w:rsidP="00BE1081" w:rsidRDefault="00BE1081" w14:paraId="22D89836" w14:textId="52E48C70">
            <w:pPr>
              <w:spacing w:line="276" w:lineRule="auto"/>
              <w:ind w:left="0" w:firstLine="0"/>
              <w:rPr>
                <w:rFonts w:eastAsia="Times New Roman"/>
                <w:b/>
                <w:sz w:val="20"/>
                <w:szCs w:val="20"/>
                <w:lang w:eastAsia="en-GB"/>
              </w:rPr>
            </w:pPr>
            <w:r w:rsidRPr="00BE1081">
              <w:rPr>
                <w:rFonts w:eastAsia="Times New Roman"/>
                <w:b/>
                <w:sz w:val="20"/>
                <w:szCs w:val="20"/>
                <w:lang w:eastAsia="en-GB"/>
              </w:rPr>
              <w:t>Gestational diabetes mellitus</w:t>
            </w:r>
          </w:p>
        </w:tc>
        <w:tc>
          <w:tcPr>
            <w:tcW w:w="822" w:type="dxa"/>
          </w:tcPr>
          <w:p w:rsidRPr="00BB7D01" w:rsidR="00BE1081" w:rsidP="00BE1081" w:rsidRDefault="00BE1081" w14:paraId="6A54111A"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36210935"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2C6B0C46"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21C2A0FD"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42A6CF4B"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146B51BB" w14:textId="77777777">
            <w:pPr>
              <w:spacing w:line="276" w:lineRule="auto"/>
              <w:ind w:left="0" w:firstLine="0"/>
              <w:rPr>
                <w:rFonts w:eastAsia="Times New Roman"/>
                <w:sz w:val="20"/>
                <w:szCs w:val="20"/>
                <w:lang w:eastAsia="en-GB"/>
              </w:rPr>
            </w:pPr>
          </w:p>
        </w:tc>
      </w:tr>
      <w:tr w:rsidRPr="00BB7D01" w:rsidR="00BE1081" w:rsidTr="00A736B0" w14:paraId="5526C914" w14:textId="77777777">
        <w:trPr>
          <w:trHeight w:val="227"/>
        </w:trPr>
        <w:tc>
          <w:tcPr>
            <w:tcW w:w="4120" w:type="dxa"/>
            <w:shd w:val="clear" w:color="auto" w:fill="auto"/>
          </w:tcPr>
          <w:p w:rsidR="00BE1081" w:rsidP="00BE1081" w:rsidRDefault="00BE1081" w14:paraId="383C26FF" w14:textId="0DAFED7B">
            <w:pPr>
              <w:spacing w:line="276" w:lineRule="auto"/>
              <w:ind w:left="0" w:firstLine="0"/>
              <w:rPr>
                <w:rFonts w:eastAsia="Times New Roman"/>
                <w:sz w:val="20"/>
                <w:szCs w:val="20"/>
                <w:lang w:eastAsia="en-GB"/>
              </w:rPr>
            </w:pPr>
            <w:r w:rsidRPr="00CF714E">
              <w:rPr>
                <w:rFonts w:eastAsia="Times New Roman"/>
                <w:sz w:val="20"/>
                <w:szCs w:val="20"/>
                <w:lang w:eastAsia="en-GB"/>
              </w:rPr>
              <w:t xml:space="preserve">Discontinued </w:t>
            </w:r>
            <w:proofErr w:type="spellStart"/>
            <w:r w:rsidRPr="00CF714E">
              <w:rPr>
                <w:rFonts w:eastAsia="Times New Roman"/>
                <w:sz w:val="20"/>
                <w:szCs w:val="20"/>
                <w:lang w:eastAsia="en-GB"/>
              </w:rPr>
              <w:t>triptan</w:t>
            </w:r>
            <w:proofErr w:type="spellEnd"/>
            <w:r w:rsidRPr="00CF714E">
              <w:rPr>
                <w:rFonts w:eastAsia="Times New Roman"/>
                <w:sz w:val="20"/>
                <w:szCs w:val="20"/>
                <w:lang w:eastAsia="en-GB"/>
              </w:rPr>
              <w:t xml:space="preserve"> before pregnancy</w:t>
            </w:r>
          </w:p>
        </w:tc>
        <w:tc>
          <w:tcPr>
            <w:tcW w:w="822" w:type="dxa"/>
          </w:tcPr>
          <w:p w:rsidRPr="00BB7D01" w:rsidR="00BE1081" w:rsidP="00BE1081" w:rsidRDefault="00BE1081" w14:paraId="76B0D2C9"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7893542A"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4710C5DF" w14:textId="03819E24">
            <w:pPr>
              <w:spacing w:line="276" w:lineRule="auto"/>
              <w:ind w:left="0" w:firstLine="0"/>
              <w:rPr>
                <w:rFonts w:eastAsia="Times New Roman"/>
                <w:sz w:val="20"/>
                <w:szCs w:val="20"/>
                <w:lang w:eastAsia="en-GB"/>
              </w:rPr>
            </w:pPr>
            <w:r>
              <w:rPr>
                <w:rFonts w:eastAsia="Times New Roman"/>
                <w:sz w:val="20"/>
                <w:szCs w:val="20"/>
                <w:lang w:eastAsia="en-GB"/>
              </w:rPr>
              <w:t>1</w:t>
            </w:r>
          </w:p>
        </w:tc>
        <w:tc>
          <w:tcPr>
            <w:tcW w:w="1723" w:type="dxa"/>
          </w:tcPr>
          <w:p w:rsidRPr="00BB7D01" w:rsidR="00BE1081" w:rsidP="00BE1081" w:rsidRDefault="00BE1081" w14:paraId="6983C42A" w14:textId="1E9C8D3E">
            <w:pPr>
              <w:spacing w:line="276" w:lineRule="auto"/>
              <w:ind w:left="0" w:firstLine="0"/>
              <w:rPr>
                <w:rFonts w:eastAsia="Times New Roman"/>
                <w:sz w:val="20"/>
                <w:szCs w:val="20"/>
                <w:lang w:eastAsia="en-GB"/>
              </w:rPr>
            </w:pPr>
            <w:r>
              <w:rPr>
                <w:rFonts w:eastAsia="Times New Roman"/>
                <w:sz w:val="20"/>
                <w:szCs w:val="20"/>
                <w:lang w:eastAsia="en-GB"/>
              </w:rPr>
              <w:t>1</w:t>
            </w:r>
          </w:p>
        </w:tc>
        <w:tc>
          <w:tcPr>
            <w:tcW w:w="1768" w:type="dxa"/>
          </w:tcPr>
          <w:p w:rsidRPr="00BB7D01" w:rsidR="00BE1081" w:rsidP="00BE1081" w:rsidRDefault="00BE1081" w14:paraId="7F097C62"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29F5C8D8" w14:textId="77777777">
            <w:pPr>
              <w:spacing w:line="276" w:lineRule="auto"/>
              <w:ind w:left="0" w:firstLine="0"/>
              <w:rPr>
                <w:rFonts w:eastAsia="Times New Roman"/>
                <w:sz w:val="20"/>
                <w:szCs w:val="20"/>
                <w:lang w:eastAsia="en-GB"/>
              </w:rPr>
            </w:pPr>
          </w:p>
        </w:tc>
      </w:tr>
      <w:tr w:rsidRPr="00BB7D01" w:rsidR="00BE1081" w:rsidTr="00BE1081" w14:paraId="580588FC" w14:textId="77777777">
        <w:trPr>
          <w:trHeight w:val="227"/>
        </w:trPr>
        <w:tc>
          <w:tcPr>
            <w:tcW w:w="4120" w:type="dxa"/>
            <w:shd w:val="clear" w:color="auto" w:fill="auto"/>
            <w:vAlign w:val="center"/>
          </w:tcPr>
          <w:p w:rsidR="00BE1081" w:rsidP="00BE1081" w:rsidRDefault="00BE1081" w14:paraId="4BFCF076" w14:textId="31364D98">
            <w:pPr>
              <w:spacing w:line="276" w:lineRule="auto"/>
              <w:ind w:left="0" w:firstLine="0"/>
              <w:rPr>
                <w:rFonts w:eastAsia="Times New Roman"/>
                <w:sz w:val="20"/>
                <w:szCs w:val="20"/>
                <w:lang w:eastAsia="en-GB"/>
              </w:rPr>
            </w:pPr>
            <w:r>
              <w:rPr>
                <w:rFonts w:eastAsia="Times New Roman"/>
                <w:sz w:val="20"/>
                <w:szCs w:val="20"/>
                <w:lang w:eastAsia="en-GB"/>
              </w:rPr>
              <w:t xml:space="preserve">No 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first trimester of pregnancy</w:t>
            </w:r>
          </w:p>
        </w:tc>
        <w:tc>
          <w:tcPr>
            <w:tcW w:w="822" w:type="dxa"/>
          </w:tcPr>
          <w:p w:rsidRPr="00BB7D01" w:rsidR="00BE1081" w:rsidP="00BE1081" w:rsidRDefault="00BE1081" w14:paraId="41A1C3CC"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75E13648"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5BEC6BCE"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17F09D39"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04CC4FF4" w14:textId="76E345E8">
            <w:pPr>
              <w:spacing w:line="276" w:lineRule="auto"/>
              <w:ind w:left="0" w:firstLine="0"/>
              <w:rPr>
                <w:rFonts w:eastAsia="Times New Roman"/>
                <w:sz w:val="20"/>
                <w:szCs w:val="20"/>
                <w:lang w:eastAsia="en-GB"/>
              </w:rPr>
            </w:pPr>
            <w:r>
              <w:rPr>
                <w:rFonts w:eastAsia="Times New Roman"/>
                <w:sz w:val="20"/>
                <w:szCs w:val="20"/>
                <w:lang w:eastAsia="en-GB"/>
              </w:rPr>
              <w:t>1</w:t>
            </w:r>
          </w:p>
        </w:tc>
        <w:tc>
          <w:tcPr>
            <w:tcW w:w="2071" w:type="dxa"/>
          </w:tcPr>
          <w:p w:rsidRPr="00BB7D01" w:rsidR="00BE1081" w:rsidP="00BE1081" w:rsidRDefault="00BE1081" w14:paraId="2D23F89E" w14:textId="07FDD2F1">
            <w:pPr>
              <w:spacing w:line="276" w:lineRule="auto"/>
              <w:ind w:left="0" w:firstLine="0"/>
              <w:rPr>
                <w:rFonts w:eastAsia="Times New Roman"/>
                <w:sz w:val="20"/>
                <w:szCs w:val="20"/>
                <w:lang w:eastAsia="en-GB"/>
              </w:rPr>
            </w:pPr>
            <w:r>
              <w:rPr>
                <w:rFonts w:eastAsia="Times New Roman"/>
                <w:sz w:val="20"/>
                <w:szCs w:val="20"/>
                <w:lang w:eastAsia="en-GB"/>
              </w:rPr>
              <w:t>1</w:t>
            </w:r>
          </w:p>
        </w:tc>
      </w:tr>
      <w:tr w:rsidRPr="00BB7D01" w:rsidR="00BE1081" w:rsidTr="00BE1081" w14:paraId="035DC7D6" w14:textId="77777777">
        <w:trPr>
          <w:trHeight w:val="227"/>
        </w:trPr>
        <w:tc>
          <w:tcPr>
            <w:tcW w:w="4120" w:type="dxa"/>
            <w:shd w:val="clear" w:color="auto" w:fill="auto"/>
            <w:vAlign w:val="center"/>
          </w:tcPr>
          <w:p w:rsidR="00BE1081" w:rsidP="00BE1081" w:rsidRDefault="00BE1081" w14:paraId="6764FF3D" w14:textId="0B4B85C1">
            <w:pPr>
              <w:spacing w:line="276" w:lineRule="auto"/>
              <w:ind w:left="0" w:firstLine="0"/>
              <w:rPr>
                <w:rFonts w:eastAsia="Times New Roman"/>
                <w:sz w:val="20"/>
                <w:szCs w:val="20"/>
                <w:lang w:eastAsia="en-GB"/>
              </w:rPr>
            </w:pPr>
            <w:r>
              <w:rPr>
                <w:rFonts w:eastAsia="Times New Roman"/>
                <w:sz w:val="20"/>
                <w:szCs w:val="20"/>
                <w:lang w:eastAsia="en-GB"/>
              </w:rPr>
              <w:t xml:space="preserve">Extended use of continued </w:t>
            </w:r>
            <w:proofErr w:type="spellStart"/>
            <w:r>
              <w:rPr>
                <w:rFonts w:eastAsia="Times New Roman"/>
                <w:sz w:val="20"/>
                <w:szCs w:val="20"/>
                <w:lang w:eastAsia="en-GB"/>
              </w:rPr>
              <w:t>triptan</w:t>
            </w:r>
            <w:proofErr w:type="spellEnd"/>
            <w:r>
              <w:rPr>
                <w:rFonts w:eastAsia="Times New Roman"/>
                <w:sz w:val="20"/>
                <w:szCs w:val="20"/>
                <w:lang w:eastAsia="en-GB"/>
              </w:rPr>
              <w:t xml:space="preserve"> in first trimester of pregnancy</w:t>
            </w:r>
          </w:p>
        </w:tc>
        <w:tc>
          <w:tcPr>
            <w:tcW w:w="822" w:type="dxa"/>
          </w:tcPr>
          <w:p w:rsidRPr="00BB7D01" w:rsidR="00BE1081" w:rsidP="00BE1081" w:rsidRDefault="00BE1081" w14:paraId="28A0C33E" w14:textId="77777777">
            <w:pPr>
              <w:spacing w:line="276" w:lineRule="auto"/>
              <w:ind w:left="0" w:firstLine="0"/>
              <w:rPr>
                <w:rFonts w:eastAsia="Times New Roman"/>
                <w:sz w:val="20"/>
                <w:szCs w:val="20"/>
                <w:lang w:eastAsia="en-GB"/>
              </w:rPr>
            </w:pPr>
          </w:p>
        </w:tc>
        <w:tc>
          <w:tcPr>
            <w:tcW w:w="1721" w:type="dxa"/>
          </w:tcPr>
          <w:p w:rsidRPr="00BB7D01" w:rsidR="00BE1081" w:rsidP="00BE1081" w:rsidRDefault="00BE1081" w14:paraId="3A6EF392"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4D82FDE8" w14:textId="77777777">
            <w:pPr>
              <w:spacing w:line="276" w:lineRule="auto"/>
              <w:ind w:left="0" w:firstLine="0"/>
              <w:rPr>
                <w:rFonts w:eastAsia="Times New Roman"/>
                <w:sz w:val="20"/>
                <w:szCs w:val="20"/>
                <w:lang w:eastAsia="en-GB"/>
              </w:rPr>
            </w:pPr>
          </w:p>
        </w:tc>
        <w:tc>
          <w:tcPr>
            <w:tcW w:w="1723" w:type="dxa"/>
          </w:tcPr>
          <w:p w:rsidRPr="00BB7D01" w:rsidR="00BE1081" w:rsidP="00BE1081" w:rsidRDefault="00BE1081" w14:paraId="35538D44" w14:textId="77777777">
            <w:pPr>
              <w:spacing w:line="276" w:lineRule="auto"/>
              <w:ind w:left="0" w:firstLine="0"/>
              <w:rPr>
                <w:rFonts w:eastAsia="Times New Roman"/>
                <w:sz w:val="20"/>
                <w:szCs w:val="20"/>
                <w:lang w:eastAsia="en-GB"/>
              </w:rPr>
            </w:pPr>
          </w:p>
        </w:tc>
        <w:tc>
          <w:tcPr>
            <w:tcW w:w="1768" w:type="dxa"/>
          </w:tcPr>
          <w:p w:rsidRPr="00BB7D01" w:rsidR="00BE1081" w:rsidP="00BE1081" w:rsidRDefault="00BE1081" w14:paraId="615F3754" w14:textId="77777777">
            <w:pPr>
              <w:spacing w:line="276" w:lineRule="auto"/>
              <w:ind w:left="0" w:firstLine="0"/>
              <w:rPr>
                <w:rFonts w:eastAsia="Times New Roman"/>
                <w:sz w:val="20"/>
                <w:szCs w:val="20"/>
                <w:lang w:eastAsia="en-GB"/>
              </w:rPr>
            </w:pPr>
          </w:p>
        </w:tc>
        <w:tc>
          <w:tcPr>
            <w:tcW w:w="2071" w:type="dxa"/>
          </w:tcPr>
          <w:p w:rsidRPr="00BB7D01" w:rsidR="00BE1081" w:rsidP="00BE1081" w:rsidRDefault="00BE1081" w14:paraId="1CDA7240" w14:textId="77777777">
            <w:pPr>
              <w:spacing w:line="276" w:lineRule="auto"/>
              <w:ind w:left="0" w:firstLine="0"/>
              <w:rPr>
                <w:rFonts w:eastAsia="Times New Roman"/>
                <w:sz w:val="20"/>
                <w:szCs w:val="20"/>
                <w:lang w:eastAsia="en-GB"/>
              </w:rPr>
            </w:pPr>
          </w:p>
        </w:tc>
      </w:tr>
    </w:tbl>
    <w:p w:rsidR="00E430B5" w:rsidP="00E430B5" w:rsidRDefault="00E430B5" w14:paraId="0CA3CB77" w14:textId="77777777">
      <w:pPr>
        <w:spacing w:line="276" w:lineRule="auto"/>
        <w:ind w:left="0" w:firstLine="0"/>
        <w:rPr>
          <w:highlight w:val="yellow"/>
        </w:rPr>
        <w:sectPr w:rsidR="00E430B5" w:rsidSect="007A048D">
          <w:pgSz w:w="16838" w:h="11906" w:orient="landscape" w:code="9"/>
          <w:pgMar w:top="1440" w:right="1440" w:bottom="1440" w:left="1440" w:header="706" w:footer="706" w:gutter="0"/>
          <w:cols w:space="708"/>
          <w:docGrid w:linePitch="360"/>
        </w:sectPr>
      </w:pPr>
      <w:r w:rsidRPr="009D1E28">
        <w:rPr>
          <w:b/>
        </w:rPr>
        <w:t xml:space="preserve">*Point estimates for the above associations, stratified by migraine severity and migraine type at baseline, will be plotted in </w:t>
      </w:r>
      <w:r>
        <w:rPr>
          <w:b/>
        </w:rPr>
        <w:t>two</w:t>
      </w:r>
      <w:r w:rsidRPr="009D1E28">
        <w:rPr>
          <w:b/>
        </w:rPr>
        <w:t xml:space="preserve"> figure</w:t>
      </w:r>
      <w:r>
        <w:rPr>
          <w:b/>
        </w:rPr>
        <w:t>s.</w:t>
      </w:r>
    </w:p>
    <w:p w:rsidRPr="00BD6573" w:rsidR="00BD6573" w:rsidP="00BD6573" w:rsidRDefault="00BD6573" w14:paraId="3C56B997" w14:textId="3AAC3EF7">
      <w:pPr>
        <w:spacing w:line="276" w:lineRule="auto"/>
        <w:ind w:left="0" w:firstLine="0"/>
        <w:rPr>
          <w:rFonts w:eastAsia="Times New Roman"/>
          <w:szCs w:val="20"/>
          <w:lang w:eastAsia="en-GB"/>
        </w:rPr>
      </w:pPr>
      <w:r w:rsidRPr="007B3FC2">
        <w:rPr>
          <w:rFonts w:eastAsia="Times New Roman"/>
          <w:b/>
          <w:szCs w:val="20"/>
          <w:lang w:eastAsia="en-GB"/>
        </w:rPr>
        <w:lastRenderedPageBreak/>
        <w:t xml:space="preserve">Figure </w:t>
      </w:r>
      <w:r>
        <w:rPr>
          <w:rFonts w:eastAsia="Times New Roman"/>
          <w:b/>
          <w:szCs w:val="20"/>
          <w:lang w:eastAsia="en-GB"/>
        </w:rPr>
        <w:t>3</w:t>
      </w:r>
      <w:r w:rsidRPr="007B3FC2">
        <w:rPr>
          <w:rFonts w:eastAsia="Times New Roman"/>
          <w:b/>
          <w:szCs w:val="20"/>
          <w:lang w:eastAsia="en-GB"/>
        </w:rPr>
        <w:t xml:space="preserve">: </w:t>
      </w:r>
      <w:r w:rsidRPr="00BD6573">
        <w:rPr>
          <w:rFonts w:eastAsia="Times New Roman"/>
          <w:szCs w:val="20"/>
          <w:lang w:eastAsia="en-GB"/>
        </w:rPr>
        <w:t xml:space="preserve">Plot of association measures between continued </w:t>
      </w:r>
      <w:proofErr w:type="spellStart"/>
      <w:r w:rsidRPr="00BD6573">
        <w:rPr>
          <w:rFonts w:eastAsia="Times New Roman"/>
          <w:szCs w:val="20"/>
          <w:lang w:eastAsia="en-GB"/>
        </w:rPr>
        <w:t>triptan</w:t>
      </w:r>
      <w:proofErr w:type="spellEnd"/>
      <w:r w:rsidRPr="00BD6573">
        <w:rPr>
          <w:rFonts w:eastAsia="Times New Roman"/>
          <w:szCs w:val="20"/>
          <w:lang w:eastAsia="en-GB"/>
        </w:rPr>
        <w:t xml:space="preserve"> in pregnancy versus discontinued </w:t>
      </w:r>
      <w:proofErr w:type="spellStart"/>
      <w:r w:rsidRPr="00BD6573">
        <w:rPr>
          <w:rFonts w:eastAsia="Times New Roman"/>
          <w:szCs w:val="20"/>
          <w:lang w:eastAsia="en-GB"/>
        </w:rPr>
        <w:t>triptan</w:t>
      </w:r>
      <w:proofErr w:type="spellEnd"/>
      <w:r w:rsidRPr="00BD6573">
        <w:rPr>
          <w:rFonts w:eastAsia="Times New Roman"/>
          <w:szCs w:val="20"/>
          <w:lang w:eastAsia="en-GB"/>
        </w:rPr>
        <w:t xml:space="preserve"> before pregnancy and all investigated outcomes, stratified by migraine severity at baseline</w:t>
      </w:r>
    </w:p>
    <w:p w:rsidR="00BD6573" w:rsidRDefault="00BD6573" w14:paraId="7CF86284" w14:textId="73A2E86E">
      <w:pPr>
        <w:rPr>
          <w:rFonts w:eastAsia="Times New Roman"/>
          <w:b/>
          <w:szCs w:val="20"/>
          <w:lang w:eastAsia="en-GB"/>
        </w:rPr>
      </w:pPr>
      <w:r>
        <w:rPr>
          <w:rFonts w:eastAsia="Times New Roman"/>
          <w:b/>
          <w:szCs w:val="20"/>
          <w:lang w:eastAsia="en-GB"/>
        </w:rPr>
        <w:br w:type="page"/>
      </w:r>
    </w:p>
    <w:p w:rsidR="00BD6573" w:rsidP="00BD6573" w:rsidRDefault="00BD6573" w14:paraId="41C6C0DE" w14:textId="40BFE2F9">
      <w:pPr>
        <w:spacing w:line="276" w:lineRule="auto"/>
        <w:ind w:left="0" w:firstLine="0"/>
        <w:rPr>
          <w:rFonts w:eastAsia="Times New Roman"/>
          <w:b/>
          <w:szCs w:val="20"/>
          <w:lang w:eastAsia="en-GB"/>
        </w:rPr>
      </w:pPr>
      <w:r w:rsidRPr="007B3FC2">
        <w:rPr>
          <w:rFonts w:eastAsia="Times New Roman"/>
          <w:b/>
          <w:szCs w:val="20"/>
          <w:lang w:eastAsia="en-GB"/>
        </w:rPr>
        <w:lastRenderedPageBreak/>
        <w:t xml:space="preserve">Figure </w:t>
      </w:r>
      <w:r>
        <w:rPr>
          <w:rFonts w:eastAsia="Times New Roman"/>
          <w:b/>
          <w:szCs w:val="20"/>
          <w:lang w:eastAsia="en-GB"/>
        </w:rPr>
        <w:t>4</w:t>
      </w:r>
      <w:r w:rsidRPr="007B3FC2">
        <w:rPr>
          <w:rFonts w:eastAsia="Times New Roman"/>
          <w:b/>
          <w:szCs w:val="20"/>
          <w:lang w:eastAsia="en-GB"/>
        </w:rPr>
        <w:t xml:space="preserve">: </w:t>
      </w:r>
      <w:r w:rsidRPr="00BD6573">
        <w:rPr>
          <w:rFonts w:eastAsia="Times New Roman"/>
          <w:szCs w:val="20"/>
          <w:lang w:eastAsia="en-GB"/>
        </w:rPr>
        <w:t xml:space="preserve">Plot of association measures between continued </w:t>
      </w:r>
      <w:proofErr w:type="spellStart"/>
      <w:r w:rsidRPr="00BD6573">
        <w:rPr>
          <w:rFonts w:eastAsia="Times New Roman"/>
          <w:szCs w:val="20"/>
          <w:lang w:eastAsia="en-GB"/>
        </w:rPr>
        <w:t>triptan</w:t>
      </w:r>
      <w:proofErr w:type="spellEnd"/>
      <w:r w:rsidRPr="00BD6573">
        <w:rPr>
          <w:rFonts w:eastAsia="Times New Roman"/>
          <w:szCs w:val="20"/>
          <w:lang w:eastAsia="en-GB"/>
        </w:rPr>
        <w:t xml:space="preserve"> in pregnancy versus </w:t>
      </w:r>
      <w:r>
        <w:rPr>
          <w:rFonts w:eastAsia="Times New Roman"/>
          <w:szCs w:val="20"/>
          <w:lang w:eastAsia="en-GB"/>
        </w:rPr>
        <w:t>unexposed with migraine</w:t>
      </w:r>
      <w:r w:rsidRPr="00BD6573">
        <w:rPr>
          <w:rFonts w:eastAsia="Times New Roman"/>
          <w:szCs w:val="20"/>
          <w:lang w:eastAsia="en-GB"/>
        </w:rPr>
        <w:t xml:space="preserve"> and all investigated outcomes, stratified by migraine severity at baseline</w:t>
      </w:r>
    </w:p>
    <w:p w:rsidR="00BD6573" w:rsidP="00BD6573" w:rsidRDefault="00BD6573" w14:paraId="4BBBBEB1" w14:textId="77777777">
      <w:pPr>
        <w:spacing w:line="276" w:lineRule="auto"/>
        <w:ind w:left="0" w:firstLine="0"/>
        <w:rPr>
          <w:rFonts w:eastAsia="Times New Roman"/>
          <w:b/>
          <w:szCs w:val="20"/>
          <w:lang w:eastAsia="en-GB"/>
        </w:rPr>
      </w:pPr>
    </w:p>
    <w:p w:rsidR="00BD6573" w:rsidP="00BD6573" w:rsidRDefault="00BD6573" w14:paraId="5FE9B3D0" w14:textId="77777777">
      <w:pPr>
        <w:rPr>
          <w:rFonts w:eastAsia="Times New Roman"/>
          <w:b/>
          <w:szCs w:val="20"/>
          <w:lang w:eastAsia="en-GB"/>
        </w:rPr>
      </w:pPr>
      <w:r>
        <w:rPr>
          <w:rFonts w:eastAsia="Times New Roman"/>
          <w:b/>
          <w:szCs w:val="20"/>
          <w:lang w:eastAsia="en-GB"/>
        </w:rPr>
        <w:br w:type="page"/>
      </w:r>
    </w:p>
    <w:p w:rsidRPr="00BE1081" w:rsidR="00E430B5" w:rsidP="00984273" w:rsidRDefault="00BE1081" w14:paraId="3D1AD1F3" w14:textId="475989CE">
      <w:pPr>
        <w:spacing w:line="276" w:lineRule="auto"/>
        <w:ind w:left="0" w:firstLine="0"/>
        <w:sectPr w:rsidRPr="00BE1081" w:rsidR="00E430B5" w:rsidSect="007A048D">
          <w:pgSz w:w="16838" w:h="11906" w:orient="landscape" w:code="9"/>
          <w:pgMar w:top="1440" w:right="1440" w:bottom="1440" w:left="1440" w:header="706" w:footer="706" w:gutter="0"/>
          <w:cols w:space="708"/>
          <w:docGrid w:linePitch="360"/>
        </w:sectPr>
      </w:pPr>
      <w:r w:rsidRPr="00BD6573">
        <w:rPr>
          <w:b/>
        </w:rPr>
        <w:lastRenderedPageBreak/>
        <w:t xml:space="preserve">Figure </w:t>
      </w:r>
      <w:r w:rsidR="00BD6573">
        <w:rPr>
          <w:b/>
        </w:rPr>
        <w:t>5</w:t>
      </w:r>
      <w:r w:rsidRPr="00BD6573">
        <w:rPr>
          <w:b/>
        </w:rPr>
        <w:t>:</w:t>
      </w:r>
      <w:r w:rsidRPr="00BE1081">
        <w:t xml:space="preserve"> illustration of effect estimates shift when applying probabilistic bias analyses for exposure misclassification</w:t>
      </w:r>
    </w:p>
    <w:p w:rsidRPr="00646049" w:rsidR="00BB7D01" w:rsidP="00984273" w:rsidRDefault="009D1E28" w14:paraId="0AA30CCA" w14:textId="67E03E63">
      <w:pPr>
        <w:spacing w:line="276" w:lineRule="auto"/>
        <w:ind w:left="0" w:firstLine="0"/>
        <w:rPr>
          <w:highlight w:val="yellow"/>
        </w:rPr>
      </w:pPr>
      <w:r>
        <w:rPr>
          <w:highlight w:val="yellow"/>
        </w:rPr>
        <w:lastRenderedPageBreak/>
        <w:t xml:space="preserve">Table shells for the various sensitivity analyses will have same structure as the ones outlined above. </w:t>
      </w:r>
    </w:p>
    <w:p w:rsidRPr="00646049" w:rsidR="00BB7D01" w:rsidP="00984273" w:rsidRDefault="00BB7D01" w14:paraId="2C2E46EC" w14:textId="77777777">
      <w:pPr>
        <w:spacing w:line="276" w:lineRule="auto"/>
        <w:ind w:left="0" w:firstLine="0"/>
        <w:rPr>
          <w:highlight w:val="yellow"/>
        </w:rPr>
      </w:pPr>
    </w:p>
    <w:p w:rsidRPr="008B6FB7" w:rsidR="00BB7D01" w:rsidP="00984273" w:rsidRDefault="00BB7D01" w14:paraId="2842A908" w14:textId="5B509184">
      <w:pPr>
        <w:spacing w:line="276" w:lineRule="auto"/>
        <w:ind w:left="0" w:firstLine="0"/>
        <w:rPr>
          <w:iCs/>
          <w:sz w:val="20"/>
        </w:rPr>
      </w:pPr>
    </w:p>
    <w:sectPr w:rsidRPr="008B6FB7" w:rsidR="00BB7D01" w:rsidSect="007A048D">
      <w:pgSz w:w="16838" w:h="11906" w:orient="landscape" w:code="9"/>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L" w:author="Angela Lupattelli" w:date="2022-06-14T10:48:00Z" w:id="8">
    <w:p w:rsidR="00E11346" w:rsidRDefault="00E11346" w14:paraId="6CD21726" w14:textId="2FC21B92">
      <w:pPr>
        <w:pStyle w:val="CommentText"/>
      </w:pPr>
      <w:r>
        <w:rPr>
          <w:rStyle w:val="CommentReference"/>
        </w:rPr>
        <w:annotationRef/>
      </w:r>
      <w:r>
        <w:t>To DAPs: please indicate whether it is possible to retrieve this information in your data source</w:t>
      </w:r>
    </w:p>
  </w:comment>
  <w:comment w:initials="AL" w:author="Angela Lupattelli" w:date="2022-04-29T16:02:00Z" w:id="9">
    <w:p w:rsidR="00E11346" w:rsidRDefault="00E11346" w14:paraId="5038A57C" w14:textId="1E7609DA">
      <w:pPr>
        <w:pStyle w:val="CommentText"/>
      </w:pPr>
      <w:r>
        <w:rPr>
          <w:rStyle w:val="CommentReference"/>
        </w:rPr>
        <w:annotationRef/>
      </w:r>
      <w:r>
        <w:t>To DAPs: please confirm whether this is correct</w:t>
      </w:r>
    </w:p>
  </w:comment>
  <w:comment w:initials="AL" w:author="Angela Lupattelli" w:date="2022-04-29T16:20:00Z" w:id="10">
    <w:p w:rsidR="00E11346" w:rsidRDefault="00E11346" w14:paraId="7728409A" w14:textId="4211E7CE">
      <w:pPr>
        <w:pStyle w:val="CommentText"/>
      </w:pPr>
      <w:r>
        <w:rPr>
          <w:rStyle w:val="CommentReference"/>
        </w:rPr>
        <w:annotationRef/>
      </w:r>
      <w:r>
        <w:t>To DAPs: please fill in Appendix 2</w:t>
      </w:r>
    </w:p>
  </w:comment>
  <w:comment w:initials="AL" w:author="Angela Lupattelli" w:date="2022-06-14T11:52:00Z" w:id="11">
    <w:p w:rsidR="00E11346" w:rsidRDefault="00E11346" w14:paraId="5B6009B8" w14:textId="5BCB45A4">
      <w:pPr>
        <w:pStyle w:val="CommentText"/>
      </w:pPr>
      <w:r>
        <w:rPr>
          <w:rStyle w:val="CommentReference"/>
        </w:rPr>
        <w:annotationRef/>
      </w:r>
      <w:r>
        <w:t xml:space="preserve">We have code lists and an algorithm in VAC4EU – maybe it is quicker to use VAC4EU code list? We did </w:t>
      </w:r>
      <w:proofErr w:type="gramStart"/>
      <w:r>
        <w:t>not  really</w:t>
      </w:r>
      <w:proofErr w:type="gramEnd"/>
      <w:r>
        <w:t xml:space="preserve"> decide on this at the last </w:t>
      </w:r>
      <w:proofErr w:type="spellStart"/>
      <w:r>
        <w:t>emeeting</w:t>
      </w:r>
      <w:proofErr w:type="spellEnd"/>
    </w:p>
  </w:comment>
  <w:comment w:initials="AL" w:author="Angela Lupattelli" w:date="2022-06-14T11:52:00Z" w:id="12">
    <w:p w:rsidR="00E11346" w:rsidRDefault="00E11346" w14:paraId="42CF3F4F" w14:textId="1BDA41E2">
      <w:pPr>
        <w:pStyle w:val="CommentText"/>
      </w:pPr>
      <w:r>
        <w:rPr>
          <w:rStyle w:val="CommentReference"/>
        </w:rPr>
        <w:annotationRef/>
      </w:r>
      <w:r>
        <w:t>As above for GDM</w:t>
      </w:r>
    </w:p>
  </w:comment>
  <w:comment w:initials="AL" w:author="Angela Lupattelli" w:date="2022-06-14T11:56:00Z" w:id="16">
    <w:p w:rsidR="00E11346" w:rsidRDefault="00E11346" w14:paraId="2C21058B" w14:textId="41212D9F">
      <w:pPr>
        <w:pStyle w:val="CommentText"/>
      </w:pPr>
      <w:r>
        <w:rPr>
          <w:rStyle w:val="CommentReference"/>
        </w:rPr>
        <w:annotationRef/>
      </w:r>
      <w:r>
        <w:t>Do you agree to look at SGA only? In this way, he analytical part regarding the exposure window can remain as described – we have problems with IUGR because this can happen/be diagnosed at any time in pregnancy and so the exposure window has to be adapted</w:t>
      </w:r>
    </w:p>
  </w:comment>
  <w:comment w:initials="AL" w:author="Angela Lupattelli" w:date="2022-06-14T12:56:00Z" w:id="17">
    <w:p w:rsidR="00E11346" w:rsidRDefault="00E11346" w14:paraId="3F2B3E5D" w14:textId="2EE6712F">
      <w:pPr>
        <w:pStyle w:val="CommentText"/>
      </w:pPr>
      <w:r>
        <w:rPr>
          <w:rStyle w:val="CommentReference"/>
        </w:rPr>
        <w:annotationRef/>
      </w:r>
      <w:r>
        <w:t xml:space="preserve">1 month should be ok as the maximum package size is 18 12-tablets I think in most countries.  </w:t>
      </w:r>
      <w:r w:rsidR="008530E6">
        <w:t xml:space="preserve">Otherwise we can expand to 2 or 3 months, so that we align with France and Finland (for them, all exposed pregnancies would be included). Maybe 1 month is stricter to adjust for severity at baseline.  </w:t>
      </w:r>
    </w:p>
  </w:comment>
  <w:comment w:initials="AL" w:author="Angela Lupattelli" w:date="2022-04-29T15:47:00Z" w:id="18">
    <w:p w:rsidR="00E11346" w:rsidRDefault="00E11346" w14:paraId="1066E8FA" w14:textId="7D1E5FFE">
      <w:pPr>
        <w:pStyle w:val="CommentText"/>
      </w:pPr>
      <w:r>
        <w:rPr>
          <w:rStyle w:val="CommentReference"/>
        </w:rPr>
        <w:annotationRef/>
      </w:r>
      <w:r>
        <w:t>To DAPs: please fill in</w:t>
      </w:r>
    </w:p>
  </w:comment>
  <w:comment w:initials="AL" w:author="Angela Lupattelli" w:date="2022-06-14T13:07:00Z" w:id="19">
    <w:p w:rsidR="008530E6" w:rsidRDefault="008530E6" w14:paraId="10B2C621" w14:textId="7D10BA97">
      <w:pPr>
        <w:pStyle w:val="CommentText"/>
      </w:pPr>
      <w:r>
        <w:rPr>
          <w:rStyle w:val="CommentReference"/>
        </w:rPr>
        <w:annotationRef/>
      </w:r>
      <w:r>
        <w:t>To DAPs: is this information available in your data source, or do we need to calculate it based on the prior pregnancies within each woman?</w:t>
      </w:r>
    </w:p>
  </w:comment>
  <w:comment w:initials="AL" w:author="Angela Lupattelli" w:date="2022-06-14T13:11:00Z" w:id="23">
    <w:p w:rsidR="008530E6" w:rsidRDefault="008530E6" w14:paraId="79F06472" w14:textId="3391E5B7">
      <w:pPr>
        <w:pStyle w:val="CommentText"/>
      </w:pPr>
      <w:r>
        <w:rPr>
          <w:rStyle w:val="CommentReference"/>
        </w:rPr>
        <w:annotationRef/>
      </w:r>
      <w:r>
        <w:t xml:space="preserve">This is what I understood from </w:t>
      </w:r>
      <w:proofErr w:type="spellStart"/>
      <w:r>
        <w:t>Vjola</w:t>
      </w:r>
      <w:proofErr w:type="spellEnd"/>
      <w:r>
        <w:t xml:space="preserve"> after so many backs and forth. Do you agree with this?</w:t>
      </w:r>
    </w:p>
  </w:comment>
  <w:comment w:initials="AL" w:author="Angela Lupattelli" w:date="2022-04-29T22:42:00Z" w:id="27">
    <w:p w:rsidR="00E11346" w:rsidRDefault="00E11346" w14:paraId="7C31AEB2" w14:textId="1C268394">
      <w:pPr>
        <w:pStyle w:val="CommentText"/>
      </w:pPr>
      <w:r>
        <w:rPr>
          <w:rStyle w:val="CommentReference"/>
        </w:rPr>
        <w:annotationRef/>
      </w:r>
      <w:proofErr w:type="spellStart"/>
      <w:r>
        <w:t>Tp</w:t>
      </w:r>
      <w:proofErr w:type="spellEnd"/>
      <w:r>
        <w:t xml:space="preserve"> DAPs: Please check and confirm or correct</w:t>
      </w:r>
    </w:p>
  </w:comment>
  <w:comment w:initials="AL" w:author="Angela Lupattelli" w:date="2022-04-29T22:43:00Z" w:id="28">
    <w:p w:rsidR="00E11346" w:rsidP="002A25CB" w:rsidRDefault="00E11346" w14:paraId="0EEB420D" w14:textId="77777777">
      <w:pPr>
        <w:ind w:left="0" w:firstLine="0"/>
        <w:rPr>
          <w:iCs/>
        </w:rPr>
      </w:pPr>
      <w:r>
        <w:rPr>
          <w:rStyle w:val="CommentReference"/>
        </w:rPr>
        <w:annotationRef/>
      </w:r>
      <w:r>
        <w:t xml:space="preserve">To DAPs: </w:t>
      </w:r>
      <w:r w:rsidRPr="00122C83">
        <w:rPr>
          <w:iCs/>
          <w:highlight w:val="yellow"/>
        </w:rPr>
        <w:t>*Please fill in for each outcome what applies for your data source</w:t>
      </w:r>
      <w:r>
        <w:rPr>
          <w:iCs/>
        </w:rPr>
        <w:t xml:space="preserve"> </w:t>
      </w:r>
    </w:p>
    <w:p w:rsidR="00E11346" w:rsidRDefault="00E11346" w14:paraId="62E6C199" w14:textId="012F3908">
      <w:pPr>
        <w:pStyle w:val="CommentText"/>
      </w:pPr>
    </w:p>
  </w:comment>
  <w:comment w:initials="AL" w:author="Angela Lupattelli" w:date="2022-04-29T23:07:00Z" w:id="29">
    <w:p w:rsidR="00E11346" w:rsidRDefault="00E11346" w14:paraId="240A2DCE" w14:textId="27A17C0B">
      <w:pPr>
        <w:pStyle w:val="CommentText"/>
      </w:pPr>
      <w:r>
        <w:rPr>
          <w:rStyle w:val="CommentReference"/>
        </w:rPr>
        <w:annotationRef/>
      </w:r>
      <w:r>
        <w:t>Please fill in here for folic acid, and please check the information filled in is accurate</w:t>
      </w:r>
    </w:p>
  </w:comment>
  <w:comment w:initials="HN" w:author="Hedvig Marie Egeland Nordeng" w:date="2022-06-14T15:23:18" w:id="1015656677">
    <w:p w:rsidR="6DF3FE3A" w:rsidRDefault="6DF3FE3A" w14:paraId="1E52D30C" w14:textId="44F31AFC">
      <w:pPr>
        <w:pStyle w:val="CommentText"/>
      </w:pPr>
      <w:r w:rsidR="6DF3FE3A">
        <w:rPr/>
        <w:t>Ask Ditte about this</w:t>
      </w:r>
      <w:r>
        <w:rPr>
          <w:rStyle w:val="CommentReference"/>
        </w:rPr>
        <w:annotationRef/>
      </w:r>
    </w:p>
  </w:comment>
  <w:comment w:initials="HN" w:author="Hedvig Marie Egeland Nordeng" w:date="2022-06-14T15:23:28" w:id="2014058547">
    <w:p w:rsidR="6DF3FE3A" w:rsidRDefault="6DF3FE3A" w14:paraId="2FA0E7C4" w14:textId="5F43E18B">
      <w:pPr>
        <w:pStyle w:val="CommentText"/>
      </w:pPr>
      <w:r w:rsidR="6DF3FE3A">
        <w:rPr/>
        <w:t>Ask Ditte about this</w:t>
      </w:r>
      <w:r>
        <w:rPr>
          <w:rStyle w:val="CommentReference"/>
        </w:rPr>
        <w:annotationRef/>
      </w:r>
    </w:p>
  </w:comment>
  <w:comment w:initials="HN" w:author="Hedvig Marie Egeland Nordeng" w:date="2022-06-14T15:23:44" w:id="1552839879">
    <w:p w:rsidR="6DF3FE3A" w:rsidRDefault="6DF3FE3A" w14:paraId="7DAF6900" w14:textId="1121E59C">
      <w:pPr>
        <w:pStyle w:val="CommentText"/>
      </w:pPr>
      <w:r w:rsidR="6DF3FE3A">
        <w:rPr/>
        <w:t>Agree</w:t>
      </w:r>
      <w:r>
        <w:rPr>
          <w:rStyle w:val="CommentReference"/>
        </w:rPr>
        <w:annotationRef/>
      </w:r>
    </w:p>
  </w:comment>
  <w:comment w:initials="HN" w:author="Hedvig Marie Egeland Nordeng" w:date="2022-06-14T15:25:51" w:id="1058277393">
    <w:p w:rsidR="4B254A4C" w:rsidRDefault="4B254A4C" w14:paraId="1B0E7B7E" w14:textId="4021F883">
      <w:pPr>
        <w:pStyle w:val="CommentText"/>
      </w:pPr>
      <w:r w:rsidR="4B254A4C">
        <w:rPr/>
        <w:t xml:space="preserve">I'm a bit unsure about this. SGA as an outcomes is not the focus of this DP. </w:t>
      </w:r>
      <w:r>
        <w:rPr>
          <w:rStyle w:val="CommentReference"/>
        </w:rPr>
        <w:annotationRef/>
      </w:r>
    </w:p>
  </w:comment>
  <w:comment w:initials="HN" w:author="Hedvig Marie Egeland Nordeng" w:date="2022-06-14T15:26:40" w:id="1667517513">
    <w:p w:rsidR="4B254A4C" w:rsidRDefault="4B254A4C" w14:paraId="6C9604A0" w14:textId="6B434DB0">
      <w:pPr>
        <w:pStyle w:val="CommentText"/>
      </w:pPr>
      <w:r w:rsidR="4B254A4C">
        <w:rPr/>
        <w:t>Fine with 1 month</w:t>
      </w:r>
      <w:r>
        <w:rPr>
          <w:rStyle w:val="CommentReference"/>
        </w:rPr>
        <w:annotationRef/>
      </w:r>
    </w:p>
  </w:comment>
  <w:comment w:initials="HN" w:author="Hedvig Marie Egeland Nordeng" w:date="2022-06-14T15:27:30" w:id="1828157706">
    <w:p w:rsidR="4B254A4C" w:rsidRDefault="4B254A4C" w14:paraId="179F8B91" w14:textId="4DA38DD3">
      <w:pPr>
        <w:pStyle w:val="CommentText"/>
      </w:pPr>
      <w:r w:rsidR="4B254A4C">
        <w:rPr/>
        <w:t>Yes, agree</w:t>
      </w:r>
      <w:r>
        <w:rPr>
          <w:rStyle w:val="CommentReference"/>
        </w:rPr>
        <w:annotationRef/>
      </w:r>
    </w:p>
  </w:comment>
  <w:comment w:initials="HN" w:author="Hedvig Marie Egeland Nordeng" w:date="2022-06-14T15:29:43" w:id="391928427">
    <w:p w:rsidR="4B254A4C" w:rsidRDefault="4B254A4C" w14:paraId="6A052B2E" w14:textId="00DABB02">
      <w:pPr>
        <w:pStyle w:val="CommentText"/>
      </w:pPr>
      <w:r w:rsidR="4B254A4C">
        <w:rPr/>
        <w:t>Ask DItte for these. Upload them all in the Teams/Sharepoint folder?</w:t>
      </w:r>
      <w:r>
        <w:rPr>
          <w:rStyle w:val="CommentReference"/>
        </w:rPr>
        <w:annotationRef/>
      </w:r>
    </w:p>
  </w:comment>
  <w:comment w:initials="VM" w:author="Vera Ruth Mitter" w:date="2022-11-24T09:26:13" w:id="1823031098">
    <w:p w:rsidR="2804FA4B" w:rsidRDefault="2804FA4B" w14:paraId="18704FBA" w14:textId="473247EE">
      <w:pPr>
        <w:pStyle w:val="CommentText"/>
      </w:pPr>
      <w:r w:rsidR="2804FA4B">
        <w:rPr/>
        <w:t>@Sweden: Please Add details</w:t>
      </w:r>
      <w:r>
        <w:rPr>
          <w:rStyle w:val="CommentReference"/>
        </w:rPr>
        <w:annotationRef/>
      </w:r>
    </w:p>
  </w:comment>
  <w:comment w:initials="VM" w:author="Vera Ruth Mitter" w:date="2022-11-24T09:44:59" w:id="166980243">
    <w:p w:rsidR="2804FA4B" w:rsidRDefault="2804FA4B" w14:paraId="17203E6A" w14:textId="47C01CF6">
      <w:pPr>
        <w:pStyle w:val="CommentText"/>
      </w:pPr>
      <w:r w:rsidR="2804FA4B">
        <w:rPr/>
        <w:t xml:space="preserve">Will we have enough incident Migraine cases in DAPs with this short look back peridod, esp when we exclude women with Dx in Pregnancy?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CD21726"/>
  <w15:commentEx w15:done="0" w15:paraId="5038A57C"/>
  <w15:commentEx w15:done="0" w15:paraId="7728409A"/>
  <w15:commentEx w15:done="0" w15:paraId="5B6009B8"/>
  <w15:commentEx w15:done="0" w15:paraId="42CF3F4F"/>
  <w15:commentEx w15:done="0" w15:paraId="2C21058B"/>
  <w15:commentEx w15:done="0" w15:paraId="3F2B3E5D"/>
  <w15:commentEx w15:done="0" w15:paraId="1066E8FA"/>
  <w15:commentEx w15:done="0" w15:paraId="10B2C621"/>
  <w15:commentEx w15:done="0" w15:paraId="79F06472"/>
  <w15:commentEx w15:done="0" w15:paraId="7C31AEB2"/>
  <w15:commentEx w15:done="0" w15:paraId="62E6C199"/>
  <w15:commentEx w15:done="0" w15:paraId="240A2DCE"/>
  <w15:commentEx w15:done="0" w15:paraId="1E52D30C" w15:paraIdParent="5B6009B8"/>
  <w15:commentEx w15:done="0" w15:paraId="2FA0E7C4" w15:paraIdParent="42CF3F4F"/>
  <w15:commentEx w15:done="0" w15:paraId="7DAF6900" w15:paraIdParent="2C21058B"/>
  <w15:commentEx w15:done="0" w15:paraId="1B0E7B7E"/>
  <w15:commentEx w15:done="0" w15:paraId="6C9604A0" w15:paraIdParent="3F2B3E5D"/>
  <w15:commentEx w15:done="0" w15:paraId="179F8B91" w15:paraIdParent="79F06472"/>
  <w15:commentEx w15:done="0" w15:paraId="6A052B2E"/>
  <w15:commentEx w15:done="0" w15:paraId="18704FBA"/>
  <w15:commentEx w15:done="0" w15:paraId="17203E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24D60A" w16cex:dateUtc="2022-05-10T10:16:00Z"/>
  <w16cex:commentExtensible w16cex:durableId="2624D62C" w16cex:dateUtc="2022-05-10T10:16:00Z"/>
  <w16cex:commentExtensible w16cex:durableId="2624D659" w16cex:dateUtc="2022-05-10T10:17:00Z"/>
  <w16cex:commentExtensible w16cex:durableId="2624DC47" w16cex:dateUtc="2022-05-10T10:42:00Z"/>
  <w16cex:commentExtensible w16cex:durableId="2624D698" w16cex:dateUtc="2022-05-10T10:18:00Z"/>
  <w16cex:commentExtensible w16cex:durableId="2624D6F0" w16cex:dateUtc="2022-05-10T10:20:00Z"/>
  <w16cex:commentExtensible w16cex:durableId="2624D714" w16cex:dateUtc="2022-05-10T10:20:00Z"/>
  <w16cex:commentExtensible w16cex:durableId="2624D7A0" w16cex:dateUtc="2022-05-10T10:22:00Z"/>
  <w16cex:commentExtensible w16cex:durableId="2624D846" w16cex:dateUtc="2022-05-10T10:25:00Z"/>
  <w16cex:commentExtensible w16cex:durableId="2624D898" w16cex:dateUtc="2022-05-10T10:27:00Z"/>
  <w16cex:commentExtensible w16cex:durableId="2624D8E7" w16cex:dateUtc="2022-05-10T10:28:00Z"/>
  <w16cex:commentExtensible w16cex:durableId="2624DA38" w16cex:dateUtc="2022-05-10T10:34:00Z"/>
  <w16cex:commentExtensible w16cex:durableId="2624DA9A" w16cex:dateUtc="2022-05-10T10:35:00Z"/>
  <w16cex:commentExtensible w16cex:durableId="2624DB11" w16cex:dateUtc="2022-05-10T10:37:00Z"/>
  <w16cex:commentExtensible w16cex:durableId="2624DB91" w16cex:dateUtc="2022-05-10T10:39:00Z"/>
  <w16cex:commentExtensible w16cex:durableId="2624DBD6" w16cex:dateUtc="2022-05-10T10:40:00Z"/>
  <w16cex:commentExtensible w16cex:durableId="2624DC62" w16cex:dateUtc="2022-05-10T10:43:00Z"/>
  <w16cex:commentExtensible w16cex:durableId="2624DCB5" w16cex:dateUtc="2022-05-10T10:44:00Z"/>
  <w16cex:commentExtensible w16cex:durableId="2624DD1A" w16cex:dateUtc="2022-05-10T10:46:00Z"/>
  <w16cex:commentExtensible w16cex:durableId="2624D410" w16cex:dateUtc="2022-04-29T14:02:00Z"/>
  <w16cex:commentExtensible w16cex:durableId="2625091B" w16cex:dateUtc="2022-05-10T13:54:00Z"/>
  <w16cex:commentExtensible w16cex:durableId="262520E1" w16cex:dateUtc="2022-05-10T15:35:00Z"/>
  <w16cex:commentExtensible w16cex:durableId="2624D411" w16cex:dateUtc="2022-04-29T14:20:00Z"/>
  <w16cex:commentExtensible w16cex:durableId="26256066" w16cex:dateUtc="2022-05-10T20:06:00Z"/>
  <w16cex:commentExtensible w16cex:durableId="262560B9" w16cex:dateUtc="2022-05-10T20:07:00Z"/>
  <w16cex:commentExtensible w16cex:durableId="26256220" w16cex:dateUtc="2022-05-10T20:13:00Z"/>
  <w16cex:commentExtensible w16cex:durableId="262562D1" w16cex:dateUtc="2022-05-10T20:16:00Z"/>
  <w16cex:commentExtensible w16cex:durableId="26256442" w16cex:dateUtc="2022-05-10T20:22:00Z"/>
  <w16cex:commentExtensible w16cex:durableId="2624D412" w16cex:dateUtc="2022-04-29T13:36:00Z"/>
  <w16cex:commentExtensible w16cex:durableId="2625657C" w16cex:dateUtc="2022-05-10T20:28:00Z"/>
  <w16cex:commentExtensible w16cex:durableId="2624D413" w16cex:dateUtc="2022-04-29T13:47:00Z"/>
  <w16cex:commentExtensible w16cex:durableId="26256637" w16cex:dateUtc="2022-05-10T20:31:00Z"/>
  <w16cex:commentExtensible w16cex:durableId="2625667B" w16cex:dateUtc="2022-05-10T20:32:00Z"/>
  <w16cex:commentExtensible w16cex:durableId="262566EF" w16cex:dateUtc="2022-05-10T20:34:00Z"/>
  <w16cex:commentExtensible w16cex:durableId="262567B8" w16cex:dateUtc="2022-05-10T20:37:00Z"/>
  <w16cex:commentExtensible w16cex:durableId="2624D414" w16cex:dateUtc="2022-04-29T20:42:00Z"/>
  <w16cex:commentExtensible w16cex:durableId="2624D415" w16cex:dateUtc="2022-04-29T20:43:00Z"/>
  <w16cex:commentExtensible w16cex:durableId="2624D416" w16cex:dateUtc="2022-04-29T21:07:00Z"/>
  <w16cex:commentExtensible w16cex:durableId="276BD08F" w16cex:dateUtc="2022-06-14T13:23:18.795Z"/>
  <w16cex:commentExtensible w16cex:durableId="358A814B" w16cex:dateUtc="2022-06-14T13:23:28.006Z"/>
  <w16cex:commentExtensible w16cex:durableId="21622694" w16cex:dateUtc="2022-06-14T13:23:44.085Z"/>
  <w16cex:commentExtensible w16cex:durableId="1AA67F56" w16cex:dateUtc="2022-06-14T13:25:51.18Z"/>
  <w16cex:commentExtensible w16cex:durableId="5F95948E" w16cex:dateUtc="2022-06-14T13:26:40.348Z"/>
  <w16cex:commentExtensible w16cex:durableId="3344E977" w16cex:dateUtc="2022-06-14T13:27:30.74Z"/>
  <w16cex:commentExtensible w16cex:durableId="6A1190C2" w16cex:dateUtc="2022-06-14T13:29:43.284Z"/>
  <w16cex:commentExtensible w16cex:durableId="2863DB2A" w16cex:dateUtc="2022-11-24T08:26:13.114Z"/>
  <w16cex:commentExtensible w16cex:durableId="2A0CF680" w16cex:dateUtc="2022-11-24T08:44:59.782Z"/>
</w16cex:commentsExtensible>
</file>

<file path=word/commentsIds.xml><?xml version="1.0" encoding="utf-8"?>
<w16cid:commentsIds xmlns:mc="http://schemas.openxmlformats.org/markup-compatibility/2006" xmlns:w16cid="http://schemas.microsoft.com/office/word/2016/wordml/cid" mc:Ignorable="w16cid">
  <w16cid:commentId w16cid:paraId="3A5523BA" w16cid:durableId="2624D60A"/>
  <w16cid:commentId w16cid:paraId="7EEBDC24" w16cid:durableId="2624D62C"/>
  <w16cid:commentId w16cid:paraId="44B87D09" w16cid:durableId="2624D659"/>
  <w16cid:commentId w16cid:paraId="35F4E501" w16cid:durableId="2624DC47"/>
  <w16cid:commentId w16cid:paraId="1054E6E8" w16cid:durableId="2624D698"/>
  <w16cid:commentId w16cid:paraId="5FDD6FEE" w16cid:durableId="2624D6F0"/>
  <w16cid:commentId w16cid:paraId="738880A1" w16cid:durableId="2624D714"/>
  <w16cid:commentId w16cid:paraId="59D7ABC1" w16cid:durableId="2624D7A0"/>
  <w16cid:commentId w16cid:paraId="4C6F392C" w16cid:durableId="2624D846"/>
  <w16cid:commentId w16cid:paraId="2ED58C81" w16cid:durableId="2624D898"/>
  <w16cid:commentId w16cid:paraId="7F8A2CCF" w16cid:durableId="2624D8E7"/>
  <w16cid:commentId w16cid:paraId="1D412345" w16cid:durableId="2624DA38"/>
  <w16cid:commentId w16cid:paraId="462DE90F" w16cid:durableId="2624DA9A"/>
  <w16cid:commentId w16cid:paraId="18792A63" w16cid:durableId="2624DB11"/>
  <w16cid:commentId w16cid:paraId="38B38462" w16cid:durableId="2624DB91"/>
  <w16cid:commentId w16cid:paraId="43662732" w16cid:durableId="2624DBD6"/>
  <w16cid:commentId w16cid:paraId="65BAD5C7" w16cid:durableId="2624DC62"/>
  <w16cid:commentId w16cid:paraId="41CC11A8" w16cid:durableId="2624DCB5"/>
  <w16cid:commentId w16cid:paraId="1D3A3683" w16cid:durableId="2624DD1A"/>
  <w16cid:commentId w16cid:paraId="5038A57C" w16cid:durableId="2624D410"/>
  <w16cid:commentId w16cid:paraId="24D8D750" w16cid:durableId="2625091B"/>
  <w16cid:commentId w16cid:paraId="1864A06B" w16cid:durableId="262520E1"/>
  <w16cid:commentId w16cid:paraId="7728409A" w16cid:durableId="2624D411"/>
  <w16cid:commentId w16cid:paraId="4AF3E723" w16cid:durableId="26256066"/>
  <w16cid:commentId w16cid:paraId="60046FD1" w16cid:durableId="262560B9"/>
  <w16cid:commentId w16cid:paraId="2D5E71E5" w16cid:durableId="26256220"/>
  <w16cid:commentId w16cid:paraId="6AFAC1E1" w16cid:durableId="262562D1"/>
  <w16cid:commentId w16cid:paraId="3C79F101" w16cid:durableId="26256442"/>
  <w16cid:commentId w16cid:paraId="4FA02F2C" w16cid:durableId="2624D412"/>
  <w16cid:commentId w16cid:paraId="542A1963" w16cid:durableId="2625657C"/>
  <w16cid:commentId w16cid:paraId="1066E8FA" w16cid:durableId="2624D413"/>
  <w16cid:commentId w16cid:paraId="63047EE8" w16cid:durableId="26256637"/>
  <w16cid:commentId w16cid:paraId="0387A06C" w16cid:durableId="2625667B"/>
  <w16cid:commentId w16cid:paraId="4752AC14" w16cid:durableId="262566EF"/>
  <w16cid:commentId w16cid:paraId="74FDA4AE" w16cid:durableId="262567B8"/>
  <w16cid:commentId w16cid:paraId="7C31AEB2" w16cid:durableId="2624D414"/>
  <w16cid:commentId w16cid:paraId="62E6C199" w16cid:durableId="2624D415"/>
  <w16cid:commentId w16cid:paraId="240A2DCE" w16cid:durableId="2624D416"/>
  <w16cid:commentId w16cid:paraId="6CD21726" w16cid:durableId="7B8530DF"/>
  <w16cid:commentId w16cid:paraId="5B6009B8" w16cid:durableId="14544D2A"/>
  <w16cid:commentId w16cid:paraId="42CF3F4F" w16cid:durableId="64DF3BC8"/>
  <w16cid:commentId w16cid:paraId="2C21058B" w16cid:durableId="0AD2F6EC"/>
  <w16cid:commentId w16cid:paraId="3F2B3E5D" w16cid:durableId="466B8E9D"/>
  <w16cid:commentId w16cid:paraId="10B2C621" w16cid:durableId="3C645ED1"/>
  <w16cid:commentId w16cid:paraId="79F06472" w16cid:durableId="72B7F6B2"/>
  <w16cid:commentId w16cid:paraId="1E52D30C" w16cid:durableId="276BD08F"/>
  <w16cid:commentId w16cid:paraId="2FA0E7C4" w16cid:durableId="358A814B"/>
  <w16cid:commentId w16cid:paraId="7DAF6900" w16cid:durableId="21622694"/>
  <w16cid:commentId w16cid:paraId="1B0E7B7E" w16cid:durableId="1AA67F56"/>
  <w16cid:commentId w16cid:paraId="6C9604A0" w16cid:durableId="5F95948E"/>
  <w16cid:commentId w16cid:paraId="179F8B91" w16cid:durableId="3344E977"/>
  <w16cid:commentId w16cid:paraId="6A052B2E" w16cid:durableId="6A1190C2"/>
  <w16cid:commentId w16cid:paraId="18704FBA" w16cid:durableId="2863DB2A"/>
  <w16cid:commentId w16cid:paraId="17203E6A" w16cid:durableId="2A0CF68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346" w:rsidP="00AE14D7" w:rsidRDefault="00E11346" w14:paraId="16C4B1EC" w14:textId="77777777">
      <w:r>
        <w:separator/>
      </w:r>
    </w:p>
  </w:endnote>
  <w:endnote w:type="continuationSeparator" w:id="0">
    <w:p w:rsidR="00E11346" w:rsidP="00AE14D7" w:rsidRDefault="00E11346" w14:paraId="46B6B2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Tahoma"/>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711052"/>
      <w:docPartObj>
        <w:docPartGallery w:val="Page Numbers (Bottom of Page)"/>
        <w:docPartUnique/>
      </w:docPartObj>
    </w:sdtPr>
    <w:sdtEndPr>
      <w:rPr>
        <w:noProof/>
      </w:rPr>
    </w:sdtEndPr>
    <w:sdtContent>
      <w:p w:rsidR="00E11346" w:rsidRDefault="00E11346" w14:paraId="2AEC3EEC" w14:textId="7AB6ED47">
        <w:pPr>
          <w:pStyle w:val="Footer"/>
          <w:jc w:val="right"/>
        </w:pPr>
        <w:r>
          <w:fldChar w:fldCharType="begin"/>
        </w:r>
        <w:r>
          <w:instrText xml:space="preserve"> PAGE   \* MERGEFORMAT </w:instrText>
        </w:r>
        <w:r>
          <w:fldChar w:fldCharType="separate"/>
        </w:r>
        <w:r w:rsidR="00277483">
          <w:rPr>
            <w:noProof/>
          </w:rPr>
          <w:t>59</w:t>
        </w:r>
        <w:r>
          <w:rPr>
            <w:noProof/>
          </w:rPr>
          <w:fldChar w:fldCharType="end"/>
        </w:r>
      </w:p>
    </w:sdtContent>
  </w:sdt>
  <w:p w:rsidR="00E11346" w:rsidRDefault="00E11346" w14:paraId="260812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346" w:rsidP="00AE14D7" w:rsidRDefault="00E11346" w14:paraId="4EDFDF64" w14:textId="77777777">
      <w:r>
        <w:separator/>
      </w:r>
    </w:p>
  </w:footnote>
  <w:footnote w:type="continuationSeparator" w:id="0">
    <w:p w:rsidR="00E11346" w:rsidP="00AE14D7" w:rsidRDefault="00E11346" w14:paraId="2FEF2F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D6425F" w:rsidR="00E11346" w:rsidP="00D6425F" w:rsidRDefault="00E11346" w14:paraId="57150859" w14:textId="4A5A6E44">
    <w:pPr>
      <w:pStyle w:val="Header"/>
      <w:ind w:hanging="1094"/>
      <w:rPr>
        <w:i/>
        <w:sz w:val="18"/>
      </w:rPr>
    </w:pPr>
    <w:proofErr w:type="spellStart"/>
    <w:r w:rsidRPr="00D6425F">
      <w:rPr>
        <w:i/>
        <w:sz w:val="18"/>
      </w:rPr>
      <w:t>Triptan</w:t>
    </w:r>
    <w:proofErr w:type="spellEnd"/>
    <w:r w:rsidRPr="00D6425F">
      <w:rPr>
        <w:i/>
        <w:sz w:val="18"/>
      </w:rPr>
      <w:t xml:space="preserve"> Safety Study</w:t>
    </w:r>
    <w:r>
      <w:rPr>
        <w:i/>
        <w:sz w:val="18"/>
      </w:rPr>
      <w:t xml:space="preserve"> SAP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12CFF"/>
    <w:multiLevelType w:val="hybridMultilevel"/>
    <w:tmpl w:val="DBBEADDE"/>
    <w:lvl w:ilvl="0" w:tplc="AF5A8D40">
      <w:numFmt w:val="bullet"/>
      <w:lvlText w:val="-"/>
      <w:lvlJc w:val="left"/>
      <w:pPr>
        <w:ind w:left="568" w:hanging="360"/>
      </w:pPr>
      <w:rPr>
        <w:rFonts w:hint="default" w:ascii="Calibri" w:hAnsi="Calibri" w:cs="Calibri" w:eastAsiaTheme="minorHAnsi"/>
        <w:b w:val="0"/>
      </w:rPr>
    </w:lvl>
    <w:lvl w:ilvl="1" w:tplc="04090003" w:tentative="1">
      <w:start w:val="1"/>
      <w:numFmt w:val="bullet"/>
      <w:lvlText w:val="o"/>
      <w:lvlJc w:val="left"/>
      <w:pPr>
        <w:ind w:left="1004" w:hanging="360"/>
      </w:pPr>
      <w:rPr>
        <w:rFonts w:hint="default" w:ascii="Courier New" w:hAnsi="Courier New" w:cs="Courier New"/>
      </w:rPr>
    </w:lvl>
    <w:lvl w:ilvl="2" w:tplc="04090005" w:tentative="1">
      <w:start w:val="1"/>
      <w:numFmt w:val="bullet"/>
      <w:lvlText w:val=""/>
      <w:lvlJc w:val="left"/>
      <w:pPr>
        <w:ind w:left="1724" w:hanging="360"/>
      </w:pPr>
      <w:rPr>
        <w:rFonts w:hint="default" w:ascii="Wingdings" w:hAnsi="Wingdings"/>
      </w:rPr>
    </w:lvl>
    <w:lvl w:ilvl="3" w:tplc="04090001" w:tentative="1">
      <w:start w:val="1"/>
      <w:numFmt w:val="bullet"/>
      <w:lvlText w:val=""/>
      <w:lvlJc w:val="left"/>
      <w:pPr>
        <w:ind w:left="2444" w:hanging="360"/>
      </w:pPr>
      <w:rPr>
        <w:rFonts w:hint="default" w:ascii="Symbol" w:hAnsi="Symbol"/>
      </w:rPr>
    </w:lvl>
    <w:lvl w:ilvl="4" w:tplc="04090003" w:tentative="1">
      <w:start w:val="1"/>
      <w:numFmt w:val="bullet"/>
      <w:lvlText w:val="o"/>
      <w:lvlJc w:val="left"/>
      <w:pPr>
        <w:ind w:left="3164" w:hanging="360"/>
      </w:pPr>
      <w:rPr>
        <w:rFonts w:hint="default" w:ascii="Courier New" w:hAnsi="Courier New" w:cs="Courier New"/>
      </w:rPr>
    </w:lvl>
    <w:lvl w:ilvl="5" w:tplc="04090005" w:tentative="1">
      <w:start w:val="1"/>
      <w:numFmt w:val="bullet"/>
      <w:lvlText w:val=""/>
      <w:lvlJc w:val="left"/>
      <w:pPr>
        <w:ind w:left="3884" w:hanging="360"/>
      </w:pPr>
      <w:rPr>
        <w:rFonts w:hint="default" w:ascii="Wingdings" w:hAnsi="Wingdings"/>
      </w:rPr>
    </w:lvl>
    <w:lvl w:ilvl="6" w:tplc="04090001" w:tentative="1">
      <w:start w:val="1"/>
      <w:numFmt w:val="bullet"/>
      <w:lvlText w:val=""/>
      <w:lvlJc w:val="left"/>
      <w:pPr>
        <w:ind w:left="4604" w:hanging="360"/>
      </w:pPr>
      <w:rPr>
        <w:rFonts w:hint="default" w:ascii="Symbol" w:hAnsi="Symbol"/>
      </w:rPr>
    </w:lvl>
    <w:lvl w:ilvl="7" w:tplc="04090003" w:tentative="1">
      <w:start w:val="1"/>
      <w:numFmt w:val="bullet"/>
      <w:lvlText w:val="o"/>
      <w:lvlJc w:val="left"/>
      <w:pPr>
        <w:ind w:left="5324" w:hanging="360"/>
      </w:pPr>
      <w:rPr>
        <w:rFonts w:hint="default" w:ascii="Courier New" w:hAnsi="Courier New" w:cs="Courier New"/>
      </w:rPr>
    </w:lvl>
    <w:lvl w:ilvl="8" w:tplc="04090005" w:tentative="1">
      <w:start w:val="1"/>
      <w:numFmt w:val="bullet"/>
      <w:lvlText w:val=""/>
      <w:lvlJc w:val="left"/>
      <w:pPr>
        <w:ind w:left="6044" w:hanging="360"/>
      </w:pPr>
      <w:rPr>
        <w:rFonts w:hint="default" w:ascii="Wingdings" w:hAnsi="Wingdings"/>
      </w:rPr>
    </w:lvl>
  </w:abstractNum>
  <w:abstractNum w:abstractNumId="1" w15:restartNumberingAfterBreak="0">
    <w:nsid w:val="0B752E53"/>
    <w:multiLevelType w:val="hybridMultilevel"/>
    <w:tmpl w:val="C568A45C"/>
    <w:lvl w:ilvl="0" w:tplc="AF26E4AC">
      <w:start w:val="1"/>
      <w:numFmt w:val="bullet"/>
      <w:lvlText w:val="-"/>
      <w:lvlJc w:val="left"/>
      <w:pPr>
        <w:ind w:left="928" w:hanging="360"/>
      </w:pPr>
      <w:rPr>
        <w:rFonts w:hint="default" w:ascii="Calibri" w:hAnsi="Calibri" w:cs="Calibri" w:eastAsiaTheme="minorHAnsi"/>
      </w:rPr>
    </w:lvl>
    <w:lvl w:ilvl="1" w:tplc="04140003" w:tentative="1">
      <w:start w:val="1"/>
      <w:numFmt w:val="bullet"/>
      <w:lvlText w:val="o"/>
      <w:lvlJc w:val="left"/>
      <w:pPr>
        <w:ind w:left="1724" w:hanging="360"/>
      </w:pPr>
      <w:rPr>
        <w:rFonts w:hint="default" w:ascii="Courier New" w:hAnsi="Courier New" w:cs="Courier New"/>
      </w:rPr>
    </w:lvl>
    <w:lvl w:ilvl="2" w:tplc="04140005" w:tentative="1">
      <w:start w:val="1"/>
      <w:numFmt w:val="bullet"/>
      <w:lvlText w:val=""/>
      <w:lvlJc w:val="left"/>
      <w:pPr>
        <w:ind w:left="2444" w:hanging="360"/>
      </w:pPr>
      <w:rPr>
        <w:rFonts w:hint="default" w:ascii="Wingdings" w:hAnsi="Wingdings"/>
      </w:rPr>
    </w:lvl>
    <w:lvl w:ilvl="3" w:tplc="04140001" w:tentative="1">
      <w:start w:val="1"/>
      <w:numFmt w:val="bullet"/>
      <w:lvlText w:val=""/>
      <w:lvlJc w:val="left"/>
      <w:pPr>
        <w:ind w:left="3164" w:hanging="360"/>
      </w:pPr>
      <w:rPr>
        <w:rFonts w:hint="default" w:ascii="Symbol" w:hAnsi="Symbol"/>
      </w:rPr>
    </w:lvl>
    <w:lvl w:ilvl="4" w:tplc="04140003" w:tentative="1">
      <w:start w:val="1"/>
      <w:numFmt w:val="bullet"/>
      <w:lvlText w:val="o"/>
      <w:lvlJc w:val="left"/>
      <w:pPr>
        <w:ind w:left="3884" w:hanging="360"/>
      </w:pPr>
      <w:rPr>
        <w:rFonts w:hint="default" w:ascii="Courier New" w:hAnsi="Courier New" w:cs="Courier New"/>
      </w:rPr>
    </w:lvl>
    <w:lvl w:ilvl="5" w:tplc="04140005" w:tentative="1">
      <w:start w:val="1"/>
      <w:numFmt w:val="bullet"/>
      <w:lvlText w:val=""/>
      <w:lvlJc w:val="left"/>
      <w:pPr>
        <w:ind w:left="4604" w:hanging="360"/>
      </w:pPr>
      <w:rPr>
        <w:rFonts w:hint="default" w:ascii="Wingdings" w:hAnsi="Wingdings"/>
      </w:rPr>
    </w:lvl>
    <w:lvl w:ilvl="6" w:tplc="04140001" w:tentative="1">
      <w:start w:val="1"/>
      <w:numFmt w:val="bullet"/>
      <w:lvlText w:val=""/>
      <w:lvlJc w:val="left"/>
      <w:pPr>
        <w:ind w:left="5324" w:hanging="360"/>
      </w:pPr>
      <w:rPr>
        <w:rFonts w:hint="default" w:ascii="Symbol" w:hAnsi="Symbol"/>
      </w:rPr>
    </w:lvl>
    <w:lvl w:ilvl="7" w:tplc="04140003" w:tentative="1">
      <w:start w:val="1"/>
      <w:numFmt w:val="bullet"/>
      <w:lvlText w:val="o"/>
      <w:lvlJc w:val="left"/>
      <w:pPr>
        <w:ind w:left="6044" w:hanging="360"/>
      </w:pPr>
      <w:rPr>
        <w:rFonts w:hint="default" w:ascii="Courier New" w:hAnsi="Courier New" w:cs="Courier New"/>
      </w:rPr>
    </w:lvl>
    <w:lvl w:ilvl="8" w:tplc="04140005" w:tentative="1">
      <w:start w:val="1"/>
      <w:numFmt w:val="bullet"/>
      <w:lvlText w:val=""/>
      <w:lvlJc w:val="left"/>
      <w:pPr>
        <w:ind w:left="6764" w:hanging="360"/>
      </w:pPr>
      <w:rPr>
        <w:rFonts w:hint="default" w:ascii="Wingdings" w:hAnsi="Wingdings"/>
      </w:rPr>
    </w:lvl>
  </w:abstractNum>
  <w:abstractNum w:abstractNumId="2" w15:restartNumberingAfterBreak="0">
    <w:nsid w:val="0FAF6E20"/>
    <w:multiLevelType w:val="hybridMultilevel"/>
    <w:tmpl w:val="B69634A2"/>
    <w:lvl w:ilvl="0" w:tplc="D2FC9370">
      <w:numFmt w:val="bullet"/>
      <w:lvlText w:val="-"/>
      <w:lvlJc w:val="left"/>
      <w:pPr>
        <w:ind w:left="720" w:hanging="360"/>
      </w:pPr>
      <w:rPr>
        <w:rFonts w:hint="default" w:ascii="Times New Roman" w:hAnsi="Times New Roman" w:cs="Times New Roman"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1022B82"/>
    <w:multiLevelType w:val="hybridMultilevel"/>
    <w:tmpl w:val="D032BF62"/>
    <w:lvl w:ilvl="0" w:tplc="04090019">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4" w15:restartNumberingAfterBreak="0">
    <w:nsid w:val="13600976"/>
    <w:multiLevelType w:val="hybridMultilevel"/>
    <w:tmpl w:val="6478D574"/>
    <w:lvl w:ilvl="0" w:tplc="AF5A8D40">
      <w:numFmt w:val="bullet"/>
      <w:lvlText w:val="-"/>
      <w:lvlJc w:val="left"/>
      <w:pPr>
        <w:ind w:left="1004" w:hanging="360"/>
      </w:pPr>
      <w:rPr>
        <w:rFonts w:hint="default" w:ascii="Calibri" w:hAnsi="Calibri" w:cs="Calibri" w:eastAsiaTheme="minorHAnsi"/>
        <w:b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A062A7"/>
    <w:multiLevelType w:val="hybridMultilevel"/>
    <w:tmpl w:val="FCD8A160"/>
    <w:lvl w:ilvl="0" w:tplc="AF26E4AC">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8D85EFC"/>
    <w:multiLevelType w:val="hybridMultilevel"/>
    <w:tmpl w:val="77A8FF70"/>
    <w:lvl w:ilvl="0" w:tplc="0409000F">
      <w:start w:val="1"/>
      <w:numFmt w:val="decimal"/>
      <w:lvlText w:val="%1."/>
      <w:lvlJc w:val="left"/>
      <w:pPr>
        <w:ind w:left="724" w:hanging="360"/>
      </w:p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7" w15:restartNumberingAfterBreak="0">
    <w:nsid w:val="1AF030AD"/>
    <w:multiLevelType w:val="multilevel"/>
    <w:tmpl w:val="86E8F30A"/>
    <w:lvl w:ilvl="0">
      <w:start w:val="1"/>
      <w:numFmt w:val="decimal"/>
      <w:lvlText w:val="%1."/>
      <w:lvlJc w:val="left"/>
      <w:pPr>
        <w:ind w:left="1004" w:hanging="360"/>
      </w:pPr>
    </w:lvl>
    <w:lvl w:ilvl="1">
      <w:start w:val="1"/>
      <w:numFmt w:val="decimal"/>
      <w:isLgl/>
      <w:lvlText w:val="%1.%2"/>
      <w:lvlJc w:val="left"/>
      <w:pPr>
        <w:ind w:left="1084" w:hanging="44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8" w15:restartNumberingAfterBreak="0">
    <w:nsid w:val="1CDD7118"/>
    <w:multiLevelType w:val="hybridMultilevel"/>
    <w:tmpl w:val="5532B082"/>
    <w:lvl w:ilvl="0" w:tplc="AF26E4AC">
      <w:start w:val="1"/>
      <w:numFmt w:val="bullet"/>
      <w:lvlText w:val="-"/>
      <w:lvlJc w:val="left"/>
      <w:pPr>
        <w:ind w:left="644" w:hanging="360"/>
      </w:pPr>
      <w:rPr>
        <w:rFonts w:hint="default" w:ascii="Calibri" w:hAnsi="Calibri" w:cs="Calibri" w:eastAsiaTheme="minorHAnsi"/>
      </w:rPr>
    </w:lvl>
    <w:lvl w:ilvl="1" w:tplc="04090003">
      <w:start w:val="1"/>
      <w:numFmt w:val="bullet"/>
      <w:lvlText w:val="o"/>
      <w:lvlJc w:val="left"/>
      <w:pPr>
        <w:ind w:left="1364" w:hanging="360"/>
      </w:pPr>
      <w:rPr>
        <w:rFonts w:hint="default" w:ascii="Courier New" w:hAnsi="Courier New" w:cs="Courier New"/>
      </w:rPr>
    </w:lvl>
    <w:lvl w:ilvl="2" w:tplc="04090005" w:tentative="1">
      <w:start w:val="1"/>
      <w:numFmt w:val="bullet"/>
      <w:lvlText w:val=""/>
      <w:lvlJc w:val="left"/>
      <w:pPr>
        <w:ind w:left="2084" w:hanging="360"/>
      </w:pPr>
      <w:rPr>
        <w:rFonts w:hint="default" w:ascii="Wingdings" w:hAnsi="Wingdings"/>
      </w:rPr>
    </w:lvl>
    <w:lvl w:ilvl="3" w:tplc="04090001" w:tentative="1">
      <w:start w:val="1"/>
      <w:numFmt w:val="bullet"/>
      <w:lvlText w:val=""/>
      <w:lvlJc w:val="left"/>
      <w:pPr>
        <w:ind w:left="2804" w:hanging="360"/>
      </w:pPr>
      <w:rPr>
        <w:rFonts w:hint="default" w:ascii="Symbol" w:hAnsi="Symbol"/>
      </w:rPr>
    </w:lvl>
    <w:lvl w:ilvl="4" w:tplc="04090003" w:tentative="1">
      <w:start w:val="1"/>
      <w:numFmt w:val="bullet"/>
      <w:lvlText w:val="o"/>
      <w:lvlJc w:val="left"/>
      <w:pPr>
        <w:ind w:left="3524" w:hanging="360"/>
      </w:pPr>
      <w:rPr>
        <w:rFonts w:hint="default" w:ascii="Courier New" w:hAnsi="Courier New" w:cs="Courier New"/>
      </w:rPr>
    </w:lvl>
    <w:lvl w:ilvl="5" w:tplc="04090005" w:tentative="1">
      <w:start w:val="1"/>
      <w:numFmt w:val="bullet"/>
      <w:lvlText w:val=""/>
      <w:lvlJc w:val="left"/>
      <w:pPr>
        <w:ind w:left="4244" w:hanging="360"/>
      </w:pPr>
      <w:rPr>
        <w:rFonts w:hint="default" w:ascii="Wingdings" w:hAnsi="Wingdings"/>
      </w:rPr>
    </w:lvl>
    <w:lvl w:ilvl="6" w:tplc="04090001" w:tentative="1">
      <w:start w:val="1"/>
      <w:numFmt w:val="bullet"/>
      <w:lvlText w:val=""/>
      <w:lvlJc w:val="left"/>
      <w:pPr>
        <w:ind w:left="4964" w:hanging="360"/>
      </w:pPr>
      <w:rPr>
        <w:rFonts w:hint="default" w:ascii="Symbol" w:hAnsi="Symbol"/>
      </w:rPr>
    </w:lvl>
    <w:lvl w:ilvl="7" w:tplc="04090003" w:tentative="1">
      <w:start w:val="1"/>
      <w:numFmt w:val="bullet"/>
      <w:lvlText w:val="o"/>
      <w:lvlJc w:val="left"/>
      <w:pPr>
        <w:ind w:left="5684" w:hanging="360"/>
      </w:pPr>
      <w:rPr>
        <w:rFonts w:hint="default" w:ascii="Courier New" w:hAnsi="Courier New" w:cs="Courier New"/>
      </w:rPr>
    </w:lvl>
    <w:lvl w:ilvl="8" w:tplc="04090005" w:tentative="1">
      <w:start w:val="1"/>
      <w:numFmt w:val="bullet"/>
      <w:lvlText w:val=""/>
      <w:lvlJc w:val="left"/>
      <w:pPr>
        <w:ind w:left="6404" w:hanging="360"/>
      </w:pPr>
      <w:rPr>
        <w:rFonts w:hint="default" w:ascii="Wingdings" w:hAnsi="Wingdings"/>
      </w:rPr>
    </w:lvl>
  </w:abstractNum>
  <w:abstractNum w:abstractNumId="9" w15:restartNumberingAfterBreak="0">
    <w:nsid w:val="1D5C172D"/>
    <w:multiLevelType w:val="multilevel"/>
    <w:tmpl w:val="B5DEA4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2C35CFF"/>
    <w:multiLevelType w:val="hybridMultilevel"/>
    <w:tmpl w:val="805E2984"/>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11" w15:restartNumberingAfterBreak="0">
    <w:nsid w:val="2AE975A8"/>
    <w:multiLevelType w:val="multilevel"/>
    <w:tmpl w:val="14647FD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BE114AD"/>
    <w:multiLevelType w:val="hybridMultilevel"/>
    <w:tmpl w:val="D032BF62"/>
    <w:lvl w:ilvl="0" w:tplc="04090019">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3" w15:restartNumberingAfterBreak="0">
    <w:nsid w:val="2E6D52E1"/>
    <w:multiLevelType w:val="hybridMultilevel"/>
    <w:tmpl w:val="977610FA"/>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14" w15:restartNumberingAfterBreak="0">
    <w:nsid w:val="2F6A34F1"/>
    <w:multiLevelType w:val="hybridMultilevel"/>
    <w:tmpl w:val="A058CBF6"/>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316C44EA"/>
    <w:multiLevelType w:val="multilevel"/>
    <w:tmpl w:val="86E8F30A"/>
    <w:lvl w:ilvl="0">
      <w:start w:val="1"/>
      <w:numFmt w:val="decimal"/>
      <w:lvlText w:val="%1."/>
      <w:lvlJc w:val="left"/>
      <w:pPr>
        <w:ind w:left="1004" w:hanging="360"/>
      </w:pPr>
    </w:lvl>
    <w:lvl w:ilvl="1">
      <w:start w:val="1"/>
      <w:numFmt w:val="decimal"/>
      <w:isLgl/>
      <w:lvlText w:val="%1.%2"/>
      <w:lvlJc w:val="left"/>
      <w:pPr>
        <w:ind w:left="1084" w:hanging="44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16" w15:restartNumberingAfterBreak="0">
    <w:nsid w:val="386244E2"/>
    <w:multiLevelType w:val="hybridMultilevel"/>
    <w:tmpl w:val="8ED05F92"/>
    <w:lvl w:ilvl="0" w:tplc="08090001">
      <w:start w:val="1"/>
      <w:numFmt w:val="bullet"/>
      <w:lvlText w:val=""/>
      <w:lvlJc w:val="left"/>
      <w:pPr>
        <w:ind w:left="890" w:hanging="360"/>
      </w:pPr>
      <w:rPr>
        <w:rFonts w:hint="default" w:ascii="Symbol" w:hAnsi="Symbol"/>
      </w:rPr>
    </w:lvl>
    <w:lvl w:ilvl="1" w:tplc="08090003">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17" w15:restartNumberingAfterBreak="0">
    <w:nsid w:val="3B4C1F69"/>
    <w:multiLevelType w:val="hybridMultilevel"/>
    <w:tmpl w:val="E32A7F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E1C73F1"/>
    <w:multiLevelType w:val="hybridMultilevel"/>
    <w:tmpl w:val="A058CBF6"/>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3E4773DA"/>
    <w:multiLevelType w:val="hybridMultilevel"/>
    <w:tmpl w:val="86D07F36"/>
    <w:lvl w:ilvl="0" w:tplc="04090017">
      <w:start w:val="1"/>
      <w:numFmt w:val="lowerLetter"/>
      <w:lvlText w:val="%1)"/>
      <w:lvlJc w:val="left"/>
      <w:pPr>
        <w:ind w:left="1004"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D00A0F"/>
    <w:multiLevelType w:val="hybridMultilevel"/>
    <w:tmpl w:val="2F96DCF8"/>
    <w:lvl w:ilvl="0" w:tplc="69F8EC12">
      <w:start w:val="1"/>
      <w:numFmt w:val="lowerRoman"/>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21" w15:restartNumberingAfterBreak="0">
    <w:nsid w:val="41D1269C"/>
    <w:multiLevelType w:val="hybridMultilevel"/>
    <w:tmpl w:val="B240CD96"/>
    <w:lvl w:ilvl="0" w:tplc="0414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2F2742E"/>
    <w:multiLevelType w:val="hybridMultilevel"/>
    <w:tmpl w:val="550644A8"/>
    <w:lvl w:ilvl="0" w:tplc="04090017">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3" w15:restartNumberingAfterBreak="0">
    <w:nsid w:val="46A55B48"/>
    <w:multiLevelType w:val="hybridMultilevel"/>
    <w:tmpl w:val="5BAC511A"/>
    <w:lvl w:ilvl="0" w:tplc="AF26E4AC">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8040C62"/>
    <w:multiLevelType w:val="hybridMultilevel"/>
    <w:tmpl w:val="656676D4"/>
    <w:lvl w:ilvl="0" w:tplc="03949BC6">
      <w:start w:val="1"/>
      <w:numFmt w:val="bullet"/>
      <w:lvlText w:val="•"/>
      <w:lvlJc w:val="left"/>
      <w:pPr>
        <w:tabs>
          <w:tab w:val="num" w:pos="720"/>
        </w:tabs>
        <w:ind w:left="720" w:hanging="360"/>
      </w:pPr>
      <w:rPr>
        <w:rFonts w:hint="default" w:ascii="Arial" w:hAnsi="Arial"/>
      </w:rPr>
    </w:lvl>
    <w:lvl w:ilvl="1" w:tplc="97AC3A4A" w:tentative="1">
      <w:start w:val="1"/>
      <w:numFmt w:val="bullet"/>
      <w:lvlText w:val="•"/>
      <w:lvlJc w:val="left"/>
      <w:pPr>
        <w:tabs>
          <w:tab w:val="num" w:pos="1440"/>
        </w:tabs>
        <w:ind w:left="1440" w:hanging="360"/>
      </w:pPr>
      <w:rPr>
        <w:rFonts w:hint="default" w:ascii="Arial" w:hAnsi="Arial"/>
      </w:rPr>
    </w:lvl>
    <w:lvl w:ilvl="2" w:tplc="7A48A0CE" w:tentative="1">
      <w:start w:val="1"/>
      <w:numFmt w:val="bullet"/>
      <w:lvlText w:val="•"/>
      <w:lvlJc w:val="left"/>
      <w:pPr>
        <w:tabs>
          <w:tab w:val="num" w:pos="2160"/>
        </w:tabs>
        <w:ind w:left="2160" w:hanging="360"/>
      </w:pPr>
      <w:rPr>
        <w:rFonts w:hint="default" w:ascii="Arial" w:hAnsi="Arial"/>
      </w:rPr>
    </w:lvl>
    <w:lvl w:ilvl="3" w:tplc="88CEA89C" w:tentative="1">
      <w:start w:val="1"/>
      <w:numFmt w:val="bullet"/>
      <w:lvlText w:val="•"/>
      <w:lvlJc w:val="left"/>
      <w:pPr>
        <w:tabs>
          <w:tab w:val="num" w:pos="2880"/>
        </w:tabs>
        <w:ind w:left="2880" w:hanging="360"/>
      </w:pPr>
      <w:rPr>
        <w:rFonts w:hint="default" w:ascii="Arial" w:hAnsi="Arial"/>
      </w:rPr>
    </w:lvl>
    <w:lvl w:ilvl="4" w:tplc="D424E044" w:tentative="1">
      <w:start w:val="1"/>
      <w:numFmt w:val="bullet"/>
      <w:lvlText w:val="•"/>
      <w:lvlJc w:val="left"/>
      <w:pPr>
        <w:tabs>
          <w:tab w:val="num" w:pos="3600"/>
        </w:tabs>
        <w:ind w:left="3600" w:hanging="360"/>
      </w:pPr>
      <w:rPr>
        <w:rFonts w:hint="default" w:ascii="Arial" w:hAnsi="Arial"/>
      </w:rPr>
    </w:lvl>
    <w:lvl w:ilvl="5" w:tplc="26ACFF74" w:tentative="1">
      <w:start w:val="1"/>
      <w:numFmt w:val="bullet"/>
      <w:lvlText w:val="•"/>
      <w:lvlJc w:val="left"/>
      <w:pPr>
        <w:tabs>
          <w:tab w:val="num" w:pos="4320"/>
        </w:tabs>
        <w:ind w:left="4320" w:hanging="360"/>
      </w:pPr>
      <w:rPr>
        <w:rFonts w:hint="default" w:ascii="Arial" w:hAnsi="Arial"/>
      </w:rPr>
    </w:lvl>
    <w:lvl w:ilvl="6" w:tplc="C9F8DF4E" w:tentative="1">
      <w:start w:val="1"/>
      <w:numFmt w:val="bullet"/>
      <w:lvlText w:val="•"/>
      <w:lvlJc w:val="left"/>
      <w:pPr>
        <w:tabs>
          <w:tab w:val="num" w:pos="5040"/>
        </w:tabs>
        <w:ind w:left="5040" w:hanging="360"/>
      </w:pPr>
      <w:rPr>
        <w:rFonts w:hint="default" w:ascii="Arial" w:hAnsi="Arial"/>
      </w:rPr>
    </w:lvl>
    <w:lvl w:ilvl="7" w:tplc="4BDEE724" w:tentative="1">
      <w:start w:val="1"/>
      <w:numFmt w:val="bullet"/>
      <w:lvlText w:val="•"/>
      <w:lvlJc w:val="left"/>
      <w:pPr>
        <w:tabs>
          <w:tab w:val="num" w:pos="5760"/>
        </w:tabs>
        <w:ind w:left="5760" w:hanging="360"/>
      </w:pPr>
      <w:rPr>
        <w:rFonts w:hint="default" w:ascii="Arial" w:hAnsi="Arial"/>
      </w:rPr>
    </w:lvl>
    <w:lvl w:ilvl="8" w:tplc="181E83CA"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4A403397"/>
    <w:multiLevelType w:val="hybridMultilevel"/>
    <w:tmpl w:val="BD7E2B56"/>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26" w15:restartNumberingAfterBreak="0">
    <w:nsid w:val="4C0932B4"/>
    <w:multiLevelType w:val="multilevel"/>
    <w:tmpl w:val="BF50DF3A"/>
    <w:lvl w:ilvl="0">
      <w:numFmt w:val="bullet"/>
      <w:lvlText w:val="-"/>
      <w:lvlJc w:val="left"/>
      <w:pPr>
        <w:tabs>
          <w:tab w:val="num" w:pos="720"/>
        </w:tabs>
        <w:ind w:left="720" w:hanging="360"/>
      </w:pPr>
      <w:rPr>
        <w:rFonts w:hint="default" w:ascii="Calibri" w:hAnsi="Calibri" w:cs="Calibri" w:eastAsiaTheme="minorHAnsi"/>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C540373"/>
    <w:multiLevelType w:val="hybridMultilevel"/>
    <w:tmpl w:val="13AE62A6"/>
    <w:lvl w:ilvl="0" w:tplc="BCFA51EA">
      <w:start w:val="3"/>
      <w:numFmt w:val="bullet"/>
      <w:lvlText w:val="-"/>
      <w:lvlJc w:val="left"/>
      <w:pPr>
        <w:ind w:left="720" w:hanging="360"/>
      </w:pPr>
      <w:rPr>
        <w:rFonts w:hint="default" w:ascii="Calibri Light" w:hAnsi="Calibri Light" w:eastAsia="SimSun" w:cstheme="minorHAnsi"/>
        <w:sz w:val="2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13531DA"/>
    <w:multiLevelType w:val="hybridMultilevel"/>
    <w:tmpl w:val="8DA2E888"/>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9" w15:restartNumberingAfterBreak="0">
    <w:nsid w:val="515319DE"/>
    <w:multiLevelType w:val="hybridMultilevel"/>
    <w:tmpl w:val="9B44FDD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531D50A8"/>
    <w:multiLevelType w:val="hybridMultilevel"/>
    <w:tmpl w:val="26D0703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6054613"/>
    <w:multiLevelType w:val="multilevel"/>
    <w:tmpl w:val="B5DEA4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6524D8F"/>
    <w:multiLevelType w:val="hybridMultilevel"/>
    <w:tmpl w:val="550644A8"/>
    <w:lvl w:ilvl="0" w:tplc="04090017">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33" w15:restartNumberingAfterBreak="0">
    <w:nsid w:val="57B86AD4"/>
    <w:multiLevelType w:val="hybridMultilevel"/>
    <w:tmpl w:val="2F96DCF8"/>
    <w:lvl w:ilvl="0" w:tplc="69F8EC12">
      <w:start w:val="1"/>
      <w:numFmt w:val="lowerRoman"/>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34" w15:restartNumberingAfterBreak="0">
    <w:nsid w:val="5F503DEA"/>
    <w:multiLevelType w:val="hybridMultilevel"/>
    <w:tmpl w:val="2E8ACA92"/>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35" w15:restartNumberingAfterBreak="0">
    <w:nsid w:val="601E230B"/>
    <w:multiLevelType w:val="multilevel"/>
    <w:tmpl w:val="16F06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2093D84"/>
    <w:multiLevelType w:val="hybridMultilevel"/>
    <w:tmpl w:val="D7E62AF6"/>
    <w:lvl w:ilvl="0" w:tplc="040C0001">
      <w:start w:val="1"/>
      <w:numFmt w:val="bullet"/>
      <w:lvlText w:val=""/>
      <w:lvlJc w:val="left"/>
      <w:pPr>
        <w:ind w:left="1288" w:hanging="360"/>
      </w:pPr>
      <w:rPr>
        <w:rFonts w:hint="default" w:ascii="Symbol" w:hAnsi="Symbol"/>
      </w:rPr>
    </w:lvl>
    <w:lvl w:ilvl="1" w:tplc="040C0003" w:tentative="1">
      <w:start w:val="1"/>
      <w:numFmt w:val="bullet"/>
      <w:lvlText w:val="o"/>
      <w:lvlJc w:val="left"/>
      <w:pPr>
        <w:ind w:left="2008" w:hanging="360"/>
      </w:pPr>
      <w:rPr>
        <w:rFonts w:hint="default" w:ascii="Courier New" w:hAnsi="Courier New" w:cs="Courier New"/>
      </w:rPr>
    </w:lvl>
    <w:lvl w:ilvl="2" w:tplc="040C0005" w:tentative="1">
      <w:start w:val="1"/>
      <w:numFmt w:val="bullet"/>
      <w:lvlText w:val=""/>
      <w:lvlJc w:val="left"/>
      <w:pPr>
        <w:ind w:left="2728" w:hanging="360"/>
      </w:pPr>
      <w:rPr>
        <w:rFonts w:hint="default" w:ascii="Wingdings" w:hAnsi="Wingdings"/>
      </w:rPr>
    </w:lvl>
    <w:lvl w:ilvl="3" w:tplc="040C0001" w:tentative="1">
      <w:start w:val="1"/>
      <w:numFmt w:val="bullet"/>
      <w:lvlText w:val=""/>
      <w:lvlJc w:val="left"/>
      <w:pPr>
        <w:ind w:left="3448" w:hanging="360"/>
      </w:pPr>
      <w:rPr>
        <w:rFonts w:hint="default" w:ascii="Symbol" w:hAnsi="Symbol"/>
      </w:rPr>
    </w:lvl>
    <w:lvl w:ilvl="4" w:tplc="040C0003" w:tentative="1">
      <w:start w:val="1"/>
      <w:numFmt w:val="bullet"/>
      <w:lvlText w:val="o"/>
      <w:lvlJc w:val="left"/>
      <w:pPr>
        <w:ind w:left="4168" w:hanging="360"/>
      </w:pPr>
      <w:rPr>
        <w:rFonts w:hint="default" w:ascii="Courier New" w:hAnsi="Courier New" w:cs="Courier New"/>
      </w:rPr>
    </w:lvl>
    <w:lvl w:ilvl="5" w:tplc="040C0005" w:tentative="1">
      <w:start w:val="1"/>
      <w:numFmt w:val="bullet"/>
      <w:lvlText w:val=""/>
      <w:lvlJc w:val="left"/>
      <w:pPr>
        <w:ind w:left="4888" w:hanging="360"/>
      </w:pPr>
      <w:rPr>
        <w:rFonts w:hint="default" w:ascii="Wingdings" w:hAnsi="Wingdings"/>
      </w:rPr>
    </w:lvl>
    <w:lvl w:ilvl="6" w:tplc="040C0001" w:tentative="1">
      <w:start w:val="1"/>
      <w:numFmt w:val="bullet"/>
      <w:lvlText w:val=""/>
      <w:lvlJc w:val="left"/>
      <w:pPr>
        <w:ind w:left="5608" w:hanging="360"/>
      </w:pPr>
      <w:rPr>
        <w:rFonts w:hint="default" w:ascii="Symbol" w:hAnsi="Symbol"/>
      </w:rPr>
    </w:lvl>
    <w:lvl w:ilvl="7" w:tplc="040C0003" w:tentative="1">
      <w:start w:val="1"/>
      <w:numFmt w:val="bullet"/>
      <w:lvlText w:val="o"/>
      <w:lvlJc w:val="left"/>
      <w:pPr>
        <w:ind w:left="6328" w:hanging="360"/>
      </w:pPr>
      <w:rPr>
        <w:rFonts w:hint="default" w:ascii="Courier New" w:hAnsi="Courier New" w:cs="Courier New"/>
      </w:rPr>
    </w:lvl>
    <w:lvl w:ilvl="8" w:tplc="040C0005" w:tentative="1">
      <w:start w:val="1"/>
      <w:numFmt w:val="bullet"/>
      <w:lvlText w:val=""/>
      <w:lvlJc w:val="left"/>
      <w:pPr>
        <w:ind w:left="7048" w:hanging="360"/>
      </w:pPr>
      <w:rPr>
        <w:rFonts w:hint="default" w:ascii="Wingdings" w:hAnsi="Wingdings"/>
      </w:rPr>
    </w:lvl>
  </w:abstractNum>
  <w:abstractNum w:abstractNumId="37" w15:restartNumberingAfterBreak="0">
    <w:nsid w:val="64EE51E3"/>
    <w:multiLevelType w:val="hybridMultilevel"/>
    <w:tmpl w:val="7932ED2A"/>
    <w:lvl w:ilvl="0" w:tplc="08609520">
      <w:start w:val="1"/>
      <w:numFmt w:val="decimal"/>
      <w:lvlText w:val="%1)"/>
      <w:lvlJc w:val="left"/>
      <w:pPr>
        <w:tabs>
          <w:tab w:val="num" w:pos="720"/>
        </w:tabs>
        <w:ind w:left="720" w:hanging="360"/>
      </w:pPr>
    </w:lvl>
    <w:lvl w:ilvl="1" w:tplc="74B24DE0">
      <w:numFmt w:val="bullet"/>
      <w:lvlText w:val="•"/>
      <w:lvlJc w:val="left"/>
      <w:pPr>
        <w:tabs>
          <w:tab w:val="num" w:pos="1440"/>
        </w:tabs>
        <w:ind w:left="1440" w:hanging="360"/>
      </w:pPr>
      <w:rPr>
        <w:rFonts w:hint="default" w:ascii="Arial" w:hAnsi="Arial"/>
      </w:rPr>
    </w:lvl>
    <w:lvl w:ilvl="2" w:tplc="0CD6AE40" w:tentative="1">
      <w:start w:val="1"/>
      <w:numFmt w:val="decimal"/>
      <w:lvlText w:val="%3)"/>
      <w:lvlJc w:val="left"/>
      <w:pPr>
        <w:tabs>
          <w:tab w:val="num" w:pos="2160"/>
        </w:tabs>
        <w:ind w:left="2160" w:hanging="360"/>
      </w:pPr>
    </w:lvl>
    <w:lvl w:ilvl="3" w:tplc="6CDE13D6" w:tentative="1">
      <w:start w:val="1"/>
      <w:numFmt w:val="decimal"/>
      <w:lvlText w:val="%4)"/>
      <w:lvlJc w:val="left"/>
      <w:pPr>
        <w:tabs>
          <w:tab w:val="num" w:pos="2880"/>
        </w:tabs>
        <w:ind w:left="2880" w:hanging="360"/>
      </w:pPr>
    </w:lvl>
    <w:lvl w:ilvl="4" w:tplc="70223114" w:tentative="1">
      <w:start w:val="1"/>
      <w:numFmt w:val="decimal"/>
      <w:lvlText w:val="%5)"/>
      <w:lvlJc w:val="left"/>
      <w:pPr>
        <w:tabs>
          <w:tab w:val="num" w:pos="3600"/>
        </w:tabs>
        <w:ind w:left="3600" w:hanging="360"/>
      </w:pPr>
    </w:lvl>
    <w:lvl w:ilvl="5" w:tplc="388A5E56" w:tentative="1">
      <w:start w:val="1"/>
      <w:numFmt w:val="decimal"/>
      <w:lvlText w:val="%6)"/>
      <w:lvlJc w:val="left"/>
      <w:pPr>
        <w:tabs>
          <w:tab w:val="num" w:pos="4320"/>
        </w:tabs>
        <w:ind w:left="4320" w:hanging="360"/>
      </w:pPr>
    </w:lvl>
    <w:lvl w:ilvl="6" w:tplc="85DA9692" w:tentative="1">
      <w:start w:val="1"/>
      <w:numFmt w:val="decimal"/>
      <w:lvlText w:val="%7)"/>
      <w:lvlJc w:val="left"/>
      <w:pPr>
        <w:tabs>
          <w:tab w:val="num" w:pos="5040"/>
        </w:tabs>
        <w:ind w:left="5040" w:hanging="360"/>
      </w:pPr>
    </w:lvl>
    <w:lvl w:ilvl="7" w:tplc="EB64063E" w:tentative="1">
      <w:start w:val="1"/>
      <w:numFmt w:val="decimal"/>
      <w:lvlText w:val="%8)"/>
      <w:lvlJc w:val="left"/>
      <w:pPr>
        <w:tabs>
          <w:tab w:val="num" w:pos="5760"/>
        </w:tabs>
        <w:ind w:left="5760" w:hanging="360"/>
      </w:pPr>
    </w:lvl>
    <w:lvl w:ilvl="8" w:tplc="DE528294" w:tentative="1">
      <w:start w:val="1"/>
      <w:numFmt w:val="decimal"/>
      <w:lvlText w:val="%9)"/>
      <w:lvlJc w:val="left"/>
      <w:pPr>
        <w:tabs>
          <w:tab w:val="num" w:pos="6480"/>
        </w:tabs>
        <w:ind w:left="6480" w:hanging="360"/>
      </w:pPr>
    </w:lvl>
  </w:abstractNum>
  <w:abstractNum w:abstractNumId="38" w15:restartNumberingAfterBreak="0">
    <w:nsid w:val="67DF35A8"/>
    <w:multiLevelType w:val="hybridMultilevel"/>
    <w:tmpl w:val="0D70FF0E"/>
    <w:lvl w:ilvl="0" w:tplc="685AE216">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9" w15:restartNumberingAfterBreak="0">
    <w:nsid w:val="68B93FC2"/>
    <w:multiLevelType w:val="multilevel"/>
    <w:tmpl w:val="70828AF6"/>
    <w:lvl w:ilvl="0">
      <w:start w:val="4"/>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40" w15:restartNumberingAfterBreak="0">
    <w:nsid w:val="693E3438"/>
    <w:multiLevelType w:val="hybridMultilevel"/>
    <w:tmpl w:val="E6AC175E"/>
    <w:lvl w:ilvl="0" w:tplc="AF5A8D40">
      <w:numFmt w:val="bullet"/>
      <w:lvlText w:val="-"/>
      <w:lvlJc w:val="left"/>
      <w:pPr>
        <w:ind w:left="1004" w:hanging="360"/>
      </w:pPr>
      <w:rPr>
        <w:rFonts w:hint="default" w:ascii="Calibri" w:hAnsi="Calibri" w:cs="Calibri" w:eastAsiaTheme="minorHAnsi"/>
        <w:b w:val="0"/>
      </w:rPr>
    </w:lvl>
    <w:lvl w:ilvl="1" w:tplc="04090003">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41" w15:restartNumberingAfterBreak="0">
    <w:nsid w:val="71040275"/>
    <w:multiLevelType w:val="hybridMultilevel"/>
    <w:tmpl w:val="91E46DE6"/>
    <w:lvl w:ilvl="0" w:tplc="6AC8E54E">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26"/>
  </w:num>
  <w:num w:numId="2">
    <w:abstractNumId w:val="11"/>
  </w:num>
  <w:num w:numId="3">
    <w:abstractNumId w:val="17"/>
  </w:num>
  <w:num w:numId="4">
    <w:abstractNumId w:val="28"/>
  </w:num>
  <w:num w:numId="5">
    <w:abstractNumId w:val="9"/>
  </w:num>
  <w:num w:numId="6">
    <w:abstractNumId w:val="31"/>
  </w:num>
  <w:num w:numId="7">
    <w:abstractNumId w:val="16"/>
  </w:num>
  <w:num w:numId="8">
    <w:abstractNumId w:val="34"/>
  </w:num>
  <w:num w:numId="9">
    <w:abstractNumId w:val="10"/>
  </w:num>
  <w:num w:numId="10">
    <w:abstractNumId w:val="25"/>
  </w:num>
  <w:num w:numId="11">
    <w:abstractNumId w:val="7"/>
  </w:num>
  <w:num w:numId="12">
    <w:abstractNumId w:val="5"/>
  </w:num>
  <w:num w:numId="13">
    <w:abstractNumId w:val="40"/>
  </w:num>
  <w:num w:numId="14">
    <w:abstractNumId w:val="4"/>
  </w:num>
  <w:num w:numId="15">
    <w:abstractNumId w:val="19"/>
  </w:num>
  <w:num w:numId="16">
    <w:abstractNumId w:val="0"/>
  </w:num>
  <w:num w:numId="17">
    <w:abstractNumId w:val="12"/>
  </w:num>
  <w:num w:numId="18">
    <w:abstractNumId w:val="27"/>
  </w:num>
  <w:num w:numId="19">
    <w:abstractNumId w:val="36"/>
  </w:num>
  <w:num w:numId="20">
    <w:abstractNumId w:val="3"/>
  </w:num>
  <w:num w:numId="21">
    <w:abstractNumId w:val="32"/>
  </w:num>
  <w:num w:numId="22">
    <w:abstractNumId w:val="37"/>
  </w:num>
  <w:num w:numId="23">
    <w:abstractNumId w:val="24"/>
  </w:num>
  <w:num w:numId="24">
    <w:abstractNumId w:val="41"/>
  </w:num>
  <w:num w:numId="25">
    <w:abstractNumId w:val="33"/>
  </w:num>
  <w:num w:numId="26">
    <w:abstractNumId w:val="21"/>
  </w:num>
  <w:num w:numId="27">
    <w:abstractNumId w:val="20"/>
  </w:num>
  <w:num w:numId="28">
    <w:abstractNumId w:val="23"/>
  </w:num>
  <w:num w:numId="29">
    <w:abstractNumId w:val="8"/>
  </w:num>
  <w:num w:numId="30">
    <w:abstractNumId w:val="1"/>
  </w:num>
  <w:num w:numId="31">
    <w:abstractNumId w:val="18"/>
  </w:num>
  <w:num w:numId="32">
    <w:abstractNumId w:val="15"/>
  </w:num>
  <w:num w:numId="33">
    <w:abstractNumId w:val="22"/>
  </w:num>
  <w:num w:numId="34">
    <w:abstractNumId w:val="39"/>
  </w:num>
  <w:num w:numId="35">
    <w:abstractNumId w:val="13"/>
  </w:num>
  <w:num w:numId="36">
    <w:abstractNumId w:val="29"/>
  </w:num>
  <w:num w:numId="37">
    <w:abstractNumId w:val="6"/>
  </w:num>
  <w:num w:numId="38">
    <w:abstractNumId w:val="2"/>
  </w:num>
  <w:num w:numId="39">
    <w:abstractNumId w:val="14"/>
  </w:num>
  <w:num w:numId="40">
    <w:abstractNumId w:val="30"/>
  </w:num>
  <w:num w:numId="41">
    <w:abstractNumId w:val="38"/>
  </w:num>
  <w:num w:numId="42">
    <w:abstractNumId w:val="35"/>
  </w:num>
  <w:numIdMacAtCleanup w:val="14"/>
</w:numbering>
</file>

<file path=word/people.xml><?xml version="1.0" encoding="utf-8"?>
<w15:people xmlns:mc="http://schemas.openxmlformats.org/markup-compatibility/2006" xmlns:w15="http://schemas.microsoft.com/office/word/2012/wordml" mc:Ignorable="w15">
  <w15:person w15:author="Angela Lupattelli">
    <w15:presenceInfo w15:providerId="AD" w15:userId="S-1-5-21-1927809936-1189766144-1318725885-377167"/>
  </w15:person>
  <w15:person w15:author="Hedvig Marie Egeland Nordeng">
    <w15:presenceInfo w15:providerId="AD" w15:userId="S::hedvign@uio.no::9d8bbd6d-6fce-474b-8da3-011b9cf3c031"/>
  </w15:person>
  <w15:person w15:author="Vera Ruth Mitter">
    <w15:presenceInfo w15:providerId="AD" w15:userId="S::verarm@uio.no::9a5fdf80-60ca-42e8-a335-f477100636b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50"/>
  <w:activeWritingStyle w:lang="nb-NO" w:vendorID="64" w:dllVersion="131078" w:nlCheck="1" w:checkStyle="0" w:appName="MSWord"/>
  <w:trackRevisions w:val="tru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p2xp2wstvavhetpst5rpw1x5xfv0v2tzvz&quot;&gt;My EndNote Library PhD&lt;record-ids&gt;&lt;item&gt;3674&lt;/item&gt;&lt;item&gt;3675&lt;/item&gt;&lt;item&gt;3677&lt;/item&gt;&lt;item&gt;3683&lt;/item&gt;&lt;item&gt;3686&lt;/item&gt;&lt;item&gt;3722&lt;/item&gt;&lt;item&gt;3783&lt;/item&gt;&lt;item&gt;3844&lt;/item&gt;&lt;item&gt;3913&lt;/item&gt;&lt;item&gt;3982&lt;/item&gt;&lt;item&gt;4051&lt;/item&gt;&lt;item&gt;4053&lt;/item&gt;&lt;item&gt;4644&lt;/item&gt;&lt;item&gt;4710&lt;/item&gt;&lt;item&gt;4714&lt;/item&gt;&lt;item&gt;5254&lt;/item&gt;&lt;item&gt;5303&lt;/item&gt;&lt;item&gt;5311&lt;/item&gt;&lt;item&gt;5313&lt;/item&gt;&lt;item&gt;5325&lt;/item&gt;&lt;item&gt;5326&lt;/item&gt;&lt;item&gt;5329&lt;/item&gt;&lt;item&gt;5333&lt;/item&gt;&lt;item&gt;5341&lt;/item&gt;&lt;item&gt;5342&lt;/item&gt;&lt;/record-ids&gt;&lt;/item&gt;&lt;/Libraries&gt;"/>
  </w:docVars>
  <w:rsids>
    <w:rsidRoot w:val="00874415"/>
    <w:rsid w:val="00000A8C"/>
    <w:rsid w:val="00001181"/>
    <w:rsid w:val="000045A7"/>
    <w:rsid w:val="00011A22"/>
    <w:rsid w:val="00012CAF"/>
    <w:rsid w:val="00013D72"/>
    <w:rsid w:val="000149A8"/>
    <w:rsid w:val="00020306"/>
    <w:rsid w:val="00021F4E"/>
    <w:rsid w:val="00022FE5"/>
    <w:rsid w:val="00023526"/>
    <w:rsid w:val="000236FC"/>
    <w:rsid w:val="00024527"/>
    <w:rsid w:val="00025EF3"/>
    <w:rsid w:val="000272C0"/>
    <w:rsid w:val="000302FD"/>
    <w:rsid w:val="00030CCF"/>
    <w:rsid w:val="000316E4"/>
    <w:rsid w:val="00032680"/>
    <w:rsid w:val="00032AD9"/>
    <w:rsid w:val="00033324"/>
    <w:rsid w:val="00033A2D"/>
    <w:rsid w:val="000420FE"/>
    <w:rsid w:val="000425DE"/>
    <w:rsid w:val="00042FB9"/>
    <w:rsid w:val="000442D4"/>
    <w:rsid w:val="000449BF"/>
    <w:rsid w:val="00044EB0"/>
    <w:rsid w:val="0004637E"/>
    <w:rsid w:val="00047415"/>
    <w:rsid w:val="00047A7B"/>
    <w:rsid w:val="00050308"/>
    <w:rsid w:val="000504B8"/>
    <w:rsid w:val="000512B6"/>
    <w:rsid w:val="000521AD"/>
    <w:rsid w:val="000560BE"/>
    <w:rsid w:val="00057308"/>
    <w:rsid w:val="000601D8"/>
    <w:rsid w:val="000642FB"/>
    <w:rsid w:val="000731A0"/>
    <w:rsid w:val="000735B2"/>
    <w:rsid w:val="000845F0"/>
    <w:rsid w:val="00084AC4"/>
    <w:rsid w:val="000874AC"/>
    <w:rsid w:val="0009056E"/>
    <w:rsid w:val="00093AA6"/>
    <w:rsid w:val="000948EB"/>
    <w:rsid w:val="000950EB"/>
    <w:rsid w:val="00095DC1"/>
    <w:rsid w:val="000A29DC"/>
    <w:rsid w:val="000A5A92"/>
    <w:rsid w:val="000A6EC1"/>
    <w:rsid w:val="000A74E1"/>
    <w:rsid w:val="000B04FD"/>
    <w:rsid w:val="000B1AB9"/>
    <w:rsid w:val="000B3A32"/>
    <w:rsid w:val="000B3ECF"/>
    <w:rsid w:val="000B46AC"/>
    <w:rsid w:val="000B6424"/>
    <w:rsid w:val="000B7AB0"/>
    <w:rsid w:val="000C0D4E"/>
    <w:rsid w:val="000C25BE"/>
    <w:rsid w:val="000C2A06"/>
    <w:rsid w:val="000C45D4"/>
    <w:rsid w:val="000C61F5"/>
    <w:rsid w:val="000C71BA"/>
    <w:rsid w:val="000D0213"/>
    <w:rsid w:val="000D06BF"/>
    <w:rsid w:val="000D3309"/>
    <w:rsid w:val="000D3CFE"/>
    <w:rsid w:val="000D4A04"/>
    <w:rsid w:val="000D627B"/>
    <w:rsid w:val="000D6C1B"/>
    <w:rsid w:val="000E07F1"/>
    <w:rsid w:val="000E20B0"/>
    <w:rsid w:val="000E2176"/>
    <w:rsid w:val="000E3DAC"/>
    <w:rsid w:val="000E3EEC"/>
    <w:rsid w:val="000E7CA6"/>
    <w:rsid w:val="000F1A37"/>
    <w:rsid w:val="000F305F"/>
    <w:rsid w:val="00100ACB"/>
    <w:rsid w:val="0010153D"/>
    <w:rsid w:val="00101E86"/>
    <w:rsid w:val="00105EE2"/>
    <w:rsid w:val="00106A56"/>
    <w:rsid w:val="00106AA7"/>
    <w:rsid w:val="00106DCD"/>
    <w:rsid w:val="001072C8"/>
    <w:rsid w:val="0011067F"/>
    <w:rsid w:val="0011441E"/>
    <w:rsid w:val="00114AAA"/>
    <w:rsid w:val="001209AC"/>
    <w:rsid w:val="00121031"/>
    <w:rsid w:val="00122612"/>
    <w:rsid w:val="00122852"/>
    <w:rsid w:val="00122C83"/>
    <w:rsid w:val="00124ACF"/>
    <w:rsid w:val="00125A3B"/>
    <w:rsid w:val="001349EC"/>
    <w:rsid w:val="00136034"/>
    <w:rsid w:val="00137CBC"/>
    <w:rsid w:val="001411F7"/>
    <w:rsid w:val="00143182"/>
    <w:rsid w:val="00144765"/>
    <w:rsid w:val="00144F25"/>
    <w:rsid w:val="00145429"/>
    <w:rsid w:val="001462C9"/>
    <w:rsid w:val="00150182"/>
    <w:rsid w:val="00151678"/>
    <w:rsid w:val="00151A48"/>
    <w:rsid w:val="00151B51"/>
    <w:rsid w:val="00153F9B"/>
    <w:rsid w:val="00154DDA"/>
    <w:rsid w:val="00154F49"/>
    <w:rsid w:val="00155B39"/>
    <w:rsid w:val="00156452"/>
    <w:rsid w:val="00157FA1"/>
    <w:rsid w:val="0016052F"/>
    <w:rsid w:val="0016360D"/>
    <w:rsid w:val="00172E13"/>
    <w:rsid w:val="00173B9F"/>
    <w:rsid w:val="00173C27"/>
    <w:rsid w:val="00174ADD"/>
    <w:rsid w:val="001751E5"/>
    <w:rsid w:val="00175366"/>
    <w:rsid w:val="00175C94"/>
    <w:rsid w:val="00175F16"/>
    <w:rsid w:val="00175F62"/>
    <w:rsid w:val="001841D9"/>
    <w:rsid w:val="0019066E"/>
    <w:rsid w:val="00192F35"/>
    <w:rsid w:val="00193217"/>
    <w:rsid w:val="00193C64"/>
    <w:rsid w:val="00193D5A"/>
    <w:rsid w:val="0019644C"/>
    <w:rsid w:val="001A1D22"/>
    <w:rsid w:val="001A2F05"/>
    <w:rsid w:val="001B0072"/>
    <w:rsid w:val="001B0E85"/>
    <w:rsid w:val="001B5374"/>
    <w:rsid w:val="001B6BC5"/>
    <w:rsid w:val="001C045C"/>
    <w:rsid w:val="001C3437"/>
    <w:rsid w:val="001C4BAA"/>
    <w:rsid w:val="001C5492"/>
    <w:rsid w:val="001C7D36"/>
    <w:rsid w:val="001D1EC7"/>
    <w:rsid w:val="001D2D1F"/>
    <w:rsid w:val="001D5850"/>
    <w:rsid w:val="001D685A"/>
    <w:rsid w:val="001D6BB8"/>
    <w:rsid w:val="001D78F5"/>
    <w:rsid w:val="001E01EF"/>
    <w:rsid w:val="001E1D99"/>
    <w:rsid w:val="001E3F2F"/>
    <w:rsid w:val="001E6480"/>
    <w:rsid w:val="001F1199"/>
    <w:rsid w:val="001F18DB"/>
    <w:rsid w:val="001F528C"/>
    <w:rsid w:val="001F79E8"/>
    <w:rsid w:val="00200911"/>
    <w:rsid w:val="00201072"/>
    <w:rsid w:val="002019B5"/>
    <w:rsid w:val="00203497"/>
    <w:rsid w:val="00207DA4"/>
    <w:rsid w:val="00211E23"/>
    <w:rsid w:val="00213F61"/>
    <w:rsid w:val="00213FA4"/>
    <w:rsid w:val="00215019"/>
    <w:rsid w:val="00215209"/>
    <w:rsid w:val="00221889"/>
    <w:rsid w:val="00221A28"/>
    <w:rsid w:val="002262F8"/>
    <w:rsid w:val="002307F6"/>
    <w:rsid w:val="0023302F"/>
    <w:rsid w:val="002345ED"/>
    <w:rsid w:val="002354C7"/>
    <w:rsid w:val="002357FD"/>
    <w:rsid w:val="002358F6"/>
    <w:rsid w:val="00236974"/>
    <w:rsid w:val="00236A54"/>
    <w:rsid w:val="002371EC"/>
    <w:rsid w:val="00240776"/>
    <w:rsid w:val="00240B87"/>
    <w:rsid w:val="002470C5"/>
    <w:rsid w:val="00250362"/>
    <w:rsid w:val="002515E6"/>
    <w:rsid w:val="002520D5"/>
    <w:rsid w:val="00254B61"/>
    <w:rsid w:val="00255576"/>
    <w:rsid w:val="00256AF9"/>
    <w:rsid w:val="002643E1"/>
    <w:rsid w:val="00264463"/>
    <w:rsid w:val="0026536C"/>
    <w:rsid w:val="0026771B"/>
    <w:rsid w:val="00267989"/>
    <w:rsid w:val="00274D87"/>
    <w:rsid w:val="0027578F"/>
    <w:rsid w:val="00276716"/>
    <w:rsid w:val="00276848"/>
    <w:rsid w:val="00277483"/>
    <w:rsid w:val="00277AAB"/>
    <w:rsid w:val="00282A83"/>
    <w:rsid w:val="00284A1C"/>
    <w:rsid w:val="0028700E"/>
    <w:rsid w:val="00291913"/>
    <w:rsid w:val="0029251C"/>
    <w:rsid w:val="0029728C"/>
    <w:rsid w:val="002A25CB"/>
    <w:rsid w:val="002A2957"/>
    <w:rsid w:val="002A2A9A"/>
    <w:rsid w:val="002A50F1"/>
    <w:rsid w:val="002A5157"/>
    <w:rsid w:val="002A76FE"/>
    <w:rsid w:val="002A7A58"/>
    <w:rsid w:val="002B0F6D"/>
    <w:rsid w:val="002B4B18"/>
    <w:rsid w:val="002C0473"/>
    <w:rsid w:val="002C1334"/>
    <w:rsid w:val="002C13CE"/>
    <w:rsid w:val="002C1458"/>
    <w:rsid w:val="002C1A86"/>
    <w:rsid w:val="002C2D22"/>
    <w:rsid w:val="002C485C"/>
    <w:rsid w:val="002C5B7F"/>
    <w:rsid w:val="002C6983"/>
    <w:rsid w:val="002D231D"/>
    <w:rsid w:val="002D4E4D"/>
    <w:rsid w:val="002D5C21"/>
    <w:rsid w:val="002E043A"/>
    <w:rsid w:val="002E4937"/>
    <w:rsid w:val="002E53C1"/>
    <w:rsid w:val="002F095E"/>
    <w:rsid w:val="002F2BB1"/>
    <w:rsid w:val="002F3951"/>
    <w:rsid w:val="002F728B"/>
    <w:rsid w:val="002F78B5"/>
    <w:rsid w:val="00302038"/>
    <w:rsid w:val="00302199"/>
    <w:rsid w:val="00302D2B"/>
    <w:rsid w:val="00305181"/>
    <w:rsid w:val="0031413A"/>
    <w:rsid w:val="00314DC6"/>
    <w:rsid w:val="00315E21"/>
    <w:rsid w:val="003160A9"/>
    <w:rsid w:val="00317328"/>
    <w:rsid w:val="00320A83"/>
    <w:rsid w:val="0032453E"/>
    <w:rsid w:val="003272E8"/>
    <w:rsid w:val="00327C65"/>
    <w:rsid w:val="00333995"/>
    <w:rsid w:val="00337518"/>
    <w:rsid w:val="00337BED"/>
    <w:rsid w:val="0034656E"/>
    <w:rsid w:val="0035319F"/>
    <w:rsid w:val="00356B2F"/>
    <w:rsid w:val="0035797F"/>
    <w:rsid w:val="00360BC9"/>
    <w:rsid w:val="003639C2"/>
    <w:rsid w:val="00363BED"/>
    <w:rsid w:val="00365559"/>
    <w:rsid w:val="00366E17"/>
    <w:rsid w:val="0037018D"/>
    <w:rsid w:val="00372B2B"/>
    <w:rsid w:val="00372E7A"/>
    <w:rsid w:val="00374411"/>
    <w:rsid w:val="003802A3"/>
    <w:rsid w:val="00380ED1"/>
    <w:rsid w:val="003866B3"/>
    <w:rsid w:val="00390035"/>
    <w:rsid w:val="00390931"/>
    <w:rsid w:val="00394936"/>
    <w:rsid w:val="003A047A"/>
    <w:rsid w:val="003A1B43"/>
    <w:rsid w:val="003A1E7B"/>
    <w:rsid w:val="003A4FEE"/>
    <w:rsid w:val="003A7E3B"/>
    <w:rsid w:val="003B4462"/>
    <w:rsid w:val="003B5558"/>
    <w:rsid w:val="003B5E3B"/>
    <w:rsid w:val="003C0E96"/>
    <w:rsid w:val="003C204B"/>
    <w:rsid w:val="003C4530"/>
    <w:rsid w:val="003C4ADC"/>
    <w:rsid w:val="003C4BC1"/>
    <w:rsid w:val="003C547B"/>
    <w:rsid w:val="003C6C3B"/>
    <w:rsid w:val="003C7515"/>
    <w:rsid w:val="003C78EA"/>
    <w:rsid w:val="003C7D99"/>
    <w:rsid w:val="003D0B12"/>
    <w:rsid w:val="003D2342"/>
    <w:rsid w:val="003D38E8"/>
    <w:rsid w:val="003D596D"/>
    <w:rsid w:val="003E00C1"/>
    <w:rsid w:val="003E0913"/>
    <w:rsid w:val="003E23AB"/>
    <w:rsid w:val="003E258F"/>
    <w:rsid w:val="003E264D"/>
    <w:rsid w:val="003E3133"/>
    <w:rsid w:val="003E3160"/>
    <w:rsid w:val="003E6E40"/>
    <w:rsid w:val="003E75A8"/>
    <w:rsid w:val="003F065B"/>
    <w:rsid w:val="003F4A16"/>
    <w:rsid w:val="003F4C30"/>
    <w:rsid w:val="003F6350"/>
    <w:rsid w:val="003F70D9"/>
    <w:rsid w:val="003F7749"/>
    <w:rsid w:val="0040075A"/>
    <w:rsid w:val="00402013"/>
    <w:rsid w:val="00402B33"/>
    <w:rsid w:val="00403058"/>
    <w:rsid w:val="00406F29"/>
    <w:rsid w:val="00411952"/>
    <w:rsid w:val="004177F5"/>
    <w:rsid w:val="004178A6"/>
    <w:rsid w:val="00422DF9"/>
    <w:rsid w:val="00423657"/>
    <w:rsid w:val="004319D4"/>
    <w:rsid w:val="00433B13"/>
    <w:rsid w:val="00434852"/>
    <w:rsid w:val="004359DD"/>
    <w:rsid w:val="0043659B"/>
    <w:rsid w:val="0043661B"/>
    <w:rsid w:val="00442D07"/>
    <w:rsid w:val="00443C5E"/>
    <w:rsid w:val="00451519"/>
    <w:rsid w:val="00451836"/>
    <w:rsid w:val="00451946"/>
    <w:rsid w:val="00452F5B"/>
    <w:rsid w:val="00456934"/>
    <w:rsid w:val="00456B2B"/>
    <w:rsid w:val="00457936"/>
    <w:rsid w:val="004609F4"/>
    <w:rsid w:val="0046347B"/>
    <w:rsid w:val="00463AB6"/>
    <w:rsid w:val="00464E7F"/>
    <w:rsid w:val="00465523"/>
    <w:rsid w:val="00465FEC"/>
    <w:rsid w:val="004718FF"/>
    <w:rsid w:val="00480CDE"/>
    <w:rsid w:val="0048119F"/>
    <w:rsid w:val="00483FF6"/>
    <w:rsid w:val="004906DA"/>
    <w:rsid w:val="00491302"/>
    <w:rsid w:val="00491606"/>
    <w:rsid w:val="004928CE"/>
    <w:rsid w:val="00494746"/>
    <w:rsid w:val="00496349"/>
    <w:rsid w:val="00496578"/>
    <w:rsid w:val="004A0904"/>
    <w:rsid w:val="004A0A54"/>
    <w:rsid w:val="004A1F20"/>
    <w:rsid w:val="004A24C6"/>
    <w:rsid w:val="004A24FE"/>
    <w:rsid w:val="004A4063"/>
    <w:rsid w:val="004A5D14"/>
    <w:rsid w:val="004A6571"/>
    <w:rsid w:val="004A69EB"/>
    <w:rsid w:val="004A7EDC"/>
    <w:rsid w:val="004B2153"/>
    <w:rsid w:val="004B2302"/>
    <w:rsid w:val="004B4B49"/>
    <w:rsid w:val="004B7052"/>
    <w:rsid w:val="004C00AB"/>
    <w:rsid w:val="004C2494"/>
    <w:rsid w:val="004C430E"/>
    <w:rsid w:val="004C5DFB"/>
    <w:rsid w:val="004C6115"/>
    <w:rsid w:val="004C6A6A"/>
    <w:rsid w:val="004D134C"/>
    <w:rsid w:val="004D28BD"/>
    <w:rsid w:val="004D33B6"/>
    <w:rsid w:val="004D41D4"/>
    <w:rsid w:val="004E0A2A"/>
    <w:rsid w:val="004E6A4F"/>
    <w:rsid w:val="004E721E"/>
    <w:rsid w:val="004F044D"/>
    <w:rsid w:val="004F0613"/>
    <w:rsid w:val="00500253"/>
    <w:rsid w:val="00502E76"/>
    <w:rsid w:val="00505635"/>
    <w:rsid w:val="00505F13"/>
    <w:rsid w:val="00507D46"/>
    <w:rsid w:val="00510EEE"/>
    <w:rsid w:val="00512178"/>
    <w:rsid w:val="00513C6B"/>
    <w:rsid w:val="00514E58"/>
    <w:rsid w:val="005162A4"/>
    <w:rsid w:val="00516EE8"/>
    <w:rsid w:val="00517AA3"/>
    <w:rsid w:val="00520E96"/>
    <w:rsid w:val="005241BC"/>
    <w:rsid w:val="00524DDF"/>
    <w:rsid w:val="0052597E"/>
    <w:rsid w:val="00526632"/>
    <w:rsid w:val="00527370"/>
    <w:rsid w:val="005342D3"/>
    <w:rsid w:val="005343EC"/>
    <w:rsid w:val="00534B43"/>
    <w:rsid w:val="00535905"/>
    <w:rsid w:val="005363FD"/>
    <w:rsid w:val="005366E9"/>
    <w:rsid w:val="005369CE"/>
    <w:rsid w:val="00541272"/>
    <w:rsid w:val="00551519"/>
    <w:rsid w:val="00551778"/>
    <w:rsid w:val="00555144"/>
    <w:rsid w:val="0056188E"/>
    <w:rsid w:val="005675CB"/>
    <w:rsid w:val="005721AB"/>
    <w:rsid w:val="0057300A"/>
    <w:rsid w:val="00573666"/>
    <w:rsid w:val="005742E4"/>
    <w:rsid w:val="0057480E"/>
    <w:rsid w:val="005754AE"/>
    <w:rsid w:val="00576EC2"/>
    <w:rsid w:val="00576F94"/>
    <w:rsid w:val="0058154E"/>
    <w:rsid w:val="00581F23"/>
    <w:rsid w:val="00583C83"/>
    <w:rsid w:val="00584812"/>
    <w:rsid w:val="0059058D"/>
    <w:rsid w:val="00590C44"/>
    <w:rsid w:val="00592AA6"/>
    <w:rsid w:val="005949F6"/>
    <w:rsid w:val="00597EC2"/>
    <w:rsid w:val="005A11B5"/>
    <w:rsid w:val="005A23E2"/>
    <w:rsid w:val="005A3167"/>
    <w:rsid w:val="005A44C2"/>
    <w:rsid w:val="005A6587"/>
    <w:rsid w:val="005B24BE"/>
    <w:rsid w:val="005B5B1B"/>
    <w:rsid w:val="005B6270"/>
    <w:rsid w:val="005B735A"/>
    <w:rsid w:val="005C1D9A"/>
    <w:rsid w:val="005C7348"/>
    <w:rsid w:val="005D1E17"/>
    <w:rsid w:val="005D2A3A"/>
    <w:rsid w:val="005D4592"/>
    <w:rsid w:val="005D56F1"/>
    <w:rsid w:val="005D5AA1"/>
    <w:rsid w:val="005D6DB8"/>
    <w:rsid w:val="005E0719"/>
    <w:rsid w:val="005E1341"/>
    <w:rsid w:val="005E1440"/>
    <w:rsid w:val="005E1E24"/>
    <w:rsid w:val="005E421B"/>
    <w:rsid w:val="005E63C6"/>
    <w:rsid w:val="005E65D5"/>
    <w:rsid w:val="005F156D"/>
    <w:rsid w:val="005F2264"/>
    <w:rsid w:val="005F2C3B"/>
    <w:rsid w:val="005F7B92"/>
    <w:rsid w:val="00600AAA"/>
    <w:rsid w:val="00600F81"/>
    <w:rsid w:val="0060134C"/>
    <w:rsid w:val="0060666F"/>
    <w:rsid w:val="00612A09"/>
    <w:rsid w:val="0062286B"/>
    <w:rsid w:val="00623AB0"/>
    <w:rsid w:val="00624C07"/>
    <w:rsid w:val="0062587A"/>
    <w:rsid w:val="006334E4"/>
    <w:rsid w:val="006349C0"/>
    <w:rsid w:val="00634C57"/>
    <w:rsid w:val="00635E5E"/>
    <w:rsid w:val="00640B08"/>
    <w:rsid w:val="00641397"/>
    <w:rsid w:val="0064278B"/>
    <w:rsid w:val="0064282D"/>
    <w:rsid w:val="00644404"/>
    <w:rsid w:val="00645F95"/>
    <w:rsid w:val="00646049"/>
    <w:rsid w:val="006474E5"/>
    <w:rsid w:val="00647A74"/>
    <w:rsid w:val="00651347"/>
    <w:rsid w:val="00651B14"/>
    <w:rsid w:val="006521D4"/>
    <w:rsid w:val="00652A81"/>
    <w:rsid w:val="00653A7B"/>
    <w:rsid w:val="00655D07"/>
    <w:rsid w:val="00656149"/>
    <w:rsid w:val="0065616D"/>
    <w:rsid w:val="00656217"/>
    <w:rsid w:val="00656340"/>
    <w:rsid w:val="00656707"/>
    <w:rsid w:val="00656C58"/>
    <w:rsid w:val="00656FD1"/>
    <w:rsid w:val="00657B31"/>
    <w:rsid w:val="00663D9F"/>
    <w:rsid w:val="00666474"/>
    <w:rsid w:val="00667B62"/>
    <w:rsid w:val="00670844"/>
    <w:rsid w:val="00670B6C"/>
    <w:rsid w:val="00671642"/>
    <w:rsid w:val="006745B9"/>
    <w:rsid w:val="00674C4A"/>
    <w:rsid w:val="00686E0F"/>
    <w:rsid w:val="0068771B"/>
    <w:rsid w:val="006901BF"/>
    <w:rsid w:val="00695370"/>
    <w:rsid w:val="006A0579"/>
    <w:rsid w:val="006A30C3"/>
    <w:rsid w:val="006A4171"/>
    <w:rsid w:val="006A60B0"/>
    <w:rsid w:val="006A6EDD"/>
    <w:rsid w:val="006B19CD"/>
    <w:rsid w:val="006B24E7"/>
    <w:rsid w:val="006B4C51"/>
    <w:rsid w:val="006B5029"/>
    <w:rsid w:val="006B7489"/>
    <w:rsid w:val="006B75CD"/>
    <w:rsid w:val="006C0A33"/>
    <w:rsid w:val="006C0DC9"/>
    <w:rsid w:val="006C2CBE"/>
    <w:rsid w:val="006C4C84"/>
    <w:rsid w:val="006C6FEA"/>
    <w:rsid w:val="006C7863"/>
    <w:rsid w:val="006D0CAD"/>
    <w:rsid w:val="006D32FD"/>
    <w:rsid w:val="006D3BC5"/>
    <w:rsid w:val="006D3BCC"/>
    <w:rsid w:val="006D4492"/>
    <w:rsid w:val="006D54B4"/>
    <w:rsid w:val="006E15F1"/>
    <w:rsid w:val="006E3D04"/>
    <w:rsid w:val="006E7B26"/>
    <w:rsid w:val="006F0161"/>
    <w:rsid w:val="006F0400"/>
    <w:rsid w:val="006F1B42"/>
    <w:rsid w:val="006F42F8"/>
    <w:rsid w:val="006F48A1"/>
    <w:rsid w:val="006F5D22"/>
    <w:rsid w:val="006F7151"/>
    <w:rsid w:val="0070409A"/>
    <w:rsid w:val="00704834"/>
    <w:rsid w:val="00706781"/>
    <w:rsid w:val="0070691B"/>
    <w:rsid w:val="0070691E"/>
    <w:rsid w:val="0071263E"/>
    <w:rsid w:val="00715CC4"/>
    <w:rsid w:val="00716B83"/>
    <w:rsid w:val="00717CD6"/>
    <w:rsid w:val="00720763"/>
    <w:rsid w:val="00721856"/>
    <w:rsid w:val="0072237F"/>
    <w:rsid w:val="007225A6"/>
    <w:rsid w:val="00726C98"/>
    <w:rsid w:val="007319D8"/>
    <w:rsid w:val="00733F93"/>
    <w:rsid w:val="0073530A"/>
    <w:rsid w:val="00737D10"/>
    <w:rsid w:val="00742B38"/>
    <w:rsid w:val="00743DE4"/>
    <w:rsid w:val="00746273"/>
    <w:rsid w:val="00746758"/>
    <w:rsid w:val="007513BF"/>
    <w:rsid w:val="00752E67"/>
    <w:rsid w:val="00756837"/>
    <w:rsid w:val="007577EE"/>
    <w:rsid w:val="00760419"/>
    <w:rsid w:val="0076174B"/>
    <w:rsid w:val="00763602"/>
    <w:rsid w:val="00763805"/>
    <w:rsid w:val="007646E5"/>
    <w:rsid w:val="0076536E"/>
    <w:rsid w:val="0077015D"/>
    <w:rsid w:val="007701B1"/>
    <w:rsid w:val="007729AA"/>
    <w:rsid w:val="007729DF"/>
    <w:rsid w:val="00773CB8"/>
    <w:rsid w:val="007745C2"/>
    <w:rsid w:val="0077616E"/>
    <w:rsid w:val="00776A0F"/>
    <w:rsid w:val="00777611"/>
    <w:rsid w:val="0078063D"/>
    <w:rsid w:val="00781EBE"/>
    <w:rsid w:val="00783015"/>
    <w:rsid w:val="0078516B"/>
    <w:rsid w:val="00785E41"/>
    <w:rsid w:val="00790FD8"/>
    <w:rsid w:val="007948D5"/>
    <w:rsid w:val="007A048D"/>
    <w:rsid w:val="007A06D1"/>
    <w:rsid w:val="007A0C9C"/>
    <w:rsid w:val="007A46DC"/>
    <w:rsid w:val="007A59C8"/>
    <w:rsid w:val="007A6732"/>
    <w:rsid w:val="007B037A"/>
    <w:rsid w:val="007B07E6"/>
    <w:rsid w:val="007B12BB"/>
    <w:rsid w:val="007B1ADE"/>
    <w:rsid w:val="007B3FC2"/>
    <w:rsid w:val="007B6C71"/>
    <w:rsid w:val="007C008E"/>
    <w:rsid w:val="007C0E80"/>
    <w:rsid w:val="007C5CB2"/>
    <w:rsid w:val="007C779B"/>
    <w:rsid w:val="007C7B32"/>
    <w:rsid w:val="007D1601"/>
    <w:rsid w:val="007D20E3"/>
    <w:rsid w:val="007D4D2F"/>
    <w:rsid w:val="007D760E"/>
    <w:rsid w:val="007E3F0A"/>
    <w:rsid w:val="007E494A"/>
    <w:rsid w:val="007E54C1"/>
    <w:rsid w:val="007E7F6D"/>
    <w:rsid w:val="007F0DBB"/>
    <w:rsid w:val="007F26A3"/>
    <w:rsid w:val="007F3B8E"/>
    <w:rsid w:val="007F3DCB"/>
    <w:rsid w:val="007F46E8"/>
    <w:rsid w:val="00800263"/>
    <w:rsid w:val="0080237A"/>
    <w:rsid w:val="008037C4"/>
    <w:rsid w:val="00804037"/>
    <w:rsid w:val="00804445"/>
    <w:rsid w:val="00806363"/>
    <w:rsid w:val="00806E6F"/>
    <w:rsid w:val="0080730A"/>
    <w:rsid w:val="008076CD"/>
    <w:rsid w:val="00807DE1"/>
    <w:rsid w:val="00810846"/>
    <w:rsid w:val="00811038"/>
    <w:rsid w:val="008116DE"/>
    <w:rsid w:val="00813D42"/>
    <w:rsid w:val="00814859"/>
    <w:rsid w:val="008150B0"/>
    <w:rsid w:val="00816C4C"/>
    <w:rsid w:val="008204E6"/>
    <w:rsid w:val="00821F25"/>
    <w:rsid w:val="00824563"/>
    <w:rsid w:val="0082624B"/>
    <w:rsid w:val="008263C8"/>
    <w:rsid w:val="008346CE"/>
    <w:rsid w:val="00835025"/>
    <w:rsid w:val="0083545B"/>
    <w:rsid w:val="008404E5"/>
    <w:rsid w:val="008433E6"/>
    <w:rsid w:val="00843F05"/>
    <w:rsid w:val="00850579"/>
    <w:rsid w:val="0085078A"/>
    <w:rsid w:val="0085191C"/>
    <w:rsid w:val="00851A30"/>
    <w:rsid w:val="00851D00"/>
    <w:rsid w:val="00852656"/>
    <w:rsid w:val="00852668"/>
    <w:rsid w:val="008530E6"/>
    <w:rsid w:val="00856D5A"/>
    <w:rsid w:val="00861A67"/>
    <w:rsid w:val="008620EE"/>
    <w:rsid w:val="00863A1E"/>
    <w:rsid w:val="0086471C"/>
    <w:rsid w:val="00865DF6"/>
    <w:rsid w:val="00865F6E"/>
    <w:rsid w:val="00867081"/>
    <w:rsid w:val="008717C7"/>
    <w:rsid w:val="00874415"/>
    <w:rsid w:val="00880A6C"/>
    <w:rsid w:val="00880C37"/>
    <w:rsid w:val="00881BD5"/>
    <w:rsid w:val="00884A6A"/>
    <w:rsid w:val="0088516D"/>
    <w:rsid w:val="008873DC"/>
    <w:rsid w:val="00890150"/>
    <w:rsid w:val="0089031A"/>
    <w:rsid w:val="008952FB"/>
    <w:rsid w:val="00896573"/>
    <w:rsid w:val="0089675B"/>
    <w:rsid w:val="00897978"/>
    <w:rsid w:val="008A06AA"/>
    <w:rsid w:val="008A1B93"/>
    <w:rsid w:val="008A3240"/>
    <w:rsid w:val="008A3ABD"/>
    <w:rsid w:val="008A3BB3"/>
    <w:rsid w:val="008A4D50"/>
    <w:rsid w:val="008A63C2"/>
    <w:rsid w:val="008A6AB6"/>
    <w:rsid w:val="008A7D1E"/>
    <w:rsid w:val="008B190E"/>
    <w:rsid w:val="008B26B6"/>
    <w:rsid w:val="008B2DF8"/>
    <w:rsid w:val="008B40B7"/>
    <w:rsid w:val="008B6FB7"/>
    <w:rsid w:val="008C0AE9"/>
    <w:rsid w:val="008C199D"/>
    <w:rsid w:val="008C3141"/>
    <w:rsid w:val="008C58FC"/>
    <w:rsid w:val="008C66B1"/>
    <w:rsid w:val="008C6A4C"/>
    <w:rsid w:val="008D05D9"/>
    <w:rsid w:val="008D0661"/>
    <w:rsid w:val="008D14AD"/>
    <w:rsid w:val="008D2CA4"/>
    <w:rsid w:val="008D41E6"/>
    <w:rsid w:val="008D774F"/>
    <w:rsid w:val="008D78EA"/>
    <w:rsid w:val="008D7CFF"/>
    <w:rsid w:val="008D7D5C"/>
    <w:rsid w:val="008E2376"/>
    <w:rsid w:val="008E2C58"/>
    <w:rsid w:val="008E3CEA"/>
    <w:rsid w:val="008E784E"/>
    <w:rsid w:val="008F0AC5"/>
    <w:rsid w:val="008F0BD6"/>
    <w:rsid w:val="008F1433"/>
    <w:rsid w:val="008F187D"/>
    <w:rsid w:val="008F18C0"/>
    <w:rsid w:val="008F487A"/>
    <w:rsid w:val="008F6F79"/>
    <w:rsid w:val="00900256"/>
    <w:rsid w:val="0090077E"/>
    <w:rsid w:val="0090521D"/>
    <w:rsid w:val="00907854"/>
    <w:rsid w:val="00911B13"/>
    <w:rsid w:val="009125D3"/>
    <w:rsid w:val="00912AF6"/>
    <w:rsid w:val="00912E9A"/>
    <w:rsid w:val="009132A8"/>
    <w:rsid w:val="00914CA9"/>
    <w:rsid w:val="00915564"/>
    <w:rsid w:val="009158B5"/>
    <w:rsid w:val="00920D5F"/>
    <w:rsid w:val="00921419"/>
    <w:rsid w:val="00921430"/>
    <w:rsid w:val="00922F6C"/>
    <w:rsid w:val="00924054"/>
    <w:rsid w:val="00925780"/>
    <w:rsid w:val="009264B2"/>
    <w:rsid w:val="00930292"/>
    <w:rsid w:val="00931DB0"/>
    <w:rsid w:val="00933A74"/>
    <w:rsid w:val="00933F4B"/>
    <w:rsid w:val="009401C2"/>
    <w:rsid w:val="00943B30"/>
    <w:rsid w:val="009465C1"/>
    <w:rsid w:val="00954C3D"/>
    <w:rsid w:val="00954F4D"/>
    <w:rsid w:val="009565C8"/>
    <w:rsid w:val="00956F61"/>
    <w:rsid w:val="00957FD0"/>
    <w:rsid w:val="0096222E"/>
    <w:rsid w:val="009626A6"/>
    <w:rsid w:val="009641FD"/>
    <w:rsid w:val="00964238"/>
    <w:rsid w:val="009660F6"/>
    <w:rsid w:val="00966653"/>
    <w:rsid w:val="00967D1C"/>
    <w:rsid w:val="00971486"/>
    <w:rsid w:val="00974728"/>
    <w:rsid w:val="009747AF"/>
    <w:rsid w:val="00974ECF"/>
    <w:rsid w:val="00976D83"/>
    <w:rsid w:val="009809E1"/>
    <w:rsid w:val="00982A77"/>
    <w:rsid w:val="009839DA"/>
    <w:rsid w:val="00984273"/>
    <w:rsid w:val="00984EB7"/>
    <w:rsid w:val="009856A4"/>
    <w:rsid w:val="00987DEE"/>
    <w:rsid w:val="009903F9"/>
    <w:rsid w:val="009937EF"/>
    <w:rsid w:val="00994299"/>
    <w:rsid w:val="00996A8A"/>
    <w:rsid w:val="009A0611"/>
    <w:rsid w:val="009A1A14"/>
    <w:rsid w:val="009A4189"/>
    <w:rsid w:val="009A53AB"/>
    <w:rsid w:val="009A6983"/>
    <w:rsid w:val="009A7CC9"/>
    <w:rsid w:val="009B1463"/>
    <w:rsid w:val="009B2A56"/>
    <w:rsid w:val="009B3A24"/>
    <w:rsid w:val="009B4E3D"/>
    <w:rsid w:val="009B7BCA"/>
    <w:rsid w:val="009C0D8C"/>
    <w:rsid w:val="009C4E99"/>
    <w:rsid w:val="009C5662"/>
    <w:rsid w:val="009C7AE6"/>
    <w:rsid w:val="009D1E28"/>
    <w:rsid w:val="009D2F80"/>
    <w:rsid w:val="009D32B8"/>
    <w:rsid w:val="009D709F"/>
    <w:rsid w:val="009D7722"/>
    <w:rsid w:val="009E0460"/>
    <w:rsid w:val="009E2412"/>
    <w:rsid w:val="009E2ECC"/>
    <w:rsid w:val="009E3F87"/>
    <w:rsid w:val="009E47A9"/>
    <w:rsid w:val="009E54FD"/>
    <w:rsid w:val="009F2744"/>
    <w:rsid w:val="009F427C"/>
    <w:rsid w:val="009F4914"/>
    <w:rsid w:val="009F5E79"/>
    <w:rsid w:val="009F755D"/>
    <w:rsid w:val="009F7FC4"/>
    <w:rsid w:val="00A039FE"/>
    <w:rsid w:val="00A03A5D"/>
    <w:rsid w:val="00A04149"/>
    <w:rsid w:val="00A056FA"/>
    <w:rsid w:val="00A06ECD"/>
    <w:rsid w:val="00A0794F"/>
    <w:rsid w:val="00A11D93"/>
    <w:rsid w:val="00A14675"/>
    <w:rsid w:val="00A20594"/>
    <w:rsid w:val="00A20CF2"/>
    <w:rsid w:val="00A2141D"/>
    <w:rsid w:val="00A21A49"/>
    <w:rsid w:val="00A22628"/>
    <w:rsid w:val="00A22732"/>
    <w:rsid w:val="00A2362B"/>
    <w:rsid w:val="00A23E28"/>
    <w:rsid w:val="00A37A7B"/>
    <w:rsid w:val="00A42551"/>
    <w:rsid w:val="00A46DCE"/>
    <w:rsid w:val="00A5033E"/>
    <w:rsid w:val="00A50CB4"/>
    <w:rsid w:val="00A51AEA"/>
    <w:rsid w:val="00A526AF"/>
    <w:rsid w:val="00A53C73"/>
    <w:rsid w:val="00A615D8"/>
    <w:rsid w:val="00A65367"/>
    <w:rsid w:val="00A70980"/>
    <w:rsid w:val="00A724C5"/>
    <w:rsid w:val="00A736B0"/>
    <w:rsid w:val="00A7395A"/>
    <w:rsid w:val="00A75AEE"/>
    <w:rsid w:val="00A7660E"/>
    <w:rsid w:val="00A76B37"/>
    <w:rsid w:val="00A76B89"/>
    <w:rsid w:val="00A7738C"/>
    <w:rsid w:val="00A81235"/>
    <w:rsid w:val="00A8270D"/>
    <w:rsid w:val="00A83628"/>
    <w:rsid w:val="00A8390F"/>
    <w:rsid w:val="00A83F48"/>
    <w:rsid w:val="00A85561"/>
    <w:rsid w:val="00A863A4"/>
    <w:rsid w:val="00A924B9"/>
    <w:rsid w:val="00A924D5"/>
    <w:rsid w:val="00A942D0"/>
    <w:rsid w:val="00A95FEE"/>
    <w:rsid w:val="00A9622F"/>
    <w:rsid w:val="00A96A73"/>
    <w:rsid w:val="00A97954"/>
    <w:rsid w:val="00AA0136"/>
    <w:rsid w:val="00AA0B09"/>
    <w:rsid w:val="00AA0C0D"/>
    <w:rsid w:val="00AA527C"/>
    <w:rsid w:val="00AA5E4C"/>
    <w:rsid w:val="00AA628F"/>
    <w:rsid w:val="00AB135A"/>
    <w:rsid w:val="00AB2F1B"/>
    <w:rsid w:val="00AB3AE3"/>
    <w:rsid w:val="00AB3EEC"/>
    <w:rsid w:val="00AB45E8"/>
    <w:rsid w:val="00AB4E90"/>
    <w:rsid w:val="00AC08DD"/>
    <w:rsid w:val="00AC10D1"/>
    <w:rsid w:val="00AC68EC"/>
    <w:rsid w:val="00AD0555"/>
    <w:rsid w:val="00AD1653"/>
    <w:rsid w:val="00AD176B"/>
    <w:rsid w:val="00AD46DF"/>
    <w:rsid w:val="00AD6833"/>
    <w:rsid w:val="00AD7324"/>
    <w:rsid w:val="00AE0D99"/>
    <w:rsid w:val="00AE14D7"/>
    <w:rsid w:val="00AE60F4"/>
    <w:rsid w:val="00AF101F"/>
    <w:rsid w:val="00AF1599"/>
    <w:rsid w:val="00AF1A79"/>
    <w:rsid w:val="00AF269E"/>
    <w:rsid w:val="00AF31CD"/>
    <w:rsid w:val="00AF39FF"/>
    <w:rsid w:val="00AF4FBD"/>
    <w:rsid w:val="00B00F98"/>
    <w:rsid w:val="00B01B41"/>
    <w:rsid w:val="00B02CC9"/>
    <w:rsid w:val="00B02D31"/>
    <w:rsid w:val="00B0360F"/>
    <w:rsid w:val="00B04897"/>
    <w:rsid w:val="00B0671E"/>
    <w:rsid w:val="00B073C1"/>
    <w:rsid w:val="00B10498"/>
    <w:rsid w:val="00B109D1"/>
    <w:rsid w:val="00B14492"/>
    <w:rsid w:val="00B21A63"/>
    <w:rsid w:val="00B21DB9"/>
    <w:rsid w:val="00B21E11"/>
    <w:rsid w:val="00B2204F"/>
    <w:rsid w:val="00B25628"/>
    <w:rsid w:val="00B2644B"/>
    <w:rsid w:val="00B31DCC"/>
    <w:rsid w:val="00B31F0A"/>
    <w:rsid w:val="00B337FE"/>
    <w:rsid w:val="00B34F8C"/>
    <w:rsid w:val="00B3627C"/>
    <w:rsid w:val="00B36659"/>
    <w:rsid w:val="00B372BF"/>
    <w:rsid w:val="00B42084"/>
    <w:rsid w:val="00B44D22"/>
    <w:rsid w:val="00B45672"/>
    <w:rsid w:val="00B45BA4"/>
    <w:rsid w:val="00B46064"/>
    <w:rsid w:val="00B47F71"/>
    <w:rsid w:val="00B505EE"/>
    <w:rsid w:val="00B51A98"/>
    <w:rsid w:val="00B51D93"/>
    <w:rsid w:val="00B60A9F"/>
    <w:rsid w:val="00B63796"/>
    <w:rsid w:val="00B6680B"/>
    <w:rsid w:val="00B6779F"/>
    <w:rsid w:val="00B70074"/>
    <w:rsid w:val="00B702E1"/>
    <w:rsid w:val="00B73BE1"/>
    <w:rsid w:val="00B75510"/>
    <w:rsid w:val="00B75CB9"/>
    <w:rsid w:val="00B82A6C"/>
    <w:rsid w:val="00B852DF"/>
    <w:rsid w:val="00B8613C"/>
    <w:rsid w:val="00B8648F"/>
    <w:rsid w:val="00B9128C"/>
    <w:rsid w:val="00B93BE1"/>
    <w:rsid w:val="00B94B48"/>
    <w:rsid w:val="00B97E3D"/>
    <w:rsid w:val="00BA2EE1"/>
    <w:rsid w:val="00BA4DC4"/>
    <w:rsid w:val="00BB0427"/>
    <w:rsid w:val="00BB06FA"/>
    <w:rsid w:val="00BB0D6D"/>
    <w:rsid w:val="00BB1650"/>
    <w:rsid w:val="00BB3000"/>
    <w:rsid w:val="00BB71FF"/>
    <w:rsid w:val="00BB7D01"/>
    <w:rsid w:val="00BC4D69"/>
    <w:rsid w:val="00BC605D"/>
    <w:rsid w:val="00BC772F"/>
    <w:rsid w:val="00BD1FE4"/>
    <w:rsid w:val="00BD4223"/>
    <w:rsid w:val="00BD463F"/>
    <w:rsid w:val="00BD6573"/>
    <w:rsid w:val="00BD7B98"/>
    <w:rsid w:val="00BE0190"/>
    <w:rsid w:val="00BE1081"/>
    <w:rsid w:val="00BE34F3"/>
    <w:rsid w:val="00BE5F9C"/>
    <w:rsid w:val="00BF0590"/>
    <w:rsid w:val="00BF07FD"/>
    <w:rsid w:val="00BF40D0"/>
    <w:rsid w:val="00BF4546"/>
    <w:rsid w:val="00C00CB4"/>
    <w:rsid w:val="00C03B8B"/>
    <w:rsid w:val="00C06F8C"/>
    <w:rsid w:val="00C12F1F"/>
    <w:rsid w:val="00C1443C"/>
    <w:rsid w:val="00C153BD"/>
    <w:rsid w:val="00C17149"/>
    <w:rsid w:val="00C20778"/>
    <w:rsid w:val="00C21D3E"/>
    <w:rsid w:val="00C231D8"/>
    <w:rsid w:val="00C23508"/>
    <w:rsid w:val="00C272C9"/>
    <w:rsid w:val="00C303A0"/>
    <w:rsid w:val="00C3069F"/>
    <w:rsid w:val="00C3099C"/>
    <w:rsid w:val="00C310C2"/>
    <w:rsid w:val="00C33C6E"/>
    <w:rsid w:val="00C34AB2"/>
    <w:rsid w:val="00C443EE"/>
    <w:rsid w:val="00C47915"/>
    <w:rsid w:val="00C52C45"/>
    <w:rsid w:val="00C54B0B"/>
    <w:rsid w:val="00C55647"/>
    <w:rsid w:val="00C561F1"/>
    <w:rsid w:val="00C565C3"/>
    <w:rsid w:val="00C5687F"/>
    <w:rsid w:val="00C57B9D"/>
    <w:rsid w:val="00C63AA8"/>
    <w:rsid w:val="00C63DDF"/>
    <w:rsid w:val="00C63F30"/>
    <w:rsid w:val="00C64698"/>
    <w:rsid w:val="00C70AA8"/>
    <w:rsid w:val="00C70D40"/>
    <w:rsid w:val="00C726F6"/>
    <w:rsid w:val="00C7434F"/>
    <w:rsid w:val="00C75262"/>
    <w:rsid w:val="00C76F56"/>
    <w:rsid w:val="00C77255"/>
    <w:rsid w:val="00C81435"/>
    <w:rsid w:val="00C83620"/>
    <w:rsid w:val="00C837DC"/>
    <w:rsid w:val="00C849F6"/>
    <w:rsid w:val="00C86DFC"/>
    <w:rsid w:val="00C878F4"/>
    <w:rsid w:val="00C90ADD"/>
    <w:rsid w:val="00C94695"/>
    <w:rsid w:val="00C9702C"/>
    <w:rsid w:val="00C97CFE"/>
    <w:rsid w:val="00CA081E"/>
    <w:rsid w:val="00CA1337"/>
    <w:rsid w:val="00CA4C03"/>
    <w:rsid w:val="00CA5FAB"/>
    <w:rsid w:val="00CA611A"/>
    <w:rsid w:val="00CA6632"/>
    <w:rsid w:val="00CB330F"/>
    <w:rsid w:val="00CB3E80"/>
    <w:rsid w:val="00CB4C56"/>
    <w:rsid w:val="00CB4F28"/>
    <w:rsid w:val="00CB50EE"/>
    <w:rsid w:val="00CB679A"/>
    <w:rsid w:val="00CC3903"/>
    <w:rsid w:val="00CC4E77"/>
    <w:rsid w:val="00CC6DC8"/>
    <w:rsid w:val="00CD26E4"/>
    <w:rsid w:val="00CD2F6A"/>
    <w:rsid w:val="00CD3108"/>
    <w:rsid w:val="00CD3221"/>
    <w:rsid w:val="00CD34A1"/>
    <w:rsid w:val="00CD375F"/>
    <w:rsid w:val="00CD493B"/>
    <w:rsid w:val="00CD567A"/>
    <w:rsid w:val="00CD723A"/>
    <w:rsid w:val="00CD743E"/>
    <w:rsid w:val="00CD7EE5"/>
    <w:rsid w:val="00CE082D"/>
    <w:rsid w:val="00CE10C6"/>
    <w:rsid w:val="00CF4197"/>
    <w:rsid w:val="00CF5B7F"/>
    <w:rsid w:val="00CF67FC"/>
    <w:rsid w:val="00CF714E"/>
    <w:rsid w:val="00D008A2"/>
    <w:rsid w:val="00D00CBE"/>
    <w:rsid w:val="00D01E7C"/>
    <w:rsid w:val="00D04148"/>
    <w:rsid w:val="00D05CDB"/>
    <w:rsid w:val="00D05D7F"/>
    <w:rsid w:val="00D10F9F"/>
    <w:rsid w:val="00D13D2E"/>
    <w:rsid w:val="00D14B04"/>
    <w:rsid w:val="00D1735A"/>
    <w:rsid w:val="00D174C7"/>
    <w:rsid w:val="00D212E2"/>
    <w:rsid w:val="00D229E8"/>
    <w:rsid w:val="00D238C1"/>
    <w:rsid w:val="00D25378"/>
    <w:rsid w:val="00D258A1"/>
    <w:rsid w:val="00D25E6E"/>
    <w:rsid w:val="00D260A3"/>
    <w:rsid w:val="00D26986"/>
    <w:rsid w:val="00D27C9D"/>
    <w:rsid w:val="00D3040B"/>
    <w:rsid w:val="00D31222"/>
    <w:rsid w:val="00D327EB"/>
    <w:rsid w:val="00D375DA"/>
    <w:rsid w:val="00D41A35"/>
    <w:rsid w:val="00D42F91"/>
    <w:rsid w:val="00D4503B"/>
    <w:rsid w:val="00D464F3"/>
    <w:rsid w:val="00D46C30"/>
    <w:rsid w:val="00D46F0F"/>
    <w:rsid w:val="00D47706"/>
    <w:rsid w:val="00D513B1"/>
    <w:rsid w:val="00D513C2"/>
    <w:rsid w:val="00D524B1"/>
    <w:rsid w:val="00D53DAE"/>
    <w:rsid w:val="00D54074"/>
    <w:rsid w:val="00D54A50"/>
    <w:rsid w:val="00D56B52"/>
    <w:rsid w:val="00D6136F"/>
    <w:rsid w:val="00D630BC"/>
    <w:rsid w:val="00D63454"/>
    <w:rsid w:val="00D63953"/>
    <w:rsid w:val="00D6425F"/>
    <w:rsid w:val="00D64F53"/>
    <w:rsid w:val="00D65515"/>
    <w:rsid w:val="00D674F8"/>
    <w:rsid w:val="00D73694"/>
    <w:rsid w:val="00D73E57"/>
    <w:rsid w:val="00D75B60"/>
    <w:rsid w:val="00D75D6E"/>
    <w:rsid w:val="00D76E3B"/>
    <w:rsid w:val="00D77792"/>
    <w:rsid w:val="00D8401C"/>
    <w:rsid w:val="00D86897"/>
    <w:rsid w:val="00D906B9"/>
    <w:rsid w:val="00D91A97"/>
    <w:rsid w:val="00D921F5"/>
    <w:rsid w:val="00D94463"/>
    <w:rsid w:val="00D974BC"/>
    <w:rsid w:val="00DA0155"/>
    <w:rsid w:val="00DA09D0"/>
    <w:rsid w:val="00DA4140"/>
    <w:rsid w:val="00DA5067"/>
    <w:rsid w:val="00DA5F3F"/>
    <w:rsid w:val="00DA5F81"/>
    <w:rsid w:val="00DA6E52"/>
    <w:rsid w:val="00DB09EC"/>
    <w:rsid w:val="00DB2E47"/>
    <w:rsid w:val="00DB34EC"/>
    <w:rsid w:val="00DB35EC"/>
    <w:rsid w:val="00DC0CFE"/>
    <w:rsid w:val="00DC0FAC"/>
    <w:rsid w:val="00DC1681"/>
    <w:rsid w:val="00DC7643"/>
    <w:rsid w:val="00DC7961"/>
    <w:rsid w:val="00DD07D8"/>
    <w:rsid w:val="00DD1197"/>
    <w:rsid w:val="00DD51EB"/>
    <w:rsid w:val="00DD6769"/>
    <w:rsid w:val="00DD6BA5"/>
    <w:rsid w:val="00DD6F5E"/>
    <w:rsid w:val="00DD7FDE"/>
    <w:rsid w:val="00DE02B1"/>
    <w:rsid w:val="00DE21FA"/>
    <w:rsid w:val="00DE291A"/>
    <w:rsid w:val="00DE4827"/>
    <w:rsid w:val="00DE6766"/>
    <w:rsid w:val="00DF5837"/>
    <w:rsid w:val="00DF58B6"/>
    <w:rsid w:val="00E02929"/>
    <w:rsid w:val="00E04A20"/>
    <w:rsid w:val="00E05071"/>
    <w:rsid w:val="00E0699A"/>
    <w:rsid w:val="00E06E81"/>
    <w:rsid w:val="00E0715E"/>
    <w:rsid w:val="00E10025"/>
    <w:rsid w:val="00E11346"/>
    <w:rsid w:val="00E122F0"/>
    <w:rsid w:val="00E134E3"/>
    <w:rsid w:val="00E1610E"/>
    <w:rsid w:val="00E1641C"/>
    <w:rsid w:val="00E16C0B"/>
    <w:rsid w:val="00E212EF"/>
    <w:rsid w:val="00E21616"/>
    <w:rsid w:val="00E22854"/>
    <w:rsid w:val="00E234DF"/>
    <w:rsid w:val="00E23517"/>
    <w:rsid w:val="00E23747"/>
    <w:rsid w:val="00E24932"/>
    <w:rsid w:val="00E26F55"/>
    <w:rsid w:val="00E30F2F"/>
    <w:rsid w:val="00E310F2"/>
    <w:rsid w:val="00E36CCF"/>
    <w:rsid w:val="00E430B5"/>
    <w:rsid w:val="00E44D06"/>
    <w:rsid w:val="00E45918"/>
    <w:rsid w:val="00E50A63"/>
    <w:rsid w:val="00E52A6F"/>
    <w:rsid w:val="00E55085"/>
    <w:rsid w:val="00E6030C"/>
    <w:rsid w:val="00E60425"/>
    <w:rsid w:val="00E63E3C"/>
    <w:rsid w:val="00E64007"/>
    <w:rsid w:val="00E6504D"/>
    <w:rsid w:val="00E66AB0"/>
    <w:rsid w:val="00E70541"/>
    <w:rsid w:val="00E7060F"/>
    <w:rsid w:val="00E73828"/>
    <w:rsid w:val="00E738AD"/>
    <w:rsid w:val="00E760A1"/>
    <w:rsid w:val="00E7685B"/>
    <w:rsid w:val="00E8135F"/>
    <w:rsid w:val="00E829CF"/>
    <w:rsid w:val="00E83869"/>
    <w:rsid w:val="00E83BE0"/>
    <w:rsid w:val="00E84AAA"/>
    <w:rsid w:val="00E85786"/>
    <w:rsid w:val="00E8740C"/>
    <w:rsid w:val="00E9235A"/>
    <w:rsid w:val="00E93EC0"/>
    <w:rsid w:val="00E95C78"/>
    <w:rsid w:val="00E968CD"/>
    <w:rsid w:val="00EA3A8A"/>
    <w:rsid w:val="00EA42C9"/>
    <w:rsid w:val="00EB1004"/>
    <w:rsid w:val="00EB272E"/>
    <w:rsid w:val="00EB3FC6"/>
    <w:rsid w:val="00EB5169"/>
    <w:rsid w:val="00EB6C16"/>
    <w:rsid w:val="00EC324B"/>
    <w:rsid w:val="00EC375D"/>
    <w:rsid w:val="00EC3FE4"/>
    <w:rsid w:val="00EC4423"/>
    <w:rsid w:val="00EC511B"/>
    <w:rsid w:val="00EC5558"/>
    <w:rsid w:val="00EC703B"/>
    <w:rsid w:val="00ED23EF"/>
    <w:rsid w:val="00ED298A"/>
    <w:rsid w:val="00ED4891"/>
    <w:rsid w:val="00ED682E"/>
    <w:rsid w:val="00ED735E"/>
    <w:rsid w:val="00ED7BC5"/>
    <w:rsid w:val="00EE0652"/>
    <w:rsid w:val="00EE5FE4"/>
    <w:rsid w:val="00EE707D"/>
    <w:rsid w:val="00EF0E45"/>
    <w:rsid w:val="00EF1F14"/>
    <w:rsid w:val="00EF34DF"/>
    <w:rsid w:val="00EF3F1D"/>
    <w:rsid w:val="00EF469B"/>
    <w:rsid w:val="00F0023A"/>
    <w:rsid w:val="00F00B29"/>
    <w:rsid w:val="00F00FB2"/>
    <w:rsid w:val="00F02222"/>
    <w:rsid w:val="00F044C2"/>
    <w:rsid w:val="00F06358"/>
    <w:rsid w:val="00F07227"/>
    <w:rsid w:val="00F0774A"/>
    <w:rsid w:val="00F137C1"/>
    <w:rsid w:val="00F14541"/>
    <w:rsid w:val="00F15DC2"/>
    <w:rsid w:val="00F17AC9"/>
    <w:rsid w:val="00F21B36"/>
    <w:rsid w:val="00F22033"/>
    <w:rsid w:val="00F22BEF"/>
    <w:rsid w:val="00F23391"/>
    <w:rsid w:val="00F2422E"/>
    <w:rsid w:val="00F24995"/>
    <w:rsid w:val="00F24B5B"/>
    <w:rsid w:val="00F24CE9"/>
    <w:rsid w:val="00F31323"/>
    <w:rsid w:val="00F31929"/>
    <w:rsid w:val="00F3451B"/>
    <w:rsid w:val="00F34736"/>
    <w:rsid w:val="00F34F29"/>
    <w:rsid w:val="00F35504"/>
    <w:rsid w:val="00F36851"/>
    <w:rsid w:val="00F36F96"/>
    <w:rsid w:val="00F37AE8"/>
    <w:rsid w:val="00F43CE4"/>
    <w:rsid w:val="00F52A8D"/>
    <w:rsid w:val="00F52B20"/>
    <w:rsid w:val="00F52D4E"/>
    <w:rsid w:val="00F53839"/>
    <w:rsid w:val="00F54D4F"/>
    <w:rsid w:val="00F550F9"/>
    <w:rsid w:val="00F563E3"/>
    <w:rsid w:val="00F60FE2"/>
    <w:rsid w:val="00F62E91"/>
    <w:rsid w:val="00F66046"/>
    <w:rsid w:val="00F66AC2"/>
    <w:rsid w:val="00F71133"/>
    <w:rsid w:val="00F72E0F"/>
    <w:rsid w:val="00F76D85"/>
    <w:rsid w:val="00F8003A"/>
    <w:rsid w:val="00F81EBB"/>
    <w:rsid w:val="00F822EB"/>
    <w:rsid w:val="00F837CB"/>
    <w:rsid w:val="00F837CE"/>
    <w:rsid w:val="00F842CE"/>
    <w:rsid w:val="00F8640E"/>
    <w:rsid w:val="00F90163"/>
    <w:rsid w:val="00F904A0"/>
    <w:rsid w:val="00F91406"/>
    <w:rsid w:val="00F94A47"/>
    <w:rsid w:val="00F96940"/>
    <w:rsid w:val="00FA2E91"/>
    <w:rsid w:val="00FA35E9"/>
    <w:rsid w:val="00FA3B31"/>
    <w:rsid w:val="00FA3FC2"/>
    <w:rsid w:val="00FA509E"/>
    <w:rsid w:val="00FA65B8"/>
    <w:rsid w:val="00FA6AC3"/>
    <w:rsid w:val="00FB385F"/>
    <w:rsid w:val="00FC00F1"/>
    <w:rsid w:val="00FC0103"/>
    <w:rsid w:val="00FC07E2"/>
    <w:rsid w:val="00FC1016"/>
    <w:rsid w:val="00FC16C4"/>
    <w:rsid w:val="00FC23E0"/>
    <w:rsid w:val="00FC2E18"/>
    <w:rsid w:val="00FC32B6"/>
    <w:rsid w:val="00FC3485"/>
    <w:rsid w:val="00FD1B33"/>
    <w:rsid w:val="00FD2476"/>
    <w:rsid w:val="00FD47EB"/>
    <w:rsid w:val="00FD7DCA"/>
    <w:rsid w:val="00FE1189"/>
    <w:rsid w:val="00FE174F"/>
    <w:rsid w:val="00FE4FC0"/>
    <w:rsid w:val="00FE565F"/>
    <w:rsid w:val="00FE5A28"/>
    <w:rsid w:val="00FE5C95"/>
    <w:rsid w:val="00FF080B"/>
    <w:rsid w:val="00FF7BDE"/>
    <w:rsid w:val="02B4043B"/>
    <w:rsid w:val="05C61716"/>
    <w:rsid w:val="1029B45D"/>
    <w:rsid w:val="187C8D9D"/>
    <w:rsid w:val="1E9E215E"/>
    <w:rsid w:val="1FC2FA61"/>
    <w:rsid w:val="23204E51"/>
    <w:rsid w:val="24BC1EB2"/>
    <w:rsid w:val="25A50D42"/>
    <w:rsid w:val="2804FA4B"/>
    <w:rsid w:val="29EB8317"/>
    <w:rsid w:val="2CAE083A"/>
    <w:rsid w:val="2E88D2E8"/>
    <w:rsid w:val="3D280CCC"/>
    <w:rsid w:val="3EBAEC74"/>
    <w:rsid w:val="4003BA4C"/>
    <w:rsid w:val="42E2E2E2"/>
    <w:rsid w:val="46E29261"/>
    <w:rsid w:val="46E29261"/>
    <w:rsid w:val="47EDA98A"/>
    <w:rsid w:val="4A682207"/>
    <w:rsid w:val="4B254A4C"/>
    <w:rsid w:val="4E4A95E1"/>
    <w:rsid w:val="4FDF9312"/>
    <w:rsid w:val="4FDF9312"/>
    <w:rsid w:val="50447DB8"/>
    <w:rsid w:val="51440DEE"/>
    <w:rsid w:val="54B30435"/>
    <w:rsid w:val="55239B07"/>
    <w:rsid w:val="57EAF70F"/>
    <w:rsid w:val="5B85E159"/>
    <w:rsid w:val="5DBFBF2C"/>
    <w:rsid w:val="5FD6C31F"/>
    <w:rsid w:val="60FA26EB"/>
    <w:rsid w:val="68709223"/>
    <w:rsid w:val="6A4D394D"/>
    <w:rsid w:val="6A7733B8"/>
    <w:rsid w:val="6DF3FE3A"/>
    <w:rsid w:val="734A47BD"/>
    <w:rsid w:val="74A3920A"/>
    <w:rsid w:val="77DABA2F"/>
    <w:rsid w:val="7907EA15"/>
    <w:rsid w:val="7B822A77"/>
    <w:rsid w:val="7C311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C8551"/>
  <w15:docId w15:val="{74E1069C-1B73-4B6D-85A4-C9B948663C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GB" w:eastAsia="en-US" w:bidi="ar-SA"/>
      </w:rPr>
    </w:rPrDefault>
    <w:pPrDefault>
      <w:pPr>
        <w:spacing w:after="120" w:line="360" w:lineRule="auto"/>
        <w:ind w:left="1094" w:hanging="44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17328"/>
    <w:rPr>
      <w:rFonts w:eastAsia="SimSun" w:cstheme="minorHAnsi"/>
    </w:rPr>
  </w:style>
  <w:style w:type="paragraph" w:styleId="Heading1">
    <w:name w:val="heading 1"/>
    <w:basedOn w:val="Normal"/>
    <w:next w:val="Normal"/>
    <w:link w:val="Heading1Char"/>
    <w:uiPriority w:val="9"/>
    <w:qFormat/>
    <w:rsid w:val="00B21E11"/>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1E11"/>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29CF"/>
    <w:pPr>
      <w:keepNext/>
      <w:keepLines/>
      <w:spacing w:before="4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C0CFE"/>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D8C"/>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874415"/>
    <w:pPr>
      <w:ind w:left="720"/>
      <w:contextualSpacing/>
    </w:pPr>
  </w:style>
  <w:style w:type="character" w:styleId="CommentReference">
    <w:name w:val="annotation reference"/>
    <w:basedOn w:val="DefaultParagraphFont"/>
    <w:uiPriority w:val="99"/>
    <w:unhideWhenUsed/>
    <w:rsid w:val="00874415"/>
    <w:rPr>
      <w:sz w:val="16"/>
      <w:szCs w:val="16"/>
    </w:rPr>
  </w:style>
  <w:style w:type="paragraph" w:styleId="CommentText">
    <w:name w:val="annotation text"/>
    <w:aliases w:val="Char1,Char2, Char1"/>
    <w:basedOn w:val="Normal"/>
    <w:link w:val="CommentTextChar"/>
    <w:uiPriority w:val="99"/>
    <w:unhideWhenUsed/>
    <w:rsid w:val="00874415"/>
    <w:rPr>
      <w:sz w:val="20"/>
      <w:szCs w:val="20"/>
    </w:rPr>
  </w:style>
  <w:style w:type="character" w:styleId="CommentTextChar" w:customStyle="1">
    <w:name w:val="Comment Text Char"/>
    <w:aliases w:val="Char1 Char,Char2 Char, Char1 Char"/>
    <w:basedOn w:val="DefaultParagraphFont"/>
    <w:link w:val="CommentText"/>
    <w:uiPriority w:val="99"/>
    <w:rsid w:val="00874415"/>
    <w:rPr>
      <w:rFonts w:eastAsia="SimSun" w:cstheme="minorHAnsi"/>
      <w:sz w:val="20"/>
      <w:szCs w:val="20"/>
    </w:rPr>
  </w:style>
  <w:style w:type="character" w:styleId="Heading1Char" w:customStyle="1">
    <w:name w:val="Heading 1 Char"/>
    <w:basedOn w:val="DefaultParagraphFont"/>
    <w:link w:val="Heading1"/>
    <w:uiPriority w:val="9"/>
    <w:rsid w:val="00B21E1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B21E11"/>
    <w:rPr>
      <w:rFonts w:asciiTheme="majorHAnsi" w:hAnsiTheme="majorHAnsi" w:eastAsiaTheme="majorEastAsia" w:cstheme="majorBidi"/>
      <w:color w:val="2F5496" w:themeColor="accent1" w:themeShade="BF"/>
      <w:sz w:val="26"/>
      <w:szCs w:val="26"/>
    </w:rPr>
  </w:style>
  <w:style w:type="table" w:styleId="TableGridLight1" w:customStyle="1">
    <w:name w:val="Table Grid Light1"/>
    <w:basedOn w:val="TableNormal"/>
    <w:uiPriority w:val="40"/>
    <w:rsid w:val="00B21E11"/>
    <w:pPr>
      <w:widowControl w:val="0"/>
      <w:spacing w:after="0" w:line="240" w:lineRule="auto"/>
    </w:pPr>
    <w:rPr>
      <w:rFonts w:eastAsia="SimSun"/>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Subject">
    <w:name w:val="annotation subject"/>
    <w:basedOn w:val="CommentText"/>
    <w:next w:val="CommentText"/>
    <w:link w:val="CommentSubjectChar"/>
    <w:uiPriority w:val="99"/>
    <w:semiHidden/>
    <w:unhideWhenUsed/>
    <w:rsid w:val="00E829CF"/>
    <w:rPr>
      <w:b/>
      <w:bCs/>
    </w:rPr>
  </w:style>
  <w:style w:type="character" w:styleId="CommentSubjectChar" w:customStyle="1">
    <w:name w:val="Comment Subject Char"/>
    <w:basedOn w:val="CommentTextChar"/>
    <w:link w:val="CommentSubject"/>
    <w:uiPriority w:val="99"/>
    <w:semiHidden/>
    <w:rsid w:val="00E829CF"/>
    <w:rPr>
      <w:rFonts w:eastAsia="SimSun" w:cstheme="minorHAnsi"/>
      <w:b/>
      <w:bCs/>
      <w:sz w:val="20"/>
      <w:szCs w:val="20"/>
    </w:rPr>
  </w:style>
  <w:style w:type="character" w:styleId="Heading3Char" w:customStyle="1">
    <w:name w:val="Heading 3 Char"/>
    <w:basedOn w:val="DefaultParagraphFont"/>
    <w:link w:val="Heading3"/>
    <w:uiPriority w:val="9"/>
    <w:rsid w:val="00E829CF"/>
    <w:rPr>
      <w:rFonts w:asciiTheme="majorHAnsi" w:hAnsiTheme="majorHAnsi" w:eastAsiaTheme="majorEastAsia" w:cstheme="majorBidi"/>
      <w:color w:val="1F3763" w:themeColor="accent1" w:themeShade="7F"/>
      <w:sz w:val="24"/>
      <w:szCs w:val="24"/>
    </w:rPr>
  </w:style>
  <w:style w:type="paragraph" w:styleId="NoSpacing">
    <w:name w:val="No Spacing"/>
    <w:uiPriority w:val="1"/>
    <w:qFormat/>
    <w:rsid w:val="002C0473"/>
    <w:pPr>
      <w:widowControl w:val="0"/>
      <w:spacing w:after="0" w:line="240" w:lineRule="auto"/>
      <w:ind w:left="284"/>
    </w:pPr>
    <w:rPr>
      <w:rFonts w:eastAsia="SimSun" w:cstheme="minorHAnsi"/>
    </w:rPr>
  </w:style>
  <w:style w:type="table" w:styleId="TableGrid">
    <w:name w:val="Table Grid"/>
    <w:basedOn w:val="TableNormal"/>
    <w:uiPriority w:val="59"/>
    <w:rsid w:val="000C0D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xxmsolistparagraph" w:customStyle="1">
    <w:name w:val="x_x_msolistparagraph"/>
    <w:basedOn w:val="Normal"/>
    <w:link w:val="xxmsolistparagraphChar"/>
    <w:rsid w:val="000950EB"/>
    <w:pPr>
      <w:spacing w:before="100" w:beforeAutospacing="1" w:after="100" w:afterAutospacing="1"/>
      <w:ind w:left="0"/>
    </w:pPr>
    <w:rPr>
      <w:rFonts w:ascii="Calibri" w:hAnsi="Calibri" w:cs="Calibri" w:eastAsiaTheme="minorEastAsia"/>
      <w:lang w:eastAsia="en-GB"/>
    </w:rPr>
  </w:style>
  <w:style w:type="character" w:styleId="xxmsolistparagraphChar" w:customStyle="1">
    <w:name w:val="x_x_msolistparagraph Char"/>
    <w:basedOn w:val="DefaultParagraphFont"/>
    <w:link w:val="xxmsolistparagraph"/>
    <w:rsid w:val="000950EB"/>
    <w:rPr>
      <w:rFonts w:ascii="Calibri" w:hAnsi="Calibri" w:cs="Calibri" w:eastAsiaTheme="minorEastAsia"/>
      <w:lang w:eastAsia="en-GB"/>
    </w:rPr>
  </w:style>
  <w:style w:type="character" w:styleId="Hyperlink">
    <w:name w:val="Hyperlink"/>
    <w:basedOn w:val="DefaultParagraphFont"/>
    <w:uiPriority w:val="99"/>
    <w:unhideWhenUsed/>
    <w:rsid w:val="00452F5B"/>
    <w:rPr>
      <w:color w:val="0563C1" w:themeColor="hyperlink"/>
      <w:u w:val="single"/>
    </w:rPr>
  </w:style>
  <w:style w:type="character" w:styleId="UnresolvedMention1" w:customStyle="1">
    <w:name w:val="Unresolved Mention1"/>
    <w:basedOn w:val="DefaultParagraphFont"/>
    <w:uiPriority w:val="99"/>
    <w:semiHidden/>
    <w:unhideWhenUsed/>
    <w:rsid w:val="00452F5B"/>
    <w:rPr>
      <w:color w:val="605E5C"/>
      <w:shd w:val="clear" w:color="auto" w:fill="E1DFDD"/>
    </w:rPr>
  </w:style>
  <w:style w:type="table" w:styleId="GridTable4-Accent31" w:customStyle="1">
    <w:name w:val="Grid Table 4 - Accent 31"/>
    <w:basedOn w:val="TableNormal"/>
    <w:uiPriority w:val="49"/>
    <w:rsid w:val="00BD463F"/>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1" w:customStyle="1">
    <w:name w:val="Grid Table 6 Colorful - Accent 31"/>
    <w:basedOn w:val="TableNormal"/>
    <w:uiPriority w:val="51"/>
    <w:rsid w:val="00BD463F"/>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1" w:customStyle="1">
    <w:name w:val="List Table 21"/>
    <w:basedOn w:val="TableNormal"/>
    <w:uiPriority w:val="47"/>
    <w:rsid w:val="00BD463F"/>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1" w:customStyle="1">
    <w:name w:val="List Table 2 - Accent 31"/>
    <w:basedOn w:val="TableNormal"/>
    <w:uiPriority w:val="47"/>
    <w:rsid w:val="00BD463F"/>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1" w:customStyle="1">
    <w:name w:val="List Table 6 Colorful - Accent 31"/>
    <w:basedOn w:val="TableNormal"/>
    <w:uiPriority w:val="51"/>
    <w:rsid w:val="00BD463F"/>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1" w:customStyle="1">
    <w:name w:val="List Table 4 - Accent 31"/>
    <w:basedOn w:val="TableNormal"/>
    <w:uiPriority w:val="49"/>
    <w:rsid w:val="00EF3F1D"/>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1" w:customStyle="1">
    <w:name w:val="List Table 41"/>
    <w:basedOn w:val="TableNormal"/>
    <w:uiPriority w:val="49"/>
    <w:rsid w:val="00EF3F1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1" w:customStyle="1">
    <w:name w:val="List Table 3 - Accent 31"/>
    <w:basedOn w:val="TableNormal"/>
    <w:uiPriority w:val="48"/>
    <w:rsid w:val="00EF3F1D"/>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paragraph" w:styleId="Revision">
    <w:name w:val="Revision"/>
    <w:hidden/>
    <w:uiPriority w:val="99"/>
    <w:semiHidden/>
    <w:rsid w:val="005E1E24"/>
    <w:pPr>
      <w:spacing w:after="0" w:line="240" w:lineRule="auto"/>
    </w:pPr>
    <w:rPr>
      <w:rFonts w:eastAsia="SimSun" w:cstheme="minorHAnsi"/>
    </w:rPr>
  </w:style>
  <w:style w:type="character" w:styleId="Heading4Char" w:customStyle="1">
    <w:name w:val="Heading 4 Char"/>
    <w:basedOn w:val="DefaultParagraphFont"/>
    <w:link w:val="Heading4"/>
    <w:uiPriority w:val="9"/>
    <w:rsid w:val="00DC0CFE"/>
    <w:rPr>
      <w:rFonts w:asciiTheme="majorHAnsi" w:hAnsiTheme="majorHAnsi" w:eastAsiaTheme="majorEastAsia" w:cstheme="majorBidi"/>
      <w:i/>
      <w:iCs/>
      <w:color w:val="2F5496" w:themeColor="accent1" w:themeShade="BF"/>
    </w:rPr>
  </w:style>
  <w:style w:type="paragraph" w:styleId="Header">
    <w:name w:val="header"/>
    <w:basedOn w:val="Normal"/>
    <w:link w:val="HeaderChar"/>
    <w:uiPriority w:val="99"/>
    <w:unhideWhenUsed/>
    <w:rsid w:val="00AE14D7"/>
    <w:pPr>
      <w:tabs>
        <w:tab w:val="center" w:pos="4513"/>
        <w:tab w:val="right" w:pos="9026"/>
      </w:tabs>
    </w:pPr>
  </w:style>
  <w:style w:type="character" w:styleId="HeaderChar" w:customStyle="1">
    <w:name w:val="Header Char"/>
    <w:basedOn w:val="DefaultParagraphFont"/>
    <w:link w:val="Header"/>
    <w:uiPriority w:val="99"/>
    <w:rsid w:val="00AE14D7"/>
    <w:rPr>
      <w:rFonts w:eastAsia="SimSun" w:cstheme="minorHAnsi"/>
    </w:rPr>
  </w:style>
  <w:style w:type="paragraph" w:styleId="Footer">
    <w:name w:val="footer"/>
    <w:basedOn w:val="Normal"/>
    <w:link w:val="FooterChar"/>
    <w:uiPriority w:val="99"/>
    <w:unhideWhenUsed/>
    <w:rsid w:val="00AE14D7"/>
    <w:pPr>
      <w:tabs>
        <w:tab w:val="center" w:pos="4513"/>
        <w:tab w:val="right" w:pos="9026"/>
      </w:tabs>
    </w:pPr>
  </w:style>
  <w:style w:type="character" w:styleId="FooterChar" w:customStyle="1">
    <w:name w:val="Footer Char"/>
    <w:basedOn w:val="DefaultParagraphFont"/>
    <w:link w:val="Footer"/>
    <w:uiPriority w:val="99"/>
    <w:rsid w:val="00AE14D7"/>
    <w:rPr>
      <w:rFonts w:eastAsia="SimSun" w:cstheme="minorHAnsi"/>
    </w:rPr>
  </w:style>
  <w:style w:type="paragraph" w:styleId="BalloonText">
    <w:name w:val="Balloon Text"/>
    <w:basedOn w:val="Normal"/>
    <w:link w:val="BalloonTextChar"/>
    <w:uiPriority w:val="99"/>
    <w:semiHidden/>
    <w:unhideWhenUsed/>
    <w:rsid w:val="000F305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F305F"/>
    <w:rPr>
      <w:rFonts w:ascii="Segoe UI" w:hAnsi="Segoe UI" w:eastAsia="SimSun" w:cs="Segoe UI"/>
      <w:sz w:val="18"/>
      <w:szCs w:val="18"/>
    </w:rPr>
  </w:style>
  <w:style w:type="paragraph" w:styleId="NormalWeb">
    <w:name w:val="Normal (Web)"/>
    <w:basedOn w:val="Normal"/>
    <w:uiPriority w:val="99"/>
    <w:unhideWhenUsed/>
    <w:rsid w:val="00267989"/>
    <w:pPr>
      <w:spacing w:before="100" w:beforeAutospacing="1" w:after="100" w:afterAutospacing="1"/>
      <w:ind w:left="0"/>
    </w:pPr>
    <w:rPr>
      <w:rFonts w:ascii="Times New Roman" w:hAnsi="Times New Roman" w:eastAsia="Times New Roman" w:cs="Times New Roman"/>
      <w:sz w:val="24"/>
      <w:szCs w:val="24"/>
      <w:lang w:val="en-US"/>
    </w:rPr>
  </w:style>
  <w:style w:type="paragraph" w:styleId="BodyText">
    <w:name w:val="Body Text"/>
    <w:basedOn w:val="Normal"/>
    <w:link w:val="BodyTextChar"/>
    <w:qFormat/>
    <w:rsid w:val="006B7489"/>
    <w:pPr>
      <w:tabs>
        <w:tab w:val="left" w:pos="709"/>
      </w:tabs>
      <w:ind w:left="0"/>
    </w:pPr>
    <w:rPr>
      <w:color w:val="000000" w:themeColor="text1"/>
    </w:rPr>
  </w:style>
  <w:style w:type="character" w:styleId="BodyTextChar" w:customStyle="1">
    <w:name w:val="Body Text Char"/>
    <w:basedOn w:val="DefaultParagraphFont"/>
    <w:link w:val="BodyText"/>
    <w:rsid w:val="006B7489"/>
    <w:rPr>
      <w:rFonts w:eastAsia="SimSun" w:cstheme="minorHAnsi"/>
      <w:color w:val="000000" w:themeColor="text1"/>
    </w:rPr>
  </w:style>
  <w:style w:type="paragraph" w:styleId="TableParagraph" w:customStyle="1">
    <w:name w:val="Table Paragraph"/>
    <w:basedOn w:val="Normal"/>
    <w:uiPriority w:val="1"/>
    <w:qFormat/>
    <w:rsid w:val="006B7489"/>
  </w:style>
  <w:style w:type="character" w:styleId="ListParagraphChar" w:customStyle="1">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B01B41"/>
    <w:rPr>
      <w:rFonts w:eastAsia="SimSun" w:cstheme="minorHAnsi"/>
    </w:rPr>
  </w:style>
  <w:style w:type="table" w:styleId="TableGrid1" w:customStyle="1">
    <w:name w:val="Table Grid1"/>
    <w:basedOn w:val="TableNormal"/>
    <w:next w:val="TableGrid"/>
    <w:uiPriority w:val="59"/>
    <w:rsid w:val="00600F81"/>
    <w:pPr>
      <w:spacing w:after="0" w:line="240" w:lineRule="auto"/>
      <w:ind w:left="0" w:firstLine="0"/>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29728C"/>
    <w:rPr>
      <w:b/>
      <w:bCs/>
    </w:rPr>
  </w:style>
  <w:style w:type="table" w:styleId="PlainTable21" w:customStyle="1">
    <w:name w:val="Plain Table 21"/>
    <w:basedOn w:val="TableNormal"/>
    <w:uiPriority w:val="42"/>
    <w:rsid w:val="0029728C"/>
    <w:pPr>
      <w:spacing w:after="0" w:line="240" w:lineRule="auto"/>
      <w:ind w:left="0" w:firstLine="0"/>
      <w:jc w:val="left"/>
    </w:pPr>
    <w:rPr>
      <w:lang w:val="en-US"/>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EndNoteBibliographyTitle" w:customStyle="1">
    <w:name w:val="EndNote Bibliography Title"/>
    <w:basedOn w:val="Normal"/>
    <w:link w:val="EndNoteBibliographyTitleChar"/>
    <w:rsid w:val="000D4A04"/>
    <w:pPr>
      <w:spacing w:after="0"/>
      <w:jc w:val="center"/>
    </w:pPr>
    <w:rPr>
      <w:rFonts w:ascii="Calibri" w:hAnsi="Calibri" w:cs="Calibri"/>
      <w:noProof/>
      <w:lang w:val="en-US"/>
    </w:rPr>
  </w:style>
  <w:style w:type="character" w:styleId="EndNoteBibliographyTitleChar" w:customStyle="1">
    <w:name w:val="EndNote Bibliography Title Char"/>
    <w:basedOn w:val="DefaultParagraphFont"/>
    <w:link w:val="EndNoteBibliographyTitle"/>
    <w:rsid w:val="000D4A04"/>
    <w:rPr>
      <w:rFonts w:ascii="Calibri" w:hAnsi="Calibri" w:eastAsia="SimSun" w:cs="Calibri"/>
      <w:noProof/>
      <w:lang w:val="en-US"/>
    </w:rPr>
  </w:style>
  <w:style w:type="paragraph" w:styleId="EndNoteBibliography" w:customStyle="1">
    <w:name w:val="EndNote Bibliography"/>
    <w:basedOn w:val="Normal"/>
    <w:link w:val="EndNoteBibliographyChar"/>
    <w:rsid w:val="000D4A04"/>
    <w:pPr>
      <w:spacing w:line="240" w:lineRule="auto"/>
    </w:pPr>
    <w:rPr>
      <w:rFonts w:ascii="Calibri" w:hAnsi="Calibri" w:cs="Calibri"/>
      <w:noProof/>
      <w:lang w:val="en-US"/>
    </w:rPr>
  </w:style>
  <w:style w:type="character" w:styleId="EndNoteBibliographyChar" w:customStyle="1">
    <w:name w:val="EndNote Bibliography Char"/>
    <w:basedOn w:val="DefaultParagraphFont"/>
    <w:link w:val="EndNoteBibliography"/>
    <w:rsid w:val="000D4A04"/>
    <w:rPr>
      <w:rFonts w:ascii="Calibri" w:hAnsi="Calibri" w:eastAsia="SimSun" w:cs="Calibri"/>
      <w:noProof/>
      <w:lang w:val="en-US"/>
    </w:rPr>
  </w:style>
  <w:style w:type="table" w:styleId="GridTable4-Accent311" w:customStyle="1">
    <w:name w:val="Grid Table 4 - Accent 311"/>
    <w:basedOn w:val="TableNormal"/>
    <w:uiPriority w:val="49"/>
    <w:rsid w:val="008E2C58"/>
    <w:pPr>
      <w:spacing w:after="0" w:line="240" w:lineRule="auto"/>
      <w:ind w:left="0" w:firstLine="0"/>
      <w:jc w:val="left"/>
    </w:pPr>
    <w:rPr>
      <w:lang w:val="en-US"/>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F1199"/>
    <w:rPr>
      <w:color w:val="954F72" w:themeColor="followedHyperlink"/>
      <w:u w:val="single"/>
    </w:rPr>
  </w:style>
  <w:style w:type="table" w:styleId="TableGrid2" w:customStyle="1">
    <w:name w:val="Table Grid2"/>
    <w:basedOn w:val="TableNormal"/>
    <w:next w:val="TableGrid"/>
    <w:uiPriority w:val="39"/>
    <w:rsid w:val="00D906B9"/>
    <w:pPr>
      <w:spacing w:after="0" w:line="240" w:lineRule="auto"/>
      <w:ind w:left="0" w:firstLine="0"/>
      <w:jc w:val="left"/>
    </w:pPr>
    <w:rPr>
      <w:lang w:val="nb-N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it" w:customStyle="1">
    <w:name w:val="cit"/>
    <w:basedOn w:val="DefaultParagraphFont"/>
    <w:rsid w:val="00624C07"/>
  </w:style>
  <w:style w:type="character" w:styleId="citation-doi" w:customStyle="1">
    <w:name w:val="citation-doi"/>
    <w:basedOn w:val="DefaultParagraphFont"/>
    <w:rsid w:val="00624C07"/>
  </w:style>
  <w:style w:type="character" w:styleId="secondary-date" w:customStyle="1">
    <w:name w:val="secondary-date"/>
    <w:basedOn w:val="DefaultParagraphFont"/>
    <w:rsid w:val="00624C07"/>
  </w:style>
  <w:style w:type="table" w:styleId="TableGridLight11" w:customStyle="1">
    <w:name w:val="Table Grid Light11"/>
    <w:basedOn w:val="TableNormal"/>
    <w:uiPriority w:val="40"/>
    <w:rsid w:val="0058154E"/>
    <w:pPr>
      <w:widowControl w:val="0"/>
      <w:spacing w:after="0" w:line="240" w:lineRule="auto"/>
      <w:ind w:left="0" w:firstLine="0"/>
      <w:jc w:val="left"/>
    </w:pPr>
    <w:rPr>
      <w:rFonts w:eastAsia="SimSun"/>
      <w:lang w:val="en-US"/>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styleId="Default" w:customStyle="1">
    <w:name w:val="Default"/>
    <w:rsid w:val="00A50CB4"/>
    <w:pPr>
      <w:autoSpaceDE w:val="0"/>
      <w:autoSpaceDN w:val="0"/>
      <w:adjustRightInd w:val="0"/>
      <w:spacing w:after="0" w:line="240" w:lineRule="auto"/>
      <w:ind w:left="0" w:firstLine="0"/>
      <w:jc w:val="left"/>
    </w:pPr>
    <w:rPr>
      <w:rFonts w:ascii="Arial" w:hAnsi="Arial" w:eastAsia="Calibri" w:cs="Arial"/>
      <w:color w:val="000000"/>
      <w:sz w:val="24"/>
      <w:szCs w:val="24"/>
      <w:lang w:val="en-US" w:eastAsia="it-IT"/>
    </w:rPr>
  </w:style>
  <w:style w:type="paragraph" w:styleId="Basic11" w:customStyle="1">
    <w:name w:val="Basic 11"/>
    <w:qFormat/>
    <w:rsid w:val="002262F8"/>
    <w:pPr>
      <w:spacing w:after="0" w:line="240" w:lineRule="auto"/>
      <w:ind w:left="0" w:firstLine="0"/>
      <w:jc w:val="left"/>
    </w:pPr>
    <w:rPr>
      <w:rFonts w:ascii="Tahoma" w:hAnsi="Tahoma" w:eastAsia="Times New Roman" w:cs="Times New Roman"/>
      <w:szCs w:val="20"/>
      <w:lang w:val="en-US"/>
    </w:rPr>
  </w:style>
  <w:style w:type="paragraph" w:styleId="Caption">
    <w:name w:val="caption"/>
    <w:basedOn w:val="Normal"/>
    <w:next w:val="Normal"/>
    <w:uiPriority w:val="35"/>
    <w:qFormat/>
    <w:rsid w:val="002262F8"/>
    <w:pPr>
      <w:spacing w:line="240" w:lineRule="auto"/>
      <w:ind w:left="0" w:firstLine="0"/>
      <w:jc w:val="left"/>
    </w:pPr>
    <w:rPr>
      <w:rFonts w:ascii="Times New Roman" w:hAnsi="Times New Roman" w:eastAsia="MS Mincho" w:cs="Times New Roman"/>
      <w:b/>
      <w:bCs/>
      <w:sz w:val="20"/>
      <w:szCs w:val="20"/>
      <w:lang w:val="en-US" w:eastAsia="ja-JP"/>
    </w:rPr>
  </w:style>
  <w:style w:type="paragraph" w:styleId="BodyText12" w:customStyle="1">
    <w:name w:val="Body Text 12"/>
    <w:link w:val="BodyText12Char"/>
    <w:qFormat/>
    <w:rsid w:val="002262F8"/>
    <w:pPr>
      <w:spacing w:after="240" w:line="264" w:lineRule="auto"/>
      <w:ind w:left="0" w:firstLine="0"/>
    </w:pPr>
    <w:rPr>
      <w:rFonts w:ascii="Tahoma" w:hAnsi="Tahoma" w:eastAsia="Times New Roman" w:cs="Times New Roman"/>
      <w:szCs w:val="20"/>
      <w:lang w:val="en-US"/>
    </w:rPr>
  </w:style>
  <w:style w:type="character" w:styleId="BodyText12Char" w:customStyle="1">
    <w:name w:val="Body Text 12 Char"/>
    <w:basedOn w:val="DefaultParagraphFont"/>
    <w:link w:val="BodyText12"/>
    <w:locked/>
    <w:rsid w:val="002262F8"/>
    <w:rPr>
      <w:rFonts w:ascii="Tahoma" w:hAnsi="Tahoma" w:eastAsia="Times New Roman" w:cs="Times New Roman"/>
      <w:szCs w:val="20"/>
      <w:lang w:val="en-US"/>
    </w:rPr>
  </w:style>
  <w:style w:type="paragraph" w:styleId="PlainText">
    <w:name w:val="Plain Text"/>
    <w:basedOn w:val="Normal"/>
    <w:link w:val="PlainTextChar"/>
    <w:uiPriority w:val="99"/>
    <w:semiHidden/>
    <w:unhideWhenUsed/>
    <w:rsid w:val="00C03B8B"/>
    <w:pPr>
      <w:spacing w:after="0" w:line="240" w:lineRule="auto"/>
      <w:ind w:left="0" w:firstLine="0"/>
      <w:jc w:val="left"/>
    </w:pPr>
    <w:rPr>
      <w:rFonts w:ascii="Calibri" w:hAnsi="Calibri" w:eastAsiaTheme="minorHAnsi" w:cstheme="minorBidi"/>
      <w:szCs w:val="21"/>
      <w:lang w:val="en-US"/>
    </w:rPr>
  </w:style>
  <w:style w:type="character" w:styleId="PlainTextChar" w:customStyle="1">
    <w:name w:val="Plain Text Char"/>
    <w:basedOn w:val="DefaultParagraphFont"/>
    <w:link w:val="PlainText"/>
    <w:uiPriority w:val="99"/>
    <w:semiHidden/>
    <w:rsid w:val="00C03B8B"/>
    <w:rPr>
      <w:rFonts w:ascii="Calibri" w:hAnsi="Calibri"/>
      <w:szCs w:val="21"/>
      <w:lang w:val="en-US"/>
    </w:rPr>
  </w:style>
  <w:style w:type="character" w:styleId="code" w:customStyle="1">
    <w:name w:val="code"/>
    <w:basedOn w:val="DefaultParagraphFont"/>
    <w:rsid w:val="007701B1"/>
  </w:style>
  <w:style w:type="character" w:styleId="Emphasis">
    <w:name w:val="Emphasis"/>
    <w:basedOn w:val="DefaultParagraphFont"/>
    <w:uiPriority w:val="20"/>
    <w:qFormat/>
    <w:rsid w:val="00D10F9F"/>
    <w:rPr>
      <w:i/>
      <w:iCs/>
    </w:rPr>
  </w:style>
  <w:style w:type="character" w:styleId="Heading5Char" w:customStyle="1">
    <w:name w:val="Heading 5 Char"/>
    <w:basedOn w:val="DefaultParagraphFont"/>
    <w:link w:val="Heading5"/>
    <w:uiPriority w:val="9"/>
    <w:semiHidden/>
    <w:rsid w:val="009C0D8C"/>
    <w:rPr>
      <w:rFonts w:asciiTheme="majorHAnsi" w:hAnsiTheme="majorHAnsi" w:eastAsiaTheme="majorEastAsia" w:cstheme="majorBidi"/>
      <w:color w:val="2F5496" w:themeColor="accent1" w:themeShade="BF"/>
    </w:rPr>
  </w:style>
  <w:style w:type="table" w:styleId="TableGridLight">
    <w:name w:val="Grid Table Light"/>
    <w:basedOn w:val="TableNormal"/>
    <w:uiPriority w:val="40"/>
    <w:rsid w:val="00785E4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ListTable3-Accent3">
    <w:name w:val="List Table 3 Accent 3"/>
    <w:basedOn w:val="TableNormal"/>
    <w:uiPriority w:val="48"/>
    <w:rsid w:val="00B70074"/>
    <w:pPr>
      <w:spacing w:after="0" w:line="240" w:lineRule="auto"/>
      <w:ind w:left="0" w:firstLine="0"/>
      <w:jc w:val="left"/>
    </w:pPr>
    <w:rPr>
      <w:rFonts w:ascii="Segoe UI" w:hAnsi="Segoe UI"/>
      <w:lang w:val="en-US"/>
    </w:r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PlainTable1">
    <w:name w:val="Plain Table 1"/>
    <w:basedOn w:val="TableNormal"/>
    <w:uiPriority w:val="41"/>
    <w:rsid w:val="0000118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D3040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3040B"/>
    <w:rPr>
      <w:rFonts w:eastAsia="SimSun" w:cstheme="minorHAnsi"/>
      <w:sz w:val="20"/>
      <w:szCs w:val="20"/>
    </w:rPr>
  </w:style>
  <w:style w:type="character" w:styleId="FootnoteReference">
    <w:name w:val="footnote reference"/>
    <w:basedOn w:val="DefaultParagraphFont"/>
    <w:uiPriority w:val="99"/>
    <w:rsid w:val="00D3040B"/>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95555">
      <w:bodyDiv w:val="1"/>
      <w:marLeft w:val="0"/>
      <w:marRight w:val="0"/>
      <w:marTop w:val="0"/>
      <w:marBottom w:val="0"/>
      <w:divBdr>
        <w:top w:val="none" w:sz="0" w:space="0" w:color="auto"/>
        <w:left w:val="none" w:sz="0" w:space="0" w:color="auto"/>
        <w:bottom w:val="none" w:sz="0" w:space="0" w:color="auto"/>
        <w:right w:val="none" w:sz="0" w:space="0" w:color="auto"/>
      </w:divBdr>
    </w:div>
    <w:div w:id="97414817">
      <w:bodyDiv w:val="1"/>
      <w:marLeft w:val="0"/>
      <w:marRight w:val="0"/>
      <w:marTop w:val="0"/>
      <w:marBottom w:val="0"/>
      <w:divBdr>
        <w:top w:val="none" w:sz="0" w:space="0" w:color="auto"/>
        <w:left w:val="none" w:sz="0" w:space="0" w:color="auto"/>
        <w:bottom w:val="none" w:sz="0" w:space="0" w:color="auto"/>
        <w:right w:val="none" w:sz="0" w:space="0" w:color="auto"/>
      </w:divBdr>
    </w:div>
    <w:div w:id="110635436">
      <w:bodyDiv w:val="1"/>
      <w:marLeft w:val="0"/>
      <w:marRight w:val="0"/>
      <w:marTop w:val="0"/>
      <w:marBottom w:val="0"/>
      <w:divBdr>
        <w:top w:val="none" w:sz="0" w:space="0" w:color="auto"/>
        <w:left w:val="none" w:sz="0" w:space="0" w:color="auto"/>
        <w:bottom w:val="none" w:sz="0" w:space="0" w:color="auto"/>
        <w:right w:val="none" w:sz="0" w:space="0" w:color="auto"/>
      </w:divBdr>
    </w:div>
    <w:div w:id="122694927">
      <w:bodyDiv w:val="1"/>
      <w:marLeft w:val="0"/>
      <w:marRight w:val="0"/>
      <w:marTop w:val="0"/>
      <w:marBottom w:val="0"/>
      <w:divBdr>
        <w:top w:val="none" w:sz="0" w:space="0" w:color="auto"/>
        <w:left w:val="none" w:sz="0" w:space="0" w:color="auto"/>
        <w:bottom w:val="none" w:sz="0" w:space="0" w:color="auto"/>
        <w:right w:val="none" w:sz="0" w:space="0" w:color="auto"/>
      </w:divBdr>
    </w:div>
    <w:div w:id="229774022">
      <w:bodyDiv w:val="1"/>
      <w:marLeft w:val="0"/>
      <w:marRight w:val="0"/>
      <w:marTop w:val="0"/>
      <w:marBottom w:val="0"/>
      <w:divBdr>
        <w:top w:val="none" w:sz="0" w:space="0" w:color="auto"/>
        <w:left w:val="none" w:sz="0" w:space="0" w:color="auto"/>
        <w:bottom w:val="none" w:sz="0" w:space="0" w:color="auto"/>
        <w:right w:val="none" w:sz="0" w:space="0" w:color="auto"/>
      </w:divBdr>
    </w:div>
    <w:div w:id="313218718">
      <w:bodyDiv w:val="1"/>
      <w:marLeft w:val="0"/>
      <w:marRight w:val="0"/>
      <w:marTop w:val="0"/>
      <w:marBottom w:val="0"/>
      <w:divBdr>
        <w:top w:val="none" w:sz="0" w:space="0" w:color="auto"/>
        <w:left w:val="none" w:sz="0" w:space="0" w:color="auto"/>
        <w:bottom w:val="none" w:sz="0" w:space="0" w:color="auto"/>
        <w:right w:val="none" w:sz="0" w:space="0" w:color="auto"/>
      </w:divBdr>
    </w:div>
    <w:div w:id="420183618">
      <w:bodyDiv w:val="1"/>
      <w:marLeft w:val="0"/>
      <w:marRight w:val="0"/>
      <w:marTop w:val="0"/>
      <w:marBottom w:val="0"/>
      <w:divBdr>
        <w:top w:val="none" w:sz="0" w:space="0" w:color="auto"/>
        <w:left w:val="none" w:sz="0" w:space="0" w:color="auto"/>
        <w:bottom w:val="none" w:sz="0" w:space="0" w:color="auto"/>
        <w:right w:val="none" w:sz="0" w:space="0" w:color="auto"/>
      </w:divBdr>
      <w:divsChild>
        <w:div w:id="438336188">
          <w:marLeft w:val="0"/>
          <w:marRight w:val="0"/>
          <w:marTop w:val="0"/>
          <w:marBottom w:val="0"/>
          <w:divBdr>
            <w:top w:val="none" w:sz="0" w:space="0" w:color="auto"/>
            <w:left w:val="none" w:sz="0" w:space="0" w:color="auto"/>
            <w:bottom w:val="none" w:sz="0" w:space="0" w:color="auto"/>
            <w:right w:val="none" w:sz="0" w:space="0" w:color="auto"/>
          </w:divBdr>
        </w:div>
        <w:div w:id="739519001">
          <w:marLeft w:val="0"/>
          <w:marRight w:val="0"/>
          <w:marTop w:val="0"/>
          <w:marBottom w:val="0"/>
          <w:divBdr>
            <w:top w:val="none" w:sz="0" w:space="0" w:color="auto"/>
            <w:left w:val="none" w:sz="0" w:space="0" w:color="auto"/>
            <w:bottom w:val="none" w:sz="0" w:space="0" w:color="auto"/>
            <w:right w:val="none" w:sz="0" w:space="0" w:color="auto"/>
          </w:divBdr>
        </w:div>
      </w:divsChild>
    </w:div>
    <w:div w:id="446780978">
      <w:bodyDiv w:val="1"/>
      <w:marLeft w:val="0"/>
      <w:marRight w:val="0"/>
      <w:marTop w:val="0"/>
      <w:marBottom w:val="0"/>
      <w:divBdr>
        <w:top w:val="none" w:sz="0" w:space="0" w:color="auto"/>
        <w:left w:val="none" w:sz="0" w:space="0" w:color="auto"/>
        <w:bottom w:val="none" w:sz="0" w:space="0" w:color="auto"/>
        <w:right w:val="none" w:sz="0" w:space="0" w:color="auto"/>
      </w:divBdr>
    </w:div>
    <w:div w:id="671760480">
      <w:bodyDiv w:val="1"/>
      <w:marLeft w:val="0"/>
      <w:marRight w:val="0"/>
      <w:marTop w:val="0"/>
      <w:marBottom w:val="0"/>
      <w:divBdr>
        <w:top w:val="none" w:sz="0" w:space="0" w:color="auto"/>
        <w:left w:val="none" w:sz="0" w:space="0" w:color="auto"/>
        <w:bottom w:val="none" w:sz="0" w:space="0" w:color="auto"/>
        <w:right w:val="none" w:sz="0" w:space="0" w:color="auto"/>
      </w:divBdr>
    </w:div>
    <w:div w:id="775946418">
      <w:bodyDiv w:val="1"/>
      <w:marLeft w:val="0"/>
      <w:marRight w:val="0"/>
      <w:marTop w:val="0"/>
      <w:marBottom w:val="0"/>
      <w:divBdr>
        <w:top w:val="none" w:sz="0" w:space="0" w:color="auto"/>
        <w:left w:val="none" w:sz="0" w:space="0" w:color="auto"/>
        <w:bottom w:val="none" w:sz="0" w:space="0" w:color="auto"/>
        <w:right w:val="none" w:sz="0" w:space="0" w:color="auto"/>
      </w:divBdr>
    </w:div>
    <w:div w:id="795180133">
      <w:bodyDiv w:val="1"/>
      <w:marLeft w:val="0"/>
      <w:marRight w:val="0"/>
      <w:marTop w:val="0"/>
      <w:marBottom w:val="0"/>
      <w:divBdr>
        <w:top w:val="none" w:sz="0" w:space="0" w:color="auto"/>
        <w:left w:val="none" w:sz="0" w:space="0" w:color="auto"/>
        <w:bottom w:val="none" w:sz="0" w:space="0" w:color="auto"/>
        <w:right w:val="none" w:sz="0" w:space="0" w:color="auto"/>
      </w:divBdr>
    </w:div>
    <w:div w:id="817191832">
      <w:bodyDiv w:val="1"/>
      <w:marLeft w:val="0"/>
      <w:marRight w:val="0"/>
      <w:marTop w:val="0"/>
      <w:marBottom w:val="0"/>
      <w:divBdr>
        <w:top w:val="none" w:sz="0" w:space="0" w:color="auto"/>
        <w:left w:val="none" w:sz="0" w:space="0" w:color="auto"/>
        <w:bottom w:val="none" w:sz="0" w:space="0" w:color="auto"/>
        <w:right w:val="none" w:sz="0" w:space="0" w:color="auto"/>
      </w:divBdr>
    </w:div>
    <w:div w:id="1108695848">
      <w:bodyDiv w:val="1"/>
      <w:marLeft w:val="0"/>
      <w:marRight w:val="0"/>
      <w:marTop w:val="0"/>
      <w:marBottom w:val="0"/>
      <w:divBdr>
        <w:top w:val="none" w:sz="0" w:space="0" w:color="auto"/>
        <w:left w:val="none" w:sz="0" w:space="0" w:color="auto"/>
        <w:bottom w:val="none" w:sz="0" w:space="0" w:color="auto"/>
        <w:right w:val="none" w:sz="0" w:space="0" w:color="auto"/>
      </w:divBdr>
    </w:div>
    <w:div w:id="1150365087">
      <w:bodyDiv w:val="1"/>
      <w:marLeft w:val="0"/>
      <w:marRight w:val="0"/>
      <w:marTop w:val="0"/>
      <w:marBottom w:val="0"/>
      <w:divBdr>
        <w:top w:val="none" w:sz="0" w:space="0" w:color="auto"/>
        <w:left w:val="none" w:sz="0" w:space="0" w:color="auto"/>
        <w:bottom w:val="none" w:sz="0" w:space="0" w:color="auto"/>
        <w:right w:val="none" w:sz="0" w:space="0" w:color="auto"/>
      </w:divBdr>
    </w:div>
    <w:div w:id="1174422309">
      <w:bodyDiv w:val="1"/>
      <w:marLeft w:val="0"/>
      <w:marRight w:val="0"/>
      <w:marTop w:val="0"/>
      <w:marBottom w:val="0"/>
      <w:divBdr>
        <w:top w:val="none" w:sz="0" w:space="0" w:color="auto"/>
        <w:left w:val="none" w:sz="0" w:space="0" w:color="auto"/>
        <w:bottom w:val="none" w:sz="0" w:space="0" w:color="auto"/>
        <w:right w:val="none" w:sz="0" w:space="0" w:color="auto"/>
      </w:divBdr>
    </w:div>
    <w:div w:id="1212304303">
      <w:bodyDiv w:val="1"/>
      <w:marLeft w:val="0"/>
      <w:marRight w:val="0"/>
      <w:marTop w:val="0"/>
      <w:marBottom w:val="0"/>
      <w:divBdr>
        <w:top w:val="none" w:sz="0" w:space="0" w:color="auto"/>
        <w:left w:val="none" w:sz="0" w:space="0" w:color="auto"/>
        <w:bottom w:val="none" w:sz="0" w:space="0" w:color="auto"/>
        <w:right w:val="none" w:sz="0" w:space="0" w:color="auto"/>
      </w:divBdr>
    </w:div>
    <w:div w:id="1282296562">
      <w:bodyDiv w:val="1"/>
      <w:marLeft w:val="0"/>
      <w:marRight w:val="0"/>
      <w:marTop w:val="0"/>
      <w:marBottom w:val="0"/>
      <w:divBdr>
        <w:top w:val="none" w:sz="0" w:space="0" w:color="auto"/>
        <w:left w:val="none" w:sz="0" w:space="0" w:color="auto"/>
        <w:bottom w:val="none" w:sz="0" w:space="0" w:color="auto"/>
        <w:right w:val="none" w:sz="0" w:space="0" w:color="auto"/>
      </w:divBdr>
    </w:div>
    <w:div w:id="1400520133">
      <w:bodyDiv w:val="1"/>
      <w:marLeft w:val="0"/>
      <w:marRight w:val="0"/>
      <w:marTop w:val="0"/>
      <w:marBottom w:val="0"/>
      <w:divBdr>
        <w:top w:val="none" w:sz="0" w:space="0" w:color="auto"/>
        <w:left w:val="none" w:sz="0" w:space="0" w:color="auto"/>
        <w:bottom w:val="none" w:sz="0" w:space="0" w:color="auto"/>
        <w:right w:val="none" w:sz="0" w:space="0" w:color="auto"/>
      </w:divBdr>
      <w:divsChild>
        <w:div w:id="410926647">
          <w:marLeft w:val="1080"/>
          <w:marRight w:val="0"/>
          <w:marTop w:val="100"/>
          <w:marBottom w:val="0"/>
          <w:divBdr>
            <w:top w:val="none" w:sz="0" w:space="0" w:color="auto"/>
            <w:left w:val="none" w:sz="0" w:space="0" w:color="auto"/>
            <w:bottom w:val="none" w:sz="0" w:space="0" w:color="auto"/>
            <w:right w:val="none" w:sz="0" w:space="0" w:color="auto"/>
          </w:divBdr>
        </w:div>
        <w:div w:id="1792623484">
          <w:marLeft w:val="806"/>
          <w:marRight w:val="0"/>
          <w:marTop w:val="200"/>
          <w:marBottom w:val="0"/>
          <w:divBdr>
            <w:top w:val="none" w:sz="0" w:space="0" w:color="auto"/>
            <w:left w:val="none" w:sz="0" w:space="0" w:color="auto"/>
            <w:bottom w:val="none" w:sz="0" w:space="0" w:color="auto"/>
            <w:right w:val="none" w:sz="0" w:space="0" w:color="auto"/>
          </w:divBdr>
        </w:div>
        <w:div w:id="1919173041">
          <w:marLeft w:val="806"/>
          <w:marRight w:val="0"/>
          <w:marTop w:val="200"/>
          <w:marBottom w:val="0"/>
          <w:divBdr>
            <w:top w:val="none" w:sz="0" w:space="0" w:color="auto"/>
            <w:left w:val="none" w:sz="0" w:space="0" w:color="auto"/>
            <w:bottom w:val="none" w:sz="0" w:space="0" w:color="auto"/>
            <w:right w:val="none" w:sz="0" w:space="0" w:color="auto"/>
          </w:divBdr>
        </w:div>
      </w:divsChild>
    </w:div>
    <w:div w:id="1584951883">
      <w:bodyDiv w:val="1"/>
      <w:marLeft w:val="0"/>
      <w:marRight w:val="0"/>
      <w:marTop w:val="0"/>
      <w:marBottom w:val="0"/>
      <w:divBdr>
        <w:top w:val="none" w:sz="0" w:space="0" w:color="auto"/>
        <w:left w:val="none" w:sz="0" w:space="0" w:color="auto"/>
        <w:bottom w:val="none" w:sz="0" w:space="0" w:color="auto"/>
        <w:right w:val="none" w:sz="0" w:space="0" w:color="auto"/>
      </w:divBdr>
    </w:div>
    <w:div w:id="1642927277">
      <w:bodyDiv w:val="1"/>
      <w:marLeft w:val="0"/>
      <w:marRight w:val="0"/>
      <w:marTop w:val="0"/>
      <w:marBottom w:val="0"/>
      <w:divBdr>
        <w:top w:val="none" w:sz="0" w:space="0" w:color="auto"/>
        <w:left w:val="none" w:sz="0" w:space="0" w:color="auto"/>
        <w:bottom w:val="none" w:sz="0" w:space="0" w:color="auto"/>
        <w:right w:val="none" w:sz="0" w:space="0" w:color="auto"/>
      </w:divBdr>
    </w:div>
    <w:div w:id="1806505670">
      <w:bodyDiv w:val="1"/>
      <w:marLeft w:val="0"/>
      <w:marRight w:val="0"/>
      <w:marTop w:val="0"/>
      <w:marBottom w:val="0"/>
      <w:divBdr>
        <w:top w:val="none" w:sz="0" w:space="0" w:color="auto"/>
        <w:left w:val="none" w:sz="0" w:space="0" w:color="auto"/>
        <w:bottom w:val="none" w:sz="0" w:space="0" w:color="auto"/>
        <w:right w:val="none" w:sz="0" w:space="0" w:color="auto"/>
      </w:divBdr>
    </w:div>
    <w:div w:id="1819418195">
      <w:bodyDiv w:val="1"/>
      <w:marLeft w:val="0"/>
      <w:marRight w:val="0"/>
      <w:marTop w:val="0"/>
      <w:marBottom w:val="0"/>
      <w:divBdr>
        <w:top w:val="none" w:sz="0" w:space="0" w:color="auto"/>
        <w:left w:val="none" w:sz="0" w:space="0" w:color="auto"/>
        <w:bottom w:val="none" w:sz="0" w:space="0" w:color="auto"/>
        <w:right w:val="none" w:sz="0" w:space="0" w:color="auto"/>
      </w:divBdr>
    </w:div>
    <w:div w:id="1829709682">
      <w:bodyDiv w:val="1"/>
      <w:marLeft w:val="0"/>
      <w:marRight w:val="0"/>
      <w:marTop w:val="0"/>
      <w:marBottom w:val="0"/>
      <w:divBdr>
        <w:top w:val="none" w:sz="0" w:space="0" w:color="auto"/>
        <w:left w:val="none" w:sz="0" w:space="0" w:color="auto"/>
        <w:bottom w:val="none" w:sz="0" w:space="0" w:color="auto"/>
        <w:right w:val="none" w:sz="0" w:space="0" w:color="auto"/>
      </w:divBdr>
    </w:div>
    <w:div w:id="1892686213">
      <w:bodyDiv w:val="1"/>
      <w:marLeft w:val="0"/>
      <w:marRight w:val="0"/>
      <w:marTop w:val="0"/>
      <w:marBottom w:val="0"/>
      <w:divBdr>
        <w:top w:val="none" w:sz="0" w:space="0" w:color="auto"/>
        <w:left w:val="none" w:sz="0" w:space="0" w:color="auto"/>
        <w:bottom w:val="none" w:sz="0" w:space="0" w:color="auto"/>
        <w:right w:val="none" w:sz="0" w:space="0" w:color="auto"/>
      </w:divBdr>
    </w:div>
    <w:div w:id="1902977652">
      <w:bodyDiv w:val="1"/>
      <w:marLeft w:val="0"/>
      <w:marRight w:val="0"/>
      <w:marTop w:val="0"/>
      <w:marBottom w:val="0"/>
      <w:divBdr>
        <w:top w:val="none" w:sz="0" w:space="0" w:color="auto"/>
        <w:left w:val="none" w:sz="0" w:space="0" w:color="auto"/>
        <w:bottom w:val="none" w:sz="0" w:space="0" w:color="auto"/>
        <w:right w:val="none" w:sz="0" w:space="0" w:color="auto"/>
      </w:divBdr>
    </w:div>
    <w:div w:id="1947344499">
      <w:bodyDiv w:val="1"/>
      <w:marLeft w:val="0"/>
      <w:marRight w:val="0"/>
      <w:marTop w:val="0"/>
      <w:marBottom w:val="0"/>
      <w:divBdr>
        <w:top w:val="none" w:sz="0" w:space="0" w:color="auto"/>
        <w:left w:val="none" w:sz="0" w:space="0" w:color="auto"/>
        <w:bottom w:val="none" w:sz="0" w:space="0" w:color="auto"/>
        <w:right w:val="none" w:sz="0" w:space="0" w:color="auto"/>
      </w:divBdr>
    </w:div>
    <w:div w:id="1964841327">
      <w:bodyDiv w:val="1"/>
      <w:marLeft w:val="0"/>
      <w:marRight w:val="0"/>
      <w:marTop w:val="0"/>
      <w:marBottom w:val="0"/>
      <w:divBdr>
        <w:top w:val="none" w:sz="0" w:space="0" w:color="auto"/>
        <w:left w:val="none" w:sz="0" w:space="0" w:color="auto"/>
        <w:bottom w:val="none" w:sz="0" w:space="0" w:color="auto"/>
        <w:right w:val="none" w:sz="0" w:space="0" w:color="auto"/>
      </w:divBdr>
    </w:div>
    <w:div w:id="1996490591">
      <w:bodyDiv w:val="1"/>
      <w:marLeft w:val="0"/>
      <w:marRight w:val="0"/>
      <w:marTop w:val="0"/>
      <w:marBottom w:val="0"/>
      <w:divBdr>
        <w:top w:val="none" w:sz="0" w:space="0" w:color="auto"/>
        <w:left w:val="none" w:sz="0" w:space="0" w:color="auto"/>
        <w:bottom w:val="none" w:sz="0" w:space="0" w:color="auto"/>
        <w:right w:val="none" w:sz="0" w:space="0" w:color="auto"/>
      </w:divBdr>
    </w:div>
    <w:div w:id="2002270472">
      <w:bodyDiv w:val="1"/>
      <w:marLeft w:val="0"/>
      <w:marRight w:val="0"/>
      <w:marTop w:val="0"/>
      <w:marBottom w:val="0"/>
      <w:divBdr>
        <w:top w:val="none" w:sz="0" w:space="0" w:color="auto"/>
        <w:left w:val="none" w:sz="0" w:space="0" w:color="auto"/>
        <w:bottom w:val="none" w:sz="0" w:space="0" w:color="auto"/>
        <w:right w:val="none" w:sz="0" w:space="0" w:color="auto"/>
      </w:divBdr>
      <w:divsChild>
        <w:div w:id="892348715">
          <w:marLeft w:val="0"/>
          <w:marRight w:val="0"/>
          <w:marTop w:val="0"/>
          <w:marBottom w:val="0"/>
          <w:divBdr>
            <w:top w:val="none" w:sz="0" w:space="0" w:color="auto"/>
            <w:left w:val="none" w:sz="0" w:space="0" w:color="auto"/>
            <w:bottom w:val="none" w:sz="0" w:space="0" w:color="auto"/>
            <w:right w:val="none" w:sz="0" w:space="0" w:color="auto"/>
          </w:divBdr>
          <w:divsChild>
            <w:div w:id="56514307">
              <w:marLeft w:val="0"/>
              <w:marRight w:val="0"/>
              <w:marTop w:val="0"/>
              <w:marBottom w:val="0"/>
              <w:divBdr>
                <w:top w:val="none" w:sz="0" w:space="0" w:color="auto"/>
                <w:left w:val="none" w:sz="0" w:space="0" w:color="auto"/>
                <w:bottom w:val="none" w:sz="0" w:space="0" w:color="auto"/>
                <w:right w:val="none" w:sz="0" w:space="0" w:color="auto"/>
              </w:divBdr>
              <w:divsChild>
                <w:div w:id="1862474694">
                  <w:marLeft w:val="0"/>
                  <w:marRight w:val="0"/>
                  <w:marTop w:val="0"/>
                  <w:marBottom w:val="0"/>
                  <w:divBdr>
                    <w:top w:val="none" w:sz="0" w:space="0" w:color="auto"/>
                    <w:left w:val="none" w:sz="0" w:space="0" w:color="auto"/>
                    <w:bottom w:val="none" w:sz="0" w:space="0" w:color="auto"/>
                    <w:right w:val="none" w:sz="0" w:space="0" w:color="auto"/>
                  </w:divBdr>
                  <w:divsChild>
                    <w:div w:id="21179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040323">
      <w:bodyDiv w:val="1"/>
      <w:marLeft w:val="0"/>
      <w:marRight w:val="0"/>
      <w:marTop w:val="0"/>
      <w:marBottom w:val="0"/>
      <w:divBdr>
        <w:top w:val="none" w:sz="0" w:space="0" w:color="auto"/>
        <w:left w:val="none" w:sz="0" w:space="0" w:color="auto"/>
        <w:bottom w:val="none" w:sz="0" w:space="0" w:color="auto"/>
        <w:right w:val="none" w:sz="0" w:space="0" w:color="auto"/>
      </w:divBdr>
    </w:div>
    <w:div w:id="2029327583">
      <w:bodyDiv w:val="1"/>
      <w:marLeft w:val="0"/>
      <w:marRight w:val="0"/>
      <w:marTop w:val="0"/>
      <w:marBottom w:val="0"/>
      <w:divBdr>
        <w:top w:val="none" w:sz="0" w:space="0" w:color="auto"/>
        <w:left w:val="none" w:sz="0" w:space="0" w:color="auto"/>
        <w:bottom w:val="none" w:sz="0" w:space="0" w:color="auto"/>
        <w:right w:val="none" w:sz="0" w:space="0" w:color="auto"/>
      </w:divBdr>
      <w:divsChild>
        <w:div w:id="793982583">
          <w:marLeft w:val="360"/>
          <w:marRight w:val="0"/>
          <w:marTop w:val="200"/>
          <w:marBottom w:val="0"/>
          <w:divBdr>
            <w:top w:val="none" w:sz="0" w:space="0" w:color="auto"/>
            <w:left w:val="none" w:sz="0" w:space="0" w:color="auto"/>
            <w:bottom w:val="none" w:sz="0" w:space="0" w:color="auto"/>
            <w:right w:val="none" w:sz="0" w:space="0" w:color="auto"/>
          </w:divBdr>
        </w:div>
        <w:div w:id="1564758045">
          <w:marLeft w:val="360"/>
          <w:marRight w:val="0"/>
          <w:marTop w:val="200"/>
          <w:marBottom w:val="0"/>
          <w:divBdr>
            <w:top w:val="none" w:sz="0" w:space="0" w:color="auto"/>
            <w:left w:val="none" w:sz="0" w:space="0" w:color="auto"/>
            <w:bottom w:val="none" w:sz="0" w:space="0" w:color="auto"/>
            <w:right w:val="none" w:sz="0" w:space="0" w:color="auto"/>
          </w:divBdr>
        </w:div>
      </w:divsChild>
    </w:div>
    <w:div w:id="210240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h.m.e.nordeng@farmasi.uio.no" TargetMode="External" Id="rId13" /><Relationship Type="http://schemas.openxmlformats.org/officeDocument/2006/relationships/image" Target="media/image2.jpeg" Id="rId18" /><Relationship Type="http://schemas.openxmlformats.org/officeDocument/2006/relationships/image" Target="media/image6.emf"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hyperlink" Target="mailto:angela.lupattelli@farmasi.uio.no" TargetMode="External" Id="rId12" /><Relationship Type="http://schemas.openxmlformats.org/officeDocument/2006/relationships/hyperlink" Target="https://www.repeatinitiative.org/projects.html" TargetMode="External" Id="rId17" /><Relationship Type="http://schemas.openxmlformats.org/officeDocument/2006/relationships/image" Target="media/image5.jpeg" Id="rId25" /><Relationship Type="http://schemas.openxmlformats.org/officeDocument/2006/relationships/customXml" Target="../customXml/item2.xml" Id="rId2" /><Relationship Type="http://schemas.openxmlformats.org/officeDocument/2006/relationships/hyperlink" Target="https://eu-rd-platform.jrc.ec.europa.eu/sites/default/files/JRC-EUROCAT-Full-Guide-1.4-version-15-Nov-2019.pdf" TargetMode="External" Id="rId16" /><Relationship Type="http://schemas.openxmlformats.org/officeDocument/2006/relationships/hyperlink" Target="https://eu-rd-platform.jrc.ec.europa.eu/sites/default/files/JRC-EUROCAT-Full-Guide-1.4-version-15-Nov-2019.pdf"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4.jpg" Id="rId24" /><Relationship Type="http://schemas.openxmlformats.org/officeDocument/2006/relationships/numbering" Target="numbering.xml" Id="rId5" /><Relationship Type="http://schemas.microsoft.com/office/2011/relationships/commentsExtended" Target="commentsExtended.xml" Id="rId15" /><Relationship Type="http://schemas.openxmlformats.org/officeDocument/2006/relationships/image" Target="media/image3.jpg" Id="rId23" /><Relationship Type="http://schemas.microsoft.com/office/2011/relationships/people" Target="people.xml" Id="rId28" /><Relationship Type="http://schemas.openxmlformats.org/officeDocument/2006/relationships/endnotes" Target="endnotes.xml" Id="rId10" /><Relationship Type="http://schemas.openxmlformats.org/officeDocument/2006/relationships/hyperlink" Target="https://eu-rd-platform.jrc.ec.europa.eu/sites/default/files/Section%203.3-%2027_Oct2016.pdf" TargetMode="External" Id="rId19" /><Relationship Type="http://schemas.microsoft.com/office/2016/09/relationships/commentsIds" Target="commentsIds.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omments" Target="comments.xml" Id="rId14" /><Relationship Type="http://schemas.openxmlformats.org/officeDocument/2006/relationships/footer" Target="footer1.xml" Id="rId22" /><Relationship Type="http://schemas.openxmlformats.org/officeDocument/2006/relationships/fontTable" Target="fontTable.xml" Id="rId27" /><Relationship Type="http://schemas.microsoft.com/office/2018/08/relationships/commentsExtensible" Target="commentsExtensible.xml" Id="rId30" /><Relationship Type="http://schemas.openxmlformats.org/officeDocument/2006/relationships/glossaryDocument" Target="glossary/document.xml" Id="R34594c854d1f441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fa5ab9e-a5c6-4bc0-92c3-a25ddcd62295}"/>
      </w:docPartPr>
      <w:docPartBody>
        <w:p w14:paraId="1BC84CF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121B7B21A8E79498360E7D69C664CF8" ma:contentTypeVersion="6" ma:contentTypeDescription="Opprett et nytt dokument." ma:contentTypeScope="" ma:versionID="50fa45a33d7dd66f36eed652322f7e85">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1aa411700356cc8e21a865bb26eb38d3"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5F945-AC2C-4FAC-8C38-472EB0AB9E32}">
  <ds:schemaRefs>
    <ds:schemaRef ds:uri="http://schemas.microsoft.com/office/infopath/2007/PartnerControls"/>
    <ds:schemaRef ds:uri="http://purl.org/dc/terms/"/>
    <ds:schemaRef ds:uri="f226fd05-113f-4de8-a166-719937a4c092"/>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10e9874e-203f-4f74-a8a1-385c3dcf9e9d"/>
    <ds:schemaRef ds:uri="http://www.w3.org/XML/1998/namespace"/>
    <ds:schemaRef ds:uri="http://purl.org/dc/dcmitype/"/>
  </ds:schemaRefs>
</ds:datastoreItem>
</file>

<file path=customXml/itemProps2.xml><?xml version="1.0" encoding="utf-8"?>
<ds:datastoreItem xmlns:ds="http://schemas.openxmlformats.org/officeDocument/2006/customXml" ds:itemID="{44D5506F-E79E-4420-B7C8-B10334A18EC6}">
  <ds:schemaRefs>
    <ds:schemaRef ds:uri="http://schemas.microsoft.com/sharepoint/v3/contenttype/forms"/>
  </ds:schemaRefs>
</ds:datastoreItem>
</file>

<file path=customXml/itemProps3.xml><?xml version="1.0" encoding="utf-8"?>
<ds:datastoreItem xmlns:ds="http://schemas.openxmlformats.org/officeDocument/2006/customXml" ds:itemID="{246F811F-8F45-40F1-A7D7-930AC2F5CDC2}"/>
</file>

<file path=customXml/itemProps4.xml><?xml version="1.0" encoding="utf-8"?>
<ds:datastoreItem xmlns:ds="http://schemas.openxmlformats.org/officeDocument/2006/customXml" ds:itemID="{54C4CE4C-031C-440F-B167-19461B033BE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Pryce</dc:creator>
  <keywords/>
  <dc:description/>
  <lastModifiedBy>Vera Ruth Mitter</lastModifiedBy>
  <revision>9</revision>
  <lastPrinted>2022-04-29T14:03:00.0000000Z</lastPrinted>
  <dcterms:created xsi:type="dcterms:W3CDTF">2022-06-14T09:08:00.0000000Z</dcterms:created>
  <dcterms:modified xsi:type="dcterms:W3CDTF">2022-11-24T08:51:24.5799232Z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2021-08-30T14:27:54Z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b70a5b36-62f8-47fc-b53e-ed3945eea827</vt:lpwstr>
  </property>
  <property fmtid="{D5CDD505-2E9C-101B-9397-08002B2CF9AE}" pid="8" name="MSIP_Label_4929bff8-5b33-42aa-95d2-28f72e792cb0_ContentBits">
    <vt:lpwstr>0</vt:lpwstr>
  </property>
  <property fmtid="{D5CDD505-2E9C-101B-9397-08002B2CF9AE}" pid="9" name="ContentTypeId">
    <vt:lpwstr>0x0101004121B7B21A8E79498360E7D69C664CF8</vt:lpwstr>
  </property>
</Properties>
</file>