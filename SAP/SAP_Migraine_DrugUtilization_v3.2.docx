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D9670" w14:textId="77777777" w:rsidR="00874415" w:rsidRPr="00A924B9" w:rsidRDefault="00874415" w:rsidP="00896573">
      <w:pPr>
        <w:spacing w:line="276" w:lineRule="auto"/>
        <w:contextualSpacing/>
      </w:pPr>
      <w:r w:rsidRPr="00A924B9">
        <w:rPr>
          <w:noProof/>
          <w:lang w:val="en-US"/>
        </w:rPr>
        <w:drawing>
          <wp:anchor distT="0" distB="0" distL="114300" distR="114300" simplePos="0" relativeHeight="251658240" behindDoc="0" locked="0" layoutInCell="1" allowOverlap="1" wp14:anchorId="538CD4EB" wp14:editId="5BB1CF8F">
            <wp:simplePos x="0" y="0"/>
            <wp:positionH relativeFrom="column">
              <wp:posOffset>-85725</wp:posOffset>
            </wp:positionH>
            <wp:positionV relativeFrom="paragraph">
              <wp:posOffset>0</wp:posOffset>
            </wp:positionV>
            <wp:extent cx="5731510" cy="189039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CEPTION-logo-with-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90395"/>
                    </a:xfrm>
                    <a:prstGeom prst="rect">
                      <a:avLst/>
                    </a:prstGeom>
                  </pic:spPr>
                </pic:pic>
              </a:graphicData>
            </a:graphic>
            <wp14:sizeRelH relativeFrom="page">
              <wp14:pctWidth>0</wp14:pctWidth>
            </wp14:sizeRelH>
            <wp14:sizeRelV relativeFrom="page">
              <wp14:pctHeight>0</wp14:pctHeight>
            </wp14:sizeRelV>
          </wp:anchor>
        </w:drawing>
      </w:r>
    </w:p>
    <w:p w14:paraId="0D21283F" w14:textId="77777777" w:rsidR="00874415" w:rsidRPr="00A924B9" w:rsidRDefault="00874415" w:rsidP="00896573">
      <w:pPr>
        <w:spacing w:line="276" w:lineRule="auto"/>
        <w:contextualSpacing/>
      </w:pPr>
    </w:p>
    <w:p w14:paraId="4C11BF65" w14:textId="546B35EC" w:rsidR="00874415" w:rsidRPr="00A924B9" w:rsidRDefault="00874415" w:rsidP="00AB4E90">
      <w:pPr>
        <w:spacing w:line="276" w:lineRule="auto"/>
        <w:ind w:left="0" w:firstLine="0"/>
        <w:contextualSpacing/>
        <w:rPr>
          <w:b/>
          <w:sz w:val="32"/>
        </w:rPr>
      </w:pPr>
      <w:r w:rsidRPr="00A924B9">
        <w:rPr>
          <w:b/>
          <w:sz w:val="32"/>
        </w:rPr>
        <w:t>Statistical Analysis Plan</w:t>
      </w:r>
    </w:p>
    <w:p w14:paraId="5FE85C9B" w14:textId="77777777" w:rsidR="00874415" w:rsidRPr="00A924B9" w:rsidRDefault="00874415" w:rsidP="00896573">
      <w:pPr>
        <w:spacing w:line="276" w:lineRule="auto"/>
        <w:contextualSpacing/>
        <w:rPr>
          <w:b/>
          <w:sz w:val="32"/>
        </w:rPr>
      </w:pPr>
    </w:p>
    <w:p w14:paraId="66A921D2" w14:textId="3669456F" w:rsidR="00DD6BA5" w:rsidRPr="00A924B9" w:rsidRDefault="00DD6BA5" w:rsidP="00122612">
      <w:pPr>
        <w:tabs>
          <w:tab w:val="left" w:pos="709"/>
        </w:tabs>
        <w:spacing w:line="276" w:lineRule="auto"/>
        <w:ind w:left="0" w:firstLine="0"/>
        <w:rPr>
          <w:rFonts w:asciiTheme="majorHAnsi" w:hAnsiTheme="majorHAnsi"/>
          <w:b/>
          <w:sz w:val="32"/>
          <w:szCs w:val="32"/>
        </w:rPr>
      </w:pPr>
      <w:r w:rsidRPr="00A924B9">
        <w:rPr>
          <w:sz w:val="32"/>
          <w:szCs w:val="32"/>
        </w:rPr>
        <w:t>DP</w:t>
      </w:r>
      <w:r w:rsidR="00D260A3" w:rsidRPr="00A924B9">
        <w:rPr>
          <w:sz w:val="32"/>
          <w:szCs w:val="32"/>
        </w:rPr>
        <w:t>4 (WP1)</w:t>
      </w:r>
      <w:r w:rsidR="006B7489" w:rsidRPr="00A924B9">
        <w:rPr>
          <w:sz w:val="32"/>
          <w:szCs w:val="32"/>
        </w:rPr>
        <w:t xml:space="preserve">: </w:t>
      </w:r>
      <w:r w:rsidRPr="00A924B9">
        <w:rPr>
          <w:rFonts w:asciiTheme="majorHAnsi" w:hAnsiTheme="majorHAnsi"/>
          <w:b/>
          <w:sz w:val="32"/>
          <w:szCs w:val="32"/>
        </w:rPr>
        <w:t xml:space="preserve">Demonstrating solutions for studying intermittent medication exposures in diseases with </w:t>
      </w:r>
      <w:bookmarkStart w:id="0" w:name="OLE_LINK1"/>
      <w:r w:rsidRPr="00A924B9">
        <w:rPr>
          <w:rFonts w:asciiTheme="majorHAnsi" w:hAnsiTheme="majorHAnsi"/>
          <w:b/>
          <w:sz w:val="32"/>
          <w:szCs w:val="32"/>
        </w:rPr>
        <w:t xml:space="preserve">episodic </w:t>
      </w:r>
      <w:bookmarkEnd w:id="0"/>
      <w:r w:rsidRPr="00A924B9">
        <w:rPr>
          <w:rFonts w:asciiTheme="majorHAnsi" w:hAnsiTheme="majorHAnsi"/>
          <w:b/>
          <w:sz w:val="32"/>
          <w:szCs w:val="32"/>
        </w:rPr>
        <w:t>manifestations during pregnancy: application to medication for migraine in pregnancy</w:t>
      </w:r>
    </w:p>
    <w:p w14:paraId="1EE6835C" w14:textId="4F5562B4" w:rsidR="00DD6BA5" w:rsidRPr="00A924B9" w:rsidRDefault="00DD6BA5" w:rsidP="00AB4E90">
      <w:pPr>
        <w:pStyle w:val="ListParagraph"/>
        <w:numPr>
          <w:ilvl w:val="0"/>
          <w:numId w:val="18"/>
        </w:numPr>
        <w:tabs>
          <w:tab w:val="left" w:pos="709"/>
        </w:tabs>
        <w:spacing w:line="276" w:lineRule="auto"/>
        <w:jc w:val="left"/>
        <w:rPr>
          <w:rFonts w:asciiTheme="majorHAnsi" w:hAnsiTheme="majorHAnsi"/>
          <w:b/>
          <w:i/>
          <w:sz w:val="40"/>
          <w:szCs w:val="32"/>
        </w:rPr>
      </w:pPr>
      <w:r w:rsidRPr="00A924B9">
        <w:rPr>
          <w:rFonts w:asciiTheme="majorHAnsi" w:hAnsiTheme="majorHAnsi"/>
          <w:b/>
          <w:bCs/>
          <w:i/>
          <w:sz w:val="28"/>
        </w:rPr>
        <w:t>Medication utilisation study</w:t>
      </w:r>
    </w:p>
    <w:p w14:paraId="6EF42485" w14:textId="30008935" w:rsidR="00F837CB" w:rsidRPr="00A924B9" w:rsidRDefault="00F837CB" w:rsidP="00896573">
      <w:pPr>
        <w:spacing w:line="276" w:lineRule="auto"/>
      </w:pPr>
    </w:p>
    <w:p w14:paraId="35959AF0" w14:textId="77777777" w:rsidR="006B7489" w:rsidRPr="00A924B9" w:rsidRDefault="006B7489" w:rsidP="00896573">
      <w:pPr>
        <w:tabs>
          <w:tab w:val="left" w:pos="709"/>
        </w:tabs>
        <w:spacing w:line="276" w:lineRule="auto"/>
        <w:ind w:left="0"/>
        <w:rPr>
          <w:rFonts w:asciiTheme="majorHAnsi" w:hAnsiTheme="majorHAnsi"/>
        </w:rPr>
      </w:pPr>
    </w:p>
    <w:p w14:paraId="4765C2CD" w14:textId="77777777" w:rsidR="006B7489" w:rsidRPr="00A924B9" w:rsidRDefault="006B7489" w:rsidP="00122612">
      <w:pPr>
        <w:tabs>
          <w:tab w:val="left" w:pos="709"/>
        </w:tabs>
        <w:spacing w:line="276" w:lineRule="auto"/>
        <w:ind w:left="0" w:firstLine="0"/>
        <w:rPr>
          <w:rFonts w:asciiTheme="majorHAnsi" w:hAnsiTheme="majorHAnsi"/>
        </w:rPr>
      </w:pPr>
      <w:r w:rsidRPr="00A924B9">
        <w:rPr>
          <w:rFonts w:asciiTheme="majorHAnsi" w:hAnsiTheme="majorHAnsi"/>
        </w:rPr>
        <w:t>This study will be conducted within the ConcePTION project of the Innovative Medicines Initiative under grant agreement No 821520</w:t>
      </w:r>
    </w:p>
    <w:p w14:paraId="25EF159B" w14:textId="77777777" w:rsidR="006B7489" w:rsidRPr="00A924B9" w:rsidRDefault="006B7489" w:rsidP="00122612">
      <w:pPr>
        <w:pStyle w:val="BodyText"/>
        <w:spacing w:line="276" w:lineRule="auto"/>
        <w:ind w:firstLine="0"/>
        <w:rPr>
          <w:rFonts w:asciiTheme="majorHAnsi" w:hAnsiTheme="majorHAnsi"/>
        </w:rPr>
      </w:pPr>
    </w:p>
    <w:tbl>
      <w:tblPr>
        <w:tblW w:w="9445" w:type="dxa"/>
        <w:tblLayout w:type="fixed"/>
        <w:tblCellMar>
          <w:left w:w="0" w:type="dxa"/>
          <w:right w:w="0" w:type="dxa"/>
        </w:tblCellMar>
        <w:tblLook w:val="01E0" w:firstRow="1" w:lastRow="1" w:firstColumn="1" w:lastColumn="1" w:noHBand="0" w:noVBand="0"/>
      </w:tblPr>
      <w:tblGrid>
        <w:gridCol w:w="2604"/>
        <w:gridCol w:w="6835"/>
        <w:gridCol w:w="6"/>
      </w:tblGrid>
      <w:tr w:rsidR="006B7489" w:rsidRPr="00A924B9" w14:paraId="545DD24E" w14:textId="77777777" w:rsidTr="7C9E3CC1">
        <w:trPr>
          <w:trHeight w:hRule="exact" w:val="1020"/>
        </w:trPr>
        <w:tc>
          <w:tcPr>
            <w:tcW w:w="2604" w:type="dxa"/>
            <w:tcBorders>
              <w:top w:val="single" w:sz="5" w:space="0" w:color="000000" w:themeColor="text1"/>
              <w:left w:val="single" w:sz="5" w:space="0" w:color="000000" w:themeColor="text1"/>
              <w:bottom w:val="single" w:sz="7" w:space="0" w:color="000000" w:themeColor="text1"/>
              <w:right w:val="single" w:sz="7" w:space="0" w:color="000000" w:themeColor="text1"/>
            </w:tcBorders>
          </w:tcPr>
          <w:p w14:paraId="601C9AB2"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Title</w:t>
            </w:r>
          </w:p>
        </w:tc>
        <w:tc>
          <w:tcPr>
            <w:tcW w:w="6841" w:type="dxa"/>
            <w:gridSpan w:val="2"/>
            <w:tcBorders>
              <w:top w:val="single" w:sz="5" w:space="0" w:color="000000" w:themeColor="text1"/>
              <w:left w:val="single" w:sz="7" w:space="0" w:color="000000" w:themeColor="text1"/>
              <w:bottom w:val="single" w:sz="7" w:space="0" w:color="000000" w:themeColor="text1"/>
              <w:right w:val="single" w:sz="5" w:space="0" w:color="000000" w:themeColor="text1"/>
            </w:tcBorders>
          </w:tcPr>
          <w:p w14:paraId="44679221" w14:textId="7777777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Demonstrating solutions for studying intermittent medication exposures in diseases with episodic manifestations during pregnancy: application to medication for migraine in pregnancy</w:t>
            </w:r>
          </w:p>
        </w:tc>
      </w:tr>
      <w:tr w:rsidR="006B7489" w:rsidRPr="00A924B9" w14:paraId="5DC94F36" w14:textId="77777777" w:rsidTr="7C9E3CC1">
        <w:trPr>
          <w:trHeight w:hRule="exact" w:val="438"/>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2E59DDC4"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Protocol version identifier</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489D8377" w14:textId="0F842866" w:rsidR="006B7489" w:rsidRPr="00422DF9" w:rsidRDefault="006B7489" w:rsidP="00AD0555">
            <w:pPr>
              <w:tabs>
                <w:tab w:val="left" w:pos="709"/>
              </w:tabs>
              <w:spacing w:after="0" w:line="276" w:lineRule="auto"/>
              <w:ind w:left="144" w:firstLine="0"/>
              <w:jc w:val="left"/>
              <w:rPr>
                <w:rFonts w:asciiTheme="majorHAnsi" w:hAnsiTheme="majorHAnsi"/>
              </w:rPr>
            </w:pPr>
            <w:r w:rsidRPr="00422DF9">
              <w:rPr>
                <w:rFonts w:asciiTheme="majorHAnsi" w:hAnsiTheme="majorHAnsi"/>
              </w:rPr>
              <w:t>1.</w:t>
            </w:r>
            <w:r w:rsidR="00E84AAA">
              <w:rPr>
                <w:rFonts w:asciiTheme="majorHAnsi" w:hAnsiTheme="majorHAnsi"/>
              </w:rPr>
              <w:t>0</w:t>
            </w:r>
          </w:p>
        </w:tc>
      </w:tr>
      <w:tr w:rsidR="006B7489" w:rsidRPr="00A924B9" w14:paraId="150DE2B1" w14:textId="77777777" w:rsidTr="7C9E3CC1">
        <w:trPr>
          <w:trHeight w:hRule="exact" w:val="675"/>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0EF0A270"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Date of last version of protocol</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409451AB" w14:textId="0DBCCE5B" w:rsidR="006B7489" w:rsidRPr="00422DF9" w:rsidRDefault="00F34F29" w:rsidP="00422DF9">
            <w:pPr>
              <w:tabs>
                <w:tab w:val="left" w:pos="709"/>
              </w:tabs>
              <w:spacing w:after="0" w:line="276" w:lineRule="auto"/>
              <w:ind w:left="144" w:firstLine="0"/>
              <w:jc w:val="left"/>
              <w:rPr>
                <w:rFonts w:asciiTheme="majorHAnsi" w:hAnsiTheme="majorHAnsi"/>
              </w:rPr>
            </w:pPr>
            <w:r>
              <w:rPr>
                <w:rFonts w:asciiTheme="majorHAnsi" w:hAnsiTheme="majorHAnsi"/>
              </w:rPr>
              <w:t>30</w:t>
            </w:r>
            <w:r w:rsidR="006B7489" w:rsidRPr="00422DF9">
              <w:rPr>
                <w:rFonts w:asciiTheme="majorHAnsi" w:hAnsiTheme="majorHAnsi"/>
              </w:rPr>
              <w:t>/0</w:t>
            </w:r>
            <w:r w:rsidR="00AD0555" w:rsidRPr="00422DF9">
              <w:rPr>
                <w:rFonts w:asciiTheme="majorHAnsi" w:hAnsiTheme="majorHAnsi"/>
              </w:rPr>
              <w:t>9</w:t>
            </w:r>
            <w:r w:rsidR="006B7489" w:rsidRPr="00422DF9">
              <w:rPr>
                <w:rFonts w:asciiTheme="majorHAnsi" w:hAnsiTheme="majorHAnsi"/>
              </w:rPr>
              <w:t>/2021</w:t>
            </w:r>
          </w:p>
        </w:tc>
      </w:tr>
      <w:tr w:rsidR="006B7489" w:rsidRPr="00A924B9" w14:paraId="44A712D9" w14:textId="77777777" w:rsidTr="7C9E3CC1">
        <w:trPr>
          <w:trHeight w:hRule="exact" w:val="404"/>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50BE6469"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EU PAS register number</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331EEE41" w14:textId="7EEDAE5D" w:rsidR="006B7489" w:rsidRPr="00A924B9" w:rsidRDefault="001322E1" w:rsidP="00867081">
            <w:pPr>
              <w:tabs>
                <w:tab w:val="left" w:pos="709"/>
              </w:tabs>
              <w:spacing w:after="0" w:line="276" w:lineRule="auto"/>
              <w:ind w:left="144" w:firstLine="0"/>
              <w:jc w:val="left"/>
              <w:rPr>
                <w:rFonts w:asciiTheme="majorHAnsi" w:hAnsiTheme="majorHAnsi"/>
              </w:rPr>
            </w:pPr>
            <w:r w:rsidRPr="001322E1">
              <w:rPr>
                <w:rFonts w:asciiTheme="majorHAnsi" w:hAnsiTheme="majorHAnsi"/>
              </w:rPr>
              <w:t>EUPAS 43409</w:t>
            </w:r>
          </w:p>
        </w:tc>
      </w:tr>
      <w:tr w:rsidR="006B7489" w:rsidRPr="00A924B9" w14:paraId="08DC88F9" w14:textId="77777777" w:rsidTr="7C9E3CC1">
        <w:trPr>
          <w:trHeight w:hRule="exact" w:val="1250"/>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588AE380"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Active substance</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63468914" w14:textId="7777777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Primary exposure: </w:t>
            </w:r>
            <w:bookmarkStart w:id="1" w:name="OLE_LINK2"/>
            <w:r w:rsidRPr="00A924B9">
              <w:rPr>
                <w:rFonts w:asciiTheme="majorHAnsi" w:hAnsiTheme="majorHAnsi"/>
              </w:rPr>
              <w:t xml:space="preserve">Triptans </w:t>
            </w:r>
            <w:bookmarkEnd w:id="1"/>
            <w:r w:rsidRPr="00A924B9">
              <w:rPr>
                <w:rFonts w:asciiTheme="majorHAnsi" w:hAnsiTheme="majorHAnsi"/>
              </w:rPr>
              <w:t>(ATC: N02CC)</w:t>
            </w:r>
          </w:p>
          <w:p w14:paraId="2405AD78" w14:textId="7777777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Co-medications: analgesics; preventive anti-migraine therapy; antiemetics</w:t>
            </w:r>
          </w:p>
        </w:tc>
      </w:tr>
      <w:tr w:rsidR="006B7489" w:rsidRPr="00A924B9" w14:paraId="7333B662" w14:textId="77777777" w:rsidTr="7C9E3CC1">
        <w:trPr>
          <w:trHeight w:hRule="exact" w:val="1268"/>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0F7F6AAA"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Medicinal product</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262BA3B2" w14:textId="7777777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Sumatriptan (ATC: N02CC01), Naratriptan (ATC: N02CC02), Zolmitriptan (ATC: N02CC03), Rizatriptan (ATC: N02CC04), </w:t>
            </w:r>
            <w:proofErr w:type="spellStart"/>
            <w:r w:rsidRPr="00A924B9">
              <w:rPr>
                <w:rFonts w:asciiTheme="majorHAnsi" w:hAnsiTheme="majorHAnsi"/>
              </w:rPr>
              <w:t>Almotriptan</w:t>
            </w:r>
            <w:proofErr w:type="spellEnd"/>
            <w:r w:rsidRPr="00A924B9">
              <w:rPr>
                <w:rFonts w:asciiTheme="majorHAnsi" w:hAnsiTheme="majorHAnsi"/>
              </w:rPr>
              <w:t xml:space="preserve"> (ATC: N02CC05), </w:t>
            </w:r>
            <w:proofErr w:type="spellStart"/>
            <w:r w:rsidRPr="00A924B9">
              <w:rPr>
                <w:rFonts w:asciiTheme="majorHAnsi" w:hAnsiTheme="majorHAnsi"/>
              </w:rPr>
              <w:t>Eletriptan</w:t>
            </w:r>
            <w:proofErr w:type="spellEnd"/>
            <w:r w:rsidRPr="00A924B9">
              <w:rPr>
                <w:rFonts w:asciiTheme="majorHAnsi" w:hAnsiTheme="majorHAnsi"/>
              </w:rPr>
              <w:t xml:space="preserve"> (ATC: N02CC06), </w:t>
            </w:r>
            <w:proofErr w:type="spellStart"/>
            <w:r w:rsidRPr="00A924B9">
              <w:rPr>
                <w:rFonts w:asciiTheme="majorHAnsi" w:hAnsiTheme="majorHAnsi"/>
              </w:rPr>
              <w:t>Frovatriptan</w:t>
            </w:r>
            <w:proofErr w:type="spellEnd"/>
            <w:r w:rsidRPr="00A924B9">
              <w:rPr>
                <w:rFonts w:asciiTheme="majorHAnsi" w:hAnsiTheme="majorHAnsi"/>
              </w:rPr>
              <w:t xml:space="preserve"> (ATC: N02CC07)</w:t>
            </w:r>
          </w:p>
        </w:tc>
      </w:tr>
      <w:tr w:rsidR="006B7489" w:rsidRPr="00A924B9" w14:paraId="377A5D43" w14:textId="77777777" w:rsidTr="7C9E3CC1">
        <w:trPr>
          <w:gridAfter w:val="1"/>
          <w:wAfter w:w="6" w:type="dxa"/>
          <w:trHeight w:hRule="exact" w:val="2618"/>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21E8BBD3"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lastRenderedPageBreak/>
              <w:t>Research question and objectives</w:t>
            </w:r>
          </w:p>
        </w:tc>
        <w:tc>
          <w:tcPr>
            <w:tcW w:w="6835" w:type="dxa"/>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787A489E" w14:textId="61164198"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This study is based on electronic health care registry data from 9 health care data bases in 7 European countries between 200</w:t>
            </w:r>
            <w:r w:rsidR="00AD0555">
              <w:rPr>
                <w:rFonts w:asciiTheme="majorHAnsi" w:hAnsiTheme="majorHAnsi"/>
              </w:rPr>
              <w:t>5</w:t>
            </w:r>
            <w:r w:rsidRPr="00A924B9">
              <w:rPr>
                <w:rFonts w:asciiTheme="majorHAnsi" w:hAnsiTheme="majorHAnsi"/>
              </w:rPr>
              <w:t xml:space="preserve"> and 2019/most recent data available.  </w:t>
            </w:r>
          </w:p>
          <w:p w14:paraId="0640D3BB" w14:textId="7777777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Medication utilisation study: to describe drug utilization patterns in women with migraine over the course of pregnancy, focusing especially on intermittent migraine medication use, using triptans as the motivating example. Medication utilisation before, during and after pregnancy will be reviewed and compared across data sources.</w:t>
            </w:r>
          </w:p>
          <w:p w14:paraId="00076A01" w14:textId="2C38B0E1" w:rsidR="006B7489" w:rsidRPr="00A924B9" w:rsidRDefault="006B7489" w:rsidP="00867081">
            <w:pPr>
              <w:tabs>
                <w:tab w:val="left" w:pos="709"/>
              </w:tabs>
              <w:spacing w:after="0" w:line="276" w:lineRule="auto"/>
              <w:ind w:left="144" w:firstLine="0"/>
              <w:jc w:val="left"/>
              <w:rPr>
                <w:rFonts w:asciiTheme="majorHAnsi" w:hAnsiTheme="majorHAnsi"/>
              </w:rPr>
            </w:pPr>
          </w:p>
        </w:tc>
      </w:tr>
      <w:tr w:rsidR="006B7489" w:rsidRPr="00A924B9" w14:paraId="1891CE15" w14:textId="77777777" w:rsidTr="7C9E3CC1">
        <w:trPr>
          <w:trHeight w:hRule="exact" w:val="1518"/>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6C58B652"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Country(-</w:t>
            </w:r>
            <w:proofErr w:type="spellStart"/>
            <w:r w:rsidRPr="00A924B9">
              <w:rPr>
                <w:rFonts w:asciiTheme="majorHAnsi" w:hAnsiTheme="majorHAnsi"/>
                <w:b/>
              </w:rPr>
              <w:t>ies</w:t>
            </w:r>
            <w:proofErr w:type="spellEnd"/>
            <w:r w:rsidRPr="00A924B9">
              <w:rPr>
                <w:rFonts w:asciiTheme="majorHAnsi" w:hAnsiTheme="majorHAnsi"/>
                <w:b/>
              </w:rPr>
              <w:t>) of study</w:t>
            </w: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0A3B1B45" w14:textId="136E2EA7" w:rsidR="006B7489" w:rsidRPr="00A924B9" w:rsidRDefault="006B7489" w:rsidP="00867081">
            <w:pPr>
              <w:tabs>
                <w:tab w:val="left" w:pos="709"/>
              </w:tabs>
              <w:spacing w:after="0" w:line="276" w:lineRule="auto"/>
              <w:ind w:left="144" w:firstLine="0"/>
              <w:jc w:val="left"/>
              <w:rPr>
                <w:rFonts w:asciiTheme="majorHAnsi" w:hAnsiTheme="majorHAnsi"/>
              </w:rPr>
            </w:pPr>
            <w:r w:rsidRPr="00A924B9">
              <w:rPr>
                <w:rFonts w:asciiTheme="majorHAnsi" w:hAnsiTheme="majorHAnsi"/>
              </w:rPr>
              <w:t>Norway (Nationwide), Finland (Nationwide), France (Haute-Garonne), Italy (Emilia Romagna, Tuscany), Spain (Valencian Region), UK (Nationwide for CPRD and Wales for SAIL), Germany (~ 17% population coverage</w:t>
            </w:r>
            <w:r w:rsidRPr="00ED298A">
              <w:rPr>
                <w:rFonts w:asciiTheme="majorHAnsi" w:hAnsiTheme="majorHAnsi"/>
              </w:rPr>
              <w:t>)</w:t>
            </w:r>
            <w:r w:rsidR="00422DF9" w:rsidRPr="00ED298A">
              <w:rPr>
                <w:rFonts w:asciiTheme="majorHAnsi" w:hAnsiTheme="majorHAnsi"/>
              </w:rPr>
              <w:t xml:space="preserve">, </w:t>
            </w:r>
            <w:r w:rsidR="00ED298A" w:rsidRPr="00AB718D">
              <w:rPr>
                <w:rFonts w:asciiTheme="majorHAnsi" w:hAnsiTheme="majorHAnsi"/>
                <w:spacing w:val="-2"/>
              </w:rPr>
              <w:t>and possibly other countries, all pending on results from the Data characterization (WP7).</w:t>
            </w:r>
          </w:p>
        </w:tc>
      </w:tr>
      <w:tr w:rsidR="006B7489" w:rsidRPr="00FC3069" w14:paraId="14C223B8" w14:textId="77777777" w:rsidTr="7C9E3CC1">
        <w:trPr>
          <w:trHeight w:hRule="exact" w:val="2069"/>
        </w:trPr>
        <w:tc>
          <w:tcPr>
            <w:tcW w:w="2604" w:type="dxa"/>
            <w:tcBorders>
              <w:top w:val="single" w:sz="7" w:space="0" w:color="000000" w:themeColor="text1"/>
              <w:left w:val="single" w:sz="5" w:space="0" w:color="000000" w:themeColor="text1"/>
              <w:bottom w:val="single" w:sz="7" w:space="0" w:color="000000" w:themeColor="text1"/>
              <w:right w:val="single" w:sz="7" w:space="0" w:color="000000" w:themeColor="text1"/>
            </w:tcBorders>
          </w:tcPr>
          <w:p w14:paraId="4CE2EC06" w14:textId="77777777" w:rsidR="006B7489" w:rsidRPr="00A924B9" w:rsidRDefault="006B7489" w:rsidP="00867081">
            <w:pPr>
              <w:tabs>
                <w:tab w:val="left" w:pos="709"/>
              </w:tabs>
              <w:spacing w:after="0" w:line="276" w:lineRule="auto"/>
              <w:ind w:left="144" w:firstLine="0"/>
              <w:jc w:val="left"/>
              <w:rPr>
                <w:rFonts w:asciiTheme="majorHAnsi" w:hAnsiTheme="majorHAnsi"/>
                <w:b/>
              </w:rPr>
            </w:pPr>
            <w:r w:rsidRPr="00A924B9">
              <w:rPr>
                <w:rFonts w:asciiTheme="majorHAnsi" w:hAnsiTheme="majorHAnsi"/>
                <w:b/>
              </w:rPr>
              <w:t>Author(s)</w:t>
            </w:r>
          </w:p>
          <w:p w14:paraId="55D0E116"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305889B1"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5239DA1E"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5A95E9F5"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35928C90"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23231923" w14:textId="77777777" w:rsidR="00867081" w:rsidRPr="00A924B9" w:rsidRDefault="00867081" w:rsidP="00867081">
            <w:pPr>
              <w:tabs>
                <w:tab w:val="left" w:pos="709"/>
              </w:tabs>
              <w:spacing w:after="0" w:line="276" w:lineRule="auto"/>
              <w:ind w:left="144" w:firstLine="0"/>
              <w:jc w:val="left"/>
              <w:rPr>
                <w:rFonts w:asciiTheme="majorHAnsi" w:hAnsiTheme="majorHAnsi"/>
                <w:b/>
              </w:rPr>
            </w:pPr>
          </w:p>
          <w:p w14:paraId="2C9BAEF5" w14:textId="125006D7" w:rsidR="00867081" w:rsidRPr="00A924B9" w:rsidRDefault="00867081" w:rsidP="00867081">
            <w:pPr>
              <w:tabs>
                <w:tab w:val="left" w:pos="709"/>
              </w:tabs>
              <w:spacing w:after="0" w:line="276" w:lineRule="auto"/>
              <w:ind w:left="144" w:firstLine="0"/>
              <w:jc w:val="left"/>
              <w:rPr>
                <w:rFonts w:asciiTheme="majorHAnsi" w:hAnsiTheme="majorHAnsi"/>
                <w:b/>
              </w:rPr>
            </w:pPr>
          </w:p>
        </w:tc>
        <w:tc>
          <w:tcPr>
            <w:tcW w:w="6841" w:type="dxa"/>
            <w:gridSpan w:val="2"/>
            <w:tcBorders>
              <w:top w:val="single" w:sz="7" w:space="0" w:color="000000" w:themeColor="text1"/>
              <w:left w:val="single" w:sz="7" w:space="0" w:color="000000" w:themeColor="text1"/>
              <w:bottom w:val="single" w:sz="7" w:space="0" w:color="000000" w:themeColor="text1"/>
              <w:right w:val="single" w:sz="5" w:space="0" w:color="000000" w:themeColor="text1"/>
            </w:tcBorders>
          </w:tcPr>
          <w:p w14:paraId="6B93B0BD" w14:textId="478417C2" w:rsidR="006B7489" w:rsidRPr="001322E1" w:rsidRDefault="006B7489" w:rsidP="7C9E3CC1">
            <w:pPr>
              <w:tabs>
                <w:tab w:val="left" w:pos="709"/>
              </w:tabs>
              <w:spacing w:after="0" w:line="276" w:lineRule="auto"/>
              <w:ind w:left="144" w:firstLine="0"/>
              <w:jc w:val="left"/>
              <w:rPr>
                <w:rFonts w:asciiTheme="majorHAnsi" w:hAnsiTheme="majorHAnsi"/>
                <w:b/>
                <w:bCs/>
              </w:rPr>
            </w:pPr>
            <w:r w:rsidRPr="7C9E3CC1">
              <w:rPr>
                <w:rFonts w:asciiTheme="majorHAnsi" w:hAnsiTheme="majorHAnsi"/>
                <w:b/>
                <w:bCs/>
                <w:lang w:val="nb-NO"/>
              </w:rPr>
              <w:t xml:space="preserve">Professor Hedvig Nordeng and </w:t>
            </w:r>
            <w:r w:rsidR="6C16A60E" w:rsidRPr="7C9E3CC1">
              <w:rPr>
                <w:rFonts w:asciiTheme="majorHAnsi" w:hAnsiTheme="majorHAnsi"/>
                <w:b/>
                <w:bCs/>
                <w:lang w:val="nb-NO"/>
              </w:rPr>
              <w:t>D</w:t>
            </w:r>
            <w:r w:rsidRPr="7C9E3CC1">
              <w:rPr>
                <w:rFonts w:asciiTheme="majorHAnsi" w:hAnsiTheme="majorHAnsi"/>
                <w:b/>
                <w:bCs/>
                <w:lang w:val="nb-NO"/>
              </w:rPr>
              <w:t xml:space="preserve">r. </w:t>
            </w:r>
            <w:r w:rsidR="00DD6BA5" w:rsidRPr="7C9E3CC1">
              <w:rPr>
                <w:rFonts w:asciiTheme="majorHAnsi" w:hAnsiTheme="majorHAnsi"/>
                <w:b/>
                <w:bCs/>
              </w:rPr>
              <w:t xml:space="preserve">Angela </w:t>
            </w:r>
            <w:proofErr w:type="spellStart"/>
            <w:r w:rsidR="00DD6BA5" w:rsidRPr="7C9E3CC1">
              <w:rPr>
                <w:rFonts w:asciiTheme="majorHAnsi" w:hAnsiTheme="majorHAnsi"/>
                <w:b/>
                <w:bCs/>
              </w:rPr>
              <w:t>Lupattelli</w:t>
            </w:r>
            <w:proofErr w:type="spellEnd"/>
          </w:p>
          <w:p w14:paraId="1BF0244B" w14:textId="77777777" w:rsidR="006B7489" w:rsidRPr="00A924B9" w:rsidRDefault="006B7489" w:rsidP="00867081">
            <w:pPr>
              <w:tabs>
                <w:tab w:val="left" w:pos="709"/>
              </w:tabs>
              <w:spacing w:after="0" w:line="276" w:lineRule="auto"/>
              <w:ind w:left="144" w:firstLine="0"/>
              <w:jc w:val="left"/>
              <w:rPr>
                <w:rFonts w:asciiTheme="majorHAnsi" w:hAnsiTheme="majorHAnsi"/>
              </w:rPr>
            </w:pPr>
            <w:proofErr w:type="spellStart"/>
            <w:r w:rsidRPr="00A924B9">
              <w:rPr>
                <w:rFonts w:asciiTheme="majorHAnsi" w:hAnsiTheme="majorHAnsi"/>
              </w:rPr>
              <w:t>PharmacoEpidemiology</w:t>
            </w:r>
            <w:proofErr w:type="spellEnd"/>
            <w:r w:rsidRPr="00A924B9">
              <w:rPr>
                <w:rFonts w:asciiTheme="majorHAnsi" w:hAnsiTheme="majorHAnsi"/>
              </w:rPr>
              <w:t xml:space="preserve"> and Drug Safety Research Group, Faculty of Mathematics and Natural Sciences, University of Oslo, Norway.</w:t>
            </w:r>
          </w:p>
          <w:p w14:paraId="1A8351E0" w14:textId="1B8AC897" w:rsidR="006B7489" w:rsidRPr="005E65D5" w:rsidRDefault="006B7489" w:rsidP="00867081">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 xml:space="preserve">Post </w:t>
            </w:r>
            <w:proofErr w:type="spellStart"/>
            <w:r w:rsidRPr="005E65D5">
              <w:rPr>
                <w:rFonts w:asciiTheme="majorHAnsi" w:hAnsiTheme="majorHAnsi"/>
                <w:lang w:val="nn-NO"/>
              </w:rPr>
              <w:t>box</w:t>
            </w:r>
            <w:proofErr w:type="spellEnd"/>
            <w:r w:rsidRPr="005E65D5">
              <w:rPr>
                <w:rFonts w:asciiTheme="majorHAnsi" w:hAnsiTheme="majorHAnsi"/>
                <w:lang w:val="nn-NO"/>
              </w:rPr>
              <w:t xml:space="preserve"> 1068 Blindern</w:t>
            </w:r>
            <w:r w:rsidR="00867081" w:rsidRPr="005E65D5">
              <w:rPr>
                <w:rFonts w:asciiTheme="majorHAnsi" w:hAnsiTheme="majorHAnsi"/>
                <w:lang w:val="nn-NO"/>
              </w:rPr>
              <w:t xml:space="preserve">, </w:t>
            </w:r>
            <w:r w:rsidRPr="005E65D5">
              <w:rPr>
                <w:rFonts w:asciiTheme="majorHAnsi" w:hAnsiTheme="majorHAnsi"/>
                <w:lang w:val="nn-NO"/>
              </w:rPr>
              <w:t>0316 OSLO</w:t>
            </w:r>
          </w:p>
          <w:p w14:paraId="3AE8C914" w14:textId="77777777" w:rsidR="006B7489" w:rsidRPr="005E65D5" w:rsidRDefault="006B7489" w:rsidP="00867081">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Telephone : +47 450 33 984​</w:t>
            </w:r>
          </w:p>
          <w:p w14:paraId="0F76E1C8" w14:textId="5BDB5288" w:rsidR="006B7489" w:rsidRPr="005E65D5" w:rsidRDefault="006B7489" w:rsidP="00867081">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E-mail: </w:t>
            </w:r>
            <w:r w:rsidR="00000000">
              <w:fldChar w:fldCharType="begin"/>
            </w:r>
            <w:r w:rsidR="00000000" w:rsidRPr="00FC3069">
              <w:rPr>
                <w:lang w:val="nn-NO"/>
                <w:rPrChange w:id="2" w:author="Andaur Navarro, C.L. (Constanza)" w:date="2023-03-06T14:58:00Z">
                  <w:rPr/>
                </w:rPrChange>
              </w:rPr>
              <w:instrText>HYPERLINK "mailto:h.m.e.nordeng@farmasi.uio.no" \t "_blank"</w:instrText>
            </w:r>
            <w:r w:rsidR="00000000">
              <w:fldChar w:fldCharType="separate"/>
            </w:r>
            <w:r w:rsidRPr="005E65D5">
              <w:rPr>
                <w:rFonts w:asciiTheme="majorHAnsi" w:hAnsiTheme="majorHAnsi"/>
                <w:lang w:val="nn-NO"/>
              </w:rPr>
              <w:t>h.m.e.nordeng@farmasi.uio.no</w:t>
            </w:r>
            <w:r w:rsidR="00000000">
              <w:rPr>
                <w:rFonts w:asciiTheme="majorHAnsi" w:hAnsiTheme="majorHAnsi"/>
                <w:lang w:val="nn-NO"/>
              </w:rPr>
              <w:fldChar w:fldCharType="end"/>
            </w:r>
            <w:r w:rsidR="00867081" w:rsidRPr="005E65D5">
              <w:rPr>
                <w:rFonts w:asciiTheme="majorHAnsi" w:hAnsiTheme="majorHAnsi"/>
                <w:lang w:val="nn-NO"/>
              </w:rPr>
              <w:t>; angela.lupattelli@farmasi.uio.no</w:t>
            </w:r>
          </w:p>
          <w:p w14:paraId="63304514" w14:textId="77777777" w:rsidR="00867081" w:rsidRPr="005E65D5" w:rsidRDefault="00867081" w:rsidP="00867081">
            <w:pPr>
              <w:tabs>
                <w:tab w:val="left" w:pos="709"/>
              </w:tabs>
              <w:spacing w:after="0" w:line="276" w:lineRule="auto"/>
              <w:ind w:left="144" w:firstLine="0"/>
              <w:jc w:val="left"/>
              <w:rPr>
                <w:rFonts w:asciiTheme="majorHAnsi" w:hAnsiTheme="majorHAnsi"/>
                <w:lang w:val="nn-NO"/>
              </w:rPr>
            </w:pPr>
          </w:p>
          <w:p w14:paraId="5EC05D24" w14:textId="77777777" w:rsidR="006B7489" w:rsidRPr="005E65D5" w:rsidRDefault="006B7489" w:rsidP="00867081">
            <w:pPr>
              <w:tabs>
                <w:tab w:val="left" w:pos="709"/>
              </w:tabs>
              <w:spacing w:after="0" w:line="276" w:lineRule="auto"/>
              <w:ind w:left="144" w:firstLine="0"/>
              <w:jc w:val="left"/>
              <w:rPr>
                <w:rFonts w:asciiTheme="majorHAnsi" w:hAnsiTheme="majorHAnsi"/>
                <w:lang w:val="nn-NO"/>
              </w:rPr>
            </w:pPr>
          </w:p>
        </w:tc>
      </w:tr>
    </w:tbl>
    <w:p w14:paraId="614FFE07" w14:textId="54D149E7" w:rsidR="00874415" w:rsidRPr="005E65D5" w:rsidRDefault="00874415" w:rsidP="00867081">
      <w:pPr>
        <w:tabs>
          <w:tab w:val="left" w:pos="709"/>
        </w:tabs>
        <w:spacing w:line="276" w:lineRule="auto"/>
        <w:ind w:left="0" w:firstLine="0"/>
        <w:rPr>
          <w:rFonts w:asciiTheme="majorHAnsi" w:hAnsiTheme="majorHAnsi"/>
          <w:b/>
          <w:lang w:val="nn-NO"/>
        </w:rPr>
      </w:pPr>
    </w:p>
    <w:tbl>
      <w:tblPr>
        <w:tblW w:w="9445" w:type="dxa"/>
        <w:tblInd w:w="94" w:type="dxa"/>
        <w:tblLayout w:type="fixed"/>
        <w:tblCellMar>
          <w:left w:w="0" w:type="dxa"/>
          <w:right w:w="0" w:type="dxa"/>
        </w:tblCellMar>
        <w:tblLook w:val="01E0" w:firstRow="1" w:lastRow="1" w:firstColumn="1" w:lastColumn="1" w:noHBand="0" w:noVBand="0"/>
      </w:tblPr>
      <w:tblGrid>
        <w:gridCol w:w="2600"/>
        <w:gridCol w:w="6845"/>
      </w:tblGrid>
      <w:tr w:rsidR="003A1B43" w:rsidRPr="00A924B9" w14:paraId="44CF7FA9" w14:textId="77777777" w:rsidTr="00E84AAA">
        <w:trPr>
          <w:trHeight w:hRule="exact" w:val="10507"/>
        </w:trPr>
        <w:tc>
          <w:tcPr>
            <w:tcW w:w="2600" w:type="dxa"/>
            <w:tcBorders>
              <w:top w:val="single" w:sz="7" w:space="0" w:color="000000"/>
              <w:left w:val="single" w:sz="5" w:space="0" w:color="000000"/>
              <w:bottom w:val="single" w:sz="5" w:space="0" w:color="000000"/>
              <w:right w:val="single" w:sz="7" w:space="0" w:color="000000"/>
            </w:tcBorders>
          </w:tcPr>
          <w:p w14:paraId="3322AD79" w14:textId="658A994B" w:rsidR="003A1B43" w:rsidRPr="00A924B9" w:rsidRDefault="00867081" w:rsidP="00867081">
            <w:pPr>
              <w:tabs>
                <w:tab w:val="left" w:pos="709"/>
              </w:tabs>
              <w:spacing w:line="276" w:lineRule="auto"/>
              <w:ind w:left="0" w:firstLine="0"/>
              <w:rPr>
                <w:rFonts w:asciiTheme="majorHAnsi" w:hAnsiTheme="majorHAnsi"/>
                <w:b/>
              </w:rPr>
            </w:pPr>
            <w:r w:rsidRPr="00A924B9">
              <w:rPr>
                <w:rFonts w:asciiTheme="majorHAnsi" w:hAnsiTheme="majorHAnsi"/>
                <w:b/>
              </w:rPr>
              <w:lastRenderedPageBreak/>
              <w:t>Contributors</w:t>
            </w:r>
          </w:p>
        </w:tc>
        <w:tc>
          <w:tcPr>
            <w:tcW w:w="6845" w:type="dxa"/>
            <w:tcBorders>
              <w:top w:val="single" w:sz="7" w:space="0" w:color="000000"/>
              <w:left w:val="single" w:sz="7" w:space="0" w:color="000000"/>
              <w:bottom w:val="single" w:sz="5" w:space="0" w:color="000000"/>
              <w:right w:val="single" w:sz="5" w:space="0" w:color="000000"/>
            </w:tcBorders>
          </w:tcPr>
          <w:p w14:paraId="5465CEF3" w14:textId="77777777" w:rsidR="003A1B43" w:rsidRPr="00A924B9" w:rsidRDefault="003A1B43" w:rsidP="00E84AAA">
            <w:pPr>
              <w:tabs>
                <w:tab w:val="left" w:pos="709"/>
              </w:tabs>
              <w:spacing w:line="276" w:lineRule="auto"/>
              <w:ind w:left="132" w:right="186" w:firstLine="0"/>
              <w:rPr>
                <w:rFonts w:asciiTheme="majorHAnsi" w:hAnsiTheme="majorHAnsi"/>
              </w:rPr>
            </w:pPr>
            <w:proofErr w:type="spellStart"/>
            <w:r w:rsidRPr="00A924B9">
              <w:rPr>
                <w:rFonts w:asciiTheme="majorHAnsi" w:hAnsiTheme="majorHAnsi"/>
              </w:rPr>
              <w:t>Marte</w:t>
            </w:r>
            <w:proofErr w:type="spellEnd"/>
            <w:r w:rsidRPr="00A924B9">
              <w:rPr>
                <w:rFonts w:asciiTheme="majorHAnsi" w:hAnsiTheme="majorHAnsi"/>
              </w:rPr>
              <w:t>-Helene </w:t>
            </w:r>
            <w:proofErr w:type="spellStart"/>
            <w:r w:rsidRPr="00A924B9">
              <w:rPr>
                <w:rFonts w:asciiTheme="majorHAnsi" w:hAnsiTheme="majorHAnsi"/>
              </w:rPr>
              <w:t>Bjørk</w:t>
            </w:r>
            <w:proofErr w:type="spellEnd"/>
            <w:r w:rsidRPr="00A924B9">
              <w:rPr>
                <w:rFonts w:asciiTheme="majorHAnsi" w:hAnsiTheme="majorHAnsi"/>
              </w:rPr>
              <w:t xml:space="preserve">, Dept Neurology, </w:t>
            </w:r>
            <w:proofErr w:type="spellStart"/>
            <w:r w:rsidRPr="00A924B9">
              <w:rPr>
                <w:rFonts w:asciiTheme="majorHAnsi" w:hAnsiTheme="majorHAnsi"/>
              </w:rPr>
              <w:t>Haukeland</w:t>
            </w:r>
            <w:proofErr w:type="spellEnd"/>
            <w:r w:rsidRPr="00A924B9">
              <w:rPr>
                <w:rFonts w:asciiTheme="majorHAnsi" w:hAnsiTheme="majorHAnsi"/>
              </w:rPr>
              <w:t xml:space="preserve"> University Hospital and Dept Clinical Medicine, University of Bergen, Norway</w:t>
            </w:r>
          </w:p>
          <w:p w14:paraId="60C131DE" w14:textId="338519CE" w:rsidR="003A1B43" w:rsidRPr="00A924B9" w:rsidRDefault="003A1B43" w:rsidP="00E84AAA">
            <w:pPr>
              <w:tabs>
                <w:tab w:val="left" w:pos="709"/>
              </w:tabs>
              <w:spacing w:line="276" w:lineRule="auto"/>
              <w:ind w:left="132" w:right="186" w:firstLine="0"/>
              <w:rPr>
                <w:rFonts w:asciiTheme="majorHAnsi" w:hAnsiTheme="majorHAnsi"/>
              </w:rPr>
            </w:pPr>
            <w:r w:rsidRPr="00A924B9">
              <w:rPr>
                <w:rFonts w:asciiTheme="majorHAnsi" w:hAnsiTheme="majorHAnsi"/>
              </w:rPr>
              <w:t>Joan Morris, St George’s University of London, UK</w:t>
            </w:r>
          </w:p>
          <w:p w14:paraId="6EA2F992" w14:textId="42144E8D" w:rsidR="003A1B43" w:rsidRPr="005E65D5" w:rsidRDefault="003A1B43" w:rsidP="00E84AAA">
            <w:pPr>
              <w:tabs>
                <w:tab w:val="left" w:pos="709"/>
              </w:tabs>
              <w:spacing w:line="276" w:lineRule="auto"/>
              <w:ind w:left="132" w:right="186" w:firstLine="0"/>
              <w:rPr>
                <w:rFonts w:asciiTheme="majorHAnsi" w:hAnsiTheme="majorHAnsi"/>
                <w:lang w:val="nn-NO"/>
              </w:rPr>
            </w:pPr>
            <w:r w:rsidRPr="005E65D5">
              <w:rPr>
                <w:rFonts w:asciiTheme="majorHAnsi" w:hAnsiTheme="majorHAnsi"/>
                <w:lang w:val="nn-NO"/>
              </w:rPr>
              <w:t>Ditte Mølgaard-Nielsen, Novo Nordisk A/S</w:t>
            </w:r>
          </w:p>
          <w:p w14:paraId="7D4D53C4" w14:textId="77777777" w:rsidR="003A1B43" w:rsidRPr="005E65D5" w:rsidRDefault="003A1B43" w:rsidP="00E84AAA">
            <w:pPr>
              <w:tabs>
                <w:tab w:val="left" w:pos="709"/>
              </w:tabs>
              <w:spacing w:line="276" w:lineRule="auto"/>
              <w:ind w:left="132" w:right="186" w:firstLine="0"/>
              <w:rPr>
                <w:rFonts w:asciiTheme="majorHAnsi" w:hAnsiTheme="majorHAnsi"/>
                <w:lang w:val="nn-NO"/>
              </w:rPr>
            </w:pPr>
            <w:r w:rsidRPr="005E65D5">
              <w:rPr>
                <w:rFonts w:asciiTheme="majorHAnsi" w:hAnsiTheme="majorHAnsi"/>
                <w:lang w:val="nn-NO"/>
              </w:rPr>
              <w:t>Sandra Lopez Leon, Novartis</w:t>
            </w:r>
          </w:p>
          <w:p w14:paraId="1A937E9E" w14:textId="77777777" w:rsidR="003A1B43" w:rsidRPr="001322E1" w:rsidRDefault="003A1B43" w:rsidP="00E84AAA">
            <w:pPr>
              <w:tabs>
                <w:tab w:val="left" w:pos="709"/>
              </w:tabs>
              <w:spacing w:line="276" w:lineRule="auto"/>
              <w:ind w:left="132" w:right="186" w:firstLine="0"/>
              <w:rPr>
                <w:rFonts w:asciiTheme="majorHAnsi" w:hAnsiTheme="majorHAnsi"/>
                <w:lang w:val="en-US"/>
              </w:rPr>
            </w:pPr>
            <w:r w:rsidRPr="001322E1">
              <w:rPr>
                <w:rFonts w:asciiTheme="majorHAnsi" w:hAnsiTheme="majorHAnsi"/>
                <w:lang w:val="en-US"/>
              </w:rPr>
              <w:t>Vjola Hoxhaj, University Medical Center Utrecht, Julius Global Health, Julius Center, Utrecht, The Netherlands</w:t>
            </w:r>
          </w:p>
          <w:p w14:paraId="276D22FB" w14:textId="77777777" w:rsidR="003A1B43" w:rsidRPr="001322E1" w:rsidRDefault="003A1B43" w:rsidP="00E84AAA">
            <w:pPr>
              <w:tabs>
                <w:tab w:val="left" w:pos="709"/>
              </w:tabs>
              <w:spacing w:line="276" w:lineRule="auto"/>
              <w:ind w:left="132" w:right="186" w:firstLine="0"/>
              <w:rPr>
                <w:rFonts w:asciiTheme="majorHAnsi" w:hAnsiTheme="majorHAnsi"/>
                <w:lang w:val="en-US"/>
              </w:rPr>
            </w:pPr>
          </w:p>
          <w:p w14:paraId="20E3B7C6" w14:textId="77777777" w:rsidR="003A1B43" w:rsidRPr="00422DF9" w:rsidRDefault="003A1B43" w:rsidP="00E84AAA">
            <w:pPr>
              <w:tabs>
                <w:tab w:val="left" w:pos="709"/>
              </w:tabs>
              <w:spacing w:line="276" w:lineRule="auto"/>
              <w:ind w:left="132" w:right="186" w:firstLine="0"/>
              <w:rPr>
                <w:rFonts w:asciiTheme="majorHAnsi" w:hAnsiTheme="majorHAnsi"/>
                <w:b/>
              </w:rPr>
            </w:pPr>
            <w:r w:rsidRPr="00422DF9">
              <w:rPr>
                <w:rFonts w:asciiTheme="majorHAnsi" w:hAnsiTheme="majorHAnsi"/>
                <w:b/>
              </w:rPr>
              <w:t>Data access providers (DAPs):</w:t>
            </w:r>
          </w:p>
          <w:p w14:paraId="5B0DF06F" w14:textId="4F2AA5C1" w:rsidR="003A1B43" w:rsidRPr="00A924B9" w:rsidRDefault="00DB35EC" w:rsidP="00E84AAA">
            <w:pPr>
              <w:tabs>
                <w:tab w:val="left" w:pos="709"/>
              </w:tabs>
              <w:spacing w:line="276" w:lineRule="auto"/>
              <w:ind w:left="132" w:right="186" w:firstLine="0"/>
              <w:rPr>
                <w:rFonts w:asciiTheme="majorHAnsi" w:hAnsiTheme="majorHAnsi"/>
              </w:rPr>
            </w:pPr>
            <w:proofErr w:type="spellStart"/>
            <w:r>
              <w:rPr>
                <w:rFonts w:asciiTheme="majorHAnsi" w:hAnsiTheme="majorHAnsi"/>
              </w:rPr>
              <w:t>Hedvig</w:t>
            </w:r>
            <w:proofErr w:type="spellEnd"/>
            <w:r>
              <w:rPr>
                <w:rFonts w:asciiTheme="majorHAnsi" w:hAnsiTheme="majorHAnsi"/>
              </w:rPr>
              <w:t xml:space="preserve"> Nordeng, </w:t>
            </w:r>
            <w:proofErr w:type="spellStart"/>
            <w:r w:rsidR="003A1B43" w:rsidRPr="00A924B9">
              <w:rPr>
                <w:rFonts w:asciiTheme="majorHAnsi" w:hAnsiTheme="majorHAnsi"/>
              </w:rPr>
              <w:t>Socheat</w:t>
            </w:r>
            <w:proofErr w:type="spellEnd"/>
            <w:r w:rsidR="003A1B43" w:rsidRPr="00A924B9">
              <w:rPr>
                <w:rFonts w:asciiTheme="majorHAnsi" w:hAnsiTheme="majorHAnsi"/>
              </w:rPr>
              <w:t xml:space="preserve"> Cheng, Angela </w:t>
            </w:r>
            <w:proofErr w:type="spellStart"/>
            <w:r w:rsidR="003A1B43" w:rsidRPr="00A924B9">
              <w:rPr>
                <w:rFonts w:asciiTheme="majorHAnsi" w:hAnsiTheme="majorHAnsi"/>
              </w:rPr>
              <w:t>Lupattelli</w:t>
            </w:r>
            <w:proofErr w:type="spellEnd"/>
            <w:r w:rsidR="003A1B43" w:rsidRPr="00A924B9">
              <w:rPr>
                <w:rFonts w:asciiTheme="majorHAnsi" w:hAnsiTheme="majorHAnsi"/>
              </w:rPr>
              <w:t xml:space="preserve">: </w:t>
            </w:r>
            <w:proofErr w:type="spellStart"/>
            <w:r w:rsidR="003A1B43" w:rsidRPr="00A924B9">
              <w:rPr>
                <w:rFonts w:asciiTheme="majorHAnsi" w:hAnsiTheme="majorHAnsi"/>
              </w:rPr>
              <w:t>PharmacoEpidemiology</w:t>
            </w:r>
            <w:proofErr w:type="spellEnd"/>
            <w:r w:rsidR="003A1B43" w:rsidRPr="00A924B9">
              <w:rPr>
                <w:rFonts w:asciiTheme="majorHAnsi" w:hAnsiTheme="majorHAnsi"/>
              </w:rPr>
              <w:t xml:space="preserve"> and Drug Safety Research Group, Faculty of Mathematics and Natural Sciences, University of Oslo, NORWAY</w:t>
            </w:r>
          </w:p>
          <w:p w14:paraId="40CDB36E" w14:textId="7C4C3999" w:rsidR="003A1B43" w:rsidRPr="00A924B9" w:rsidRDefault="003A1B43" w:rsidP="00E84AAA">
            <w:pPr>
              <w:tabs>
                <w:tab w:val="left" w:pos="709"/>
              </w:tabs>
              <w:spacing w:line="276" w:lineRule="auto"/>
              <w:ind w:left="132" w:right="186" w:firstLine="0"/>
              <w:rPr>
                <w:rFonts w:asciiTheme="majorHAnsi" w:hAnsiTheme="majorHAnsi"/>
              </w:rPr>
            </w:pPr>
            <w:proofErr w:type="spellStart"/>
            <w:r w:rsidRPr="00A924B9">
              <w:rPr>
                <w:rFonts w:asciiTheme="majorHAnsi" w:hAnsiTheme="majorHAnsi"/>
              </w:rPr>
              <w:t>Maarit</w:t>
            </w:r>
            <w:proofErr w:type="spellEnd"/>
            <w:r w:rsidRPr="00A924B9">
              <w:rPr>
                <w:rFonts w:asciiTheme="majorHAnsi" w:hAnsiTheme="majorHAnsi"/>
              </w:rPr>
              <w:t xml:space="preserve"> K Leinonen, Mika </w:t>
            </w:r>
            <w:proofErr w:type="spellStart"/>
            <w:r w:rsidRPr="00A924B9">
              <w:rPr>
                <w:rFonts w:asciiTheme="majorHAnsi" w:hAnsiTheme="majorHAnsi"/>
              </w:rPr>
              <w:t>Gissler</w:t>
            </w:r>
            <w:proofErr w:type="spellEnd"/>
            <w:r w:rsidR="002C6983">
              <w:rPr>
                <w:rFonts w:asciiTheme="majorHAnsi" w:hAnsiTheme="majorHAnsi"/>
              </w:rPr>
              <w:t xml:space="preserve">, Visa </w:t>
            </w:r>
            <w:proofErr w:type="spellStart"/>
            <w:r w:rsidR="002C6983">
              <w:rPr>
                <w:rFonts w:asciiTheme="majorHAnsi" w:hAnsiTheme="majorHAnsi"/>
              </w:rPr>
              <w:t>Martikainen</w:t>
            </w:r>
            <w:proofErr w:type="spellEnd"/>
            <w:r w:rsidRPr="00A924B9">
              <w:rPr>
                <w:rFonts w:asciiTheme="majorHAnsi" w:hAnsiTheme="majorHAnsi"/>
              </w:rPr>
              <w:t>: Finnish Institute for Health and Welfare, Information Services Department, Helsinki, FINLAND</w:t>
            </w:r>
          </w:p>
          <w:p w14:paraId="2E696C63" w14:textId="752B7C62" w:rsidR="003A1B43" w:rsidRPr="00422DF9" w:rsidRDefault="003A1B43" w:rsidP="00E84AAA">
            <w:pPr>
              <w:tabs>
                <w:tab w:val="left" w:pos="709"/>
              </w:tabs>
              <w:spacing w:line="276" w:lineRule="auto"/>
              <w:ind w:left="132" w:right="186" w:firstLine="0"/>
              <w:rPr>
                <w:rFonts w:asciiTheme="majorHAnsi" w:hAnsiTheme="majorHAnsi"/>
                <w:lang w:val="fr-FR"/>
              </w:rPr>
            </w:pPr>
            <w:r w:rsidRPr="00422DF9">
              <w:rPr>
                <w:rFonts w:asciiTheme="majorHAnsi" w:hAnsiTheme="majorHAnsi"/>
                <w:lang w:val="fr-FR"/>
              </w:rPr>
              <w:t xml:space="preserve">Christine Damase-Michel, </w:t>
            </w:r>
            <w:proofErr w:type="spellStart"/>
            <w:r w:rsidRPr="00422DF9">
              <w:rPr>
                <w:rFonts w:asciiTheme="majorHAnsi" w:hAnsiTheme="majorHAnsi"/>
                <w:lang w:val="fr-FR"/>
              </w:rPr>
              <w:t>Anna-Belle</w:t>
            </w:r>
            <w:proofErr w:type="spellEnd"/>
            <w:r w:rsidRPr="00422DF9">
              <w:rPr>
                <w:rFonts w:asciiTheme="majorHAnsi" w:hAnsiTheme="majorHAnsi"/>
                <w:lang w:val="fr-FR"/>
              </w:rPr>
              <w:t xml:space="preserve"> </w:t>
            </w:r>
            <w:proofErr w:type="gramStart"/>
            <w:r w:rsidRPr="00422DF9">
              <w:rPr>
                <w:rFonts w:asciiTheme="majorHAnsi" w:hAnsiTheme="majorHAnsi"/>
                <w:lang w:val="fr-FR"/>
              </w:rPr>
              <w:t>Beau:</w:t>
            </w:r>
            <w:proofErr w:type="gramEnd"/>
            <w:r w:rsidRPr="00422DF9">
              <w:rPr>
                <w:rFonts w:asciiTheme="majorHAnsi" w:hAnsiTheme="majorHAnsi"/>
                <w:lang w:val="fr-FR"/>
              </w:rPr>
              <w:t xml:space="preserve"> Centre Hospitalier Universitaire, Toulouse, FRANCE</w:t>
            </w:r>
          </w:p>
          <w:p w14:paraId="1D6FDB3F" w14:textId="143BD5EC" w:rsidR="003A1B43" w:rsidRPr="00422DF9" w:rsidRDefault="003A1B43" w:rsidP="00E84AAA">
            <w:pPr>
              <w:tabs>
                <w:tab w:val="left" w:pos="709"/>
              </w:tabs>
              <w:spacing w:line="276" w:lineRule="auto"/>
              <w:ind w:left="132" w:right="186" w:firstLine="0"/>
              <w:rPr>
                <w:rFonts w:asciiTheme="majorHAnsi" w:hAnsiTheme="majorHAnsi"/>
                <w:lang w:val="en-US"/>
              </w:rPr>
            </w:pPr>
            <w:r w:rsidRPr="00422DF9">
              <w:rPr>
                <w:rFonts w:asciiTheme="majorHAnsi" w:hAnsiTheme="majorHAnsi"/>
                <w:lang w:val="en-US"/>
              </w:rPr>
              <w:t xml:space="preserve">Clara </w:t>
            </w:r>
            <w:proofErr w:type="spellStart"/>
            <w:r w:rsidRPr="00422DF9">
              <w:rPr>
                <w:rFonts w:asciiTheme="majorHAnsi" w:hAnsiTheme="majorHAnsi"/>
                <w:lang w:val="en-US"/>
              </w:rPr>
              <w:t>Cavero</w:t>
            </w:r>
            <w:r w:rsidR="000D3309" w:rsidRPr="00422DF9">
              <w:rPr>
                <w:rFonts w:asciiTheme="majorHAnsi" w:hAnsiTheme="majorHAnsi"/>
                <w:lang w:val="en-US"/>
              </w:rPr>
              <w:t>-Carbonell</w:t>
            </w:r>
            <w:proofErr w:type="spellEnd"/>
            <w:r w:rsidRPr="00422DF9">
              <w:rPr>
                <w:rFonts w:asciiTheme="majorHAnsi" w:hAnsiTheme="majorHAnsi"/>
                <w:lang w:val="en-US"/>
              </w:rPr>
              <w:t xml:space="preserve">, Laia </w:t>
            </w:r>
            <w:proofErr w:type="spellStart"/>
            <w:r w:rsidRPr="00422DF9">
              <w:rPr>
                <w:rFonts w:asciiTheme="majorHAnsi" w:hAnsiTheme="majorHAnsi"/>
                <w:lang w:val="en-US"/>
              </w:rPr>
              <w:t>Barrachina</w:t>
            </w:r>
            <w:proofErr w:type="spellEnd"/>
            <w:r w:rsidR="000D3309" w:rsidRPr="00422DF9">
              <w:rPr>
                <w:rFonts w:asciiTheme="majorHAnsi" w:hAnsiTheme="majorHAnsi"/>
                <w:lang w:val="en-US"/>
              </w:rPr>
              <w:t>-Bonet</w:t>
            </w:r>
            <w:r w:rsidRPr="00422DF9">
              <w:rPr>
                <w:rFonts w:asciiTheme="majorHAnsi" w:hAnsiTheme="majorHAnsi"/>
                <w:lang w:val="en-US"/>
              </w:rPr>
              <w:t>, Laura García</w:t>
            </w:r>
            <w:r w:rsidR="000D3309" w:rsidRPr="00422DF9">
              <w:rPr>
                <w:rFonts w:asciiTheme="majorHAnsi" w:hAnsiTheme="majorHAnsi"/>
                <w:lang w:val="en-US"/>
              </w:rPr>
              <w:t>-</w:t>
            </w:r>
            <w:proofErr w:type="spellStart"/>
            <w:r w:rsidR="000D3309" w:rsidRPr="00422DF9">
              <w:rPr>
                <w:rFonts w:asciiTheme="majorHAnsi" w:hAnsiTheme="majorHAnsi"/>
                <w:lang w:val="en-US"/>
              </w:rPr>
              <w:t>Villodre</w:t>
            </w:r>
            <w:proofErr w:type="spellEnd"/>
            <w:r w:rsidRPr="00422DF9">
              <w:rPr>
                <w:rFonts w:asciiTheme="majorHAnsi" w:hAnsiTheme="majorHAnsi"/>
                <w:lang w:val="en-US"/>
              </w:rPr>
              <w:t xml:space="preserve"> and </w:t>
            </w:r>
            <w:proofErr w:type="spellStart"/>
            <w:r w:rsidRPr="00422DF9">
              <w:rPr>
                <w:rFonts w:asciiTheme="majorHAnsi" w:hAnsiTheme="majorHAnsi"/>
                <w:lang w:val="en-US"/>
              </w:rPr>
              <w:t>Óscar</w:t>
            </w:r>
            <w:proofErr w:type="spellEnd"/>
            <w:r w:rsidRPr="00422DF9">
              <w:rPr>
                <w:rFonts w:asciiTheme="majorHAnsi" w:hAnsiTheme="majorHAnsi"/>
                <w:lang w:val="en-US"/>
              </w:rPr>
              <w:t xml:space="preserve"> </w:t>
            </w:r>
            <w:proofErr w:type="spellStart"/>
            <w:r w:rsidRPr="00422DF9">
              <w:rPr>
                <w:rFonts w:asciiTheme="majorHAnsi" w:hAnsiTheme="majorHAnsi"/>
                <w:lang w:val="en-US"/>
              </w:rPr>
              <w:t>Zurriaga</w:t>
            </w:r>
            <w:proofErr w:type="spellEnd"/>
            <w:r w:rsidRPr="00422DF9">
              <w:rPr>
                <w:rFonts w:asciiTheme="majorHAnsi" w:hAnsiTheme="majorHAnsi"/>
                <w:lang w:val="en-US"/>
              </w:rPr>
              <w:t>:</w:t>
            </w:r>
            <w:r w:rsidR="000D3309" w:rsidRPr="00422DF9">
              <w:rPr>
                <w:rFonts w:asciiTheme="majorHAnsi" w:hAnsiTheme="majorHAnsi"/>
                <w:lang w:val="en-US"/>
              </w:rPr>
              <w:t xml:space="preserve"> Rare Disease Research Unit, FISABIO: The Foundation for the Promotion of Health and Biomedical Research of Valencian Region</w:t>
            </w:r>
            <w:r w:rsidRPr="00422DF9">
              <w:rPr>
                <w:rFonts w:asciiTheme="majorHAnsi" w:hAnsiTheme="majorHAnsi"/>
                <w:lang w:val="en-US"/>
              </w:rPr>
              <w:t>, SPAIN</w:t>
            </w:r>
          </w:p>
          <w:p w14:paraId="673ACC16" w14:textId="77777777" w:rsidR="003A1B43" w:rsidRPr="00A924B9" w:rsidRDefault="003A1B43" w:rsidP="00E84AAA">
            <w:pPr>
              <w:tabs>
                <w:tab w:val="left" w:pos="709"/>
              </w:tabs>
              <w:spacing w:line="276" w:lineRule="auto"/>
              <w:ind w:left="132" w:right="186" w:firstLine="0"/>
              <w:rPr>
                <w:rFonts w:asciiTheme="majorHAnsi" w:hAnsiTheme="majorHAnsi"/>
              </w:rPr>
            </w:pPr>
            <w:r w:rsidRPr="00A924B9">
              <w:rPr>
                <w:rFonts w:asciiTheme="majorHAnsi" w:hAnsiTheme="majorHAnsi"/>
              </w:rPr>
              <w:t>Sue Jordan, Daniel Thayer: Swansea University, WALES</w:t>
            </w:r>
          </w:p>
          <w:p w14:paraId="55B45DC7" w14:textId="77777777" w:rsidR="003A1B43" w:rsidRPr="002371EC" w:rsidRDefault="003A1B43" w:rsidP="00E84AAA">
            <w:pPr>
              <w:tabs>
                <w:tab w:val="left" w:pos="709"/>
              </w:tabs>
              <w:spacing w:line="276" w:lineRule="auto"/>
              <w:ind w:left="132" w:right="186" w:firstLine="0"/>
              <w:rPr>
                <w:rFonts w:asciiTheme="majorHAnsi" w:hAnsiTheme="majorHAnsi"/>
                <w:lang w:val="it-IT"/>
              </w:rPr>
            </w:pPr>
            <w:r w:rsidRPr="002371EC">
              <w:rPr>
                <w:rFonts w:asciiTheme="majorHAnsi" w:hAnsiTheme="majorHAnsi"/>
                <w:lang w:val="it-IT"/>
              </w:rPr>
              <w:t xml:space="preserve">Amanda Neville, Annarita Armaroli, Aurora Puccini: </w:t>
            </w:r>
            <w:proofErr w:type="spellStart"/>
            <w:r w:rsidRPr="002371EC">
              <w:rPr>
                <w:rFonts w:asciiTheme="majorHAnsi" w:hAnsiTheme="majorHAnsi"/>
                <w:lang w:val="it-IT"/>
              </w:rPr>
              <w:t>Epidemiology</w:t>
            </w:r>
            <w:proofErr w:type="spellEnd"/>
            <w:r w:rsidRPr="002371EC">
              <w:rPr>
                <w:rFonts w:asciiTheme="majorHAnsi" w:hAnsiTheme="majorHAnsi"/>
                <w:lang w:val="it-IT"/>
              </w:rPr>
              <w:t xml:space="preserve"> and Clinical </w:t>
            </w:r>
            <w:proofErr w:type="spellStart"/>
            <w:r w:rsidRPr="002371EC">
              <w:rPr>
                <w:rFonts w:asciiTheme="majorHAnsi" w:hAnsiTheme="majorHAnsi"/>
                <w:lang w:val="it-IT"/>
              </w:rPr>
              <w:t>Research</w:t>
            </w:r>
            <w:proofErr w:type="spellEnd"/>
            <w:r w:rsidRPr="002371EC">
              <w:rPr>
                <w:rFonts w:asciiTheme="majorHAnsi" w:hAnsiTheme="majorHAnsi"/>
                <w:lang w:val="it-IT"/>
              </w:rPr>
              <w:t xml:space="preserve"> Center, University of Ferrara, and </w:t>
            </w:r>
            <w:proofErr w:type="gramStart"/>
            <w:r w:rsidRPr="002371EC">
              <w:rPr>
                <w:rFonts w:asciiTheme="majorHAnsi" w:hAnsiTheme="majorHAnsi"/>
                <w:lang w:val="it-IT"/>
              </w:rPr>
              <w:t>Emilia Romagna</w:t>
            </w:r>
            <w:proofErr w:type="gramEnd"/>
            <w:r w:rsidRPr="002371EC">
              <w:rPr>
                <w:rFonts w:asciiTheme="majorHAnsi" w:hAnsiTheme="majorHAnsi"/>
                <w:lang w:val="it-IT"/>
              </w:rPr>
              <w:t xml:space="preserve"> </w:t>
            </w:r>
            <w:proofErr w:type="spellStart"/>
            <w:r w:rsidRPr="002371EC">
              <w:rPr>
                <w:rFonts w:asciiTheme="majorHAnsi" w:hAnsiTheme="majorHAnsi"/>
                <w:lang w:val="it-IT"/>
              </w:rPr>
              <w:t>Region</w:t>
            </w:r>
            <w:proofErr w:type="spellEnd"/>
            <w:r w:rsidRPr="002371EC">
              <w:rPr>
                <w:rFonts w:asciiTheme="majorHAnsi" w:hAnsiTheme="majorHAnsi"/>
                <w:lang w:val="it-IT"/>
              </w:rPr>
              <w:t>, ITALY</w:t>
            </w:r>
          </w:p>
          <w:p w14:paraId="037E89D1" w14:textId="57342CBF" w:rsidR="003A1B43" w:rsidRPr="00ED298A" w:rsidRDefault="003A1B43" w:rsidP="00E84AAA">
            <w:pPr>
              <w:tabs>
                <w:tab w:val="left" w:pos="709"/>
              </w:tabs>
              <w:spacing w:line="276" w:lineRule="auto"/>
              <w:ind w:left="132" w:right="186" w:firstLine="0"/>
              <w:rPr>
                <w:rFonts w:asciiTheme="majorHAnsi" w:hAnsiTheme="majorHAnsi"/>
                <w:lang w:val="it-IT"/>
              </w:rPr>
            </w:pPr>
            <w:r w:rsidRPr="00ED298A">
              <w:rPr>
                <w:rFonts w:asciiTheme="majorHAnsi" w:hAnsiTheme="majorHAnsi"/>
                <w:lang w:val="it-IT"/>
              </w:rPr>
              <w:t>Rosa Gini</w:t>
            </w:r>
            <w:r w:rsidR="00ED298A" w:rsidRPr="00ED298A">
              <w:rPr>
                <w:rFonts w:asciiTheme="majorHAnsi" w:hAnsiTheme="majorHAnsi"/>
                <w:lang w:val="it-IT"/>
              </w:rPr>
              <w:t>, Giuseppe Roberto</w:t>
            </w:r>
            <w:r w:rsidRPr="00ED298A">
              <w:rPr>
                <w:rFonts w:asciiTheme="majorHAnsi" w:hAnsiTheme="majorHAnsi"/>
                <w:lang w:val="it-IT"/>
              </w:rPr>
              <w:t>: Agenzia Regionale di Sanita, ARS, ITALY</w:t>
            </w:r>
            <w:r w:rsidR="00422DF9" w:rsidRPr="00ED298A">
              <w:rPr>
                <w:rFonts w:asciiTheme="majorHAnsi" w:hAnsiTheme="majorHAnsi"/>
                <w:lang w:val="it-IT"/>
              </w:rPr>
              <w:t xml:space="preserve"> </w:t>
            </w:r>
          </w:p>
          <w:p w14:paraId="2879C755" w14:textId="77777777" w:rsidR="003A1B43" w:rsidRPr="001B4A06" w:rsidRDefault="003A1B43" w:rsidP="00E84AAA">
            <w:pPr>
              <w:tabs>
                <w:tab w:val="left" w:pos="709"/>
              </w:tabs>
              <w:spacing w:line="276" w:lineRule="auto"/>
              <w:ind w:left="132" w:right="186" w:firstLine="0"/>
              <w:rPr>
                <w:rFonts w:asciiTheme="majorHAnsi" w:hAnsiTheme="majorHAnsi"/>
                <w:lang w:val="en-US"/>
              </w:rPr>
            </w:pPr>
            <w:r w:rsidRPr="001B4A06">
              <w:rPr>
                <w:rFonts w:asciiTheme="majorHAnsi" w:hAnsiTheme="majorHAnsi"/>
                <w:lang w:val="en-US"/>
              </w:rPr>
              <w:t>Keele Wurst, Betsy Georgiou, Marianne Cunnington, GSK (CPRD)</w:t>
            </w:r>
          </w:p>
          <w:p w14:paraId="665ACF4C" w14:textId="1D06AFC7" w:rsidR="003A1B43" w:rsidRPr="00A924B9" w:rsidRDefault="003A1B43" w:rsidP="00E84AAA">
            <w:pPr>
              <w:tabs>
                <w:tab w:val="left" w:pos="709"/>
              </w:tabs>
              <w:spacing w:line="276" w:lineRule="auto"/>
              <w:ind w:left="132" w:right="186" w:firstLine="0"/>
              <w:rPr>
                <w:rFonts w:asciiTheme="majorHAnsi" w:hAnsiTheme="majorHAnsi"/>
              </w:rPr>
            </w:pPr>
            <w:r w:rsidRPr="00A924B9">
              <w:rPr>
                <w:rFonts w:asciiTheme="majorHAnsi" w:hAnsiTheme="majorHAnsi"/>
              </w:rPr>
              <w:t xml:space="preserve">Tania </w:t>
            </w:r>
            <w:proofErr w:type="spellStart"/>
            <w:r w:rsidRPr="00A924B9">
              <w:rPr>
                <w:rFonts w:asciiTheme="majorHAnsi" w:hAnsiTheme="majorHAnsi"/>
              </w:rPr>
              <w:t>Schink</w:t>
            </w:r>
            <w:proofErr w:type="spellEnd"/>
            <w:r w:rsidRPr="00A924B9">
              <w:rPr>
                <w:rFonts w:asciiTheme="majorHAnsi" w:hAnsiTheme="majorHAnsi"/>
              </w:rPr>
              <w:t>: Leibniz Institute for Prevention Research and Epidemiology – BIPS,</w:t>
            </w:r>
            <w:r w:rsidR="00867081" w:rsidRPr="00A924B9">
              <w:rPr>
                <w:rFonts w:asciiTheme="majorHAnsi" w:hAnsiTheme="majorHAnsi"/>
              </w:rPr>
              <w:t xml:space="preserve"> GERMANY </w:t>
            </w:r>
          </w:p>
        </w:tc>
      </w:tr>
    </w:tbl>
    <w:p w14:paraId="79AEAF74" w14:textId="05ACC4C4" w:rsidR="00874415" w:rsidRDefault="00874415" w:rsidP="00896573">
      <w:pPr>
        <w:spacing w:line="276" w:lineRule="auto"/>
      </w:pPr>
    </w:p>
    <w:p w14:paraId="50053CDD" w14:textId="453E6D30" w:rsidR="00E84AAA" w:rsidRPr="00E84AAA" w:rsidRDefault="00E84AAA" w:rsidP="00E84AAA">
      <w:pPr>
        <w:spacing w:line="276" w:lineRule="auto"/>
        <w:ind w:left="0" w:firstLine="0"/>
        <w:rPr>
          <w:b/>
        </w:rPr>
      </w:pPr>
      <w:r w:rsidRPr="00E84AAA">
        <w:rPr>
          <w:b/>
        </w:rPr>
        <w:t>Document history:</w:t>
      </w:r>
    </w:p>
    <w:p w14:paraId="06EF9239" w14:textId="1CA26B0B" w:rsidR="00E84AAA" w:rsidRPr="00ED298A" w:rsidRDefault="00DB35EC" w:rsidP="00E84AAA">
      <w:pPr>
        <w:spacing w:line="276" w:lineRule="auto"/>
        <w:ind w:left="0" w:firstLine="0"/>
        <w:rPr>
          <w:color w:val="000000" w:themeColor="text1"/>
        </w:rPr>
      </w:pPr>
      <w:r>
        <w:rPr>
          <w:color w:val="000000" w:themeColor="text1"/>
        </w:rPr>
        <w:t>Protocol a</w:t>
      </w:r>
      <w:r w:rsidR="00E84AAA" w:rsidRPr="00ED298A">
        <w:rPr>
          <w:color w:val="000000" w:themeColor="text1"/>
        </w:rPr>
        <w:t>pproved by the IMI Conce</w:t>
      </w:r>
      <w:r>
        <w:rPr>
          <w:color w:val="000000" w:themeColor="text1"/>
        </w:rPr>
        <w:t>P</w:t>
      </w:r>
      <w:r w:rsidR="00E84AAA" w:rsidRPr="00ED298A">
        <w:rPr>
          <w:color w:val="000000" w:themeColor="text1"/>
        </w:rPr>
        <w:t>TION management team: 27.09.2021.</w:t>
      </w:r>
    </w:p>
    <w:p w14:paraId="6DAC4955" w14:textId="202431CE" w:rsidR="00E84AAA" w:rsidRDefault="00F34F29" w:rsidP="00E84AAA">
      <w:pPr>
        <w:spacing w:line="276" w:lineRule="auto"/>
        <w:ind w:left="0" w:firstLine="0"/>
        <w:rPr>
          <w:color w:val="000000" w:themeColor="text1"/>
        </w:rPr>
      </w:pPr>
      <w:r>
        <w:rPr>
          <w:color w:val="000000" w:themeColor="text1"/>
        </w:rPr>
        <w:t>The related protocol has been u</w:t>
      </w:r>
      <w:r w:rsidR="00E84AAA" w:rsidRPr="00ED298A">
        <w:rPr>
          <w:color w:val="000000" w:themeColor="text1"/>
        </w:rPr>
        <w:t>ploaded to the EU PASS register: 01.10.2021.</w:t>
      </w:r>
    </w:p>
    <w:p w14:paraId="22976F72" w14:textId="36DB3DED" w:rsidR="00DB35EC" w:rsidRDefault="00DB35EC" w:rsidP="00DB35EC">
      <w:pPr>
        <w:spacing w:line="276" w:lineRule="auto"/>
        <w:ind w:left="0" w:firstLine="0"/>
        <w:rPr>
          <w:color w:val="000000" w:themeColor="text1"/>
        </w:rPr>
      </w:pPr>
      <w:r w:rsidRPr="7C9E3CC1">
        <w:rPr>
          <w:color w:val="000000" w:themeColor="text1"/>
        </w:rPr>
        <w:t>SAP approved by team members and DAPs: 27.09.2021.</w:t>
      </w:r>
    </w:p>
    <w:p w14:paraId="2E9143B8" w14:textId="0FC695E8" w:rsidR="7C9E3CC1" w:rsidRDefault="7C9E3CC1" w:rsidP="7C9E3CC1">
      <w:pPr>
        <w:spacing w:line="276" w:lineRule="auto"/>
        <w:ind w:left="0" w:firstLine="0"/>
        <w:rPr>
          <w:color w:val="000000" w:themeColor="text1"/>
        </w:rPr>
      </w:pPr>
    </w:p>
    <w:p w14:paraId="13E36F30" w14:textId="1702FCB9" w:rsidR="00D049A2" w:rsidRDefault="00D049A2" w:rsidP="00DB35EC">
      <w:pPr>
        <w:spacing w:line="276" w:lineRule="auto"/>
        <w:ind w:left="0" w:firstLine="0"/>
        <w:rPr>
          <w:color w:val="000000" w:themeColor="text1"/>
        </w:rPr>
      </w:pPr>
    </w:p>
    <w:p w14:paraId="68A605B8" w14:textId="1E37DE69" w:rsidR="00D049A2" w:rsidRDefault="00D049A2" w:rsidP="00DB35EC">
      <w:pPr>
        <w:spacing w:line="276" w:lineRule="auto"/>
        <w:ind w:left="0" w:firstLine="0"/>
        <w:rPr>
          <w:color w:val="000000" w:themeColor="text1"/>
        </w:rPr>
      </w:pPr>
    </w:p>
    <w:p w14:paraId="57C3B0A9" w14:textId="77777777" w:rsidR="00D049A2" w:rsidRPr="00423181" w:rsidRDefault="00D049A2" w:rsidP="00D049A2">
      <w:pPr>
        <w:pStyle w:val="Caption"/>
        <w:rPr>
          <w:rFonts w:cs="Calibri"/>
        </w:rPr>
      </w:pPr>
      <w:r w:rsidRPr="00423181">
        <w:rPr>
          <w:rFonts w:cs="Calibri"/>
        </w:rPr>
        <w:t xml:space="preserve">SAP amendments following first approval: </w:t>
      </w:r>
    </w:p>
    <w:p w14:paraId="095D367D" w14:textId="77777777" w:rsidR="00D049A2" w:rsidRPr="00827730" w:rsidRDefault="00D049A2" w:rsidP="00D049A2">
      <w:pPr>
        <w:pStyle w:val="BodyText12"/>
        <w:spacing w:after="0" w:line="240" w:lineRule="auto"/>
        <w:contextualSpacing/>
        <w:rPr>
          <w:rFonts w:ascii="Times New Roman" w:hAnsi="Times New Roman"/>
          <w:szCs w:val="22"/>
        </w:rPr>
      </w:pPr>
    </w:p>
    <w:tbl>
      <w:tblPr>
        <w:tblW w:w="5388"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589"/>
        <w:gridCol w:w="1326"/>
        <w:gridCol w:w="1943"/>
        <w:gridCol w:w="2518"/>
        <w:gridCol w:w="2340"/>
      </w:tblGrid>
      <w:tr w:rsidR="00936CA8" w:rsidRPr="00827730" w14:paraId="69931307" w14:textId="77777777" w:rsidTr="7C9E3CC1">
        <w:tc>
          <w:tcPr>
            <w:tcW w:w="817" w:type="pct"/>
            <w:tcBorders>
              <w:bottom w:val="single" w:sz="4" w:space="0" w:color="000000" w:themeColor="text1"/>
            </w:tcBorders>
            <w:shd w:val="clear" w:color="auto" w:fill="E7E6E6" w:themeFill="background2"/>
          </w:tcPr>
          <w:p w14:paraId="009DA6BC" w14:textId="77777777" w:rsidR="00B732EC" w:rsidRPr="00D049A2" w:rsidRDefault="00B732EC" w:rsidP="00F400D1">
            <w:pPr>
              <w:spacing w:line="240" w:lineRule="auto"/>
              <w:ind w:left="0" w:firstLine="0"/>
              <w:jc w:val="left"/>
              <w:rPr>
                <w:rFonts w:cs="Calibri"/>
                <w:b/>
                <w:sz w:val="20"/>
                <w:szCs w:val="20"/>
              </w:rPr>
            </w:pPr>
            <w:r w:rsidRPr="00D049A2">
              <w:rPr>
                <w:rFonts w:cs="Calibri"/>
                <w:b/>
                <w:sz w:val="20"/>
                <w:szCs w:val="20"/>
              </w:rPr>
              <w:t>Number</w:t>
            </w:r>
          </w:p>
        </w:tc>
        <w:tc>
          <w:tcPr>
            <w:tcW w:w="682" w:type="pct"/>
            <w:tcBorders>
              <w:bottom w:val="single" w:sz="4" w:space="0" w:color="000000" w:themeColor="text1"/>
            </w:tcBorders>
            <w:shd w:val="clear" w:color="auto" w:fill="E7E6E6" w:themeFill="background2"/>
          </w:tcPr>
          <w:p w14:paraId="3B1239D6" w14:textId="77777777" w:rsidR="00B732EC" w:rsidRPr="00D049A2" w:rsidRDefault="00B732EC" w:rsidP="00F400D1">
            <w:pPr>
              <w:spacing w:line="240" w:lineRule="auto"/>
              <w:ind w:left="0" w:firstLine="0"/>
              <w:jc w:val="left"/>
              <w:rPr>
                <w:rFonts w:cs="Calibri"/>
                <w:b/>
                <w:sz w:val="20"/>
                <w:szCs w:val="20"/>
              </w:rPr>
            </w:pPr>
            <w:r w:rsidRPr="00D049A2">
              <w:rPr>
                <w:rFonts w:cs="Calibri"/>
                <w:b/>
                <w:sz w:val="20"/>
                <w:szCs w:val="20"/>
              </w:rPr>
              <w:t>Date (DDMMMYY)</w:t>
            </w:r>
          </w:p>
        </w:tc>
        <w:tc>
          <w:tcPr>
            <w:tcW w:w="1000" w:type="pct"/>
            <w:tcBorders>
              <w:bottom w:val="single" w:sz="4" w:space="0" w:color="000000" w:themeColor="text1"/>
            </w:tcBorders>
            <w:shd w:val="clear" w:color="auto" w:fill="E7E6E6" w:themeFill="background2"/>
          </w:tcPr>
          <w:p w14:paraId="4541A1C8" w14:textId="77777777" w:rsidR="00B732EC" w:rsidRPr="00D049A2" w:rsidRDefault="00B732EC" w:rsidP="00F400D1">
            <w:pPr>
              <w:spacing w:line="240" w:lineRule="auto"/>
              <w:ind w:left="0" w:firstLine="0"/>
              <w:jc w:val="left"/>
              <w:rPr>
                <w:rFonts w:cs="Calibri"/>
                <w:b/>
                <w:sz w:val="20"/>
                <w:szCs w:val="20"/>
              </w:rPr>
            </w:pPr>
            <w:r w:rsidRPr="00D049A2">
              <w:rPr>
                <w:rFonts w:cs="Calibri"/>
                <w:b/>
                <w:sz w:val="20"/>
                <w:szCs w:val="20"/>
              </w:rPr>
              <w:t>Section of the SAP</w:t>
            </w:r>
          </w:p>
        </w:tc>
        <w:tc>
          <w:tcPr>
            <w:tcW w:w="1296" w:type="pct"/>
            <w:tcBorders>
              <w:bottom w:val="single" w:sz="4" w:space="0" w:color="000000" w:themeColor="text1"/>
            </w:tcBorders>
            <w:shd w:val="clear" w:color="auto" w:fill="E7E6E6" w:themeFill="background2"/>
          </w:tcPr>
          <w:p w14:paraId="01E84F33" w14:textId="77777777" w:rsidR="00B732EC" w:rsidRPr="00D049A2" w:rsidRDefault="00B732EC" w:rsidP="00F400D1">
            <w:pPr>
              <w:spacing w:line="240" w:lineRule="auto"/>
              <w:ind w:left="0" w:firstLine="0"/>
              <w:jc w:val="left"/>
              <w:rPr>
                <w:rFonts w:cs="Calibri"/>
                <w:b/>
                <w:sz w:val="20"/>
                <w:szCs w:val="20"/>
              </w:rPr>
            </w:pPr>
            <w:r w:rsidRPr="00D049A2">
              <w:rPr>
                <w:rFonts w:cs="Calibri"/>
                <w:b/>
                <w:sz w:val="20"/>
                <w:szCs w:val="20"/>
              </w:rPr>
              <w:t>Amendment or update</w:t>
            </w:r>
          </w:p>
        </w:tc>
        <w:tc>
          <w:tcPr>
            <w:tcW w:w="1204" w:type="pct"/>
            <w:tcBorders>
              <w:bottom w:val="single" w:sz="4" w:space="0" w:color="000000" w:themeColor="text1"/>
            </w:tcBorders>
            <w:shd w:val="clear" w:color="auto" w:fill="E7E6E6" w:themeFill="background2"/>
          </w:tcPr>
          <w:p w14:paraId="48330D53" w14:textId="77777777" w:rsidR="00B732EC" w:rsidRPr="00D049A2" w:rsidRDefault="00B732EC" w:rsidP="00F400D1">
            <w:pPr>
              <w:spacing w:line="240" w:lineRule="auto"/>
              <w:ind w:left="0" w:firstLine="0"/>
              <w:jc w:val="left"/>
              <w:rPr>
                <w:rFonts w:cs="Calibri"/>
                <w:b/>
                <w:sz w:val="20"/>
                <w:szCs w:val="20"/>
              </w:rPr>
            </w:pPr>
            <w:r w:rsidRPr="00D049A2">
              <w:rPr>
                <w:rFonts w:cs="Calibri"/>
                <w:b/>
                <w:sz w:val="20"/>
                <w:szCs w:val="20"/>
              </w:rPr>
              <w:t>Reason</w:t>
            </w:r>
          </w:p>
        </w:tc>
      </w:tr>
      <w:tr w:rsidR="7C9E3CC1" w14:paraId="67F17516" w14:textId="77777777" w:rsidTr="7C9E3CC1">
        <w:trPr>
          <w:ins w:id="3" w:author="Vera Ruth Mitter" w:date="2022-11-25T08:38:00Z"/>
        </w:trPr>
        <w:tc>
          <w:tcPr>
            <w:tcW w:w="1589" w:type="dxa"/>
            <w:tcBorders>
              <w:bottom w:val="single" w:sz="4" w:space="0" w:color="000000" w:themeColor="text1"/>
            </w:tcBorders>
            <w:shd w:val="clear" w:color="auto" w:fill="E7E6E6" w:themeFill="background2"/>
          </w:tcPr>
          <w:p w14:paraId="4456697C" w14:textId="34EB328A" w:rsidR="2EE8EDCB" w:rsidRDefault="2EE8EDCB" w:rsidP="7C9E3CC1">
            <w:pPr>
              <w:spacing w:line="240" w:lineRule="auto"/>
              <w:jc w:val="left"/>
              <w:rPr>
                <w:rFonts w:cs="Calibri"/>
                <w:b/>
                <w:bCs/>
                <w:sz w:val="20"/>
                <w:szCs w:val="20"/>
              </w:rPr>
            </w:pPr>
            <w:ins w:id="4" w:author="Vera Ruth Mitter" w:date="2022-11-25T08:38:00Z">
              <w:r w:rsidRPr="7C9E3CC1">
                <w:rPr>
                  <w:rFonts w:cs="Calibri"/>
                  <w:b/>
                  <w:bCs/>
                  <w:sz w:val="20"/>
                  <w:szCs w:val="20"/>
                </w:rPr>
                <w:t xml:space="preserve">V3.2, </w:t>
              </w:r>
            </w:ins>
          </w:p>
        </w:tc>
        <w:tc>
          <w:tcPr>
            <w:tcW w:w="1326" w:type="dxa"/>
            <w:tcBorders>
              <w:bottom w:val="single" w:sz="4" w:space="0" w:color="000000" w:themeColor="text1"/>
            </w:tcBorders>
            <w:shd w:val="clear" w:color="auto" w:fill="E7E6E6" w:themeFill="background2"/>
          </w:tcPr>
          <w:p w14:paraId="25597A95" w14:textId="3B787DA0" w:rsidR="2EE8EDCB" w:rsidRDefault="2EE8EDCB" w:rsidP="7C9E3CC1">
            <w:pPr>
              <w:spacing w:line="240" w:lineRule="auto"/>
              <w:ind w:left="0" w:firstLine="0"/>
              <w:jc w:val="left"/>
              <w:rPr>
                <w:rFonts w:cs="Calibri"/>
                <w:b/>
                <w:bCs/>
                <w:sz w:val="20"/>
                <w:szCs w:val="20"/>
              </w:rPr>
            </w:pPr>
            <w:ins w:id="5" w:author="Vera Ruth Mitter" w:date="2022-11-25T08:38:00Z">
              <w:r w:rsidRPr="7C9E3CC1">
                <w:rPr>
                  <w:rFonts w:cs="Calibri"/>
                  <w:b/>
                  <w:bCs/>
                  <w:sz w:val="20"/>
                  <w:szCs w:val="20"/>
                </w:rPr>
                <w:t>25Nov22</w:t>
              </w:r>
            </w:ins>
          </w:p>
        </w:tc>
        <w:tc>
          <w:tcPr>
            <w:tcW w:w="1943" w:type="dxa"/>
            <w:tcBorders>
              <w:bottom w:val="single" w:sz="4" w:space="0" w:color="000000" w:themeColor="text1"/>
            </w:tcBorders>
            <w:shd w:val="clear" w:color="auto" w:fill="E7E6E6" w:themeFill="background2"/>
          </w:tcPr>
          <w:p w14:paraId="1F960C92" w14:textId="12A534E0" w:rsidR="7C9E3CC1" w:rsidRDefault="7C9E3CC1" w:rsidP="7C9E3CC1">
            <w:pPr>
              <w:spacing w:line="240" w:lineRule="auto"/>
              <w:jc w:val="left"/>
              <w:rPr>
                <w:rFonts w:cs="Calibri"/>
                <w:b/>
                <w:bCs/>
                <w:sz w:val="20"/>
                <w:szCs w:val="20"/>
              </w:rPr>
            </w:pPr>
          </w:p>
        </w:tc>
        <w:tc>
          <w:tcPr>
            <w:tcW w:w="2518" w:type="dxa"/>
            <w:tcBorders>
              <w:bottom w:val="single" w:sz="4" w:space="0" w:color="000000" w:themeColor="text1"/>
            </w:tcBorders>
            <w:shd w:val="clear" w:color="auto" w:fill="E7E6E6" w:themeFill="background2"/>
          </w:tcPr>
          <w:p w14:paraId="62B7377E" w14:textId="09D9D1B3" w:rsidR="2EE8EDCB" w:rsidRDefault="2EE8EDCB" w:rsidP="7C9E3CC1">
            <w:pPr>
              <w:spacing w:line="240" w:lineRule="auto"/>
              <w:ind w:left="0" w:firstLine="0"/>
              <w:jc w:val="left"/>
              <w:rPr>
                <w:rFonts w:cs="Calibri"/>
                <w:b/>
                <w:bCs/>
                <w:sz w:val="20"/>
                <w:szCs w:val="20"/>
              </w:rPr>
            </w:pPr>
            <w:ins w:id="6" w:author="Vera Ruth Mitter" w:date="2022-11-25T08:38:00Z">
              <w:r w:rsidRPr="7C9E3CC1">
                <w:rPr>
                  <w:rFonts w:cs="Calibri"/>
                  <w:b/>
                  <w:bCs/>
                  <w:sz w:val="20"/>
                  <w:szCs w:val="20"/>
                </w:rPr>
                <w:t>Updated regarding final DAPs</w:t>
              </w:r>
            </w:ins>
          </w:p>
        </w:tc>
        <w:tc>
          <w:tcPr>
            <w:tcW w:w="2340" w:type="dxa"/>
            <w:tcBorders>
              <w:bottom w:val="single" w:sz="4" w:space="0" w:color="000000" w:themeColor="text1"/>
            </w:tcBorders>
            <w:shd w:val="clear" w:color="auto" w:fill="E7E6E6" w:themeFill="background2"/>
          </w:tcPr>
          <w:p w14:paraId="5179A755" w14:textId="1860CE0E" w:rsidR="2EE8EDCB" w:rsidRDefault="2EE8EDCB">
            <w:pPr>
              <w:spacing w:line="240" w:lineRule="auto"/>
              <w:ind w:left="0" w:firstLine="0"/>
              <w:rPr>
                <w:rFonts w:cs="Calibri"/>
                <w:b/>
                <w:bCs/>
                <w:sz w:val="20"/>
                <w:szCs w:val="20"/>
              </w:rPr>
              <w:pPrChange w:id="7" w:author="Vera Ruth Mitter" w:date="2022-11-25T08:39:00Z">
                <w:pPr>
                  <w:spacing w:line="240" w:lineRule="auto"/>
                  <w:jc w:val="left"/>
                </w:pPr>
              </w:pPrChange>
            </w:pPr>
            <w:ins w:id="8" w:author="Vera Ruth Mitter" w:date="2022-11-25T08:38:00Z">
              <w:r w:rsidRPr="7C9E3CC1">
                <w:rPr>
                  <w:rFonts w:cs="Calibri"/>
                  <w:b/>
                  <w:bCs/>
                  <w:sz w:val="20"/>
                  <w:szCs w:val="20"/>
                </w:rPr>
                <w:t xml:space="preserve">Final decision </w:t>
              </w:r>
            </w:ins>
            <w:ins w:id="9" w:author="Vera Ruth Mitter" w:date="2022-11-25T08:39:00Z">
              <w:r w:rsidRPr="7C9E3CC1">
                <w:rPr>
                  <w:rFonts w:cs="Calibri"/>
                  <w:b/>
                  <w:bCs/>
                  <w:sz w:val="20"/>
                  <w:szCs w:val="20"/>
                </w:rPr>
                <w:t>about participating DAPs</w:t>
              </w:r>
            </w:ins>
          </w:p>
        </w:tc>
      </w:tr>
      <w:tr w:rsidR="00936CA8" w:rsidRPr="00827730" w14:paraId="198D9062" w14:textId="77777777" w:rsidTr="7C9E3CC1">
        <w:tc>
          <w:tcPr>
            <w:tcW w:w="817" w:type="pct"/>
            <w:shd w:val="clear" w:color="auto" w:fill="auto"/>
          </w:tcPr>
          <w:p w14:paraId="4A4DD746" w14:textId="3A854225" w:rsidR="00B732EC" w:rsidRPr="00827730" w:rsidRDefault="00B732EC" w:rsidP="00993D20">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1</w:t>
            </w:r>
          </w:p>
        </w:tc>
        <w:tc>
          <w:tcPr>
            <w:tcW w:w="682" w:type="pct"/>
            <w:shd w:val="clear" w:color="auto" w:fill="auto"/>
          </w:tcPr>
          <w:p w14:paraId="27486934" w14:textId="3407DF0C" w:rsidR="00B732EC" w:rsidRPr="00827730" w:rsidRDefault="00B732EC" w:rsidP="00B732EC">
            <w:pPr>
              <w:spacing w:line="240" w:lineRule="auto"/>
              <w:ind w:hanging="1099"/>
              <w:contextualSpacing/>
              <w:jc w:val="left"/>
            </w:pPr>
            <w:r>
              <w:t>14Jun22</w:t>
            </w:r>
          </w:p>
        </w:tc>
        <w:tc>
          <w:tcPr>
            <w:tcW w:w="1000" w:type="pct"/>
            <w:shd w:val="clear" w:color="auto" w:fill="auto"/>
          </w:tcPr>
          <w:p w14:paraId="1FF8C264" w14:textId="1C73E19B" w:rsidR="00B732EC" w:rsidRPr="00532F28" w:rsidRDefault="00B732EC" w:rsidP="00F400D1">
            <w:pPr>
              <w:spacing w:line="240" w:lineRule="auto"/>
              <w:ind w:left="0" w:firstLine="0"/>
              <w:jc w:val="left"/>
              <w:rPr>
                <w:rFonts w:cs="Calibri"/>
                <w:sz w:val="20"/>
                <w:szCs w:val="20"/>
              </w:rPr>
            </w:pPr>
            <w:r>
              <w:rPr>
                <w:rFonts w:cs="Calibri"/>
                <w:sz w:val="20"/>
                <w:szCs w:val="20"/>
              </w:rPr>
              <w:t>3.2.1</w:t>
            </w:r>
            <w:r w:rsidR="00993D20">
              <w:rPr>
                <w:rFonts w:cs="Calibri"/>
                <w:sz w:val="20"/>
                <w:szCs w:val="20"/>
              </w:rPr>
              <w:t xml:space="preserve"> and shell tables where age is shown</w:t>
            </w:r>
          </w:p>
        </w:tc>
        <w:tc>
          <w:tcPr>
            <w:tcW w:w="1296" w:type="pct"/>
            <w:shd w:val="clear" w:color="auto" w:fill="auto"/>
          </w:tcPr>
          <w:p w14:paraId="25462948" w14:textId="77777777" w:rsidR="00B732EC" w:rsidRPr="00CF7D1C" w:rsidRDefault="00B732EC" w:rsidP="00F400D1">
            <w:pPr>
              <w:spacing w:line="240" w:lineRule="auto"/>
              <w:ind w:left="0" w:firstLine="0"/>
              <w:jc w:val="left"/>
              <w:rPr>
                <w:rFonts w:cs="Calibri"/>
                <w:sz w:val="20"/>
                <w:szCs w:val="20"/>
              </w:rPr>
            </w:pPr>
            <w:r w:rsidRPr="00CF7D1C">
              <w:rPr>
                <w:rFonts w:cs="Calibri"/>
                <w:sz w:val="20"/>
                <w:szCs w:val="20"/>
              </w:rPr>
              <w:t xml:space="preserve">Age at pregnancy start </w:t>
            </w:r>
            <w:r>
              <w:rPr>
                <w:rFonts w:cs="Calibri"/>
                <w:sz w:val="20"/>
                <w:szCs w:val="20"/>
              </w:rPr>
              <w:t>changed to 15-49 years</w:t>
            </w:r>
            <w:r w:rsidRPr="00CF7D1C">
              <w:rPr>
                <w:rFonts w:cs="Calibri"/>
                <w:sz w:val="20"/>
                <w:szCs w:val="20"/>
              </w:rPr>
              <w:t xml:space="preserve"> </w:t>
            </w:r>
          </w:p>
        </w:tc>
        <w:tc>
          <w:tcPr>
            <w:tcW w:w="1204" w:type="pct"/>
            <w:shd w:val="clear" w:color="auto" w:fill="auto"/>
          </w:tcPr>
          <w:p w14:paraId="0FAA766B" w14:textId="77777777" w:rsidR="00B732EC" w:rsidRPr="00CF7D1C" w:rsidRDefault="00B732EC" w:rsidP="00F400D1">
            <w:pPr>
              <w:spacing w:line="240" w:lineRule="auto"/>
              <w:ind w:left="0" w:firstLine="0"/>
              <w:jc w:val="left"/>
              <w:rPr>
                <w:rFonts w:cs="Calibri"/>
                <w:sz w:val="20"/>
                <w:szCs w:val="20"/>
              </w:rPr>
            </w:pPr>
            <w:r w:rsidRPr="00CF7D1C">
              <w:rPr>
                <w:rFonts w:cs="Calibri"/>
                <w:sz w:val="20"/>
                <w:szCs w:val="20"/>
              </w:rPr>
              <w:t>Harmonization of inclusion criteria based on maternal age</w:t>
            </w:r>
          </w:p>
        </w:tc>
      </w:tr>
      <w:tr w:rsidR="00936CA8" w:rsidRPr="00827730" w14:paraId="62849664" w14:textId="77777777" w:rsidTr="7C9E3CC1">
        <w:tc>
          <w:tcPr>
            <w:tcW w:w="817" w:type="pct"/>
            <w:shd w:val="clear" w:color="auto" w:fill="auto"/>
          </w:tcPr>
          <w:p w14:paraId="66E8CB34" w14:textId="2C8BF4BD" w:rsidR="00B732EC" w:rsidRPr="00827730" w:rsidRDefault="00B732EC" w:rsidP="00993D20">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2</w:t>
            </w:r>
          </w:p>
        </w:tc>
        <w:tc>
          <w:tcPr>
            <w:tcW w:w="682" w:type="pct"/>
            <w:shd w:val="clear" w:color="auto" w:fill="auto"/>
          </w:tcPr>
          <w:p w14:paraId="0BC86E4C" w14:textId="59DB172D" w:rsidR="00B732EC" w:rsidRPr="00827730" w:rsidRDefault="00B732EC" w:rsidP="00B732EC">
            <w:pPr>
              <w:spacing w:line="240" w:lineRule="auto"/>
              <w:ind w:hanging="1099"/>
              <w:contextualSpacing/>
              <w:jc w:val="left"/>
            </w:pPr>
            <w:r>
              <w:t>14Jun22</w:t>
            </w:r>
          </w:p>
        </w:tc>
        <w:tc>
          <w:tcPr>
            <w:tcW w:w="1000" w:type="pct"/>
            <w:shd w:val="clear" w:color="auto" w:fill="auto"/>
          </w:tcPr>
          <w:p w14:paraId="233C1C5F" w14:textId="77777777" w:rsidR="00B732EC" w:rsidRDefault="00B732EC" w:rsidP="00F400D1">
            <w:pPr>
              <w:spacing w:line="240" w:lineRule="auto"/>
              <w:ind w:left="0" w:firstLine="0"/>
              <w:jc w:val="left"/>
              <w:rPr>
                <w:rFonts w:cs="Calibri"/>
                <w:sz w:val="20"/>
                <w:szCs w:val="20"/>
              </w:rPr>
            </w:pPr>
            <w:r>
              <w:rPr>
                <w:rFonts w:cs="Calibri"/>
                <w:sz w:val="20"/>
                <w:szCs w:val="20"/>
              </w:rPr>
              <w:t>3.2.1</w:t>
            </w:r>
          </w:p>
        </w:tc>
        <w:tc>
          <w:tcPr>
            <w:tcW w:w="1296" w:type="pct"/>
            <w:shd w:val="clear" w:color="auto" w:fill="auto"/>
          </w:tcPr>
          <w:p w14:paraId="54193C48" w14:textId="77777777" w:rsidR="00B732EC" w:rsidRPr="00CF7D1C" w:rsidRDefault="00B732EC" w:rsidP="00F400D1">
            <w:pPr>
              <w:spacing w:line="240" w:lineRule="auto"/>
              <w:ind w:left="0" w:firstLine="0"/>
              <w:jc w:val="left"/>
              <w:rPr>
                <w:rFonts w:cs="Calibri"/>
                <w:sz w:val="20"/>
                <w:szCs w:val="20"/>
              </w:rPr>
            </w:pPr>
            <w:r>
              <w:rPr>
                <w:rFonts w:cs="Calibri"/>
                <w:sz w:val="20"/>
                <w:szCs w:val="20"/>
              </w:rPr>
              <w:t xml:space="preserve">Exclusion criterion “records with less than 12 months interval gap between two distinct pregnancies within same woman” </w:t>
            </w:r>
            <w:proofErr w:type="gramStart"/>
            <w:r>
              <w:rPr>
                <w:rFonts w:cs="Calibri"/>
                <w:sz w:val="20"/>
                <w:szCs w:val="20"/>
              </w:rPr>
              <w:t>removed, and</w:t>
            </w:r>
            <w:proofErr w:type="gramEnd"/>
            <w:r>
              <w:rPr>
                <w:rFonts w:cs="Calibri"/>
                <w:sz w:val="20"/>
                <w:szCs w:val="20"/>
              </w:rPr>
              <w:t xml:space="preserve"> added as sensitivity analysis in section 4.1.2</w:t>
            </w:r>
          </w:p>
        </w:tc>
        <w:tc>
          <w:tcPr>
            <w:tcW w:w="1204" w:type="pct"/>
            <w:shd w:val="clear" w:color="auto" w:fill="auto"/>
          </w:tcPr>
          <w:p w14:paraId="672A72D7" w14:textId="77777777" w:rsidR="00B732EC" w:rsidRPr="00CF7D1C" w:rsidRDefault="00B732EC" w:rsidP="00F400D1">
            <w:pPr>
              <w:spacing w:line="240" w:lineRule="auto"/>
              <w:ind w:left="0" w:firstLine="0"/>
              <w:jc w:val="left"/>
              <w:rPr>
                <w:rFonts w:cs="Calibri"/>
                <w:sz w:val="20"/>
                <w:szCs w:val="20"/>
              </w:rPr>
            </w:pPr>
            <w:r>
              <w:rPr>
                <w:rFonts w:cs="Calibri"/>
                <w:sz w:val="20"/>
                <w:szCs w:val="20"/>
              </w:rPr>
              <w:t>To better understand and avoid possible biases by excluding recurrent pregnancy losses within same woman</w:t>
            </w:r>
          </w:p>
        </w:tc>
      </w:tr>
      <w:tr w:rsidR="00936CA8" w:rsidRPr="00827730" w14:paraId="2A1E9244" w14:textId="77777777" w:rsidTr="7C9E3CC1">
        <w:tc>
          <w:tcPr>
            <w:tcW w:w="817" w:type="pct"/>
            <w:shd w:val="clear" w:color="auto" w:fill="auto"/>
          </w:tcPr>
          <w:p w14:paraId="138A76F0" w14:textId="29ED6508" w:rsidR="00B732EC" w:rsidRPr="00827730" w:rsidRDefault="00B732EC" w:rsidP="00993D20">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3</w:t>
            </w:r>
          </w:p>
        </w:tc>
        <w:tc>
          <w:tcPr>
            <w:tcW w:w="682" w:type="pct"/>
            <w:shd w:val="clear" w:color="auto" w:fill="auto"/>
          </w:tcPr>
          <w:p w14:paraId="42018B49" w14:textId="4A65A2D3" w:rsidR="00B732EC" w:rsidRPr="00827730" w:rsidRDefault="00B732EC" w:rsidP="00B732EC">
            <w:pPr>
              <w:spacing w:line="240" w:lineRule="auto"/>
              <w:ind w:hanging="1099"/>
              <w:contextualSpacing/>
              <w:jc w:val="left"/>
            </w:pPr>
            <w:r>
              <w:t>14Jun22</w:t>
            </w:r>
          </w:p>
        </w:tc>
        <w:tc>
          <w:tcPr>
            <w:tcW w:w="1000" w:type="pct"/>
            <w:shd w:val="clear" w:color="auto" w:fill="auto"/>
          </w:tcPr>
          <w:p w14:paraId="50494EE7" w14:textId="77777777" w:rsidR="00B732EC" w:rsidRDefault="00B732EC" w:rsidP="00F400D1">
            <w:pPr>
              <w:spacing w:line="240" w:lineRule="auto"/>
              <w:ind w:left="0" w:firstLine="0"/>
              <w:jc w:val="left"/>
              <w:rPr>
                <w:rFonts w:cs="Calibri"/>
                <w:sz w:val="20"/>
                <w:szCs w:val="20"/>
              </w:rPr>
            </w:pPr>
            <w:r>
              <w:rPr>
                <w:rFonts w:cs="Calibri"/>
                <w:sz w:val="20"/>
                <w:szCs w:val="20"/>
              </w:rPr>
              <w:t>4.1.2</w:t>
            </w:r>
          </w:p>
        </w:tc>
        <w:tc>
          <w:tcPr>
            <w:tcW w:w="1296" w:type="pct"/>
            <w:shd w:val="clear" w:color="auto" w:fill="auto"/>
          </w:tcPr>
          <w:p w14:paraId="2764D687" w14:textId="77777777" w:rsidR="00B732EC" w:rsidRDefault="00B732EC" w:rsidP="00F400D1">
            <w:pPr>
              <w:spacing w:line="240" w:lineRule="auto"/>
              <w:ind w:left="0" w:firstLine="0"/>
              <w:jc w:val="left"/>
              <w:rPr>
                <w:rFonts w:cs="Calibri"/>
                <w:sz w:val="20"/>
                <w:szCs w:val="20"/>
              </w:rPr>
            </w:pPr>
            <w:r>
              <w:rPr>
                <w:rFonts w:cs="Calibri"/>
                <w:sz w:val="20"/>
                <w:szCs w:val="20"/>
              </w:rPr>
              <w:t xml:space="preserve">New section on sensitivity analysis, due to change in number 2 above. </w:t>
            </w:r>
          </w:p>
          <w:p w14:paraId="6286AE04" w14:textId="3E97D9DF" w:rsidR="00B732EC" w:rsidRDefault="00B732EC" w:rsidP="00F400D1">
            <w:pPr>
              <w:spacing w:line="240" w:lineRule="auto"/>
              <w:ind w:left="0" w:firstLine="0"/>
              <w:jc w:val="left"/>
              <w:rPr>
                <w:rFonts w:cs="Calibri"/>
                <w:sz w:val="20"/>
                <w:szCs w:val="20"/>
              </w:rPr>
            </w:pPr>
            <w:r>
              <w:rPr>
                <w:rFonts w:cs="Calibri"/>
                <w:sz w:val="20"/>
                <w:szCs w:val="20"/>
              </w:rPr>
              <w:t>New sensitivity analysis requiring equal look-back time in all pregnancies.</w:t>
            </w:r>
          </w:p>
          <w:p w14:paraId="628E0FA9" w14:textId="71B17D04" w:rsidR="00936CA8" w:rsidRDefault="00936CA8" w:rsidP="00F400D1">
            <w:pPr>
              <w:spacing w:line="240" w:lineRule="auto"/>
              <w:ind w:left="0" w:firstLine="0"/>
              <w:jc w:val="left"/>
              <w:rPr>
                <w:rFonts w:cs="Calibri"/>
                <w:sz w:val="20"/>
                <w:szCs w:val="20"/>
              </w:rPr>
            </w:pPr>
            <w:r>
              <w:rPr>
                <w:rFonts w:cs="Calibri"/>
                <w:sz w:val="20"/>
                <w:szCs w:val="20"/>
              </w:rPr>
              <w:t>Already listed sensitivity analysis using number of units dispensed rather than DDD moved in section 4.1.2</w:t>
            </w:r>
          </w:p>
          <w:p w14:paraId="63CEB966" w14:textId="77777777" w:rsidR="00B732EC" w:rsidRDefault="00B732EC" w:rsidP="00F400D1">
            <w:pPr>
              <w:spacing w:line="240" w:lineRule="auto"/>
              <w:ind w:left="0" w:firstLine="0"/>
              <w:jc w:val="left"/>
              <w:rPr>
                <w:rFonts w:cs="Calibri"/>
                <w:sz w:val="20"/>
                <w:szCs w:val="20"/>
              </w:rPr>
            </w:pPr>
          </w:p>
        </w:tc>
        <w:tc>
          <w:tcPr>
            <w:tcW w:w="1204" w:type="pct"/>
            <w:shd w:val="clear" w:color="auto" w:fill="auto"/>
          </w:tcPr>
          <w:p w14:paraId="0CAB781E" w14:textId="77777777" w:rsidR="00B732EC" w:rsidRDefault="00B732EC" w:rsidP="00F400D1">
            <w:pPr>
              <w:spacing w:line="240" w:lineRule="auto"/>
              <w:ind w:left="0" w:firstLine="0"/>
              <w:jc w:val="left"/>
              <w:rPr>
                <w:rFonts w:cs="Calibri"/>
                <w:sz w:val="20"/>
                <w:szCs w:val="20"/>
              </w:rPr>
            </w:pPr>
            <w:r>
              <w:rPr>
                <w:rFonts w:cs="Calibri"/>
                <w:sz w:val="20"/>
                <w:szCs w:val="20"/>
              </w:rPr>
              <w:t xml:space="preserve">See reason in change number 2 above. </w:t>
            </w:r>
          </w:p>
          <w:p w14:paraId="292BC641" w14:textId="77777777" w:rsidR="00B732EC" w:rsidRDefault="00B732EC" w:rsidP="00F400D1">
            <w:pPr>
              <w:spacing w:line="240" w:lineRule="auto"/>
              <w:ind w:left="0" w:firstLine="0"/>
              <w:jc w:val="left"/>
              <w:rPr>
                <w:rFonts w:cs="Calibri"/>
                <w:sz w:val="20"/>
                <w:szCs w:val="20"/>
              </w:rPr>
            </w:pPr>
            <w:r>
              <w:rPr>
                <w:rFonts w:cs="Calibri"/>
                <w:sz w:val="20"/>
                <w:szCs w:val="20"/>
              </w:rPr>
              <w:t>To ensure equal look-back time in relation to migraine at baseline across all data sources.</w:t>
            </w:r>
          </w:p>
          <w:p w14:paraId="0F617DAA" w14:textId="77777777" w:rsidR="00B732EC" w:rsidRDefault="00B732EC" w:rsidP="00F400D1">
            <w:pPr>
              <w:spacing w:line="240" w:lineRule="auto"/>
              <w:ind w:left="0" w:firstLine="0"/>
              <w:jc w:val="left"/>
              <w:rPr>
                <w:rFonts w:cs="Calibri"/>
                <w:sz w:val="20"/>
                <w:szCs w:val="20"/>
              </w:rPr>
            </w:pPr>
          </w:p>
        </w:tc>
      </w:tr>
      <w:tr w:rsidR="00936CA8" w:rsidRPr="00827730" w14:paraId="32847F51" w14:textId="77777777" w:rsidTr="7C9E3CC1">
        <w:tc>
          <w:tcPr>
            <w:tcW w:w="817" w:type="pct"/>
            <w:tcBorders>
              <w:bottom w:val="single" w:sz="4" w:space="0" w:color="000000" w:themeColor="text1"/>
            </w:tcBorders>
            <w:shd w:val="clear" w:color="auto" w:fill="auto"/>
          </w:tcPr>
          <w:p w14:paraId="51CAF2E8" w14:textId="4AB9CFF2" w:rsidR="00936CA8" w:rsidRDefault="00936CA8" w:rsidP="00936CA8">
            <w:pPr>
              <w:spacing w:line="240" w:lineRule="auto"/>
              <w:ind w:left="0" w:firstLine="0"/>
              <w:contextualSpacing/>
              <w:rPr>
                <w:rFonts w:cs="Calibri"/>
                <w:sz w:val="20"/>
                <w:szCs w:val="20"/>
              </w:rPr>
            </w:pPr>
            <w:r>
              <w:rPr>
                <w:rFonts w:cs="Calibri"/>
                <w:sz w:val="20"/>
                <w:szCs w:val="20"/>
              </w:rPr>
              <w:t>V3.1, number 4</w:t>
            </w:r>
          </w:p>
        </w:tc>
        <w:tc>
          <w:tcPr>
            <w:tcW w:w="682" w:type="pct"/>
            <w:tcBorders>
              <w:bottom w:val="single" w:sz="4" w:space="0" w:color="000000" w:themeColor="text1"/>
            </w:tcBorders>
            <w:shd w:val="clear" w:color="auto" w:fill="auto"/>
          </w:tcPr>
          <w:p w14:paraId="71D5875E" w14:textId="0A29B3CD" w:rsidR="00936CA8" w:rsidRDefault="00936CA8" w:rsidP="00936CA8">
            <w:pPr>
              <w:spacing w:line="240" w:lineRule="auto"/>
              <w:ind w:hanging="1099"/>
              <w:contextualSpacing/>
              <w:jc w:val="left"/>
            </w:pPr>
            <w:r>
              <w:t>14Jun22</w:t>
            </w:r>
          </w:p>
        </w:tc>
        <w:tc>
          <w:tcPr>
            <w:tcW w:w="1000" w:type="pct"/>
            <w:tcBorders>
              <w:bottom w:val="single" w:sz="4" w:space="0" w:color="000000" w:themeColor="text1"/>
            </w:tcBorders>
            <w:shd w:val="clear" w:color="auto" w:fill="auto"/>
          </w:tcPr>
          <w:p w14:paraId="27B7203B" w14:textId="2058E973" w:rsidR="00936CA8" w:rsidRDefault="00936CA8" w:rsidP="00936CA8">
            <w:pPr>
              <w:spacing w:line="240" w:lineRule="auto"/>
              <w:ind w:left="0" w:firstLine="0"/>
              <w:jc w:val="left"/>
              <w:rPr>
                <w:rFonts w:cs="Calibri"/>
                <w:sz w:val="20"/>
                <w:szCs w:val="20"/>
              </w:rPr>
            </w:pPr>
            <w:r>
              <w:rPr>
                <w:rFonts w:cs="Calibri"/>
                <w:sz w:val="20"/>
                <w:szCs w:val="20"/>
              </w:rPr>
              <w:t>3.3.2</w:t>
            </w:r>
          </w:p>
        </w:tc>
        <w:tc>
          <w:tcPr>
            <w:tcW w:w="1296" w:type="pct"/>
            <w:tcBorders>
              <w:bottom w:val="single" w:sz="4" w:space="0" w:color="000000" w:themeColor="text1"/>
            </w:tcBorders>
            <w:shd w:val="clear" w:color="auto" w:fill="auto"/>
          </w:tcPr>
          <w:p w14:paraId="0E00B4B3" w14:textId="77777777" w:rsidR="00936CA8" w:rsidRDefault="00936CA8" w:rsidP="00936CA8">
            <w:pPr>
              <w:spacing w:line="240" w:lineRule="auto"/>
              <w:ind w:left="0" w:firstLine="0"/>
              <w:jc w:val="left"/>
              <w:rPr>
                <w:rFonts w:cs="Calibri"/>
                <w:sz w:val="20"/>
                <w:szCs w:val="20"/>
              </w:rPr>
            </w:pPr>
            <w:r>
              <w:rPr>
                <w:rFonts w:cs="Calibri"/>
                <w:sz w:val="20"/>
                <w:szCs w:val="20"/>
              </w:rPr>
              <w:t>Correction of the definition of extended use of triptan</w:t>
            </w:r>
          </w:p>
          <w:p w14:paraId="375C2D4F" w14:textId="77777777" w:rsidR="00936CA8" w:rsidRDefault="00936CA8" w:rsidP="00936CA8">
            <w:pPr>
              <w:spacing w:line="240" w:lineRule="auto"/>
              <w:ind w:left="0" w:firstLine="0"/>
              <w:jc w:val="left"/>
              <w:rPr>
                <w:rFonts w:cs="Calibri"/>
                <w:sz w:val="20"/>
                <w:szCs w:val="20"/>
              </w:rPr>
            </w:pPr>
          </w:p>
        </w:tc>
        <w:tc>
          <w:tcPr>
            <w:tcW w:w="1204" w:type="pct"/>
            <w:tcBorders>
              <w:bottom w:val="single" w:sz="4" w:space="0" w:color="000000" w:themeColor="text1"/>
            </w:tcBorders>
            <w:shd w:val="clear" w:color="auto" w:fill="auto"/>
          </w:tcPr>
          <w:p w14:paraId="6642FA2D" w14:textId="0A3AC486" w:rsidR="00936CA8" w:rsidRDefault="00936CA8" w:rsidP="00936CA8">
            <w:pPr>
              <w:spacing w:line="240" w:lineRule="auto"/>
              <w:ind w:left="0" w:firstLine="0"/>
              <w:jc w:val="left"/>
              <w:rPr>
                <w:rFonts w:cs="Calibri"/>
                <w:sz w:val="20"/>
                <w:szCs w:val="20"/>
              </w:rPr>
            </w:pPr>
            <w:r>
              <w:rPr>
                <w:rFonts w:cs="Calibri"/>
                <w:sz w:val="20"/>
                <w:szCs w:val="20"/>
              </w:rPr>
              <w:t xml:space="preserve">Better explanation of the applied definition for extended use of triptan and when the </w:t>
            </w:r>
            <w:proofErr w:type="gramStart"/>
            <w:r>
              <w:rPr>
                <w:rFonts w:cs="Calibri"/>
                <w:sz w:val="20"/>
                <w:szCs w:val="20"/>
              </w:rPr>
              <w:t>1 month</w:t>
            </w:r>
            <w:proofErr w:type="gramEnd"/>
            <w:r>
              <w:rPr>
                <w:rFonts w:cs="Calibri"/>
                <w:sz w:val="20"/>
                <w:szCs w:val="20"/>
              </w:rPr>
              <w:t xml:space="preserve"> period starts being counted. This is done to align the definition the safety SAP.  </w:t>
            </w:r>
          </w:p>
        </w:tc>
      </w:tr>
    </w:tbl>
    <w:p w14:paraId="6F7B50C3" w14:textId="0BEF58D7" w:rsidR="00D049A2" w:rsidRDefault="00D049A2" w:rsidP="00D049A2">
      <w:pPr>
        <w:tabs>
          <w:tab w:val="left" w:pos="142"/>
        </w:tabs>
        <w:rPr>
          <w:b/>
          <w:sz w:val="36"/>
        </w:rPr>
      </w:pPr>
    </w:p>
    <w:p w14:paraId="782FE048" w14:textId="4BAA436E" w:rsidR="00B732EC" w:rsidRDefault="00B732EC" w:rsidP="00D049A2">
      <w:pPr>
        <w:tabs>
          <w:tab w:val="left" w:pos="142"/>
        </w:tabs>
        <w:rPr>
          <w:b/>
          <w:sz w:val="36"/>
        </w:rPr>
      </w:pPr>
    </w:p>
    <w:p w14:paraId="5DE9AE26" w14:textId="77777777" w:rsidR="00B732EC" w:rsidRPr="00340CF4" w:rsidRDefault="00B732EC" w:rsidP="00D049A2">
      <w:pPr>
        <w:tabs>
          <w:tab w:val="left" w:pos="142"/>
        </w:tabs>
        <w:rPr>
          <w:b/>
          <w:sz w:val="36"/>
        </w:rPr>
      </w:pPr>
    </w:p>
    <w:p w14:paraId="68D64777" w14:textId="77777777" w:rsidR="00D049A2" w:rsidRDefault="00D049A2" w:rsidP="00D049A2">
      <w:pPr>
        <w:spacing w:after="160" w:line="259" w:lineRule="auto"/>
        <w:rPr>
          <w:rFonts w:eastAsiaTheme="majorEastAsia" w:cs="Calibri"/>
          <w:b/>
          <w:bCs/>
          <w:sz w:val="32"/>
        </w:rPr>
      </w:pPr>
      <w:r>
        <w:rPr>
          <w:rFonts w:cs="Calibri"/>
        </w:rPr>
        <w:br w:type="page"/>
      </w:r>
    </w:p>
    <w:p w14:paraId="5BB10B84" w14:textId="77777777" w:rsidR="0057480E" w:rsidRPr="00A924B9" w:rsidRDefault="007F3DCB" w:rsidP="005721AB">
      <w:pPr>
        <w:pStyle w:val="Heading1"/>
        <w:numPr>
          <w:ilvl w:val="0"/>
          <w:numId w:val="11"/>
        </w:numPr>
        <w:spacing w:line="276" w:lineRule="auto"/>
        <w:ind w:left="360"/>
        <w:rPr>
          <w:b/>
        </w:rPr>
      </w:pPr>
      <w:r w:rsidRPr="00A924B9">
        <w:rPr>
          <w:b/>
        </w:rPr>
        <w:lastRenderedPageBreak/>
        <w:t>Introduction</w:t>
      </w:r>
      <w:r w:rsidR="003A1B43" w:rsidRPr="00A924B9">
        <w:rPr>
          <w:b/>
        </w:rPr>
        <w:t xml:space="preserve"> </w:t>
      </w:r>
    </w:p>
    <w:p w14:paraId="427AC318" w14:textId="578A8828" w:rsidR="00B01B41" w:rsidRPr="00A924B9" w:rsidRDefault="0057480E" w:rsidP="00896573">
      <w:pPr>
        <w:spacing w:line="276" w:lineRule="auto"/>
        <w:ind w:left="0" w:firstLine="0"/>
      </w:pPr>
      <w:r w:rsidRPr="00A924B9">
        <w:t xml:space="preserve">This is the statistical analytical plan (SAP) of </w:t>
      </w:r>
      <w:r w:rsidR="00656217" w:rsidRPr="00A924B9">
        <w:t>the</w:t>
      </w:r>
      <w:r w:rsidR="00B01B41" w:rsidRPr="00A924B9">
        <w:t xml:space="preserve"> ConcePTION demonstration project </w:t>
      </w:r>
      <w:r w:rsidRPr="00A924B9">
        <w:t>aiming at</w:t>
      </w:r>
      <w:r w:rsidR="00B01B41" w:rsidRPr="00A924B9">
        <w:t xml:space="preserve"> providing guidance on how to study intermittent medication exposures in diseases with episodic manifestation during pregnancy.</w:t>
      </w:r>
      <w:r w:rsidRPr="00A924B9">
        <w:t xml:space="preserve"> </w:t>
      </w:r>
      <w:r w:rsidR="00B01B41" w:rsidRPr="00A924B9">
        <w:t>Th</w:t>
      </w:r>
      <w:r w:rsidR="00656217" w:rsidRPr="00A924B9">
        <w:t>e</w:t>
      </w:r>
      <w:r w:rsidR="00B01B41" w:rsidRPr="00A924B9">
        <w:t xml:space="preserve"> project is organized in two parts:  </w:t>
      </w:r>
    </w:p>
    <w:p w14:paraId="7A9B485B" w14:textId="77777777" w:rsidR="00B01B41" w:rsidRPr="00A924B9" w:rsidRDefault="00B01B41" w:rsidP="005721AB">
      <w:pPr>
        <w:pStyle w:val="ListParagraph"/>
        <w:numPr>
          <w:ilvl w:val="0"/>
          <w:numId w:val="12"/>
        </w:numPr>
        <w:tabs>
          <w:tab w:val="left" w:pos="709"/>
        </w:tabs>
        <w:spacing w:line="276" w:lineRule="auto"/>
        <w:ind w:left="0" w:firstLine="0"/>
        <w:contextualSpacing w:val="0"/>
      </w:pPr>
      <w:r w:rsidRPr="00A924B9">
        <w:t>Part 1. Medication Utilisation study and Event/Outcome Definition</w:t>
      </w:r>
    </w:p>
    <w:p w14:paraId="3233C6B1" w14:textId="77777777" w:rsidR="00B01B41" w:rsidRPr="00A924B9" w:rsidRDefault="00B01B41" w:rsidP="005721AB">
      <w:pPr>
        <w:pStyle w:val="ListParagraph"/>
        <w:numPr>
          <w:ilvl w:val="0"/>
          <w:numId w:val="12"/>
        </w:numPr>
        <w:tabs>
          <w:tab w:val="left" w:pos="709"/>
        </w:tabs>
        <w:spacing w:line="276" w:lineRule="auto"/>
        <w:ind w:left="0" w:firstLine="0"/>
        <w:contextualSpacing w:val="0"/>
      </w:pPr>
      <w:r w:rsidRPr="00A924B9">
        <w:t>Part 2. Medication Safety study</w:t>
      </w:r>
    </w:p>
    <w:p w14:paraId="5C3F7B71" w14:textId="6E156476" w:rsidR="00656217" w:rsidRPr="00A924B9" w:rsidRDefault="002C1334" w:rsidP="00896573">
      <w:pPr>
        <w:tabs>
          <w:tab w:val="left" w:pos="709"/>
        </w:tabs>
        <w:spacing w:line="276" w:lineRule="auto"/>
        <w:ind w:left="0" w:firstLine="0"/>
      </w:pPr>
      <w:r w:rsidRPr="00A924B9">
        <w:t xml:space="preserve">This </w:t>
      </w:r>
      <w:r w:rsidR="00150182" w:rsidRPr="00A924B9">
        <w:t>SAP r</w:t>
      </w:r>
      <w:r w:rsidRPr="00A924B9">
        <w:t>elates to Part 1</w:t>
      </w:r>
      <w:r w:rsidR="00150182" w:rsidRPr="00A924B9">
        <w:t xml:space="preserve"> only</w:t>
      </w:r>
      <w:r w:rsidRPr="00A924B9">
        <w:t xml:space="preserve">. </w:t>
      </w:r>
      <w:r w:rsidR="00150182" w:rsidRPr="00A924B9">
        <w:t>Th</w:t>
      </w:r>
      <w:r w:rsidR="0057480E" w:rsidRPr="00A924B9">
        <w:t xml:space="preserve">e </w:t>
      </w:r>
      <w:r w:rsidR="00B01B41" w:rsidRPr="00A924B9">
        <w:t>results from Part 1 will inform Part 2</w:t>
      </w:r>
      <w:r w:rsidR="00656217" w:rsidRPr="00A924B9">
        <w:t>, and an additional SAP for Part 2 will follow.</w:t>
      </w:r>
    </w:p>
    <w:p w14:paraId="588C23B0" w14:textId="68C8E027" w:rsidR="00656C58" w:rsidRPr="00A924B9" w:rsidRDefault="00656217" w:rsidP="00896573">
      <w:pPr>
        <w:tabs>
          <w:tab w:val="left" w:pos="709"/>
        </w:tabs>
        <w:spacing w:line="276" w:lineRule="auto"/>
        <w:ind w:left="0" w:firstLine="0"/>
      </w:pPr>
      <w:r>
        <w:t xml:space="preserve">The background and rationale for this SAP is outlined in more detail in the corresponding protocol. </w:t>
      </w:r>
      <w:r w:rsidR="009A7CC9">
        <w:t xml:space="preserve">In brief, knowledge about </w:t>
      </w:r>
      <w:r w:rsidR="002C1334">
        <w:t xml:space="preserve">use, </w:t>
      </w:r>
      <w:r w:rsidR="009A7CC9">
        <w:t xml:space="preserve">benefits and harms related to pharmacological treatment of diseases with episodic manifestations has been inadequate for years </w:t>
      </w:r>
      <w:r w:rsidR="009A7CC9" w:rsidRPr="7C9E3CC1">
        <w:rPr>
          <w:color w:val="000000" w:themeColor="text1"/>
        </w:rPr>
        <w:t xml:space="preserve">due to the difficulties and lack of harmonization in assessing </w:t>
      </w:r>
      <w:r w:rsidR="00656C58" w:rsidRPr="7C9E3CC1">
        <w:rPr>
          <w:color w:val="000000" w:themeColor="text1"/>
        </w:rPr>
        <w:t>intermittent</w:t>
      </w:r>
      <w:r w:rsidR="009A7CC9" w:rsidRPr="7C9E3CC1">
        <w:rPr>
          <w:color w:val="000000" w:themeColor="text1"/>
        </w:rPr>
        <w:t xml:space="preserve"> medication use in pregnancy using records of prescri</w:t>
      </w:r>
      <w:del w:id="10" w:author="Vera Ruth Mitter" w:date="2022-11-25T08:40:00Z">
        <w:r w:rsidRPr="7C9E3CC1" w:rsidDel="009A7CC9">
          <w:rPr>
            <w:color w:val="000000" w:themeColor="text1"/>
          </w:rPr>
          <w:delText>ption</w:delText>
        </w:r>
      </w:del>
      <w:ins w:id="11" w:author="Vera Ruth Mitter" w:date="2022-11-25T08:40:00Z">
        <w:r w:rsidR="4CE04595" w:rsidRPr="7C9E3CC1">
          <w:rPr>
            <w:color w:val="000000" w:themeColor="text1"/>
          </w:rPr>
          <w:t>bed</w:t>
        </w:r>
      </w:ins>
      <w:r w:rsidR="009A7CC9" w:rsidRPr="7C9E3CC1">
        <w:rPr>
          <w:color w:val="000000" w:themeColor="text1"/>
        </w:rPr>
        <w:t xml:space="preserve"> medicine</w:t>
      </w:r>
      <w:del w:id="12" w:author="Vera Ruth Mitter" w:date="2022-11-25T08:40:00Z">
        <w:r w:rsidRPr="7C9E3CC1" w:rsidDel="009A7CC9">
          <w:rPr>
            <w:color w:val="000000" w:themeColor="text1"/>
          </w:rPr>
          <w:delText>s</w:delText>
        </w:r>
      </w:del>
      <w:r w:rsidR="009A7CC9" w:rsidRPr="7C9E3CC1">
        <w:rPr>
          <w:color w:val="000000" w:themeColor="text1"/>
        </w:rPr>
        <w:t>.</w:t>
      </w:r>
      <w:r w:rsidR="000560BE" w:rsidRPr="7C9E3CC1">
        <w:rPr>
          <w:color w:val="000000" w:themeColor="text1"/>
        </w:rPr>
        <w:t xml:space="preserve"> M</w:t>
      </w:r>
      <w:r w:rsidR="00656C58" w:rsidRPr="7C9E3CC1">
        <w:rPr>
          <w:color w:val="000000" w:themeColor="text1"/>
        </w:rPr>
        <w:t xml:space="preserve">edication exposure will often vary over the course of pregnancy, with exposure episodes depending on a range of factors including fluctuation in disease activity, co-medication </w:t>
      </w:r>
      <w:proofErr w:type="gramStart"/>
      <w:r w:rsidR="00656C58" w:rsidRPr="7C9E3CC1">
        <w:rPr>
          <w:color w:val="000000" w:themeColor="text1"/>
        </w:rPr>
        <w:t>use</w:t>
      </w:r>
      <w:proofErr w:type="gramEnd"/>
      <w:r w:rsidR="00656C58" w:rsidRPr="7C9E3CC1">
        <w:rPr>
          <w:color w:val="000000" w:themeColor="text1"/>
        </w:rPr>
        <w:t xml:space="preserve"> and the women’s perception of her needs, drug risks and benefits. Understanding the drug utilization patterns for these drugs is especially important</w:t>
      </w:r>
      <w:r w:rsidR="00150182" w:rsidRPr="7C9E3CC1">
        <w:rPr>
          <w:color w:val="000000" w:themeColor="text1"/>
        </w:rPr>
        <w:t>,</w:t>
      </w:r>
      <w:r w:rsidR="00656C58" w:rsidRPr="7C9E3CC1">
        <w:rPr>
          <w:color w:val="000000" w:themeColor="text1"/>
        </w:rPr>
        <w:t xml:space="preserve"> as it will inform choice of exposure </w:t>
      </w:r>
      <w:r w:rsidR="00656C58">
        <w:t>definitions, exposure misclassification assessments and sensitivity analyses.</w:t>
      </w:r>
      <w:r w:rsidR="0057480E">
        <w:t xml:space="preserve"> </w:t>
      </w:r>
    </w:p>
    <w:p w14:paraId="43D113DA" w14:textId="306255A2" w:rsidR="00656217" w:rsidRPr="00A924B9" w:rsidRDefault="00656C58" w:rsidP="00896573">
      <w:pPr>
        <w:tabs>
          <w:tab w:val="left" w:pos="709"/>
        </w:tabs>
        <w:spacing w:line="276" w:lineRule="auto"/>
        <w:ind w:left="0" w:firstLine="0"/>
        <w:rPr>
          <w:color w:val="000000" w:themeColor="text1"/>
        </w:rPr>
      </w:pPr>
      <w:r w:rsidRPr="00A924B9">
        <w:rPr>
          <w:b/>
        </w:rPr>
        <w:t>Medications to treat migraine</w:t>
      </w:r>
      <w:r w:rsidR="00656217" w:rsidRPr="00A924B9">
        <w:rPr>
          <w:b/>
        </w:rPr>
        <w:t>,</w:t>
      </w:r>
      <w:r w:rsidRPr="00A924B9">
        <w:rPr>
          <w:b/>
        </w:rPr>
        <w:t xml:space="preserve"> specifically triptans</w:t>
      </w:r>
      <w:r w:rsidR="00656217" w:rsidRPr="00A924B9">
        <w:rPr>
          <w:b/>
        </w:rPr>
        <w:t>, are used as motivating example in this project</w:t>
      </w:r>
      <w:r w:rsidR="00150182" w:rsidRPr="00A924B9">
        <w:t xml:space="preserve">. The rationale </w:t>
      </w:r>
      <w:r w:rsidR="00656217" w:rsidRPr="00A924B9">
        <w:t xml:space="preserve">behind </w:t>
      </w:r>
      <w:r w:rsidR="00150182" w:rsidRPr="00A924B9">
        <w:t xml:space="preserve">this choice is </w:t>
      </w:r>
      <w:r w:rsidR="00656217" w:rsidRPr="00A924B9">
        <w:t xml:space="preserve">two-fold: </w:t>
      </w:r>
      <w:r w:rsidR="00150182" w:rsidRPr="00A924B9">
        <w:t>(</w:t>
      </w:r>
      <w:proofErr w:type="spellStart"/>
      <w:r w:rsidR="00150182" w:rsidRPr="00A924B9">
        <w:t>i</w:t>
      </w:r>
      <w:proofErr w:type="spellEnd"/>
      <w:r w:rsidR="00150182" w:rsidRPr="00A924B9">
        <w:t>) triptans</w:t>
      </w:r>
      <w:r w:rsidRPr="00A924B9">
        <w:t xml:space="preserve"> are the most frequently used rescue migraine medications in pregnancy</w:t>
      </w:r>
      <w:r w:rsidR="00656217" w:rsidRPr="00A924B9">
        <w:t>;</w:t>
      </w:r>
      <w:r w:rsidRPr="00A924B9">
        <w:t xml:space="preserve"> and </w:t>
      </w:r>
      <w:r w:rsidR="00150182" w:rsidRPr="00A924B9">
        <w:t xml:space="preserve">(ii) </w:t>
      </w:r>
      <w:r w:rsidRPr="00A924B9">
        <w:t xml:space="preserve">migraine </w:t>
      </w:r>
      <w:r w:rsidR="009A7CC9" w:rsidRPr="00A924B9">
        <w:rPr>
          <w:color w:val="000000" w:themeColor="text1"/>
        </w:rPr>
        <w:t xml:space="preserve">is a </w:t>
      </w:r>
      <w:r w:rsidR="009A7CC9" w:rsidRPr="00A924B9">
        <w:t>relapsing-remitting pain condition</w:t>
      </w:r>
      <w:r w:rsidR="009A7CC9" w:rsidRPr="00A924B9">
        <w:rPr>
          <w:color w:val="000000" w:themeColor="text1"/>
        </w:rPr>
        <w:t>.</w:t>
      </w:r>
      <w:r w:rsidR="00686E0F" w:rsidRPr="00A924B9">
        <w:rPr>
          <w:rFonts w:asciiTheme="majorHAnsi" w:hAnsiTheme="majorHAnsi"/>
        </w:rPr>
        <w:t xml:space="preserve"> </w:t>
      </w:r>
      <w:r w:rsidR="00656217" w:rsidRPr="00A924B9">
        <w:rPr>
          <w:color w:val="000000" w:themeColor="text1"/>
        </w:rPr>
        <w:t>Results from this Part</w:t>
      </w:r>
      <w:r w:rsidR="002C6983">
        <w:rPr>
          <w:color w:val="000000" w:themeColor="text1"/>
        </w:rPr>
        <w:t xml:space="preserve"> 1</w:t>
      </w:r>
      <w:r w:rsidR="00656217" w:rsidRPr="00A924B9">
        <w:rPr>
          <w:color w:val="000000" w:themeColor="text1"/>
        </w:rPr>
        <w:t xml:space="preserve"> will inform decisions in Part 2, and focus on correctly defining exposure (</w:t>
      </w:r>
      <w:proofErr w:type="gramStart"/>
      <w:r w:rsidR="00656217" w:rsidRPr="00A924B9">
        <w:rPr>
          <w:color w:val="000000" w:themeColor="text1"/>
        </w:rPr>
        <w:t>i.e.</w:t>
      </w:r>
      <w:proofErr w:type="gramEnd"/>
      <w:r w:rsidR="00656217" w:rsidRPr="00A924B9">
        <w:rPr>
          <w:color w:val="000000" w:themeColor="text1"/>
        </w:rPr>
        <w:t xml:space="preserve"> migraine medication), the underlying disease (i.e. migraine) and selected outcomes associated with the underlying disease (i.e. preeclampsia and gestational diabetes).</w:t>
      </w:r>
    </w:p>
    <w:p w14:paraId="57DC1ECE" w14:textId="158F3D66" w:rsidR="005343EC" w:rsidRPr="00A924B9" w:rsidRDefault="007F3DCB" w:rsidP="005721AB">
      <w:pPr>
        <w:pStyle w:val="Heading1"/>
        <w:numPr>
          <w:ilvl w:val="0"/>
          <w:numId w:val="11"/>
        </w:numPr>
        <w:spacing w:line="276" w:lineRule="auto"/>
        <w:ind w:left="0" w:firstLine="0"/>
        <w:rPr>
          <w:b/>
        </w:rPr>
      </w:pPr>
      <w:r w:rsidRPr="00A924B9">
        <w:rPr>
          <w:b/>
        </w:rPr>
        <w:t>Objectives</w:t>
      </w:r>
    </w:p>
    <w:p w14:paraId="13EC1A2C" w14:textId="71192117" w:rsidR="00150182" w:rsidRPr="00A924B9" w:rsidRDefault="009A7CC9" w:rsidP="00896573">
      <w:pPr>
        <w:tabs>
          <w:tab w:val="left" w:pos="709"/>
        </w:tabs>
        <w:spacing w:line="276" w:lineRule="auto"/>
        <w:ind w:left="0" w:firstLine="0"/>
      </w:pPr>
      <w:bookmarkStart w:id="13" w:name="_Hlk68174451"/>
      <w:r w:rsidRPr="00A924B9">
        <w:rPr>
          <w:b/>
        </w:rPr>
        <w:t xml:space="preserve">Medication Utilisation Study </w:t>
      </w:r>
    </w:p>
    <w:p w14:paraId="3C109980" w14:textId="67FB2618" w:rsidR="009A7CC9" w:rsidRPr="00B73BE1" w:rsidRDefault="00150182" w:rsidP="005721AB">
      <w:pPr>
        <w:pStyle w:val="ListParagraph"/>
        <w:numPr>
          <w:ilvl w:val="0"/>
          <w:numId w:val="3"/>
        </w:numPr>
        <w:spacing w:line="276" w:lineRule="auto"/>
        <w:ind w:left="0" w:firstLine="0"/>
      </w:pPr>
      <w:r w:rsidRPr="00B73BE1">
        <w:t>T</w:t>
      </w:r>
      <w:r w:rsidR="009A7CC9" w:rsidRPr="00B73BE1">
        <w:t xml:space="preserve">o describe drug utilization patterns </w:t>
      </w:r>
      <w:r w:rsidR="00656217" w:rsidRPr="00B73BE1">
        <w:t xml:space="preserve">of triptans/migraine </w:t>
      </w:r>
      <w:r w:rsidR="00B36659" w:rsidRPr="00B73BE1">
        <w:t>co-</w:t>
      </w:r>
      <w:r w:rsidR="00656217" w:rsidRPr="00B73BE1">
        <w:t>medications over the course of pregnancy (</w:t>
      </w:r>
      <w:proofErr w:type="gramStart"/>
      <w:r w:rsidR="00656217" w:rsidRPr="00B73BE1">
        <w:t>e.g.</w:t>
      </w:r>
      <w:proofErr w:type="gramEnd"/>
      <w:r w:rsidR="00656217" w:rsidRPr="00B73BE1">
        <w:t xml:space="preserve"> </w:t>
      </w:r>
      <w:r w:rsidR="00363BED" w:rsidRPr="00B73BE1">
        <w:t xml:space="preserve">from 12 or </w:t>
      </w:r>
      <w:r w:rsidR="00507D46" w:rsidRPr="00B73BE1">
        <w:t xml:space="preserve">3 months </w:t>
      </w:r>
      <w:r w:rsidR="00656217" w:rsidRPr="00B73BE1">
        <w:t>prior to, during, and</w:t>
      </w:r>
      <w:r w:rsidR="00507D46" w:rsidRPr="00B73BE1">
        <w:t xml:space="preserve"> 3 months</w:t>
      </w:r>
      <w:r w:rsidR="00656217" w:rsidRPr="00B73BE1">
        <w:t xml:space="preserve"> after pregnancy</w:t>
      </w:r>
      <w:r w:rsidR="00656217" w:rsidRPr="00B73BE1">
        <w:rPr>
          <w:rFonts w:asciiTheme="majorHAnsi" w:hAnsiTheme="majorHAnsi"/>
          <w:spacing w:val="1"/>
        </w:rPr>
        <w:t xml:space="preserve">) </w:t>
      </w:r>
      <w:r w:rsidR="00656217" w:rsidRPr="00B73BE1">
        <w:t>among women with migraine</w:t>
      </w:r>
      <w:r w:rsidR="00D56B52" w:rsidRPr="00B73BE1">
        <w:t>, by migraine severity and type, and by</w:t>
      </w:r>
      <w:r w:rsidR="00BE5F9C" w:rsidRPr="00B73BE1">
        <w:t xml:space="preserve"> data source</w:t>
      </w:r>
      <w:r w:rsidR="00656217" w:rsidRPr="00B73BE1">
        <w:t>.</w:t>
      </w:r>
      <w:r w:rsidR="00507D46" w:rsidRPr="00B73BE1">
        <w:t xml:space="preserve"> </w:t>
      </w:r>
    </w:p>
    <w:p w14:paraId="28BF31AE" w14:textId="3BA080A3" w:rsidR="00B36659" w:rsidRPr="00A924B9" w:rsidRDefault="002358F6" w:rsidP="00B36659">
      <w:pPr>
        <w:pStyle w:val="ListParagraph"/>
        <w:numPr>
          <w:ilvl w:val="0"/>
          <w:numId w:val="3"/>
        </w:numPr>
        <w:spacing w:line="276" w:lineRule="auto"/>
        <w:ind w:left="0" w:firstLine="0"/>
      </w:pPr>
      <w:r>
        <w:t>To describe</w:t>
      </w:r>
      <w:r w:rsidR="00B36659" w:rsidRPr="00A924B9">
        <w:t xml:space="preserve"> </w:t>
      </w:r>
      <w:r w:rsidR="00B36659">
        <w:t>how</w:t>
      </w:r>
      <w:r w:rsidR="00B36659" w:rsidRPr="00A924B9">
        <w:t xml:space="preserve"> maternal factors </w:t>
      </w:r>
      <w:r w:rsidR="00B36659">
        <w:t>(e.g., age, parity</w:t>
      </w:r>
      <w:r w:rsidR="00B42084">
        <w:t>) and</w:t>
      </w:r>
      <w:r w:rsidR="00B36659">
        <w:t xml:space="preserve"> </w:t>
      </w:r>
      <w:r w:rsidR="00B42084">
        <w:t>data source</w:t>
      </w:r>
      <w:r w:rsidR="00B36659">
        <w:t xml:space="preserve"> </w:t>
      </w:r>
      <w:r w:rsidR="00B36659" w:rsidRPr="00A924B9">
        <w:t xml:space="preserve">are </w:t>
      </w:r>
      <w:r>
        <w:t xml:space="preserve">related </w:t>
      </w:r>
      <w:r w:rsidR="00B36659">
        <w:t>with</w:t>
      </w:r>
      <w:r w:rsidR="00B36659" w:rsidRPr="00A924B9">
        <w:t xml:space="preserve"> triptan utilization patterns in pregnancy.</w:t>
      </w:r>
    </w:p>
    <w:p w14:paraId="2C644A9D" w14:textId="05B42DD6" w:rsidR="00B36659" w:rsidRDefault="009F427C" w:rsidP="00B36659">
      <w:pPr>
        <w:pStyle w:val="ListParagraph"/>
        <w:numPr>
          <w:ilvl w:val="0"/>
          <w:numId w:val="3"/>
        </w:numPr>
        <w:spacing w:line="276" w:lineRule="auto"/>
        <w:ind w:left="0" w:firstLine="0"/>
      </w:pPr>
      <w:r>
        <w:t>To illustrate</w:t>
      </w:r>
      <w:r w:rsidR="002358F6">
        <w:t xml:space="preserve"> and </w:t>
      </w:r>
      <w:r w:rsidR="00EB6C16">
        <w:t xml:space="preserve">operationalize </w:t>
      </w:r>
      <w:r w:rsidR="002358F6">
        <w:t>methodologically</w:t>
      </w:r>
      <w:r w:rsidR="00EB6C16">
        <w:t xml:space="preserve"> </w:t>
      </w:r>
      <w:r>
        <w:t xml:space="preserve">how </w:t>
      </w:r>
      <w:r w:rsidR="00EB6C16">
        <w:t xml:space="preserve">different </w:t>
      </w:r>
      <w:r w:rsidR="002358F6">
        <w:t>exposure (mis)classification</w:t>
      </w:r>
      <w:r w:rsidR="00B36659">
        <w:t xml:space="preserve"> scenarios can </w:t>
      </w:r>
      <w:r w:rsidR="002358F6">
        <w:t>affect</w:t>
      </w:r>
      <w:r w:rsidR="00B36659">
        <w:t xml:space="preserve"> </w:t>
      </w:r>
      <w:r w:rsidR="00EB6C16">
        <w:t xml:space="preserve">the </w:t>
      </w:r>
      <w:r w:rsidR="00B36659">
        <w:t>prevalence of triptan use according to trimester, migraine type and severity (mild vs severe/very severe)</w:t>
      </w:r>
      <w:r w:rsidR="00B73BE1">
        <w:t xml:space="preserve"> at baseline</w:t>
      </w:r>
      <w:r w:rsidR="00B36659">
        <w:t xml:space="preserve">, and </w:t>
      </w:r>
      <w:r w:rsidR="002358F6">
        <w:t xml:space="preserve">by </w:t>
      </w:r>
      <w:r w:rsidR="00BE5F9C">
        <w:t>data source</w:t>
      </w:r>
      <w:r w:rsidR="00B36659">
        <w:t xml:space="preserve">. </w:t>
      </w:r>
    </w:p>
    <w:bookmarkEnd w:id="13"/>
    <w:p w14:paraId="1E276AF0" w14:textId="7A64D43F" w:rsidR="00874415" w:rsidRPr="00A924B9" w:rsidRDefault="00EA42C9" w:rsidP="005721AB">
      <w:pPr>
        <w:pStyle w:val="Heading1"/>
        <w:numPr>
          <w:ilvl w:val="0"/>
          <w:numId w:val="11"/>
        </w:numPr>
        <w:spacing w:line="276" w:lineRule="auto"/>
        <w:ind w:left="0" w:firstLine="0"/>
        <w:rPr>
          <w:b/>
        </w:rPr>
      </w:pPr>
      <w:r w:rsidRPr="00A924B9">
        <w:rPr>
          <w:b/>
        </w:rPr>
        <w:t xml:space="preserve">Methods </w:t>
      </w:r>
    </w:p>
    <w:p w14:paraId="2C434F42" w14:textId="57B4BBDF" w:rsidR="00EA42C9" w:rsidRPr="00A924B9" w:rsidRDefault="00B21E11" w:rsidP="005721AB">
      <w:pPr>
        <w:pStyle w:val="Heading2"/>
        <w:numPr>
          <w:ilvl w:val="1"/>
          <w:numId w:val="11"/>
        </w:numPr>
        <w:spacing w:line="276" w:lineRule="auto"/>
        <w:ind w:left="0" w:firstLine="0"/>
      </w:pPr>
      <w:r w:rsidRPr="00A924B9">
        <w:t>Data sources</w:t>
      </w:r>
      <w:r w:rsidR="00974ECF" w:rsidRPr="00A924B9">
        <w:t xml:space="preserve"> and</w:t>
      </w:r>
      <w:r w:rsidR="00EA42C9" w:rsidRPr="00A924B9">
        <w:t xml:space="preserve"> study period </w:t>
      </w:r>
    </w:p>
    <w:p w14:paraId="25800BDD" w14:textId="6BE6020A" w:rsidR="00EA42C9" w:rsidRPr="00A924B9" w:rsidRDefault="00EA42C9" w:rsidP="00896573">
      <w:pPr>
        <w:spacing w:line="276" w:lineRule="auto"/>
        <w:ind w:left="0" w:firstLine="0"/>
      </w:pPr>
      <w:r>
        <w:t>The overall study period will run from 1 January 200</w:t>
      </w:r>
      <w:r w:rsidR="00B73BE1">
        <w:t>5</w:t>
      </w:r>
      <w:r>
        <w:t xml:space="preserve"> until 31 December 2019/latest data availability. </w:t>
      </w:r>
      <w:r w:rsidR="00E66AB0">
        <w:t xml:space="preserve">The start date is set to 2005 (instead of </w:t>
      </w:r>
      <w:commentRangeStart w:id="14"/>
      <w:r w:rsidR="00E66AB0">
        <w:t>2004</w:t>
      </w:r>
      <w:commentRangeEnd w:id="14"/>
      <w:r>
        <w:rPr>
          <w:rStyle w:val="CommentReference"/>
        </w:rPr>
        <w:commentReference w:id="14"/>
      </w:r>
      <w:r w:rsidR="00E66AB0">
        <w:t xml:space="preserve">) to ensure that all pregnancy records have at least one </w:t>
      </w:r>
      <w:r w:rsidR="00E66AB0">
        <w:lastRenderedPageBreak/>
        <w:t xml:space="preserve">year look-back time on prescription history, as described in detail later. </w:t>
      </w:r>
      <w:r w:rsidR="005754AE" w:rsidRPr="2C82B25F">
        <w:rPr>
          <w:color w:val="000000" w:themeColor="text1"/>
        </w:rPr>
        <w:t xml:space="preserve">The study will include data from </w:t>
      </w:r>
      <w:del w:id="15" w:author="Vera Ruth Mitter" w:date="2022-11-25T13:01:00Z">
        <w:r w:rsidRPr="2C82B25F" w:rsidDel="005754AE">
          <w:rPr>
            <w:color w:val="000000" w:themeColor="text1"/>
          </w:rPr>
          <w:delText>9</w:delText>
        </w:r>
        <w:r w:rsidRPr="2C82B25F" w:rsidDel="00E84AAA">
          <w:rPr>
            <w:color w:val="000000" w:themeColor="text1"/>
          </w:rPr>
          <w:delText xml:space="preserve"> or 11</w:delText>
        </w:r>
      </w:del>
      <w:ins w:id="16" w:author="Vera Ruth Mitter" w:date="2022-11-25T13:01:00Z">
        <w:r w:rsidR="53CB0012" w:rsidRPr="2C82B25F">
          <w:rPr>
            <w:color w:val="000000" w:themeColor="text1"/>
          </w:rPr>
          <w:t>7</w:t>
        </w:r>
      </w:ins>
      <w:r w:rsidR="005754AE" w:rsidRPr="2C82B25F">
        <w:rPr>
          <w:color w:val="000000" w:themeColor="text1"/>
        </w:rPr>
        <w:t xml:space="preserve"> data sources in 7 </w:t>
      </w:r>
      <w:del w:id="17" w:author="Vera Ruth Mitter" w:date="2022-11-25T13:01:00Z">
        <w:r w:rsidRPr="2C82B25F" w:rsidDel="00E84AAA">
          <w:rPr>
            <w:color w:val="000000" w:themeColor="text1"/>
          </w:rPr>
          <w:delText>or 8</w:delText>
        </w:r>
      </w:del>
      <w:r w:rsidR="00E84AAA" w:rsidRPr="2C82B25F">
        <w:rPr>
          <w:color w:val="000000" w:themeColor="text1"/>
        </w:rPr>
        <w:t xml:space="preserve"> </w:t>
      </w:r>
      <w:r w:rsidR="005754AE" w:rsidRPr="2C82B25F">
        <w:rPr>
          <w:color w:val="000000" w:themeColor="text1"/>
        </w:rPr>
        <w:t>European countries (</w:t>
      </w:r>
      <w:del w:id="18" w:author="Vera Ruth Mitter" w:date="2022-11-25T13:01:00Z">
        <w:r w:rsidRPr="2C82B25F" w:rsidDel="005754AE">
          <w:rPr>
            <w:color w:val="000000" w:themeColor="text1"/>
          </w:rPr>
          <w:delText>Germany</w:delText>
        </w:r>
      </w:del>
      <w:del w:id="19" w:author="Vera Ruth Mitter" w:date="2022-11-25T13:02:00Z">
        <w:r w:rsidRPr="2C82B25F" w:rsidDel="005754AE">
          <w:rPr>
            <w:color w:val="000000" w:themeColor="text1"/>
          </w:rPr>
          <w:delText xml:space="preserve">, </w:delText>
        </w:r>
      </w:del>
      <w:r w:rsidR="005754AE" w:rsidRPr="2C82B25F">
        <w:rPr>
          <w:color w:val="000000" w:themeColor="text1"/>
        </w:rPr>
        <w:t>Finland, France, Italy, Norway, Spain</w:t>
      </w:r>
      <w:r w:rsidR="00E84AAA" w:rsidRPr="2C82B25F">
        <w:rPr>
          <w:color w:val="000000" w:themeColor="text1"/>
        </w:rPr>
        <w:t xml:space="preserve">, </w:t>
      </w:r>
      <w:proofErr w:type="gramStart"/>
      <w:r w:rsidR="00E84AAA" w:rsidRPr="2C82B25F">
        <w:rPr>
          <w:color w:val="000000" w:themeColor="text1"/>
        </w:rPr>
        <w:t>Sweden</w:t>
      </w:r>
      <w:proofErr w:type="gramEnd"/>
      <w:r w:rsidR="005754AE" w:rsidRPr="2C82B25F">
        <w:rPr>
          <w:color w:val="000000" w:themeColor="text1"/>
        </w:rPr>
        <w:t xml:space="preserve"> and UK</w:t>
      </w:r>
      <w:r w:rsidR="00E84AAA" w:rsidRPr="2C82B25F">
        <w:rPr>
          <w:color w:val="000000" w:themeColor="text1"/>
        </w:rPr>
        <w:t>)</w:t>
      </w:r>
      <w:r w:rsidR="005754AE" w:rsidRPr="2C82B25F">
        <w:rPr>
          <w:color w:val="000000" w:themeColor="text1"/>
        </w:rPr>
        <w:t xml:space="preserve"> covering 5 million pregnancies across a 1</w:t>
      </w:r>
      <w:r w:rsidR="00ED298A" w:rsidRPr="2C82B25F">
        <w:rPr>
          <w:color w:val="000000" w:themeColor="text1"/>
        </w:rPr>
        <w:t>5</w:t>
      </w:r>
      <w:r w:rsidR="005754AE">
        <w:t xml:space="preserve">-year time frame, as outlined in Table 1. </w:t>
      </w:r>
      <w:r>
        <w:t xml:space="preserve">Some data sources will not provide data for the entire study period, but instead provide data between the dates outlined in Table 1. The period in which pregnancies may be picked may be shorter than the dates in Table 1 due to additional data requirements for each pregnancy. </w:t>
      </w:r>
    </w:p>
    <w:p w14:paraId="341F618A" w14:textId="3BCFAAA9" w:rsidR="008C6A4C" w:rsidRPr="00A924B9" w:rsidRDefault="008C6A4C" w:rsidP="00896573">
      <w:pPr>
        <w:pStyle w:val="NoSpacing"/>
        <w:spacing w:line="276" w:lineRule="auto"/>
        <w:ind w:left="0" w:firstLine="0"/>
        <w:rPr>
          <w:b/>
          <w:bCs/>
          <w:sz w:val="20"/>
          <w:szCs w:val="20"/>
        </w:rPr>
      </w:pPr>
      <w:bookmarkStart w:id="20" w:name="_Hlk68175161"/>
      <w:r w:rsidRPr="00A924B9">
        <w:rPr>
          <w:b/>
          <w:bCs/>
          <w:sz w:val="20"/>
          <w:szCs w:val="20"/>
        </w:rPr>
        <w:t xml:space="preserve">Table </w:t>
      </w:r>
      <w:r w:rsidR="00974ECF" w:rsidRPr="00A924B9">
        <w:rPr>
          <w:b/>
          <w:bCs/>
          <w:sz w:val="20"/>
          <w:szCs w:val="20"/>
        </w:rPr>
        <w:t>1</w:t>
      </w:r>
      <w:r w:rsidRPr="00A924B9">
        <w:rPr>
          <w:b/>
          <w:bCs/>
          <w:sz w:val="20"/>
          <w:szCs w:val="20"/>
        </w:rPr>
        <w:t xml:space="preserve"> – Data source start and end years</w:t>
      </w:r>
    </w:p>
    <w:tbl>
      <w:tblPr>
        <w:tblStyle w:val="TableGridLight1"/>
        <w:tblpPr w:leftFromText="180" w:rightFromText="180" w:vertAnchor="text" w:horzAnchor="margin" w:tblpY="12"/>
        <w:tblW w:w="7933" w:type="dxa"/>
        <w:tblLook w:val="04A0" w:firstRow="1" w:lastRow="0" w:firstColumn="1" w:lastColumn="0" w:noHBand="0" w:noVBand="1"/>
      </w:tblPr>
      <w:tblGrid>
        <w:gridCol w:w="1774"/>
        <w:gridCol w:w="2332"/>
        <w:gridCol w:w="1843"/>
        <w:gridCol w:w="1984"/>
      </w:tblGrid>
      <w:tr w:rsidR="005754AE" w:rsidRPr="00A924B9" w14:paraId="1D86E4E7" w14:textId="77777777" w:rsidTr="2C82B25F">
        <w:trPr>
          <w:tblHeader/>
        </w:trPr>
        <w:tc>
          <w:tcPr>
            <w:tcW w:w="1774" w:type="dxa"/>
            <w:shd w:val="clear" w:color="auto" w:fill="EDEDED" w:themeFill="accent3" w:themeFillTint="33"/>
          </w:tcPr>
          <w:bookmarkEnd w:id="20"/>
          <w:p w14:paraId="252B3790" w14:textId="090BB7F3" w:rsidR="005754AE" w:rsidRPr="00A924B9" w:rsidRDefault="0035797F" w:rsidP="00EC3FE4">
            <w:pPr>
              <w:tabs>
                <w:tab w:val="left" w:pos="709"/>
              </w:tabs>
              <w:spacing w:line="276" w:lineRule="auto"/>
              <w:ind w:left="0" w:firstLine="0"/>
              <w:rPr>
                <w:rFonts w:eastAsia="Calibri"/>
                <w:b/>
                <w:sz w:val="20"/>
                <w:szCs w:val="16"/>
                <w:lang w:val="en-GB"/>
              </w:rPr>
            </w:pPr>
            <w:r>
              <w:rPr>
                <w:rFonts w:eastAsia="Calibri"/>
                <w:b/>
                <w:sz w:val="20"/>
                <w:szCs w:val="16"/>
                <w:lang w:val="en-GB"/>
              </w:rPr>
              <w:t>Data source</w:t>
            </w:r>
          </w:p>
        </w:tc>
        <w:tc>
          <w:tcPr>
            <w:tcW w:w="2332" w:type="dxa"/>
            <w:shd w:val="clear" w:color="auto" w:fill="EDEDED" w:themeFill="accent3" w:themeFillTint="33"/>
          </w:tcPr>
          <w:p w14:paraId="05FF46FD" w14:textId="77777777" w:rsidR="005754AE" w:rsidRPr="00A924B9" w:rsidRDefault="005754AE" w:rsidP="00EC3FE4">
            <w:pPr>
              <w:tabs>
                <w:tab w:val="left" w:pos="709"/>
              </w:tabs>
              <w:spacing w:line="276" w:lineRule="auto"/>
              <w:ind w:left="0" w:firstLine="0"/>
              <w:rPr>
                <w:rFonts w:eastAsia="Calibri"/>
                <w:b/>
                <w:sz w:val="20"/>
                <w:szCs w:val="16"/>
                <w:lang w:val="en-GB"/>
              </w:rPr>
            </w:pPr>
            <w:r w:rsidRPr="00A924B9">
              <w:rPr>
                <w:rFonts w:eastAsia="Calibri"/>
                <w:b/>
                <w:sz w:val="20"/>
                <w:szCs w:val="16"/>
                <w:lang w:val="en-GB"/>
              </w:rPr>
              <w:t>Region</w:t>
            </w:r>
          </w:p>
        </w:tc>
        <w:tc>
          <w:tcPr>
            <w:tcW w:w="1843" w:type="dxa"/>
            <w:shd w:val="clear" w:color="auto" w:fill="EDEDED" w:themeFill="accent3" w:themeFillTint="33"/>
          </w:tcPr>
          <w:p w14:paraId="2D5309D0" w14:textId="77777777" w:rsidR="005754AE" w:rsidRPr="00A924B9" w:rsidRDefault="005754AE" w:rsidP="00EC3FE4">
            <w:pPr>
              <w:tabs>
                <w:tab w:val="left" w:pos="709"/>
              </w:tabs>
              <w:spacing w:line="276" w:lineRule="auto"/>
              <w:ind w:left="0" w:firstLine="0"/>
              <w:rPr>
                <w:rFonts w:eastAsia="Calibri"/>
                <w:b/>
                <w:sz w:val="20"/>
                <w:szCs w:val="16"/>
                <w:lang w:val="en-GB"/>
              </w:rPr>
            </w:pPr>
            <w:r w:rsidRPr="00A924B9">
              <w:rPr>
                <w:rFonts w:eastAsia="Calibri"/>
                <w:b/>
                <w:sz w:val="20"/>
                <w:szCs w:val="16"/>
                <w:lang w:val="en-GB"/>
              </w:rPr>
              <w:t>Start date</w:t>
            </w:r>
          </w:p>
        </w:tc>
        <w:tc>
          <w:tcPr>
            <w:tcW w:w="1984" w:type="dxa"/>
            <w:shd w:val="clear" w:color="auto" w:fill="EDEDED" w:themeFill="accent3" w:themeFillTint="33"/>
          </w:tcPr>
          <w:p w14:paraId="65AC495A" w14:textId="77777777" w:rsidR="005754AE" w:rsidRPr="00A924B9" w:rsidRDefault="005754AE" w:rsidP="00EC3FE4">
            <w:pPr>
              <w:tabs>
                <w:tab w:val="left" w:pos="709"/>
              </w:tabs>
              <w:spacing w:line="276" w:lineRule="auto"/>
              <w:ind w:left="0" w:firstLine="0"/>
              <w:rPr>
                <w:rFonts w:eastAsia="Calibri"/>
                <w:b/>
                <w:sz w:val="20"/>
                <w:szCs w:val="16"/>
                <w:lang w:val="en-GB"/>
              </w:rPr>
            </w:pPr>
            <w:r w:rsidRPr="00A924B9">
              <w:rPr>
                <w:rFonts w:eastAsia="Calibri"/>
                <w:b/>
                <w:sz w:val="20"/>
                <w:szCs w:val="16"/>
                <w:lang w:val="en-GB"/>
              </w:rPr>
              <w:t>End date</w:t>
            </w:r>
          </w:p>
        </w:tc>
      </w:tr>
      <w:tr w:rsidR="005754AE" w:rsidRPr="00A924B9" w14:paraId="167A7A25" w14:textId="77777777" w:rsidTr="2C82B25F">
        <w:tc>
          <w:tcPr>
            <w:tcW w:w="1774" w:type="dxa"/>
          </w:tcPr>
          <w:p w14:paraId="5B083846" w14:textId="77777777" w:rsidR="005754AE" w:rsidRPr="00A924B9" w:rsidRDefault="005754AE"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Finland</w:t>
            </w:r>
          </w:p>
        </w:tc>
        <w:tc>
          <w:tcPr>
            <w:tcW w:w="2332" w:type="dxa"/>
          </w:tcPr>
          <w:p w14:paraId="6563C4C5" w14:textId="77777777" w:rsidR="005754AE" w:rsidRPr="00A924B9" w:rsidRDefault="005754AE"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Nation-wide</w:t>
            </w:r>
          </w:p>
        </w:tc>
        <w:tc>
          <w:tcPr>
            <w:tcW w:w="1843" w:type="dxa"/>
          </w:tcPr>
          <w:p w14:paraId="3F80B69F" w14:textId="7299BC88" w:rsidR="005754AE" w:rsidRPr="00B73BE1" w:rsidRDefault="005754AE" w:rsidP="00B73BE1">
            <w:pPr>
              <w:tabs>
                <w:tab w:val="left" w:pos="709"/>
              </w:tabs>
              <w:spacing w:line="276" w:lineRule="auto"/>
              <w:ind w:left="0" w:firstLine="0"/>
              <w:rPr>
                <w:rFonts w:eastAsia="Calibri"/>
                <w:sz w:val="20"/>
                <w:szCs w:val="20"/>
                <w:lang w:val="en-GB"/>
              </w:rPr>
            </w:pPr>
            <w:r w:rsidRPr="00B73BE1">
              <w:rPr>
                <w:rFonts w:eastAsia="Calibri"/>
                <w:sz w:val="20"/>
                <w:szCs w:val="20"/>
                <w:lang w:val="en-GB"/>
              </w:rPr>
              <w:t>01/01/</w:t>
            </w:r>
            <w:r w:rsidR="004E721E" w:rsidRPr="00B73BE1">
              <w:rPr>
                <w:rFonts w:eastAsia="Calibri"/>
                <w:sz w:val="20"/>
                <w:szCs w:val="20"/>
                <w:lang w:val="en-GB"/>
              </w:rPr>
              <w:t>200</w:t>
            </w:r>
            <w:r w:rsidR="00B73BE1" w:rsidRPr="00B73BE1">
              <w:rPr>
                <w:rFonts w:eastAsia="Calibri"/>
                <w:sz w:val="20"/>
                <w:szCs w:val="20"/>
                <w:lang w:val="en-GB"/>
              </w:rPr>
              <w:t>5</w:t>
            </w:r>
          </w:p>
        </w:tc>
        <w:tc>
          <w:tcPr>
            <w:tcW w:w="1984" w:type="dxa"/>
          </w:tcPr>
          <w:p w14:paraId="47EAD1AB" w14:textId="17C1AC83" w:rsidR="005754AE" w:rsidRPr="00B73BE1" w:rsidRDefault="005754AE" w:rsidP="004E721E">
            <w:pPr>
              <w:tabs>
                <w:tab w:val="left" w:pos="709"/>
              </w:tabs>
              <w:spacing w:line="276" w:lineRule="auto"/>
              <w:ind w:left="0" w:firstLine="0"/>
              <w:rPr>
                <w:rFonts w:eastAsia="Calibri"/>
                <w:sz w:val="20"/>
                <w:szCs w:val="20"/>
                <w:lang w:val="en-GB"/>
              </w:rPr>
            </w:pPr>
            <w:r w:rsidRPr="00B73BE1">
              <w:rPr>
                <w:rFonts w:eastAsia="Calibri"/>
                <w:sz w:val="20"/>
                <w:szCs w:val="20"/>
                <w:lang w:val="en-GB"/>
              </w:rPr>
              <w:t>31/</w:t>
            </w:r>
            <w:r w:rsidR="004E721E" w:rsidRPr="00B73BE1">
              <w:rPr>
                <w:rFonts w:eastAsia="Calibri"/>
                <w:sz w:val="20"/>
                <w:szCs w:val="20"/>
                <w:lang w:val="en-GB"/>
              </w:rPr>
              <w:t>03</w:t>
            </w:r>
            <w:r w:rsidRPr="00B73BE1">
              <w:rPr>
                <w:rFonts w:eastAsia="Calibri"/>
                <w:sz w:val="20"/>
                <w:szCs w:val="20"/>
                <w:lang w:val="en-GB"/>
              </w:rPr>
              <w:t>/201</w:t>
            </w:r>
            <w:r w:rsidR="004E721E" w:rsidRPr="00B73BE1">
              <w:rPr>
                <w:rFonts w:eastAsia="Calibri"/>
                <w:sz w:val="20"/>
                <w:szCs w:val="20"/>
                <w:lang w:val="en-GB"/>
              </w:rPr>
              <w:t>9</w:t>
            </w:r>
          </w:p>
        </w:tc>
      </w:tr>
      <w:tr w:rsidR="005754AE" w:rsidRPr="00A924B9" w14:paraId="560740AF" w14:textId="77777777" w:rsidTr="2C82B25F">
        <w:tc>
          <w:tcPr>
            <w:tcW w:w="1774" w:type="dxa"/>
          </w:tcPr>
          <w:p w14:paraId="73AC9BEE" w14:textId="77777777" w:rsidR="005754AE" w:rsidRPr="00A924B9" w:rsidRDefault="005754AE"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France</w:t>
            </w:r>
          </w:p>
        </w:tc>
        <w:tc>
          <w:tcPr>
            <w:tcW w:w="2332" w:type="dxa"/>
          </w:tcPr>
          <w:p w14:paraId="3FE6E608" w14:textId="77777777" w:rsidR="005754AE" w:rsidRPr="00A924B9" w:rsidRDefault="005754AE"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 xml:space="preserve">Haute-Garonne </w:t>
            </w:r>
          </w:p>
        </w:tc>
        <w:tc>
          <w:tcPr>
            <w:tcW w:w="1843" w:type="dxa"/>
          </w:tcPr>
          <w:p w14:paraId="1813A264" w14:textId="77777777" w:rsidR="005754AE" w:rsidRPr="00B73BE1" w:rsidRDefault="005754AE" w:rsidP="00EC3FE4">
            <w:pPr>
              <w:tabs>
                <w:tab w:val="left" w:pos="709"/>
              </w:tabs>
              <w:spacing w:line="276" w:lineRule="auto"/>
              <w:ind w:left="0" w:firstLine="0"/>
              <w:rPr>
                <w:rFonts w:eastAsia="Calibri"/>
                <w:sz w:val="20"/>
                <w:szCs w:val="18"/>
                <w:lang w:val="en-GB"/>
              </w:rPr>
            </w:pPr>
            <w:r w:rsidRPr="00B73BE1">
              <w:rPr>
                <w:sz w:val="20"/>
                <w:szCs w:val="20"/>
                <w:lang w:val="en-GB"/>
              </w:rPr>
              <w:t>01/07/2005</w:t>
            </w:r>
          </w:p>
        </w:tc>
        <w:tc>
          <w:tcPr>
            <w:tcW w:w="1984" w:type="dxa"/>
          </w:tcPr>
          <w:p w14:paraId="444995DE" w14:textId="77777777" w:rsidR="005754AE" w:rsidRPr="00B73BE1" w:rsidRDefault="005754AE"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31/12/2019</w:t>
            </w:r>
          </w:p>
        </w:tc>
      </w:tr>
      <w:tr w:rsidR="008433E6" w:rsidRPr="00A924B9" w14:paraId="040AAD71" w14:textId="77777777" w:rsidTr="2C82B25F">
        <w:trPr>
          <w:del w:id="21" w:author="Vera Ruth Mitter" w:date="2022-11-25T10:14:00Z"/>
        </w:trPr>
        <w:tc>
          <w:tcPr>
            <w:tcW w:w="1774" w:type="dxa"/>
          </w:tcPr>
          <w:p w14:paraId="1FA9A5E9" w14:textId="33D157A1"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Germany</w:t>
            </w:r>
          </w:p>
        </w:tc>
        <w:tc>
          <w:tcPr>
            <w:tcW w:w="2332" w:type="dxa"/>
          </w:tcPr>
          <w:p w14:paraId="4A4EA034" w14:textId="454EEDF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Nation-wide (~17%)</w:t>
            </w:r>
          </w:p>
        </w:tc>
        <w:tc>
          <w:tcPr>
            <w:tcW w:w="1843" w:type="dxa"/>
          </w:tcPr>
          <w:p w14:paraId="4564CC72" w14:textId="2E529FE7" w:rsidR="008433E6" w:rsidRPr="00B73BE1" w:rsidRDefault="008433E6" w:rsidP="00EC3FE4">
            <w:pPr>
              <w:tabs>
                <w:tab w:val="left" w:pos="709"/>
              </w:tabs>
              <w:spacing w:line="276" w:lineRule="auto"/>
              <w:ind w:left="0" w:firstLine="0"/>
              <w:rPr>
                <w:sz w:val="20"/>
                <w:szCs w:val="20"/>
                <w:lang w:val="en-GB"/>
              </w:rPr>
            </w:pPr>
            <w:r w:rsidRPr="00B73BE1">
              <w:rPr>
                <w:rFonts w:eastAsia="Calibri"/>
                <w:sz w:val="20"/>
                <w:szCs w:val="20"/>
                <w:lang w:val="en-GB"/>
              </w:rPr>
              <w:t>01/01/2005</w:t>
            </w:r>
          </w:p>
        </w:tc>
        <w:tc>
          <w:tcPr>
            <w:tcW w:w="1984" w:type="dxa"/>
          </w:tcPr>
          <w:p w14:paraId="47041E49" w14:textId="32CD3D4E"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31/12/2018</w:t>
            </w:r>
          </w:p>
        </w:tc>
      </w:tr>
      <w:tr w:rsidR="008433E6" w:rsidRPr="00A924B9" w14:paraId="2D54FFFE" w14:textId="77777777" w:rsidTr="2C82B25F">
        <w:tc>
          <w:tcPr>
            <w:tcW w:w="1774" w:type="dxa"/>
          </w:tcPr>
          <w:p w14:paraId="6F496E03"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Italy</w:t>
            </w:r>
          </w:p>
        </w:tc>
        <w:tc>
          <w:tcPr>
            <w:tcW w:w="2332" w:type="dxa"/>
          </w:tcPr>
          <w:p w14:paraId="6F0E4D44"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Emilia Romagna</w:t>
            </w:r>
          </w:p>
        </w:tc>
        <w:tc>
          <w:tcPr>
            <w:tcW w:w="1843" w:type="dxa"/>
          </w:tcPr>
          <w:p w14:paraId="12B7245D"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01/01/2005</w:t>
            </w:r>
          </w:p>
        </w:tc>
        <w:tc>
          <w:tcPr>
            <w:tcW w:w="1984" w:type="dxa"/>
          </w:tcPr>
          <w:p w14:paraId="16FAC49A"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31/12/2019</w:t>
            </w:r>
          </w:p>
        </w:tc>
      </w:tr>
      <w:tr w:rsidR="008433E6" w:rsidRPr="00A924B9" w14:paraId="4D71F948" w14:textId="77777777" w:rsidTr="2C82B25F">
        <w:trPr>
          <w:del w:id="22" w:author="Vera Ruth Mitter" w:date="2022-11-25T10:14:00Z"/>
        </w:trPr>
        <w:tc>
          <w:tcPr>
            <w:tcW w:w="1774" w:type="dxa"/>
          </w:tcPr>
          <w:p w14:paraId="30ED8805"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Italy</w:t>
            </w:r>
          </w:p>
        </w:tc>
        <w:tc>
          <w:tcPr>
            <w:tcW w:w="2332" w:type="dxa"/>
          </w:tcPr>
          <w:p w14:paraId="2387EC01"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Tuscany</w:t>
            </w:r>
          </w:p>
        </w:tc>
        <w:tc>
          <w:tcPr>
            <w:tcW w:w="1843" w:type="dxa"/>
          </w:tcPr>
          <w:p w14:paraId="3075A114"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01/01/2005</w:t>
            </w:r>
          </w:p>
        </w:tc>
        <w:tc>
          <w:tcPr>
            <w:tcW w:w="1984" w:type="dxa"/>
          </w:tcPr>
          <w:p w14:paraId="2BB15761"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31/12/2019</w:t>
            </w:r>
          </w:p>
        </w:tc>
      </w:tr>
      <w:tr w:rsidR="008433E6" w:rsidRPr="00A924B9" w14:paraId="72822395" w14:textId="77777777" w:rsidTr="2C82B25F">
        <w:tc>
          <w:tcPr>
            <w:tcW w:w="1774" w:type="dxa"/>
            <w:shd w:val="clear" w:color="auto" w:fill="auto"/>
          </w:tcPr>
          <w:p w14:paraId="28751F37"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Norway</w:t>
            </w:r>
          </w:p>
        </w:tc>
        <w:tc>
          <w:tcPr>
            <w:tcW w:w="2332" w:type="dxa"/>
            <w:shd w:val="clear" w:color="auto" w:fill="auto"/>
          </w:tcPr>
          <w:p w14:paraId="303B5593"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 xml:space="preserve">Nation-wide </w:t>
            </w:r>
          </w:p>
        </w:tc>
        <w:tc>
          <w:tcPr>
            <w:tcW w:w="1843" w:type="dxa"/>
            <w:shd w:val="clear" w:color="auto" w:fill="auto"/>
          </w:tcPr>
          <w:p w14:paraId="6F4EC503" w14:textId="1BF06377" w:rsidR="008433E6" w:rsidRPr="00B73BE1" w:rsidRDefault="008433E6" w:rsidP="00B73BE1">
            <w:pPr>
              <w:tabs>
                <w:tab w:val="left" w:pos="709"/>
              </w:tabs>
              <w:spacing w:line="276" w:lineRule="auto"/>
              <w:ind w:left="0" w:firstLine="0"/>
              <w:rPr>
                <w:rFonts w:eastAsia="Calibri"/>
                <w:sz w:val="20"/>
                <w:szCs w:val="20"/>
                <w:lang w:val="en-GB"/>
              </w:rPr>
            </w:pPr>
            <w:r w:rsidRPr="00B73BE1">
              <w:rPr>
                <w:rFonts w:eastAsia="Calibri"/>
                <w:sz w:val="20"/>
                <w:szCs w:val="20"/>
                <w:lang w:val="en-GB"/>
              </w:rPr>
              <w:t>01/01/200</w:t>
            </w:r>
            <w:r w:rsidR="00B73BE1" w:rsidRPr="00B73BE1">
              <w:rPr>
                <w:rFonts w:eastAsia="Calibri"/>
                <w:sz w:val="20"/>
                <w:szCs w:val="20"/>
                <w:lang w:val="en-GB"/>
              </w:rPr>
              <w:t>9</w:t>
            </w:r>
          </w:p>
        </w:tc>
        <w:tc>
          <w:tcPr>
            <w:tcW w:w="1984" w:type="dxa"/>
          </w:tcPr>
          <w:p w14:paraId="3BE8F169" w14:textId="32BC64F3" w:rsidR="008433E6" w:rsidRPr="00B73BE1" w:rsidRDefault="008433E6" w:rsidP="00EC3FE4">
            <w:pPr>
              <w:tabs>
                <w:tab w:val="left" w:pos="709"/>
              </w:tabs>
              <w:spacing w:line="276" w:lineRule="auto"/>
              <w:ind w:left="0" w:firstLine="0"/>
              <w:rPr>
                <w:rFonts w:eastAsia="Calibri"/>
                <w:sz w:val="20"/>
                <w:szCs w:val="20"/>
                <w:lang w:val="en-GB"/>
              </w:rPr>
            </w:pPr>
            <w:r w:rsidRPr="2C82B25F">
              <w:rPr>
                <w:rFonts w:eastAsia="Calibri"/>
                <w:sz w:val="20"/>
                <w:szCs w:val="20"/>
                <w:lang w:val="en-GB"/>
              </w:rPr>
              <w:t>31/12/20</w:t>
            </w:r>
            <w:del w:id="23" w:author="Vera Ruth Mitter" w:date="2022-11-25T13:04:00Z">
              <w:r w:rsidRPr="2C82B25F" w:rsidDel="008433E6">
                <w:rPr>
                  <w:rFonts w:eastAsia="Calibri"/>
                  <w:sz w:val="20"/>
                  <w:szCs w:val="20"/>
                  <w:lang w:val="en-GB"/>
                </w:rPr>
                <w:delText>19</w:delText>
              </w:r>
            </w:del>
            <w:ins w:id="24" w:author="Vera Ruth Mitter" w:date="2022-11-25T13:04:00Z">
              <w:r w:rsidR="2B940A2F" w:rsidRPr="2C82B25F">
                <w:rPr>
                  <w:rFonts w:eastAsia="Calibri"/>
                  <w:sz w:val="20"/>
                  <w:szCs w:val="20"/>
                  <w:lang w:val="en-GB"/>
                </w:rPr>
                <w:t>21</w:t>
              </w:r>
            </w:ins>
          </w:p>
        </w:tc>
      </w:tr>
      <w:tr w:rsidR="008433E6" w:rsidRPr="00A924B9" w14:paraId="7E9A2008" w14:textId="77777777" w:rsidTr="2C82B25F">
        <w:tc>
          <w:tcPr>
            <w:tcW w:w="1774" w:type="dxa"/>
          </w:tcPr>
          <w:p w14:paraId="059BEE30"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Spain</w:t>
            </w:r>
          </w:p>
        </w:tc>
        <w:tc>
          <w:tcPr>
            <w:tcW w:w="2332" w:type="dxa"/>
          </w:tcPr>
          <w:p w14:paraId="4A0D6002" w14:textId="77777777" w:rsidR="008433E6" w:rsidRPr="00A924B9" w:rsidRDefault="008433E6" w:rsidP="00EC3FE4">
            <w:pPr>
              <w:tabs>
                <w:tab w:val="left" w:pos="709"/>
              </w:tabs>
              <w:spacing w:line="276" w:lineRule="auto"/>
              <w:ind w:left="0" w:firstLine="0"/>
              <w:rPr>
                <w:rFonts w:eastAsia="Calibri"/>
                <w:sz w:val="20"/>
                <w:szCs w:val="20"/>
                <w:lang w:val="en-GB"/>
              </w:rPr>
            </w:pPr>
            <w:r w:rsidRPr="00A924B9">
              <w:rPr>
                <w:rFonts w:eastAsia="Calibri"/>
                <w:sz w:val="20"/>
                <w:szCs w:val="20"/>
                <w:lang w:val="en-GB"/>
              </w:rPr>
              <w:t>Valencian Region</w:t>
            </w:r>
          </w:p>
        </w:tc>
        <w:tc>
          <w:tcPr>
            <w:tcW w:w="1843" w:type="dxa"/>
          </w:tcPr>
          <w:p w14:paraId="7E290BE2" w14:textId="336BA020" w:rsidR="008433E6" w:rsidRPr="00B73BE1" w:rsidRDefault="008433E6" w:rsidP="003866B3">
            <w:pPr>
              <w:tabs>
                <w:tab w:val="left" w:pos="709"/>
              </w:tabs>
              <w:spacing w:line="276" w:lineRule="auto"/>
              <w:ind w:left="0" w:firstLine="0"/>
              <w:rPr>
                <w:rFonts w:eastAsia="Calibri"/>
                <w:sz w:val="20"/>
                <w:szCs w:val="20"/>
                <w:lang w:val="en-GB"/>
              </w:rPr>
            </w:pPr>
            <w:r w:rsidRPr="00B73BE1">
              <w:rPr>
                <w:rFonts w:eastAsia="Calibri"/>
                <w:sz w:val="20"/>
                <w:szCs w:val="20"/>
                <w:lang w:val="en-GB"/>
              </w:rPr>
              <w:t>01/01/201</w:t>
            </w:r>
            <w:r w:rsidR="003866B3">
              <w:rPr>
                <w:rFonts w:eastAsia="Calibri"/>
                <w:sz w:val="20"/>
                <w:szCs w:val="20"/>
                <w:lang w:val="en-GB"/>
              </w:rPr>
              <w:t>1</w:t>
            </w:r>
          </w:p>
        </w:tc>
        <w:tc>
          <w:tcPr>
            <w:tcW w:w="1984" w:type="dxa"/>
          </w:tcPr>
          <w:p w14:paraId="07B9D12B"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31/12/2019</w:t>
            </w:r>
          </w:p>
        </w:tc>
      </w:tr>
      <w:tr w:rsidR="008433E6" w:rsidRPr="00A924B9" w14:paraId="65DA18A3" w14:textId="77777777" w:rsidTr="2C82B25F">
        <w:tc>
          <w:tcPr>
            <w:tcW w:w="1774" w:type="dxa"/>
          </w:tcPr>
          <w:p w14:paraId="79CBC2B2"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UK</w:t>
            </w:r>
          </w:p>
        </w:tc>
        <w:tc>
          <w:tcPr>
            <w:tcW w:w="2332" w:type="dxa"/>
          </w:tcPr>
          <w:p w14:paraId="18F9272B"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Wales</w:t>
            </w:r>
          </w:p>
        </w:tc>
        <w:tc>
          <w:tcPr>
            <w:tcW w:w="1843" w:type="dxa"/>
          </w:tcPr>
          <w:p w14:paraId="296063E1" w14:textId="36E4D7DE" w:rsidR="008433E6" w:rsidRPr="00B73BE1" w:rsidRDefault="008433E6" w:rsidP="00B73BE1">
            <w:pPr>
              <w:tabs>
                <w:tab w:val="left" w:pos="709"/>
              </w:tabs>
              <w:spacing w:line="276" w:lineRule="auto"/>
              <w:ind w:left="0" w:firstLine="0"/>
              <w:rPr>
                <w:rFonts w:eastAsia="Calibri"/>
                <w:sz w:val="20"/>
                <w:szCs w:val="20"/>
                <w:lang w:val="en-GB"/>
              </w:rPr>
            </w:pPr>
            <w:r w:rsidRPr="00B73BE1">
              <w:rPr>
                <w:rFonts w:eastAsia="Calibri"/>
                <w:sz w:val="20"/>
                <w:szCs w:val="20"/>
                <w:lang w:val="en-GB"/>
              </w:rPr>
              <w:t>01/01/</w:t>
            </w:r>
            <w:r w:rsidR="00B73BE1" w:rsidRPr="00B73BE1">
              <w:rPr>
                <w:rFonts w:eastAsia="Calibri"/>
                <w:sz w:val="20"/>
                <w:szCs w:val="20"/>
                <w:lang w:val="en-GB"/>
              </w:rPr>
              <w:t>2005</w:t>
            </w:r>
          </w:p>
        </w:tc>
        <w:tc>
          <w:tcPr>
            <w:tcW w:w="1984" w:type="dxa"/>
          </w:tcPr>
          <w:p w14:paraId="71E47E9C" w14:textId="77777777" w:rsidR="008433E6" w:rsidRPr="00B73BE1" w:rsidRDefault="008433E6" w:rsidP="00EC3FE4">
            <w:pPr>
              <w:tabs>
                <w:tab w:val="left" w:pos="709"/>
              </w:tabs>
              <w:spacing w:line="276" w:lineRule="auto"/>
              <w:ind w:left="0" w:firstLine="0"/>
              <w:rPr>
                <w:rFonts w:eastAsia="Calibri"/>
                <w:sz w:val="20"/>
                <w:szCs w:val="20"/>
                <w:lang w:val="en-GB"/>
              </w:rPr>
            </w:pPr>
            <w:r w:rsidRPr="00B73BE1">
              <w:rPr>
                <w:rFonts w:eastAsia="Calibri"/>
                <w:sz w:val="20"/>
                <w:szCs w:val="20"/>
                <w:lang w:val="en-GB"/>
              </w:rPr>
              <w:t>31/12/2020</w:t>
            </w:r>
          </w:p>
        </w:tc>
      </w:tr>
      <w:tr w:rsidR="008433E6" w:rsidRPr="00A924B9" w14:paraId="73D9A186" w14:textId="77777777" w:rsidTr="2C82B25F">
        <w:trPr>
          <w:del w:id="25" w:author="Vera Ruth Mitter" w:date="2022-11-25T10:14:00Z"/>
        </w:trPr>
        <w:tc>
          <w:tcPr>
            <w:tcW w:w="1774" w:type="dxa"/>
          </w:tcPr>
          <w:p w14:paraId="7AF009B1" w14:textId="77777777" w:rsidR="008433E6" w:rsidRPr="00F34F29" w:rsidRDefault="008433E6" w:rsidP="00EC3FE4">
            <w:pPr>
              <w:tabs>
                <w:tab w:val="left" w:pos="709"/>
              </w:tabs>
              <w:spacing w:line="276" w:lineRule="auto"/>
              <w:ind w:left="0" w:firstLine="0"/>
              <w:rPr>
                <w:rFonts w:eastAsia="Calibri"/>
                <w:color w:val="000000" w:themeColor="text1"/>
                <w:sz w:val="20"/>
                <w:szCs w:val="20"/>
                <w:lang w:val="en-GB"/>
              </w:rPr>
            </w:pPr>
            <w:r w:rsidRPr="00F34F29">
              <w:rPr>
                <w:rFonts w:eastAsia="Calibri"/>
                <w:color w:val="000000" w:themeColor="text1"/>
                <w:sz w:val="20"/>
                <w:szCs w:val="20"/>
                <w:lang w:val="en-GB"/>
              </w:rPr>
              <w:t>UK (CPRD)</w:t>
            </w:r>
          </w:p>
        </w:tc>
        <w:tc>
          <w:tcPr>
            <w:tcW w:w="2332" w:type="dxa"/>
          </w:tcPr>
          <w:p w14:paraId="65B0BB64" w14:textId="77777777" w:rsidR="008433E6" w:rsidRPr="00F34F29" w:rsidRDefault="008433E6" w:rsidP="00EC3FE4">
            <w:pPr>
              <w:tabs>
                <w:tab w:val="left" w:pos="709"/>
              </w:tabs>
              <w:spacing w:line="276" w:lineRule="auto"/>
              <w:ind w:left="0" w:firstLine="0"/>
              <w:rPr>
                <w:rFonts w:eastAsia="Calibri"/>
                <w:color w:val="000000" w:themeColor="text1"/>
                <w:sz w:val="20"/>
                <w:szCs w:val="20"/>
                <w:lang w:val="en-GB"/>
              </w:rPr>
            </w:pPr>
            <w:r w:rsidRPr="00F34F29">
              <w:rPr>
                <w:rFonts w:eastAsia="Calibri"/>
                <w:color w:val="000000" w:themeColor="text1"/>
                <w:sz w:val="20"/>
                <w:szCs w:val="20"/>
                <w:lang w:val="en-GB"/>
              </w:rPr>
              <w:t>Nation-wide</w:t>
            </w:r>
          </w:p>
        </w:tc>
        <w:tc>
          <w:tcPr>
            <w:tcW w:w="1843" w:type="dxa"/>
          </w:tcPr>
          <w:p w14:paraId="4811E157" w14:textId="3EB5B3D1" w:rsidR="008433E6" w:rsidRPr="00F34F29" w:rsidRDefault="00F34F29" w:rsidP="00EC3FE4">
            <w:pPr>
              <w:tabs>
                <w:tab w:val="left" w:pos="709"/>
              </w:tabs>
              <w:spacing w:line="276" w:lineRule="auto"/>
              <w:ind w:left="0" w:firstLine="0"/>
              <w:rPr>
                <w:rFonts w:eastAsia="Calibri"/>
                <w:color w:val="000000" w:themeColor="text1"/>
                <w:sz w:val="20"/>
                <w:szCs w:val="20"/>
                <w:lang w:val="en-GB"/>
              </w:rPr>
            </w:pPr>
            <w:r w:rsidRPr="00F34F29">
              <w:rPr>
                <w:rFonts w:eastAsia="Calibri"/>
                <w:color w:val="000000" w:themeColor="text1"/>
                <w:sz w:val="20"/>
                <w:szCs w:val="20"/>
                <w:lang w:val="en-GB"/>
              </w:rPr>
              <w:t>*</w:t>
            </w:r>
          </w:p>
        </w:tc>
        <w:tc>
          <w:tcPr>
            <w:tcW w:w="1984" w:type="dxa"/>
          </w:tcPr>
          <w:p w14:paraId="70FEA3AA" w14:textId="77BE96FE" w:rsidR="008433E6" w:rsidRPr="00F34F29" w:rsidRDefault="00F34F29" w:rsidP="00EC3FE4">
            <w:pPr>
              <w:tabs>
                <w:tab w:val="left" w:pos="709"/>
              </w:tabs>
              <w:spacing w:line="276" w:lineRule="auto"/>
              <w:ind w:left="0" w:firstLine="0"/>
              <w:rPr>
                <w:rFonts w:eastAsia="Calibri"/>
                <w:color w:val="000000" w:themeColor="text1"/>
                <w:sz w:val="20"/>
                <w:szCs w:val="20"/>
                <w:lang w:val="en-GB"/>
              </w:rPr>
            </w:pPr>
            <w:r w:rsidRPr="00F34F29">
              <w:rPr>
                <w:rFonts w:eastAsia="Calibri"/>
                <w:color w:val="000000" w:themeColor="text1"/>
                <w:sz w:val="20"/>
                <w:szCs w:val="20"/>
                <w:lang w:val="en-GB"/>
              </w:rPr>
              <w:t>*</w:t>
            </w:r>
          </w:p>
        </w:tc>
      </w:tr>
      <w:tr w:rsidR="00422DF9" w:rsidRPr="00A924B9" w14:paraId="4BD674E1" w14:textId="77777777" w:rsidTr="2C82B25F">
        <w:tc>
          <w:tcPr>
            <w:tcW w:w="1774" w:type="dxa"/>
          </w:tcPr>
          <w:p w14:paraId="6C2C9091" w14:textId="2286E422" w:rsidR="00422DF9" w:rsidRPr="00F34F29" w:rsidRDefault="00422DF9" w:rsidP="00EC3FE4">
            <w:pPr>
              <w:tabs>
                <w:tab w:val="left" w:pos="709"/>
              </w:tabs>
              <w:spacing w:line="276" w:lineRule="auto"/>
              <w:ind w:left="0" w:firstLine="0"/>
              <w:rPr>
                <w:rFonts w:eastAsia="Calibri"/>
                <w:color w:val="000000" w:themeColor="text1"/>
                <w:sz w:val="20"/>
                <w:szCs w:val="20"/>
              </w:rPr>
            </w:pPr>
            <w:commentRangeStart w:id="26"/>
            <w:r w:rsidRPr="668C2212">
              <w:rPr>
                <w:rFonts w:eastAsia="Calibri"/>
                <w:color w:val="000000" w:themeColor="text1"/>
                <w:sz w:val="20"/>
                <w:szCs w:val="20"/>
              </w:rPr>
              <w:t>Sweden</w:t>
            </w:r>
            <w:commentRangeEnd w:id="26"/>
            <w:r>
              <w:rPr>
                <w:rStyle w:val="CommentReference"/>
              </w:rPr>
              <w:commentReference w:id="26"/>
            </w:r>
          </w:p>
        </w:tc>
        <w:tc>
          <w:tcPr>
            <w:tcW w:w="2332" w:type="dxa"/>
          </w:tcPr>
          <w:p w14:paraId="04B30556" w14:textId="1009ECBD" w:rsidR="00422DF9" w:rsidRPr="00F34F29" w:rsidRDefault="00422DF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lang w:val="en-GB"/>
              </w:rPr>
              <w:t>Nation-wide</w:t>
            </w:r>
          </w:p>
        </w:tc>
        <w:tc>
          <w:tcPr>
            <w:tcW w:w="1843" w:type="dxa"/>
          </w:tcPr>
          <w:p w14:paraId="62E0750E" w14:textId="230D258B" w:rsidR="00422DF9" w:rsidRPr="00F34F29" w:rsidRDefault="00F34F2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w:t>
            </w:r>
          </w:p>
        </w:tc>
        <w:tc>
          <w:tcPr>
            <w:tcW w:w="1984" w:type="dxa"/>
          </w:tcPr>
          <w:p w14:paraId="57F7787F" w14:textId="3314BF96" w:rsidR="00422DF9" w:rsidRPr="00F34F29" w:rsidRDefault="00F34F2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w:t>
            </w:r>
          </w:p>
        </w:tc>
      </w:tr>
      <w:tr w:rsidR="00422DF9" w:rsidRPr="00A924B9" w14:paraId="137B932A" w14:textId="77777777" w:rsidTr="2C82B25F">
        <w:trPr>
          <w:del w:id="27" w:author="Vera Ruth Mitter" w:date="2022-11-25T10:14:00Z"/>
        </w:trPr>
        <w:tc>
          <w:tcPr>
            <w:tcW w:w="1774" w:type="dxa"/>
          </w:tcPr>
          <w:p w14:paraId="359CE2F3" w14:textId="702876D7" w:rsidR="00422DF9" w:rsidRPr="00F34F29" w:rsidRDefault="00422DF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 xml:space="preserve">UK </w:t>
            </w:r>
          </w:p>
        </w:tc>
        <w:tc>
          <w:tcPr>
            <w:tcW w:w="2332" w:type="dxa"/>
          </w:tcPr>
          <w:p w14:paraId="5EBB52A7" w14:textId="702054F3" w:rsidR="00422DF9" w:rsidRPr="00F34F29" w:rsidRDefault="00422DF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Scotland</w:t>
            </w:r>
          </w:p>
        </w:tc>
        <w:tc>
          <w:tcPr>
            <w:tcW w:w="1843" w:type="dxa"/>
          </w:tcPr>
          <w:p w14:paraId="535EAA5B" w14:textId="48D5EE8C" w:rsidR="00422DF9" w:rsidRPr="00F34F29" w:rsidRDefault="00F34F2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w:t>
            </w:r>
          </w:p>
        </w:tc>
        <w:tc>
          <w:tcPr>
            <w:tcW w:w="1984" w:type="dxa"/>
          </w:tcPr>
          <w:p w14:paraId="71BA4F28" w14:textId="2D5E34CC" w:rsidR="00422DF9" w:rsidRPr="00F34F29" w:rsidRDefault="00F34F29" w:rsidP="00EC3FE4">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w:t>
            </w:r>
          </w:p>
        </w:tc>
      </w:tr>
    </w:tbl>
    <w:p w14:paraId="52E09CC8" w14:textId="77777777" w:rsidR="00B21E11" w:rsidRPr="00A924B9" w:rsidRDefault="00B21E11" w:rsidP="00896573">
      <w:pPr>
        <w:pStyle w:val="ListParagraph"/>
        <w:spacing w:line="276" w:lineRule="auto"/>
        <w:ind w:left="0" w:firstLine="0"/>
      </w:pPr>
    </w:p>
    <w:p w14:paraId="1A952BD7" w14:textId="295B402E" w:rsidR="00B21E11" w:rsidRPr="00A924B9" w:rsidRDefault="00B21E11" w:rsidP="00896573">
      <w:pPr>
        <w:spacing w:line="276" w:lineRule="auto"/>
        <w:ind w:left="0" w:firstLine="0"/>
      </w:pPr>
    </w:p>
    <w:p w14:paraId="2CB9EBBF" w14:textId="7395B95A" w:rsidR="00D01E7C" w:rsidRPr="00A924B9" w:rsidRDefault="00D01E7C" w:rsidP="00896573">
      <w:pPr>
        <w:spacing w:line="276" w:lineRule="auto"/>
        <w:ind w:left="0" w:firstLine="0"/>
      </w:pPr>
    </w:p>
    <w:p w14:paraId="51F4B006" w14:textId="340CFE1B" w:rsidR="00D01E7C" w:rsidRDefault="00D01E7C" w:rsidP="00896573">
      <w:pPr>
        <w:spacing w:line="276" w:lineRule="auto"/>
        <w:ind w:left="0" w:firstLine="0"/>
      </w:pPr>
    </w:p>
    <w:p w14:paraId="717D1458" w14:textId="2E315726" w:rsidR="00F34F29" w:rsidRDefault="00F34F29" w:rsidP="00896573">
      <w:pPr>
        <w:spacing w:line="276" w:lineRule="auto"/>
        <w:ind w:left="0" w:firstLine="0"/>
      </w:pPr>
    </w:p>
    <w:p w14:paraId="35E92080" w14:textId="6D77E052" w:rsidR="00F34F29" w:rsidRDefault="00F34F29" w:rsidP="00896573">
      <w:pPr>
        <w:spacing w:line="276" w:lineRule="auto"/>
        <w:ind w:left="0" w:firstLine="0"/>
      </w:pPr>
    </w:p>
    <w:p w14:paraId="2AE58EA6" w14:textId="439E2D3A" w:rsidR="00F34F29" w:rsidRDefault="00F34F29" w:rsidP="00896573">
      <w:pPr>
        <w:spacing w:line="276" w:lineRule="auto"/>
        <w:ind w:left="0" w:firstLine="0"/>
      </w:pPr>
    </w:p>
    <w:p w14:paraId="2639E962" w14:textId="16BB09E1" w:rsidR="00F34F29" w:rsidRDefault="00F34F29" w:rsidP="00896573">
      <w:pPr>
        <w:spacing w:line="276" w:lineRule="auto"/>
        <w:ind w:left="0" w:firstLine="0"/>
      </w:pPr>
    </w:p>
    <w:p w14:paraId="4DC788DB" w14:textId="3B285AC8" w:rsidR="00F34F29" w:rsidRPr="00F34F29" w:rsidRDefault="00F34F29" w:rsidP="00896573">
      <w:pPr>
        <w:spacing w:line="276" w:lineRule="auto"/>
        <w:ind w:left="0" w:firstLine="0"/>
        <w:rPr>
          <w:sz w:val="20"/>
        </w:rPr>
      </w:pPr>
      <w:r w:rsidRPr="00F34F29">
        <w:rPr>
          <w:sz w:val="20"/>
        </w:rPr>
        <w:t xml:space="preserve">*Preliminary dates </w:t>
      </w:r>
      <w:r>
        <w:rPr>
          <w:sz w:val="20"/>
        </w:rPr>
        <w:t xml:space="preserve">for data coverage </w:t>
      </w:r>
      <w:r w:rsidRPr="00F34F29">
        <w:rPr>
          <w:sz w:val="20"/>
        </w:rPr>
        <w:t>not provided by the DAP</w:t>
      </w:r>
      <w:r>
        <w:rPr>
          <w:sz w:val="20"/>
        </w:rPr>
        <w:t xml:space="preserve"> / possible DAP</w:t>
      </w:r>
      <w:r w:rsidRPr="00F34F29">
        <w:rPr>
          <w:sz w:val="20"/>
        </w:rPr>
        <w:t>.</w:t>
      </w:r>
    </w:p>
    <w:p w14:paraId="31A4BC4A" w14:textId="46F488CF" w:rsidR="00F34F29" w:rsidRPr="00F34F29" w:rsidRDefault="00874415" w:rsidP="00F34F29">
      <w:pPr>
        <w:pStyle w:val="Heading2"/>
        <w:numPr>
          <w:ilvl w:val="1"/>
          <w:numId w:val="11"/>
        </w:numPr>
        <w:spacing w:line="276" w:lineRule="auto"/>
        <w:ind w:left="0" w:firstLine="0"/>
      </w:pPr>
      <w:r w:rsidRPr="00A924B9">
        <w:t>S</w:t>
      </w:r>
      <w:r w:rsidR="008433E6" w:rsidRPr="00A924B9">
        <w:t xml:space="preserve">ource </w:t>
      </w:r>
      <w:r w:rsidRPr="00A924B9">
        <w:t>population</w:t>
      </w:r>
    </w:p>
    <w:p w14:paraId="75754BC7" w14:textId="33D8ABDC" w:rsidR="005754AE" w:rsidRPr="00A924B9" w:rsidRDefault="005754AE" w:rsidP="00896573">
      <w:pPr>
        <w:spacing w:after="240" w:line="276" w:lineRule="auto"/>
        <w:ind w:left="0" w:firstLine="0"/>
      </w:pPr>
      <w:bookmarkStart w:id="28" w:name="_Hlk71549194"/>
      <w:r>
        <w:t>The source population will include pregna</w:t>
      </w:r>
      <w:r w:rsidR="00000A8C">
        <w:t>ncies</w:t>
      </w:r>
      <w:r>
        <w:t xml:space="preserve"> </w:t>
      </w:r>
      <w:r w:rsidR="00806363">
        <w:t xml:space="preserve">with LMP date </w:t>
      </w:r>
      <w:r>
        <w:t>observed in one of the</w:t>
      </w:r>
      <w:r w:rsidR="00FE565F">
        <w:t xml:space="preserve"> participating data sources during the overall study period </w:t>
      </w:r>
      <w:r w:rsidR="00FE565F" w:rsidRPr="2C82B25F">
        <w:rPr>
          <w:highlight w:val="yellow"/>
        </w:rPr>
        <w:t>(</w:t>
      </w:r>
      <w:commentRangeStart w:id="29"/>
      <w:r w:rsidR="00FE565F" w:rsidRPr="2C82B25F">
        <w:rPr>
          <w:highlight w:val="yellow"/>
        </w:rPr>
        <w:t>01.01.200</w:t>
      </w:r>
      <w:r w:rsidR="00B73BE1" w:rsidRPr="2C82B25F">
        <w:rPr>
          <w:highlight w:val="yellow"/>
        </w:rPr>
        <w:t>5</w:t>
      </w:r>
      <w:r w:rsidR="00FE565F" w:rsidRPr="2C82B25F">
        <w:rPr>
          <w:highlight w:val="yellow"/>
        </w:rPr>
        <w:t xml:space="preserve"> </w:t>
      </w:r>
      <w:commentRangeEnd w:id="29"/>
      <w:r>
        <w:rPr>
          <w:rStyle w:val="CommentReference"/>
        </w:rPr>
        <w:commentReference w:id="29"/>
      </w:r>
      <w:r w:rsidR="00FE565F" w:rsidRPr="2C82B25F">
        <w:rPr>
          <w:highlight w:val="yellow"/>
        </w:rPr>
        <w:t>to 31.12.19/latest data availability)</w:t>
      </w:r>
      <w:r w:rsidR="00507D46">
        <w:t>,</w:t>
      </w:r>
      <w:r w:rsidR="00FE565F">
        <w:t xml:space="preserve"> having </w:t>
      </w:r>
      <w:r w:rsidR="00507D46">
        <w:t xml:space="preserve">prescription record coverage </w:t>
      </w:r>
      <w:r w:rsidR="00FE565F">
        <w:t xml:space="preserve">from </w:t>
      </w:r>
      <w:r w:rsidR="008A3BB3">
        <w:t xml:space="preserve">12 months, or </w:t>
      </w:r>
      <w:r>
        <w:t>at least the 3 months before pregnancy through</w:t>
      </w:r>
      <w:r w:rsidR="00FE565F">
        <w:t xml:space="preserve"> end of </w:t>
      </w:r>
      <w:r>
        <w:t xml:space="preserve">pregnancy. The </w:t>
      </w:r>
      <w:r w:rsidR="002F78B5">
        <w:t xml:space="preserve">unit of analysis in this study is the </w:t>
      </w:r>
      <w:r>
        <w:t>pregnancy</w:t>
      </w:r>
      <w:r w:rsidR="002F78B5">
        <w:t xml:space="preserve">. </w:t>
      </w:r>
      <w:r>
        <w:t xml:space="preserve">Algorithms to identify pregnancies and the best estimates for the start and end dates of a pregnancy within each data source will be developed by WP7 within the ConcePTION platform. </w:t>
      </w:r>
    </w:p>
    <w:bookmarkEnd w:id="28"/>
    <w:p w14:paraId="5C5A7D95" w14:textId="1AD32A99" w:rsidR="000512B6" w:rsidRPr="00A924B9" w:rsidRDefault="000512B6" w:rsidP="005721AB">
      <w:pPr>
        <w:pStyle w:val="Heading2"/>
        <w:numPr>
          <w:ilvl w:val="2"/>
          <w:numId w:val="11"/>
        </w:numPr>
        <w:spacing w:line="276" w:lineRule="auto"/>
        <w:ind w:left="0" w:firstLine="0"/>
      </w:pPr>
      <w:r w:rsidRPr="00A924B9">
        <w:t>Pregnancy cohort</w:t>
      </w:r>
    </w:p>
    <w:p w14:paraId="138F0039" w14:textId="553E42FF" w:rsidR="005754AE" w:rsidRPr="00A924B9" w:rsidRDefault="000512B6" w:rsidP="00896573">
      <w:pPr>
        <w:spacing w:line="276" w:lineRule="auto"/>
        <w:ind w:left="0" w:firstLine="0"/>
      </w:pPr>
      <w:bookmarkStart w:id="30" w:name="_Hlk71549282"/>
      <w:r w:rsidRPr="00A924B9">
        <w:t>The</w:t>
      </w:r>
      <w:r w:rsidR="001D2D1F" w:rsidRPr="00A924B9">
        <w:t xml:space="preserve"> </w:t>
      </w:r>
      <w:r w:rsidRPr="00A924B9">
        <w:t>pregnancy cohort will contain all pregnancies in which the mother has met the bel</w:t>
      </w:r>
      <w:r w:rsidR="009465C1" w:rsidRPr="00A924B9">
        <w:t>ow inclusion/exclusion criteria</w:t>
      </w:r>
      <w:r w:rsidR="00BE0190">
        <w:t>, as also depicted in Figure 1</w:t>
      </w:r>
      <w:r w:rsidR="002470C5">
        <w:t xml:space="preserve"> later below</w:t>
      </w:r>
      <w:r w:rsidR="009465C1" w:rsidRPr="00A924B9">
        <w:t xml:space="preserve">: </w:t>
      </w:r>
    </w:p>
    <w:p w14:paraId="6094CD54" w14:textId="033ADE1E" w:rsidR="00F66AC2" w:rsidRPr="00A924B9" w:rsidRDefault="00F66AC2" w:rsidP="5F15E0FA">
      <w:pPr>
        <w:spacing w:line="276" w:lineRule="auto"/>
        <w:ind w:left="0" w:firstLine="0"/>
        <w:rPr>
          <w:highlight w:val="yellow"/>
          <w:u w:val="single"/>
        </w:rPr>
      </w:pPr>
      <w:r w:rsidRPr="5F15E0FA">
        <w:rPr>
          <w:highlight w:val="yellow"/>
          <w:u w:val="single"/>
        </w:rPr>
        <w:t>Inclusion criteria</w:t>
      </w:r>
    </w:p>
    <w:p w14:paraId="7F565D96" w14:textId="4B4CE5D1" w:rsidR="00FA6AC3" w:rsidRDefault="00BE0190" w:rsidP="005721AB">
      <w:pPr>
        <w:pStyle w:val="ListParagraph"/>
        <w:numPr>
          <w:ilvl w:val="0"/>
          <w:numId w:val="7"/>
        </w:numPr>
        <w:spacing w:line="276" w:lineRule="auto"/>
        <w:ind w:left="0" w:firstLine="0"/>
      </w:pPr>
      <w:r w:rsidRPr="00BE0190">
        <w:t xml:space="preserve">Having 12 months </w:t>
      </w:r>
      <w:r w:rsidR="000512B6" w:rsidRPr="00BE0190">
        <w:t>of prescriptio</w:t>
      </w:r>
      <w:r w:rsidRPr="00BE0190">
        <w:t xml:space="preserve">n data prior to </w:t>
      </w:r>
      <w:r w:rsidR="00BF07FD">
        <w:t>LMP date</w:t>
      </w:r>
      <w:r w:rsidRPr="00BE0190">
        <w:t xml:space="preserve">, or at least 3 months if 12 are not available </w:t>
      </w:r>
      <w:r w:rsidR="000512B6" w:rsidRPr="00BE0190">
        <w:t>(depending on data source)</w:t>
      </w:r>
    </w:p>
    <w:p w14:paraId="60195472" w14:textId="1B26D190" w:rsidR="00806363" w:rsidRPr="00BE0190" w:rsidRDefault="00806363" w:rsidP="005721AB">
      <w:pPr>
        <w:pStyle w:val="ListParagraph"/>
        <w:numPr>
          <w:ilvl w:val="0"/>
          <w:numId w:val="7"/>
        </w:numPr>
        <w:spacing w:line="276" w:lineRule="auto"/>
        <w:ind w:left="0" w:firstLine="0"/>
      </w:pPr>
      <w:r>
        <w:t>Having LMP date within the overall study period</w:t>
      </w:r>
    </w:p>
    <w:p w14:paraId="5CB9AEAC" w14:textId="0D782C80" w:rsidR="00FA6AC3" w:rsidRPr="003E4436" w:rsidRDefault="000512B6" w:rsidP="005721AB">
      <w:pPr>
        <w:pStyle w:val="ListParagraph"/>
        <w:numPr>
          <w:ilvl w:val="0"/>
          <w:numId w:val="7"/>
        </w:numPr>
        <w:spacing w:line="276" w:lineRule="auto"/>
        <w:ind w:left="0" w:firstLine="0"/>
      </w:pPr>
      <w:r w:rsidRPr="00BE0190">
        <w:t xml:space="preserve">Prescription data </w:t>
      </w:r>
      <w:r w:rsidRPr="003E4436">
        <w:t>throughout their pregnancy</w:t>
      </w:r>
    </w:p>
    <w:p w14:paraId="39E28631" w14:textId="217E7CF0" w:rsidR="0060666F" w:rsidRPr="003E4436" w:rsidRDefault="0060666F" w:rsidP="005721AB">
      <w:pPr>
        <w:pStyle w:val="ListParagraph"/>
        <w:numPr>
          <w:ilvl w:val="0"/>
          <w:numId w:val="7"/>
        </w:numPr>
        <w:spacing w:line="276" w:lineRule="auto"/>
        <w:ind w:left="0" w:firstLine="0"/>
      </w:pPr>
      <w:r>
        <w:t xml:space="preserve">Known pregnancy outcome </w:t>
      </w:r>
    </w:p>
    <w:p w14:paraId="1A99CA46" w14:textId="50F756E6" w:rsidR="009903F9" w:rsidRPr="003E4436" w:rsidRDefault="00B36659" w:rsidP="5F15E0FA">
      <w:pPr>
        <w:pStyle w:val="ListParagraph"/>
        <w:numPr>
          <w:ilvl w:val="0"/>
          <w:numId w:val="7"/>
        </w:numPr>
        <w:spacing w:line="276" w:lineRule="auto"/>
        <w:ind w:left="0" w:firstLine="0"/>
        <w:rPr>
          <w:highlight w:val="yellow"/>
        </w:rPr>
      </w:pPr>
      <w:r>
        <w:t xml:space="preserve">Age </w:t>
      </w:r>
      <w:r w:rsidR="0062587A">
        <w:t xml:space="preserve">at pregnancy start between 15 and </w:t>
      </w:r>
      <w:r w:rsidR="001B4A06">
        <w:t>49</w:t>
      </w:r>
      <w:r w:rsidR="0062587A">
        <w:t xml:space="preserve"> years</w:t>
      </w:r>
      <w:r w:rsidR="1D7D8F74">
        <w:t xml:space="preserve"> </w:t>
      </w:r>
    </w:p>
    <w:p w14:paraId="564FDD27" w14:textId="0DDEC872" w:rsidR="003E0913" w:rsidRPr="00BE0190" w:rsidRDefault="009903F9" w:rsidP="00BE0190">
      <w:pPr>
        <w:pStyle w:val="ListParagraph"/>
        <w:numPr>
          <w:ilvl w:val="0"/>
          <w:numId w:val="7"/>
        </w:numPr>
        <w:spacing w:line="276" w:lineRule="auto"/>
        <w:ind w:left="0" w:firstLine="0"/>
      </w:pPr>
      <w:r w:rsidRPr="003E4436">
        <w:t>Having migraine</w:t>
      </w:r>
      <w:r w:rsidR="0062587A" w:rsidRPr="003E4436">
        <w:t xml:space="preserve"> </w:t>
      </w:r>
      <w:r w:rsidR="00BE0190" w:rsidRPr="003E4436">
        <w:t>at baseline, defined as having (</w:t>
      </w:r>
      <w:proofErr w:type="spellStart"/>
      <w:r w:rsidR="00BE0190" w:rsidRPr="003E4436">
        <w:t>i</w:t>
      </w:r>
      <w:proofErr w:type="spellEnd"/>
      <w:r w:rsidR="00BE0190" w:rsidRPr="003E4436">
        <w:t xml:space="preserve">) any diagnosis of migraine in the window from </w:t>
      </w:r>
      <w:r w:rsidR="00E66AB0" w:rsidRPr="003E4436">
        <w:t>at least one</w:t>
      </w:r>
      <w:r w:rsidR="00C726F6" w:rsidRPr="003E4436">
        <w:t>, or preferably five</w:t>
      </w:r>
      <w:r w:rsidR="00E66AB0" w:rsidRPr="003E4436">
        <w:t xml:space="preserve"> year</w:t>
      </w:r>
      <w:r w:rsidR="00C726F6" w:rsidRPr="003E4436">
        <w:t>s</w:t>
      </w:r>
      <w:r w:rsidR="00E66AB0" w:rsidRPr="003E4436">
        <w:t xml:space="preserve"> prior to LMP </w:t>
      </w:r>
      <w:r w:rsidR="008A3BB3" w:rsidRPr="003E4436">
        <w:t>through</w:t>
      </w:r>
      <w:r w:rsidR="00BE0190" w:rsidRPr="003E4436">
        <w:t xml:space="preserve"> LMP</w:t>
      </w:r>
      <w:r w:rsidR="00BE0190" w:rsidRPr="00BE0190">
        <w:t xml:space="preserve"> date, and/or (ii) having filled a</w:t>
      </w:r>
      <w:r w:rsidR="008A3BB3">
        <w:t>t least one</w:t>
      </w:r>
      <w:r w:rsidR="00BE0190" w:rsidRPr="00BE0190">
        <w:t xml:space="preserve"> triptan prescription in the 12 months prior to LMP. This definition is in</w:t>
      </w:r>
      <w:r w:rsidR="00510EEE" w:rsidRPr="00BE0190">
        <w:t xml:space="preserve"> </w:t>
      </w:r>
      <w:r w:rsidRPr="00BE0190">
        <w:t>accord</w:t>
      </w:r>
      <w:r w:rsidR="00BE0190" w:rsidRPr="00BE0190">
        <w:t xml:space="preserve">ance with </w:t>
      </w:r>
      <w:r w:rsidRPr="00BE0190">
        <w:t xml:space="preserve">the definition </w:t>
      </w:r>
      <w:r w:rsidR="0062587A" w:rsidRPr="00BE0190">
        <w:t xml:space="preserve">developed in the </w:t>
      </w:r>
      <w:r w:rsidR="00E134E3" w:rsidRPr="00BE0190">
        <w:t xml:space="preserve">migraine algorithm subproject in task </w:t>
      </w:r>
      <w:proofErr w:type="gramStart"/>
      <w:r w:rsidR="00E134E3" w:rsidRPr="00BE0190">
        <w:t>1.5.4</w:t>
      </w:r>
      <w:r w:rsidR="008A3BB3">
        <w:t>, and</w:t>
      </w:r>
      <w:proofErr w:type="gramEnd"/>
      <w:r w:rsidR="008A3BB3">
        <w:t xml:space="preserve"> may be revised based on </w:t>
      </w:r>
      <w:r w:rsidR="008A3BB3">
        <w:lastRenderedPageBreak/>
        <w:t>the output of task 1.5.4</w:t>
      </w:r>
      <w:r w:rsidR="00000A8C" w:rsidRPr="00BE0190">
        <w:t>.</w:t>
      </w:r>
      <w:r w:rsidR="00C726F6">
        <w:t xml:space="preserve"> We allow a window of one to five years look-back time for capturing migraine diagnosis because these diagnostic codes are not assigned at each follow-up visit and they are long-lasting. </w:t>
      </w:r>
    </w:p>
    <w:p w14:paraId="2853A635" w14:textId="4AE5130D" w:rsidR="00F66AC2" w:rsidRPr="00A924B9" w:rsidRDefault="00F66AC2" w:rsidP="00E84AAA">
      <w:pPr>
        <w:spacing w:before="120" w:line="276" w:lineRule="auto"/>
        <w:ind w:left="0" w:firstLine="0"/>
        <w:rPr>
          <w:u w:val="single"/>
        </w:rPr>
      </w:pPr>
      <w:r w:rsidRPr="00A924B9">
        <w:rPr>
          <w:u w:val="single"/>
        </w:rPr>
        <w:t>Exclusion criteria</w:t>
      </w:r>
    </w:p>
    <w:p w14:paraId="5118BCDA" w14:textId="75970997" w:rsidR="00F66AC2" w:rsidRPr="00BE0190" w:rsidRDefault="003F7749" w:rsidP="00F66AC2">
      <w:pPr>
        <w:pStyle w:val="ListParagraph"/>
        <w:numPr>
          <w:ilvl w:val="0"/>
          <w:numId w:val="7"/>
        </w:numPr>
        <w:spacing w:line="276" w:lineRule="auto"/>
        <w:ind w:left="0" w:firstLine="0"/>
      </w:pPr>
      <w:r w:rsidRPr="00BE0190">
        <w:t>Records</w:t>
      </w:r>
      <w:r w:rsidR="00F66AC2" w:rsidRPr="00BE0190">
        <w:t xml:space="preserve"> with missing </w:t>
      </w:r>
      <w:r w:rsidRPr="00BE0190">
        <w:t xml:space="preserve">pregnancy </w:t>
      </w:r>
      <w:r w:rsidR="00F66AC2" w:rsidRPr="00BE0190">
        <w:t>ID</w:t>
      </w:r>
      <w:r w:rsidRPr="00BE0190">
        <w:t>, as these are not linkable across registries within the same data source</w:t>
      </w:r>
    </w:p>
    <w:p w14:paraId="205EF2A1" w14:textId="4054D392" w:rsidR="00B8648F" w:rsidRDefault="00F66AC2" w:rsidP="005A23E2">
      <w:pPr>
        <w:pStyle w:val="ListParagraph"/>
        <w:numPr>
          <w:ilvl w:val="0"/>
          <w:numId w:val="7"/>
        </w:numPr>
        <w:spacing w:line="276" w:lineRule="auto"/>
        <w:ind w:left="0" w:firstLine="0"/>
      </w:pPr>
      <w:r>
        <w:t>Pregnancies with missing</w:t>
      </w:r>
      <w:r w:rsidR="00000A8C">
        <w:t xml:space="preserve"> or unrealistic gestational age, </w:t>
      </w:r>
      <w:commentRangeStart w:id="31"/>
      <w:r w:rsidR="00000A8C">
        <w:t>LMP and/or date of delivery</w:t>
      </w:r>
      <w:commentRangeEnd w:id="31"/>
      <w:r>
        <w:rPr>
          <w:rStyle w:val="CommentReference"/>
        </w:rPr>
        <w:commentReference w:id="31"/>
      </w:r>
      <w:r w:rsidR="00000A8C">
        <w:t>, according to the results of the ConcePTION Data characterization task (7.6/7.7)</w:t>
      </w:r>
    </w:p>
    <w:p w14:paraId="2DA2A283" w14:textId="61B6434B" w:rsidR="00E66AB0" w:rsidRDefault="00E66AB0" w:rsidP="00E66AB0">
      <w:pPr>
        <w:spacing w:before="120" w:after="0" w:line="276" w:lineRule="auto"/>
        <w:ind w:left="0" w:firstLine="0"/>
      </w:pPr>
      <w:r w:rsidRPr="00A924B9">
        <w:t xml:space="preserve">There </w:t>
      </w:r>
      <w:proofErr w:type="gramStart"/>
      <w:r w:rsidRPr="00A924B9">
        <w:t>is</w:t>
      </w:r>
      <w:proofErr w:type="gramEnd"/>
      <w:r w:rsidRPr="00A924B9">
        <w:t xml:space="preserve"> no exclusion criteria based</w:t>
      </w:r>
      <w:r>
        <w:t xml:space="preserve"> on</w:t>
      </w:r>
      <w:r w:rsidRPr="00A924B9">
        <w:t xml:space="preserve"> whether the pregnancy is </w:t>
      </w:r>
      <w:r w:rsidRPr="008A3BB3">
        <w:t xml:space="preserve">singleton or multiple. In case of multiple pregnancy where the two or more infants have different delivery dates, we will use the latest date as main delivery date. </w:t>
      </w:r>
    </w:p>
    <w:p w14:paraId="0F15276E" w14:textId="77777777" w:rsidR="00B732EC" w:rsidRDefault="00B732EC" w:rsidP="00F34F29">
      <w:pPr>
        <w:spacing w:after="0" w:line="276" w:lineRule="auto"/>
        <w:ind w:left="0" w:firstLine="0"/>
      </w:pPr>
    </w:p>
    <w:p w14:paraId="1D1EA754" w14:textId="6F2F9287" w:rsidR="00F34F29" w:rsidRDefault="00BF07FD" w:rsidP="00F34F29">
      <w:pPr>
        <w:spacing w:after="0" w:line="276" w:lineRule="auto"/>
        <w:ind w:left="0" w:firstLine="0"/>
        <w:rPr>
          <w:b/>
          <w:bCs/>
          <w:sz w:val="20"/>
          <w:szCs w:val="20"/>
        </w:rPr>
      </w:pPr>
      <w:r>
        <w:t>By applying the inclusion criteria</w:t>
      </w:r>
      <w:r w:rsidR="00E66AB0">
        <w:t xml:space="preserve"> for migraine at baseline</w:t>
      </w:r>
      <w:r>
        <w:t xml:space="preserve">, pregnancies within women initiating </w:t>
      </w:r>
      <w:r w:rsidR="008A3BB3">
        <w:t>t</w:t>
      </w:r>
      <w:r>
        <w:t>riptan</w:t>
      </w:r>
      <w:r w:rsidR="00670B6C" w:rsidRPr="008A3BB3">
        <w:t xml:space="preserve"> </w:t>
      </w:r>
      <w:r w:rsidR="008A3BB3">
        <w:t xml:space="preserve">in pregnancy as well as pregnancies </w:t>
      </w:r>
      <w:r>
        <w:t xml:space="preserve">with new onset migraine in </w:t>
      </w:r>
      <w:r w:rsidR="008A3BB3">
        <w:t xml:space="preserve">pregnancy </w:t>
      </w:r>
      <w:r>
        <w:t>are by default not included in the study cohort. The rationale behind this choice is that migraine is poorly identified via use of diagnostic codes alone, and therefore the migraine algorithm must include records on triptan prescriptions filling history. As a consequence, we may be unable to capture a fair comparator for triptan initiators in pregnancy in Study Part</w:t>
      </w:r>
      <w:r w:rsidR="00806363">
        <w:t>s 2 – which has to be aligned with Part 1 of this SAP – and nonetheless introduce</w:t>
      </w:r>
      <w:r>
        <w:t xml:space="preserve"> bias due to conditioning on the future.  </w:t>
      </w:r>
    </w:p>
    <w:p w14:paraId="4F65D9F9" w14:textId="77777777" w:rsidR="00F34F29" w:rsidRDefault="00F34F29" w:rsidP="00F34F29">
      <w:pPr>
        <w:spacing w:after="0" w:line="276" w:lineRule="auto"/>
        <w:ind w:left="0" w:firstLine="0"/>
        <w:rPr>
          <w:b/>
          <w:bCs/>
          <w:sz w:val="20"/>
          <w:szCs w:val="20"/>
        </w:rPr>
      </w:pPr>
    </w:p>
    <w:p w14:paraId="46DF270A" w14:textId="6D080F37" w:rsidR="002470C5" w:rsidRPr="00F34F29" w:rsidRDefault="002470C5" w:rsidP="00F34F29">
      <w:pPr>
        <w:spacing w:after="0" w:line="276" w:lineRule="auto"/>
        <w:ind w:left="0" w:firstLine="0"/>
      </w:pPr>
      <w:r w:rsidRPr="002470C5">
        <w:rPr>
          <w:b/>
          <w:bCs/>
          <w:sz w:val="20"/>
          <w:szCs w:val="20"/>
        </w:rPr>
        <w:t>Figure 1. Description of inclusion and exclusion criteria for the pregnancy cohort and time of entry</w:t>
      </w:r>
      <w:r w:rsidR="00E66AB0">
        <w:rPr>
          <w:b/>
          <w:bCs/>
          <w:sz w:val="20"/>
          <w:szCs w:val="20"/>
        </w:rPr>
        <w:t xml:space="preserve"> using Norway data source as example</w:t>
      </w:r>
    </w:p>
    <w:p w14:paraId="102EEB88" w14:textId="7031C626" w:rsidR="002470C5" w:rsidRDefault="002470C5" w:rsidP="00FE5A28">
      <w:pPr>
        <w:pStyle w:val="ListParagraph"/>
        <w:spacing w:before="120" w:after="0" w:line="276" w:lineRule="auto"/>
        <w:ind w:left="0" w:firstLine="0"/>
      </w:pPr>
      <w:commentRangeStart w:id="32"/>
      <w:r>
        <w:rPr>
          <w:noProof/>
          <w:lang w:val="en-US"/>
        </w:rPr>
        <w:drawing>
          <wp:inline distT="0" distB="0" distL="0" distR="0" wp14:anchorId="2F1DE0B3" wp14:editId="390822F5">
            <wp:extent cx="4817787" cy="375699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base_study_figures_2018-10-25.tif"/>
                    <pic:cNvPicPr/>
                  </pic:nvPicPr>
                  <pic:blipFill rotWithShape="1">
                    <a:blip r:embed="rId16" cstate="print">
                      <a:extLst>
                        <a:ext uri="{28A0092B-C50C-407E-A947-70E740481C1C}">
                          <a14:useLocalDpi xmlns:a14="http://schemas.microsoft.com/office/drawing/2010/main" val="0"/>
                        </a:ext>
                      </a:extLst>
                    </a:blip>
                    <a:srcRect l="604" t="9357" r="788" b="1441"/>
                    <a:stretch/>
                  </pic:blipFill>
                  <pic:spPr bwMode="auto">
                    <a:xfrm>
                      <a:off x="0" y="0"/>
                      <a:ext cx="4917258" cy="3834561"/>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CommentReference"/>
        </w:rPr>
        <w:commentReference w:id="32"/>
      </w:r>
    </w:p>
    <w:p w14:paraId="13A23071" w14:textId="77777777" w:rsidR="00B732EC" w:rsidRDefault="00B732EC" w:rsidP="00FE5A28">
      <w:pPr>
        <w:pStyle w:val="ListParagraph"/>
        <w:spacing w:before="120" w:after="0" w:line="276" w:lineRule="auto"/>
        <w:ind w:left="0" w:firstLine="0"/>
      </w:pPr>
    </w:p>
    <w:p w14:paraId="408B94EB" w14:textId="3E649B2E" w:rsidR="00E66AB0" w:rsidRDefault="00E66AB0" w:rsidP="00FE5A28">
      <w:pPr>
        <w:pStyle w:val="ListParagraph"/>
        <w:spacing w:before="120" w:after="0" w:line="276" w:lineRule="auto"/>
        <w:ind w:left="0" w:firstLine="0"/>
      </w:pPr>
      <w:r>
        <w:lastRenderedPageBreak/>
        <w:t xml:space="preserve">In Norway, for instance, data entry in the cohort is set to 2009 </w:t>
      </w:r>
      <w:r w:rsidR="00C726F6">
        <w:t xml:space="preserve">so that all pregnancies have at least one year look-back data on prescription fills history, and similarly at least one year of history data with medical diagnoses. </w:t>
      </w:r>
    </w:p>
    <w:p w14:paraId="7E47401D" w14:textId="77777777" w:rsidR="002470C5" w:rsidRDefault="002470C5" w:rsidP="00FE5A28">
      <w:pPr>
        <w:pStyle w:val="ListParagraph"/>
        <w:spacing w:before="120" w:after="0" w:line="276" w:lineRule="auto"/>
        <w:ind w:left="0" w:firstLine="0"/>
      </w:pPr>
    </w:p>
    <w:p w14:paraId="16622FFF" w14:textId="2840737B" w:rsidR="00F34F29" w:rsidRDefault="000512B6" w:rsidP="00F34F29">
      <w:pPr>
        <w:pStyle w:val="ListParagraph"/>
        <w:spacing w:before="120" w:after="0" w:line="276" w:lineRule="auto"/>
        <w:ind w:left="0" w:firstLine="0"/>
      </w:pPr>
      <w:r w:rsidRPr="00A924B9">
        <w:t>Whether the woman requires 3 or 12 months of prescription data prior to pregnancy depends on the information their data source is providing to ConcePTION</w:t>
      </w:r>
      <w:r w:rsidR="00670B6C">
        <w:t>, but 12 months is prioritized</w:t>
      </w:r>
      <w:r w:rsidRPr="00A924B9">
        <w:t xml:space="preserve">. Table </w:t>
      </w:r>
      <w:r w:rsidR="008433E6" w:rsidRPr="00A924B9">
        <w:t>2</w:t>
      </w:r>
      <w:r w:rsidRPr="00A924B9">
        <w:t xml:space="preserve"> outlines which months around pregnancy are available for each data source. Women from the data sources providing prescription data for 12 months prior to pregnancy will require 12 months of prescription data prior to pregnancy for the pregnancy to be considered eligible. Women from data sources only providing prescription data for the 3 months prior to pregnancy will only require 3 months of prescription data prior to pregnancy for the pregnancy to be considered eligible for the pregnancy cohort.  </w:t>
      </w:r>
      <w:r w:rsidR="00806E6F" w:rsidRPr="00A924B9">
        <w:t>Women from data sources</w:t>
      </w:r>
      <w:r w:rsidR="0062587A">
        <w:t>,</w:t>
      </w:r>
      <w:r w:rsidR="00806E6F" w:rsidRPr="00A924B9">
        <w:t xml:space="preserve"> which are not providing data post pregnancy</w:t>
      </w:r>
      <w:r w:rsidR="0062587A">
        <w:t>,</w:t>
      </w:r>
      <w:r w:rsidR="00806E6F" w:rsidRPr="00A924B9">
        <w:t xml:space="preserve"> will not be required to have 3</w:t>
      </w:r>
      <w:r w:rsidR="00B8648F" w:rsidRPr="00A924B9">
        <w:t xml:space="preserve"> </w:t>
      </w:r>
      <w:r w:rsidR="00806E6F" w:rsidRPr="00A924B9">
        <w:t xml:space="preserve">months of prescription data post pregnancy for their pregnancy to be eligible for the cohort.  </w:t>
      </w:r>
    </w:p>
    <w:p w14:paraId="6AF292E2" w14:textId="77777777" w:rsidR="00B732EC" w:rsidRDefault="00B732EC" w:rsidP="00F34F29">
      <w:pPr>
        <w:ind w:left="0" w:firstLine="0"/>
        <w:rPr>
          <w:b/>
          <w:bCs/>
          <w:sz w:val="20"/>
          <w:szCs w:val="20"/>
        </w:rPr>
      </w:pPr>
    </w:p>
    <w:p w14:paraId="5A48AA7F" w14:textId="5A8993A9" w:rsidR="000512B6" w:rsidRPr="00F34F29" w:rsidRDefault="000512B6" w:rsidP="00F34F29">
      <w:pPr>
        <w:ind w:left="0" w:firstLine="0"/>
      </w:pPr>
      <w:r w:rsidRPr="00A924B9">
        <w:rPr>
          <w:b/>
          <w:bCs/>
          <w:sz w:val="20"/>
          <w:szCs w:val="20"/>
        </w:rPr>
        <w:t xml:space="preserve">Table </w:t>
      </w:r>
      <w:r w:rsidR="000560BE" w:rsidRPr="00A924B9">
        <w:rPr>
          <w:b/>
          <w:bCs/>
          <w:sz w:val="20"/>
          <w:szCs w:val="20"/>
        </w:rPr>
        <w:t>2</w:t>
      </w:r>
      <w:r w:rsidRPr="00A924B9">
        <w:rPr>
          <w:b/>
          <w:bCs/>
          <w:sz w:val="20"/>
          <w:szCs w:val="20"/>
        </w:rPr>
        <w:t xml:space="preserve"> – Availability of prescription data around pregnancy by data source</w:t>
      </w:r>
    </w:p>
    <w:tbl>
      <w:tblPr>
        <w:tblStyle w:val="TableGridLight1"/>
        <w:tblpPr w:leftFromText="180" w:rightFromText="180" w:vertAnchor="text" w:horzAnchor="margin" w:tblpY="-7"/>
        <w:tblW w:w="9085" w:type="dxa"/>
        <w:tblLook w:val="04A0" w:firstRow="1" w:lastRow="0" w:firstColumn="1" w:lastColumn="0" w:noHBand="0" w:noVBand="1"/>
      </w:tblPr>
      <w:tblGrid>
        <w:gridCol w:w="2155"/>
        <w:gridCol w:w="1890"/>
        <w:gridCol w:w="1890"/>
        <w:gridCol w:w="1350"/>
        <w:gridCol w:w="1800"/>
      </w:tblGrid>
      <w:tr w:rsidR="00806E6F" w:rsidRPr="00A924B9" w14:paraId="7BF6D055" w14:textId="77777777" w:rsidTr="2C82B25F">
        <w:trPr>
          <w:trHeight w:val="621"/>
        </w:trPr>
        <w:tc>
          <w:tcPr>
            <w:tcW w:w="2155" w:type="dxa"/>
            <w:shd w:val="clear" w:color="auto" w:fill="EDEDED" w:themeFill="accent3" w:themeFillTint="33"/>
          </w:tcPr>
          <w:p w14:paraId="51D9CAAE" w14:textId="77777777" w:rsidR="00806E6F" w:rsidRPr="00A924B9" w:rsidRDefault="00806E6F" w:rsidP="00896573">
            <w:pPr>
              <w:tabs>
                <w:tab w:val="left" w:pos="709"/>
              </w:tabs>
              <w:spacing w:line="276" w:lineRule="auto"/>
              <w:ind w:left="0" w:firstLine="0"/>
              <w:rPr>
                <w:rFonts w:eastAsia="Calibri"/>
                <w:b/>
                <w:sz w:val="18"/>
                <w:szCs w:val="16"/>
                <w:lang w:val="en-GB"/>
              </w:rPr>
            </w:pPr>
            <w:r w:rsidRPr="00A924B9">
              <w:rPr>
                <w:rFonts w:eastAsia="Calibri"/>
                <w:b/>
                <w:sz w:val="18"/>
                <w:szCs w:val="16"/>
                <w:lang w:val="en-GB"/>
              </w:rPr>
              <w:t>Data Source</w:t>
            </w:r>
          </w:p>
        </w:tc>
        <w:tc>
          <w:tcPr>
            <w:tcW w:w="1890" w:type="dxa"/>
            <w:shd w:val="clear" w:color="auto" w:fill="EDEDED" w:themeFill="accent3" w:themeFillTint="33"/>
          </w:tcPr>
          <w:p w14:paraId="2B4143E3" w14:textId="3C13BDC1" w:rsidR="00806E6F" w:rsidRPr="00A924B9" w:rsidRDefault="00806E6F" w:rsidP="00896573">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12 months prior to pregnancy</w:t>
            </w:r>
            <w:r w:rsidR="009903F9">
              <w:rPr>
                <w:rFonts w:eastAsia="Calibri"/>
                <w:b/>
                <w:sz w:val="18"/>
                <w:szCs w:val="16"/>
                <w:lang w:val="en-GB"/>
              </w:rPr>
              <w:t xml:space="preserve"> (optional)</w:t>
            </w:r>
          </w:p>
        </w:tc>
        <w:tc>
          <w:tcPr>
            <w:tcW w:w="1890" w:type="dxa"/>
            <w:shd w:val="clear" w:color="auto" w:fill="EDEDED" w:themeFill="accent3" w:themeFillTint="33"/>
          </w:tcPr>
          <w:p w14:paraId="01D62AAB" w14:textId="77777777" w:rsidR="00806E6F" w:rsidRPr="00A924B9" w:rsidRDefault="00806E6F" w:rsidP="00896573">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3 months prior to pregnancy</w:t>
            </w:r>
          </w:p>
        </w:tc>
        <w:tc>
          <w:tcPr>
            <w:tcW w:w="1350" w:type="dxa"/>
            <w:shd w:val="clear" w:color="auto" w:fill="EDEDED" w:themeFill="accent3" w:themeFillTint="33"/>
          </w:tcPr>
          <w:p w14:paraId="102F9560" w14:textId="77777777" w:rsidR="00806E6F" w:rsidRPr="00A924B9" w:rsidRDefault="00806E6F" w:rsidP="00896573">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During pregnancy</w:t>
            </w:r>
          </w:p>
        </w:tc>
        <w:tc>
          <w:tcPr>
            <w:tcW w:w="1800" w:type="dxa"/>
            <w:shd w:val="clear" w:color="auto" w:fill="EDEDED" w:themeFill="accent3" w:themeFillTint="33"/>
          </w:tcPr>
          <w:p w14:paraId="0C8240A6" w14:textId="091DEEA2" w:rsidR="00806E6F" w:rsidRPr="00A924B9" w:rsidRDefault="0060666F" w:rsidP="007513BF">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3</w:t>
            </w:r>
            <w:r w:rsidR="00806E6F" w:rsidRPr="00A924B9">
              <w:rPr>
                <w:rFonts w:eastAsia="Calibri"/>
                <w:b/>
                <w:sz w:val="18"/>
                <w:szCs w:val="16"/>
                <w:lang w:val="en-GB"/>
              </w:rPr>
              <w:t xml:space="preserve"> months after pregnancy</w:t>
            </w:r>
            <w:r w:rsidR="009903F9">
              <w:rPr>
                <w:rFonts w:eastAsia="Calibri"/>
                <w:b/>
                <w:sz w:val="18"/>
                <w:szCs w:val="16"/>
                <w:lang w:val="en-GB"/>
              </w:rPr>
              <w:t xml:space="preserve"> (optional)</w:t>
            </w:r>
          </w:p>
        </w:tc>
      </w:tr>
      <w:tr w:rsidR="00806E6F" w:rsidRPr="00A924B9" w14:paraId="78BD6352" w14:textId="77777777" w:rsidTr="2C82B25F">
        <w:tc>
          <w:tcPr>
            <w:tcW w:w="2155" w:type="dxa"/>
          </w:tcPr>
          <w:p w14:paraId="46A33747"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Finland</w:t>
            </w:r>
          </w:p>
        </w:tc>
        <w:sdt>
          <w:sdtPr>
            <w:rPr>
              <w:rFonts w:eastAsia="Calibri"/>
              <w:sz w:val="18"/>
              <w:szCs w:val="20"/>
            </w:rPr>
            <w:id w:val="-1941746013"/>
            <w14:checkbox>
              <w14:checked w14:val="0"/>
              <w14:checkedState w14:val="2612" w14:font="MS Gothic"/>
              <w14:uncheckedState w14:val="2610" w14:font="MS Gothic"/>
            </w14:checkbox>
          </w:sdtPr>
          <w:sdtContent>
            <w:tc>
              <w:tcPr>
                <w:tcW w:w="1890" w:type="dxa"/>
              </w:tcPr>
              <w:p w14:paraId="7E8C75EE"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292329017"/>
            <w14:checkbox>
              <w14:checked w14:val="1"/>
              <w14:checkedState w14:val="2612" w14:font="MS Gothic"/>
              <w14:uncheckedState w14:val="2610" w14:font="MS Gothic"/>
            </w14:checkbox>
          </w:sdtPr>
          <w:sdtContent>
            <w:tc>
              <w:tcPr>
                <w:tcW w:w="1890" w:type="dxa"/>
              </w:tcPr>
              <w:p w14:paraId="6D95352D"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815526466"/>
            <w14:checkbox>
              <w14:checked w14:val="1"/>
              <w14:checkedState w14:val="2612" w14:font="MS Gothic"/>
              <w14:uncheckedState w14:val="2610" w14:font="MS Gothic"/>
            </w14:checkbox>
          </w:sdtPr>
          <w:sdtContent>
            <w:tc>
              <w:tcPr>
                <w:tcW w:w="1350" w:type="dxa"/>
              </w:tcPr>
              <w:p w14:paraId="1025FA29"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643883639"/>
            <w14:checkbox>
              <w14:checked w14:val="1"/>
              <w14:checkedState w14:val="2612" w14:font="MS Gothic"/>
              <w14:uncheckedState w14:val="2610" w14:font="MS Gothic"/>
            </w14:checkbox>
          </w:sdtPr>
          <w:sdtContent>
            <w:tc>
              <w:tcPr>
                <w:tcW w:w="1800" w:type="dxa"/>
              </w:tcPr>
              <w:p w14:paraId="1BFA9F49"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082456F4" w14:textId="77777777" w:rsidTr="2C82B25F">
        <w:tc>
          <w:tcPr>
            <w:tcW w:w="2155" w:type="dxa"/>
          </w:tcPr>
          <w:p w14:paraId="14983CA6"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France (Haute Garonne)</w:t>
            </w:r>
          </w:p>
        </w:tc>
        <w:sdt>
          <w:sdtPr>
            <w:rPr>
              <w:rFonts w:eastAsia="Calibri"/>
              <w:sz w:val="18"/>
              <w:szCs w:val="20"/>
            </w:rPr>
            <w:id w:val="107318936"/>
            <w14:checkbox>
              <w14:checked w14:val="0"/>
              <w14:checkedState w14:val="2612" w14:font="MS Gothic"/>
              <w14:uncheckedState w14:val="2610" w14:font="MS Gothic"/>
            </w14:checkbox>
          </w:sdtPr>
          <w:sdtContent>
            <w:tc>
              <w:tcPr>
                <w:tcW w:w="1890" w:type="dxa"/>
              </w:tcPr>
              <w:p w14:paraId="2F5B6986"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094311946"/>
            <w14:checkbox>
              <w14:checked w14:val="1"/>
              <w14:checkedState w14:val="2612" w14:font="MS Gothic"/>
              <w14:uncheckedState w14:val="2610" w14:font="MS Gothic"/>
            </w14:checkbox>
          </w:sdtPr>
          <w:sdtContent>
            <w:tc>
              <w:tcPr>
                <w:tcW w:w="1890" w:type="dxa"/>
              </w:tcPr>
              <w:p w14:paraId="60EBFC84"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558356529"/>
            <w14:checkbox>
              <w14:checked w14:val="1"/>
              <w14:checkedState w14:val="2612" w14:font="MS Gothic"/>
              <w14:uncheckedState w14:val="2610" w14:font="MS Gothic"/>
            </w14:checkbox>
          </w:sdtPr>
          <w:sdtContent>
            <w:tc>
              <w:tcPr>
                <w:tcW w:w="1350" w:type="dxa"/>
              </w:tcPr>
              <w:p w14:paraId="58432EB1"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514225888"/>
            <w14:checkbox>
              <w14:checked w14:val="0"/>
              <w14:checkedState w14:val="2612" w14:font="MS Gothic"/>
              <w14:uncheckedState w14:val="2610" w14:font="MS Gothic"/>
            </w14:checkbox>
          </w:sdtPr>
          <w:sdtContent>
            <w:tc>
              <w:tcPr>
                <w:tcW w:w="1800" w:type="dxa"/>
              </w:tcPr>
              <w:p w14:paraId="246314DE"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472DAE9C" w14:textId="77777777" w:rsidTr="2C82B25F">
        <w:trPr>
          <w:del w:id="33" w:author="Vera Ruth Mitter" w:date="2022-11-25T13:21:00Z"/>
        </w:trPr>
        <w:tc>
          <w:tcPr>
            <w:tcW w:w="2155" w:type="dxa"/>
          </w:tcPr>
          <w:p w14:paraId="75287AFF"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Germany</w:t>
            </w:r>
          </w:p>
        </w:tc>
        <w:sdt>
          <w:sdtPr>
            <w:rPr>
              <w:rFonts w:eastAsia="Calibri"/>
              <w:sz w:val="18"/>
              <w:szCs w:val="20"/>
            </w:rPr>
            <w:id w:val="1240993653"/>
            <w14:checkbox>
              <w14:checked w14:val="1"/>
              <w14:checkedState w14:val="2612" w14:font="MS Gothic"/>
              <w14:uncheckedState w14:val="2610" w14:font="MS Gothic"/>
            </w14:checkbox>
          </w:sdtPr>
          <w:sdtContent>
            <w:tc>
              <w:tcPr>
                <w:tcW w:w="1890" w:type="dxa"/>
              </w:tcPr>
              <w:p w14:paraId="2D0376DC"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930556307"/>
            <w14:checkbox>
              <w14:checked w14:val="1"/>
              <w14:checkedState w14:val="2612" w14:font="MS Gothic"/>
              <w14:uncheckedState w14:val="2610" w14:font="MS Gothic"/>
            </w14:checkbox>
          </w:sdtPr>
          <w:sdtContent>
            <w:tc>
              <w:tcPr>
                <w:tcW w:w="1890" w:type="dxa"/>
              </w:tcPr>
              <w:p w14:paraId="78F390E3"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834497838"/>
            <w14:checkbox>
              <w14:checked w14:val="1"/>
              <w14:checkedState w14:val="2612" w14:font="MS Gothic"/>
              <w14:uncheckedState w14:val="2610" w14:font="MS Gothic"/>
            </w14:checkbox>
          </w:sdtPr>
          <w:sdtContent>
            <w:tc>
              <w:tcPr>
                <w:tcW w:w="1350" w:type="dxa"/>
              </w:tcPr>
              <w:p w14:paraId="330A52CC"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608735613"/>
            <w14:checkbox>
              <w14:checked w14:val="1"/>
              <w14:checkedState w14:val="2612" w14:font="MS Gothic"/>
              <w14:uncheckedState w14:val="2610" w14:font="MS Gothic"/>
            </w14:checkbox>
          </w:sdtPr>
          <w:sdtContent>
            <w:tc>
              <w:tcPr>
                <w:tcW w:w="1800" w:type="dxa"/>
              </w:tcPr>
              <w:p w14:paraId="2E17192D"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187A34DF" w14:textId="77777777" w:rsidTr="2C82B25F">
        <w:tc>
          <w:tcPr>
            <w:tcW w:w="2155" w:type="dxa"/>
          </w:tcPr>
          <w:p w14:paraId="3E9079A7"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Italy (Emilia Romagna)</w:t>
            </w:r>
          </w:p>
        </w:tc>
        <w:sdt>
          <w:sdtPr>
            <w:rPr>
              <w:rFonts w:eastAsia="Calibri"/>
              <w:sz w:val="18"/>
              <w:szCs w:val="20"/>
            </w:rPr>
            <w:id w:val="-76759477"/>
            <w14:checkbox>
              <w14:checked w14:val="1"/>
              <w14:checkedState w14:val="2612" w14:font="MS Gothic"/>
              <w14:uncheckedState w14:val="2610" w14:font="MS Gothic"/>
            </w14:checkbox>
          </w:sdtPr>
          <w:sdtContent>
            <w:tc>
              <w:tcPr>
                <w:tcW w:w="1890" w:type="dxa"/>
              </w:tcPr>
              <w:p w14:paraId="4797D37C"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544209200"/>
            <w14:checkbox>
              <w14:checked w14:val="1"/>
              <w14:checkedState w14:val="2612" w14:font="MS Gothic"/>
              <w14:uncheckedState w14:val="2610" w14:font="MS Gothic"/>
            </w14:checkbox>
          </w:sdtPr>
          <w:sdtContent>
            <w:tc>
              <w:tcPr>
                <w:tcW w:w="1890" w:type="dxa"/>
              </w:tcPr>
              <w:p w14:paraId="26991164"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382132734"/>
            <w14:checkbox>
              <w14:checked w14:val="1"/>
              <w14:checkedState w14:val="2612" w14:font="MS Gothic"/>
              <w14:uncheckedState w14:val="2610" w14:font="MS Gothic"/>
            </w14:checkbox>
          </w:sdtPr>
          <w:sdtContent>
            <w:tc>
              <w:tcPr>
                <w:tcW w:w="1350" w:type="dxa"/>
              </w:tcPr>
              <w:p w14:paraId="593CFEE5"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605263199"/>
            <w14:checkbox>
              <w14:checked w14:val="1"/>
              <w14:checkedState w14:val="2612" w14:font="MS Gothic"/>
              <w14:uncheckedState w14:val="2610" w14:font="MS Gothic"/>
            </w14:checkbox>
          </w:sdtPr>
          <w:sdtContent>
            <w:tc>
              <w:tcPr>
                <w:tcW w:w="1800" w:type="dxa"/>
              </w:tcPr>
              <w:p w14:paraId="140B81AB"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6A59E010" w14:textId="77777777" w:rsidTr="2C82B25F">
        <w:trPr>
          <w:del w:id="34" w:author="Vera Ruth Mitter" w:date="2022-11-25T13:20:00Z"/>
        </w:trPr>
        <w:tc>
          <w:tcPr>
            <w:tcW w:w="2155" w:type="dxa"/>
          </w:tcPr>
          <w:p w14:paraId="234B07E2"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Italy (Tuscany)</w:t>
            </w:r>
          </w:p>
        </w:tc>
        <w:sdt>
          <w:sdtPr>
            <w:rPr>
              <w:rFonts w:eastAsia="Calibri"/>
              <w:sz w:val="18"/>
              <w:szCs w:val="20"/>
            </w:rPr>
            <w:id w:val="-1711259192"/>
            <w14:checkbox>
              <w14:checked w14:val="1"/>
              <w14:checkedState w14:val="2612" w14:font="MS Gothic"/>
              <w14:uncheckedState w14:val="2610" w14:font="MS Gothic"/>
            </w14:checkbox>
          </w:sdtPr>
          <w:sdtContent>
            <w:tc>
              <w:tcPr>
                <w:tcW w:w="1890" w:type="dxa"/>
              </w:tcPr>
              <w:p w14:paraId="107A3DC6"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604417760"/>
            <w14:checkbox>
              <w14:checked w14:val="1"/>
              <w14:checkedState w14:val="2612" w14:font="MS Gothic"/>
              <w14:uncheckedState w14:val="2610" w14:font="MS Gothic"/>
            </w14:checkbox>
          </w:sdtPr>
          <w:sdtContent>
            <w:tc>
              <w:tcPr>
                <w:tcW w:w="1890" w:type="dxa"/>
              </w:tcPr>
              <w:p w14:paraId="3CA09226"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832898023"/>
            <w14:checkbox>
              <w14:checked w14:val="1"/>
              <w14:checkedState w14:val="2612" w14:font="MS Gothic"/>
              <w14:uncheckedState w14:val="2610" w14:font="MS Gothic"/>
            </w14:checkbox>
          </w:sdtPr>
          <w:sdtContent>
            <w:tc>
              <w:tcPr>
                <w:tcW w:w="1350" w:type="dxa"/>
              </w:tcPr>
              <w:p w14:paraId="77137EA3"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235054809"/>
            <w14:checkbox>
              <w14:checked w14:val="1"/>
              <w14:checkedState w14:val="2612" w14:font="MS Gothic"/>
              <w14:uncheckedState w14:val="2610" w14:font="MS Gothic"/>
            </w14:checkbox>
          </w:sdtPr>
          <w:sdtContent>
            <w:tc>
              <w:tcPr>
                <w:tcW w:w="1800" w:type="dxa"/>
              </w:tcPr>
              <w:p w14:paraId="41EE3451"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1CA9456B" w14:textId="77777777" w:rsidTr="2C82B25F">
        <w:tc>
          <w:tcPr>
            <w:tcW w:w="2155" w:type="dxa"/>
          </w:tcPr>
          <w:p w14:paraId="14F5C172"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Norway</w:t>
            </w:r>
          </w:p>
        </w:tc>
        <w:sdt>
          <w:sdtPr>
            <w:rPr>
              <w:rFonts w:eastAsia="Calibri"/>
              <w:sz w:val="18"/>
              <w:szCs w:val="20"/>
            </w:rPr>
            <w:id w:val="-1945529588"/>
            <w14:checkbox>
              <w14:checked w14:val="1"/>
              <w14:checkedState w14:val="2612" w14:font="MS Gothic"/>
              <w14:uncheckedState w14:val="2610" w14:font="MS Gothic"/>
            </w14:checkbox>
          </w:sdtPr>
          <w:sdtContent>
            <w:tc>
              <w:tcPr>
                <w:tcW w:w="1890" w:type="dxa"/>
              </w:tcPr>
              <w:p w14:paraId="330B0104"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652817356"/>
            <w14:checkbox>
              <w14:checked w14:val="1"/>
              <w14:checkedState w14:val="2612" w14:font="MS Gothic"/>
              <w14:uncheckedState w14:val="2610" w14:font="MS Gothic"/>
            </w14:checkbox>
          </w:sdtPr>
          <w:sdtContent>
            <w:tc>
              <w:tcPr>
                <w:tcW w:w="1890" w:type="dxa"/>
              </w:tcPr>
              <w:p w14:paraId="4832BEAF"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611984684"/>
            <w14:checkbox>
              <w14:checked w14:val="1"/>
              <w14:checkedState w14:val="2612" w14:font="MS Gothic"/>
              <w14:uncheckedState w14:val="2610" w14:font="MS Gothic"/>
            </w14:checkbox>
          </w:sdtPr>
          <w:sdtContent>
            <w:tc>
              <w:tcPr>
                <w:tcW w:w="1350" w:type="dxa"/>
              </w:tcPr>
              <w:p w14:paraId="5DCA1D4F"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458145705"/>
            <w14:checkbox>
              <w14:checked w14:val="1"/>
              <w14:checkedState w14:val="2612" w14:font="MS Gothic"/>
              <w14:uncheckedState w14:val="2610" w14:font="MS Gothic"/>
            </w14:checkbox>
          </w:sdtPr>
          <w:sdtContent>
            <w:tc>
              <w:tcPr>
                <w:tcW w:w="1800" w:type="dxa"/>
              </w:tcPr>
              <w:p w14:paraId="2DD34275"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0E4EE90B" w14:textId="77777777" w:rsidTr="2C82B25F">
        <w:tc>
          <w:tcPr>
            <w:tcW w:w="2155" w:type="dxa"/>
          </w:tcPr>
          <w:p w14:paraId="24D8D537"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Spain (Valencian Region)</w:t>
            </w:r>
          </w:p>
        </w:tc>
        <w:sdt>
          <w:sdtPr>
            <w:rPr>
              <w:rFonts w:eastAsia="Calibri"/>
              <w:sz w:val="18"/>
              <w:szCs w:val="20"/>
            </w:rPr>
            <w:id w:val="1877890944"/>
            <w14:checkbox>
              <w14:checked w14:val="1"/>
              <w14:checkedState w14:val="2612" w14:font="MS Gothic"/>
              <w14:uncheckedState w14:val="2610" w14:font="MS Gothic"/>
            </w14:checkbox>
          </w:sdtPr>
          <w:sdtContent>
            <w:tc>
              <w:tcPr>
                <w:tcW w:w="1890" w:type="dxa"/>
              </w:tcPr>
              <w:p w14:paraId="2D78736D"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678630891"/>
            <w14:checkbox>
              <w14:checked w14:val="1"/>
              <w14:checkedState w14:val="2612" w14:font="MS Gothic"/>
              <w14:uncheckedState w14:val="2610" w14:font="MS Gothic"/>
            </w14:checkbox>
          </w:sdtPr>
          <w:sdtContent>
            <w:tc>
              <w:tcPr>
                <w:tcW w:w="1890" w:type="dxa"/>
              </w:tcPr>
              <w:p w14:paraId="00F0EB47"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874273085"/>
            <w14:checkbox>
              <w14:checked w14:val="1"/>
              <w14:checkedState w14:val="2612" w14:font="MS Gothic"/>
              <w14:uncheckedState w14:val="2610" w14:font="MS Gothic"/>
            </w14:checkbox>
          </w:sdtPr>
          <w:sdtContent>
            <w:tc>
              <w:tcPr>
                <w:tcW w:w="1350" w:type="dxa"/>
              </w:tcPr>
              <w:p w14:paraId="357EABA1"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757674709"/>
            <w14:checkbox>
              <w14:checked w14:val="1"/>
              <w14:checkedState w14:val="2612" w14:font="MS Gothic"/>
              <w14:uncheckedState w14:val="2610" w14:font="MS Gothic"/>
            </w14:checkbox>
          </w:sdtPr>
          <w:sdtContent>
            <w:tc>
              <w:tcPr>
                <w:tcW w:w="1800" w:type="dxa"/>
              </w:tcPr>
              <w:p w14:paraId="578B191A"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4161FE29" w14:textId="77777777" w:rsidTr="2C82B25F">
        <w:tc>
          <w:tcPr>
            <w:tcW w:w="2155" w:type="dxa"/>
          </w:tcPr>
          <w:p w14:paraId="044F025F"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UK (Wales)</w:t>
            </w:r>
          </w:p>
        </w:tc>
        <w:sdt>
          <w:sdtPr>
            <w:rPr>
              <w:rFonts w:eastAsia="Calibri"/>
              <w:sz w:val="18"/>
              <w:szCs w:val="20"/>
            </w:rPr>
            <w:id w:val="1621957676"/>
            <w14:checkbox>
              <w14:checked w14:val="1"/>
              <w14:checkedState w14:val="2612" w14:font="MS Gothic"/>
              <w14:uncheckedState w14:val="2610" w14:font="MS Gothic"/>
            </w14:checkbox>
          </w:sdtPr>
          <w:sdtContent>
            <w:tc>
              <w:tcPr>
                <w:tcW w:w="1890" w:type="dxa"/>
              </w:tcPr>
              <w:p w14:paraId="661AB2E7"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23273100"/>
            <w14:checkbox>
              <w14:checked w14:val="1"/>
              <w14:checkedState w14:val="2612" w14:font="MS Gothic"/>
              <w14:uncheckedState w14:val="2610" w14:font="MS Gothic"/>
            </w14:checkbox>
          </w:sdtPr>
          <w:sdtContent>
            <w:tc>
              <w:tcPr>
                <w:tcW w:w="1890" w:type="dxa"/>
              </w:tcPr>
              <w:p w14:paraId="294E3132"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95375856"/>
            <w14:checkbox>
              <w14:checked w14:val="1"/>
              <w14:checkedState w14:val="2612" w14:font="MS Gothic"/>
              <w14:uncheckedState w14:val="2610" w14:font="MS Gothic"/>
            </w14:checkbox>
          </w:sdtPr>
          <w:sdtContent>
            <w:tc>
              <w:tcPr>
                <w:tcW w:w="1350" w:type="dxa"/>
              </w:tcPr>
              <w:p w14:paraId="37C20682"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1380859228"/>
            <w14:checkbox>
              <w14:checked w14:val="1"/>
              <w14:checkedState w14:val="2612" w14:font="MS Gothic"/>
              <w14:uncheckedState w14:val="2610" w14:font="MS Gothic"/>
            </w14:checkbox>
          </w:sdtPr>
          <w:sdtContent>
            <w:tc>
              <w:tcPr>
                <w:tcW w:w="1800" w:type="dxa"/>
              </w:tcPr>
              <w:p w14:paraId="29807DAC"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806E6F" w:rsidRPr="00A924B9" w14:paraId="7D4AF439" w14:textId="77777777" w:rsidTr="2C82B25F">
        <w:trPr>
          <w:del w:id="35" w:author="Vera Ruth Mitter" w:date="2022-11-25T13:20:00Z"/>
        </w:trPr>
        <w:tc>
          <w:tcPr>
            <w:tcW w:w="2155" w:type="dxa"/>
          </w:tcPr>
          <w:p w14:paraId="67603A17" w14:textId="77777777" w:rsidR="00806E6F" w:rsidRPr="00A924B9" w:rsidRDefault="00806E6F" w:rsidP="00896573">
            <w:pPr>
              <w:tabs>
                <w:tab w:val="left" w:pos="709"/>
              </w:tabs>
              <w:spacing w:line="276" w:lineRule="auto"/>
              <w:ind w:left="0" w:firstLine="0"/>
              <w:rPr>
                <w:rFonts w:eastAsia="Calibri"/>
                <w:sz w:val="18"/>
                <w:szCs w:val="20"/>
                <w:lang w:val="en-GB"/>
              </w:rPr>
            </w:pPr>
            <w:r w:rsidRPr="00A924B9">
              <w:rPr>
                <w:rFonts w:eastAsia="Calibri"/>
                <w:sz w:val="18"/>
                <w:szCs w:val="20"/>
                <w:lang w:val="en-GB"/>
              </w:rPr>
              <w:t>UK (CPRD)</w:t>
            </w:r>
          </w:p>
        </w:tc>
        <w:sdt>
          <w:sdtPr>
            <w:rPr>
              <w:rFonts w:eastAsia="Calibri"/>
              <w:sz w:val="18"/>
              <w:szCs w:val="20"/>
            </w:rPr>
            <w:id w:val="-2128990063"/>
            <w14:checkbox>
              <w14:checked w14:val="0"/>
              <w14:checkedState w14:val="2612" w14:font="MS Gothic"/>
              <w14:uncheckedState w14:val="2610" w14:font="MS Gothic"/>
            </w14:checkbox>
          </w:sdtPr>
          <w:sdtContent>
            <w:tc>
              <w:tcPr>
                <w:tcW w:w="1890" w:type="dxa"/>
              </w:tcPr>
              <w:p w14:paraId="71A18455" w14:textId="2B9A78C5" w:rsidR="00806E6F" w:rsidRPr="00A924B9" w:rsidRDefault="00F34F29" w:rsidP="00896573">
                <w:pPr>
                  <w:tabs>
                    <w:tab w:val="left" w:pos="709"/>
                  </w:tabs>
                  <w:spacing w:line="276" w:lineRule="auto"/>
                  <w:ind w:left="0" w:firstLine="0"/>
                  <w:jc w:val="center"/>
                  <w:rPr>
                    <w:rFonts w:eastAsia="Calibri"/>
                    <w:sz w:val="18"/>
                    <w:szCs w:val="20"/>
                    <w:lang w:val="en-GB"/>
                  </w:rPr>
                </w:pPr>
                <w:r>
                  <w:rPr>
                    <w:rFonts w:ascii="MS Gothic" w:eastAsia="MS Gothic" w:hAnsi="MS Gothic" w:hint="eastAsia"/>
                    <w:sz w:val="18"/>
                    <w:szCs w:val="20"/>
                  </w:rPr>
                  <w:t>☐</w:t>
                </w:r>
              </w:p>
            </w:tc>
          </w:sdtContent>
        </w:sdt>
        <w:sdt>
          <w:sdtPr>
            <w:rPr>
              <w:rFonts w:eastAsia="Calibri"/>
              <w:sz w:val="18"/>
              <w:szCs w:val="20"/>
            </w:rPr>
            <w:id w:val="-1928031207"/>
            <w14:checkbox>
              <w14:checked w14:val="1"/>
              <w14:checkedState w14:val="2612" w14:font="MS Gothic"/>
              <w14:uncheckedState w14:val="2610" w14:font="MS Gothic"/>
            </w14:checkbox>
          </w:sdtPr>
          <w:sdtContent>
            <w:tc>
              <w:tcPr>
                <w:tcW w:w="1890" w:type="dxa"/>
              </w:tcPr>
              <w:p w14:paraId="5C5E9402"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212970823"/>
            <w14:checkbox>
              <w14:checked w14:val="1"/>
              <w14:checkedState w14:val="2612" w14:font="MS Gothic"/>
              <w14:uncheckedState w14:val="2610" w14:font="MS Gothic"/>
            </w14:checkbox>
          </w:sdtPr>
          <w:sdtContent>
            <w:tc>
              <w:tcPr>
                <w:tcW w:w="1350" w:type="dxa"/>
              </w:tcPr>
              <w:p w14:paraId="3360F68E"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sdt>
          <w:sdtPr>
            <w:rPr>
              <w:rFonts w:eastAsia="Calibri"/>
              <w:sz w:val="18"/>
              <w:szCs w:val="20"/>
            </w:rPr>
            <w:id w:val="-887487779"/>
            <w14:checkbox>
              <w14:checked w14:val="1"/>
              <w14:checkedState w14:val="2612" w14:font="MS Gothic"/>
              <w14:uncheckedState w14:val="2610" w14:font="MS Gothic"/>
            </w14:checkbox>
          </w:sdtPr>
          <w:sdtContent>
            <w:tc>
              <w:tcPr>
                <w:tcW w:w="1800" w:type="dxa"/>
              </w:tcPr>
              <w:p w14:paraId="29DF79A8" w14:textId="77777777" w:rsidR="00806E6F" w:rsidRPr="00A924B9" w:rsidRDefault="00806E6F" w:rsidP="00896573">
                <w:pPr>
                  <w:tabs>
                    <w:tab w:val="left" w:pos="709"/>
                  </w:tabs>
                  <w:spacing w:line="276" w:lineRule="auto"/>
                  <w:ind w:left="0" w:firstLine="0"/>
                  <w:jc w:val="center"/>
                  <w:rPr>
                    <w:rFonts w:eastAsia="Calibri"/>
                    <w:sz w:val="18"/>
                    <w:szCs w:val="20"/>
                    <w:lang w:val="en-GB"/>
                  </w:rPr>
                </w:pPr>
                <w:r w:rsidRPr="00A924B9">
                  <w:rPr>
                    <w:rFonts w:ascii="MS Gothic" w:eastAsia="MS Gothic" w:hAnsi="MS Gothic"/>
                    <w:sz w:val="18"/>
                    <w:szCs w:val="20"/>
                    <w:lang w:val="en-GB"/>
                  </w:rPr>
                  <w:t>☒</w:t>
                </w:r>
              </w:p>
            </w:tc>
          </w:sdtContent>
        </w:sdt>
      </w:tr>
      <w:tr w:rsidR="00F34F29" w:rsidRPr="00A924B9" w14:paraId="4697CCEC" w14:textId="77777777" w:rsidTr="2C82B25F">
        <w:trPr>
          <w:del w:id="36" w:author="Vera Ruth Mitter" w:date="2022-11-25T13:21:00Z"/>
        </w:trPr>
        <w:tc>
          <w:tcPr>
            <w:tcW w:w="2155" w:type="dxa"/>
          </w:tcPr>
          <w:p w14:paraId="55453706" w14:textId="16C7F52D" w:rsidR="00F34F29" w:rsidRPr="00F34F29" w:rsidRDefault="00F34F29" w:rsidP="00F34F29">
            <w:pPr>
              <w:tabs>
                <w:tab w:val="left" w:pos="709"/>
              </w:tabs>
              <w:spacing w:line="276" w:lineRule="auto"/>
              <w:ind w:left="0" w:firstLine="0"/>
              <w:rPr>
                <w:rFonts w:eastAsia="Calibri"/>
                <w:color w:val="000000" w:themeColor="text1"/>
                <w:sz w:val="18"/>
                <w:szCs w:val="20"/>
              </w:rPr>
            </w:pPr>
            <w:r w:rsidRPr="00F34F29">
              <w:rPr>
                <w:rFonts w:eastAsia="Calibri"/>
                <w:color w:val="000000" w:themeColor="text1"/>
                <w:sz w:val="18"/>
                <w:szCs w:val="20"/>
              </w:rPr>
              <w:t>UK (Scotland)</w:t>
            </w:r>
          </w:p>
        </w:tc>
        <w:sdt>
          <w:sdtPr>
            <w:rPr>
              <w:rFonts w:eastAsia="Calibri"/>
              <w:sz w:val="18"/>
              <w:szCs w:val="20"/>
            </w:rPr>
            <w:id w:val="-125703346"/>
            <w14:checkbox>
              <w14:checked w14:val="1"/>
              <w14:checkedState w14:val="2612" w14:font="MS Gothic"/>
              <w14:uncheckedState w14:val="2610" w14:font="MS Gothic"/>
            </w14:checkbox>
          </w:sdtPr>
          <w:sdtContent>
            <w:tc>
              <w:tcPr>
                <w:tcW w:w="1890" w:type="dxa"/>
              </w:tcPr>
              <w:p w14:paraId="5B5CCD86" w14:textId="3C5DFB21" w:rsidR="00F34F29" w:rsidRDefault="00F34F29" w:rsidP="00F34F29">
                <w:pPr>
                  <w:tabs>
                    <w:tab w:val="left" w:pos="709"/>
                  </w:tabs>
                  <w:spacing w:line="276" w:lineRule="auto"/>
                  <w:ind w:left="0" w:firstLine="0"/>
                  <w:jc w:val="center"/>
                  <w:rPr>
                    <w:rFonts w:eastAsia="Calibri"/>
                    <w:sz w:val="18"/>
                    <w:szCs w:val="20"/>
                  </w:rPr>
                </w:pPr>
                <w:r>
                  <w:rPr>
                    <w:rFonts w:ascii="MS Gothic" w:eastAsia="MS Gothic" w:hAnsi="MS Gothic" w:hint="eastAsia"/>
                    <w:sz w:val="18"/>
                    <w:szCs w:val="20"/>
                  </w:rPr>
                  <w:t>☒</w:t>
                </w:r>
              </w:p>
            </w:tc>
          </w:sdtContent>
        </w:sdt>
        <w:sdt>
          <w:sdtPr>
            <w:rPr>
              <w:rFonts w:eastAsia="Calibri"/>
              <w:sz w:val="18"/>
              <w:szCs w:val="20"/>
            </w:rPr>
            <w:id w:val="2078245943"/>
            <w14:checkbox>
              <w14:checked w14:val="1"/>
              <w14:checkedState w14:val="2612" w14:font="MS Gothic"/>
              <w14:uncheckedState w14:val="2610" w14:font="MS Gothic"/>
            </w14:checkbox>
          </w:sdtPr>
          <w:sdtContent>
            <w:tc>
              <w:tcPr>
                <w:tcW w:w="1890" w:type="dxa"/>
              </w:tcPr>
              <w:p w14:paraId="1245808C" w14:textId="489C6652" w:rsidR="00F34F29" w:rsidRDefault="00F34F29" w:rsidP="00F34F29">
                <w:pPr>
                  <w:tabs>
                    <w:tab w:val="left" w:pos="709"/>
                  </w:tabs>
                  <w:spacing w:line="276" w:lineRule="auto"/>
                  <w:ind w:left="0" w:firstLine="0"/>
                  <w:jc w:val="center"/>
                  <w:rPr>
                    <w:rFonts w:eastAsia="Calibri"/>
                    <w:sz w:val="18"/>
                    <w:szCs w:val="20"/>
                  </w:rPr>
                </w:pPr>
                <w:r>
                  <w:rPr>
                    <w:rFonts w:ascii="MS Gothic" w:eastAsia="MS Gothic" w:hAnsi="MS Gothic" w:hint="eastAsia"/>
                    <w:sz w:val="18"/>
                    <w:szCs w:val="20"/>
                  </w:rPr>
                  <w:t>☒</w:t>
                </w:r>
              </w:p>
            </w:tc>
          </w:sdtContent>
        </w:sdt>
        <w:sdt>
          <w:sdtPr>
            <w:rPr>
              <w:rFonts w:eastAsia="Calibri"/>
              <w:sz w:val="18"/>
              <w:szCs w:val="20"/>
            </w:rPr>
            <w:id w:val="1713079606"/>
            <w14:checkbox>
              <w14:checked w14:val="1"/>
              <w14:checkedState w14:val="2612" w14:font="MS Gothic"/>
              <w14:uncheckedState w14:val="2610" w14:font="MS Gothic"/>
            </w14:checkbox>
          </w:sdtPr>
          <w:sdtContent>
            <w:tc>
              <w:tcPr>
                <w:tcW w:w="1350" w:type="dxa"/>
              </w:tcPr>
              <w:p w14:paraId="0F613FCC" w14:textId="5D8F9EF4" w:rsidR="00F34F29" w:rsidRDefault="00F34F29" w:rsidP="00F34F29">
                <w:pPr>
                  <w:tabs>
                    <w:tab w:val="left" w:pos="709"/>
                  </w:tabs>
                  <w:spacing w:line="276" w:lineRule="auto"/>
                  <w:ind w:left="0" w:firstLine="0"/>
                  <w:jc w:val="center"/>
                  <w:rPr>
                    <w:rFonts w:eastAsia="Calibri"/>
                    <w:sz w:val="18"/>
                    <w:szCs w:val="20"/>
                  </w:rPr>
                </w:pPr>
                <w:r w:rsidRPr="00A924B9">
                  <w:rPr>
                    <w:rFonts w:ascii="MS Gothic" w:eastAsia="MS Gothic" w:hAnsi="MS Gothic"/>
                    <w:sz w:val="18"/>
                    <w:szCs w:val="20"/>
                    <w:lang w:val="en-GB"/>
                  </w:rPr>
                  <w:t>☒</w:t>
                </w:r>
              </w:p>
            </w:tc>
          </w:sdtContent>
        </w:sdt>
        <w:sdt>
          <w:sdtPr>
            <w:rPr>
              <w:rFonts w:eastAsia="Calibri"/>
              <w:sz w:val="18"/>
              <w:szCs w:val="20"/>
            </w:rPr>
            <w:id w:val="-744265015"/>
            <w14:checkbox>
              <w14:checked w14:val="1"/>
              <w14:checkedState w14:val="2612" w14:font="MS Gothic"/>
              <w14:uncheckedState w14:val="2610" w14:font="MS Gothic"/>
            </w14:checkbox>
          </w:sdtPr>
          <w:sdtContent>
            <w:tc>
              <w:tcPr>
                <w:tcW w:w="1800" w:type="dxa"/>
              </w:tcPr>
              <w:p w14:paraId="20D92CC9" w14:textId="0392EBC7" w:rsidR="00F34F29" w:rsidRDefault="00F34F29" w:rsidP="00F34F29">
                <w:pPr>
                  <w:tabs>
                    <w:tab w:val="left" w:pos="709"/>
                  </w:tabs>
                  <w:spacing w:line="276" w:lineRule="auto"/>
                  <w:ind w:left="0" w:firstLine="0"/>
                  <w:jc w:val="center"/>
                  <w:rPr>
                    <w:rFonts w:eastAsia="Calibri"/>
                    <w:sz w:val="18"/>
                    <w:szCs w:val="20"/>
                  </w:rPr>
                </w:pPr>
                <w:r w:rsidRPr="00A924B9">
                  <w:rPr>
                    <w:rFonts w:ascii="MS Gothic" w:eastAsia="MS Gothic" w:hAnsi="MS Gothic"/>
                    <w:sz w:val="18"/>
                    <w:szCs w:val="20"/>
                    <w:lang w:val="en-GB"/>
                  </w:rPr>
                  <w:t>☒</w:t>
                </w:r>
              </w:p>
            </w:tc>
          </w:sdtContent>
        </w:sdt>
      </w:tr>
      <w:tr w:rsidR="00F34F29" w:rsidRPr="00A924B9" w14:paraId="6E846EF0" w14:textId="77777777" w:rsidTr="2C82B25F">
        <w:tc>
          <w:tcPr>
            <w:tcW w:w="2155" w:type="dxa"/>
          </w:tcPr>
          <w:p w14:paraId="0F0CA1FB" w14:textId="36454176" w:rsidR="00F34F29" w:rsidRPr="00F34F29" w:rsidRDefault="00F34F29" w:rsidP="00F34F29">
            <w:pPr>
              <w:tabs>
                <w:tab w:val="left" w:pos="709"/>
              </w:tabs>
              <w:spacing w:line="276" w:lineRule="auto"/>
              <w:ind w:left="0" w:firstLine="0"/>
              <w:rPr>
                <w:rFonts w:eastAsia="Calibri"/>
                <w:color w:val="000000" w:themeColor="text1"/>
                <w:sz w:val="18"/>
                <w:szCs w:val="20"/>
              </w:rPr>
            </w:pPr>
            <w:r w:rsidRPr="00F34F29">
              <w:rPr>
                <w:rFonts w:eastAsia="Calibri"/>
                <w:color w:val="000000" w:themeColor="text1"/>
                <w:sz w:val="18"/>
                <w:szCs w:val="20"/>
              </w:rPr>
              <w:t>Sweden</w:t>
            </w:r>
          </w:p>
        </w:tc>
        <w:sdt>
          <w:sdtPr>
            <w:rPr>
              <w:rFonts w:eastAsia="Calibri"/>
              <w:sz w:val="18"/>
              <w:szCs w:val="20"/>
            </w:rPr>
            <w:id w:val="-1814789558"/>
            <w14:checkbox>
              <w14:checked w14:val="1"/>
              <w14:checkedState w14:val="2612" w14:font="MS Gothic"/>
              <w14:uncheckedState w14:val="2610" w14:font="MS Gothic"/>
            </w14:checkbox>
          </w:sdtPr>
          <w:sdtContent>
            <w:tc>
              <w:tcPr>
                <w:tcW w:w="1890" w:type="dxa"/>
              </w:tcPr>
              <w:p w14:paraId="72AEE376" w14:textId="6FD01D92" w:rsidR="00F34F29" w:rsidRDefault="00F34F29" w:rsidP="00F34F29">
                <w:pPr>
                  <w:tabs>
                    <w:tab w:val="left" w:pos="709"/>
                  </w:tabs>
                  <w:spacing w:line="276" w:lineRule="auto"/>
                  <w:ind w:left="0" w:firstLine="0"/>
                  <w:jc w:val="center"/>
                  <w:rPr>
                    <w:rFonts w:eastAsia="Calibri"/>
                    <w:sz w:val="18"/>
                    <w:szCs w:val="20"/>
                  </w:rPr>
                </w:pPr>
                <w:r>
                  <w:rPr>
                    <w:rFonts w:ascii="MS Gothic" w:eastAsia="MS Gothic" w:hAnsi="MS Gothic" w:hint="eastAsia"/>
                    <w:sz w:val="18"/>
                    <w:szCs w:val="20"/>
                  </w:rPr>
                  <w:t>☒</w:t>
                </w:r>
              </w:p>
            </w:tc>
          </w:sdtContent>
        </w:sdt>
        <w:sdt>
          <w:sdtPr>
            <w:rPr>
              <w:rFonts w:eastAsia="Calibri"/>
              <w:sz w:val="18"/>
              <w:szCs w:val="20"/>
            </w:rPr>
            <w:id w:val="-1174566380"/>
            <w14:checkbox>
              <w14:checked w14:val="1"/>
              <w14:checkedState w14:val="2612" w14:font="MS Gothic"/>
              <w14:uncheckedState w14:val="2610" w14:font="MS Gothic"/>
            </w14:checkbox>
          </w:sdtPr>
          <w:sdtContent>
            <w:tc>
              <w:tcPr>
                <w:tcW w:w="1890" w:type="dxa"/>
              </w:tcPr>
              <w:p w14:paraId="3A59186F" w14:textId="368D62CE" w:rsidR="00F34F29" w:rsidRDefault="00F34F29" w:rsidP="00F34F29">
                <w:pPr>
                  <w:tabs>
                    <w:tab w:val="left" w:pos="709"/>
                  </w:tabs>
                  <w:spacing w:line="276" w:lineRule="auto"/>
                  <w:ind w:left="0" w:firstLine="0"/>
                  <w:jc w:val="center"/>
                  <w:rPr>
                    <w:rFonts w:eastAsia="Calibri"/>
                    <w:sz w:val="18"/>
                    <w:szCs w:val="20"/>
                  </w:rPr>
                </w:pPr>
                <w:r>
                  <w:rPr>
                    <w:rFonts w:ascii="MS Gothic" w:eastAsia="MS Gothic" w:hAnsi="MS Gothic" w:hint="eastAsia"/>
                    <w:sz w:val="18"/>
                    <w:szCs w:val="20"/>
                  </w:rPr>
                  <w:t>☒</w:t>
                </w:r>
              </w:p>
            </w:tc>
          </w:sdtContent>
        </w:sdt>
        <w:sdt>
          <w:sdtPr>
            <w:rPr>
              <w:rFonts w:eastAsia="Calibri"/>
              <w:sz w:val="18"/>
              <w:szCs w:val="20"/>
            </w:rPr>
            <w:id w:val="-1852715975"/>
            <w14:checkbox>
              <w14:checked w14:val="1"/>
              <w14:checkedState w14:val="2612" w14:font="MS Gothic"/>
              <w14:uncheckedState w14:val="2610" w14:font="MS Gothic"/>
            </w14:checkbox>
          </w:sdtPr>
          <w:sdtContent>
            <w:tc>
              <w:tcPr>
                <w:tcW w:w="1350" w:type="dxa"/>
              </w:tcPr>
              <w:p w14:paraId="070B29D4" w14:textId="0F94A65F" w:rsidR="00F34F29" w:rsidRDefault="00F34F29" w:rsidP="00F34F29">
                <w:pPr>
                  <w:tabs>
                    <w:tab w:val="left" w:pos="709"/>
                  </w:tabs>
                  <w:spacing w:line="276" w:lineRule="auto"/>
                  <w:ind w:left="0" w:firstLine="0"/>
                  <w:jc w:val="center"/>
                  <w:rPr>
                    <w:rFonts w:eastAsia="Calibri"/>
                    <w:sz w:val="18"/>
                    <w:szCs w:val="20"/>
                  </w:rPr>
                </w:pPr>
                <w:r w:rsidRPr="00A924B9">
                  <w:rPr>
                    <w:rFonts w:ascii="MS Gothic" w:eastAsia="MS Gothic" w:hAnsi="MS Gothic"/>
                    <w:sz w:val="18"/>
                    <w:szCs w:val="20"/>
                    <w:lang w:val="en-GB"/>
                  </w:rPr>
                  <w:t>☒</w:t>
                </w:r>
              </w:p>
            </w:tc>
          </w:sdtContent>
        </w:sdt>
        <w:sdt>
          <w:sdtPr>
            <w:rPr>
              <w:rFonts w:eastAsia="Calibri"/>
              <w:sz w:val="18"/>
              <w:szCs w:val="20"/>
            </w:rPr>
            <w:id w:val="73706155"/>
            <w14:checkbox>
              <w14:checked w14:val="1"/>
              <w14:checkedState w14:val="2612" w14:font="MS Gothic"/>
              <w14:uncheckedState w14:val="2610" w14:font="MS Gothic"/>
            </w14:checkbox>
          </w:sdtPr>
          <w:sdtContent>
            <w:tc>
              <w:tcPr>
                <w:tcW w:w="1800" w:type="dxa"/>
              </w:tcPr>
              <w:p w14:paraId="525052C7" w14:textId="54BF4C99" w:rsidR="00F34F29" w:rsidRDefault="00F34F29" w:rsidP="00F34F29">
                <w:pPr>
                  <w:tabs>
                    <w:tab w:val="left" w:pos="709"/>
                  </w:tabs>
                  <w:spacing w:line="276" w:lineRule="auto"/>
                  <w:ind w:left="0" w:firstLine="0"/>
                  <w:jc w:val="center"/>
                  <w:rPr>
                    <w:rFonts w:eastAsia="Calibri"/>
                    <w:sz w:val="18"/>
                    <w:szCs w:val="20"/>
                  </w:rPr>
                </w:pPr>
                <w:r w:rsidRPr="00A924B9">
                  <w:rPr>
                    <w:rFonts w:ascii="MS Gothic" w:eastAsia="MS Gothic" w:hAnsi="MS Gothic"/>
                    <w:sz w:val="18"/>
                    <w:szCs w:val="20"/>
                    <w:lang w:val="en-GB"/>
                  </w:rPr>
                  <w:t>☒</w:t>
                </w:r>
              </w:p>
            </w:tc>
          </w:sdtContent>
        </w:sdt>
      </w:tr>
      <w:bookmarkEnd w:id="30"/>
    </w:tbl>
    <w:p w14:paraId="68012E6D" w14:textId="77777777" w:rsidR="00B732EC" w:rsidRDefault="00B732EC" w:rsidP="00B732EC">
      <w:pPr>
        <w:pStyle w:val="Heading2"/>
        <w:spacing w:line="276" w:lineRule="auto"/>
        <w:ind w:left="0" w:firstLine="0"/>
      </w:pPr>
    </w:p>
    <w:p w14:paraId="4485AD7D" w14:textId="1A3E6DA6" w:rsidR="00576F94" w:rsidRPr="00A924B9" w:rsidRDefault="00583C83" w:rsidP="005721AB">
      <w:pPr>
        <w:pStyle w:val="Heading2"/>
        <w:numPr>
          <w:ilvl w:val="1"/>
          <w:numId w:val="11"/>
        </w:numPr>
        <w:spacing w:line="276" w:lineRule="auto"/>
        <w:ind w:left="0" w:firstLine="0"/>
      </w:pPr>
      <w:r w:rsidRPr="00A924B9">
        <w:t xml:space="preserve">  </w:t>
      </w:r>
      <w:r w:rsidR="00A95FEE" w:rsidRPr="00A924B9">
        <w:t>Primary</w:t>
      </w:r>
      <w:r w:rsidR="000948EB" w:rsidRPr="00A924B9">
        <w:t xml:space="preserve"> e</w:t>
      </w:r>
      <w:r w:rsidR="00874415" w:rsidRPr="00A924B9">
        <w:t>xposure</w:t>
      </w:r>
      <w:r w:rsidR="00456934" w:rsidRPr="00A924B9">
        <w:t xml:space="preserve"> and windows of exposure</w:t>
      </w:r>
      <w:r w:rsidR="00B21E11" w:rsidRPr="00A924B9">
        <w:t xml:space="preserve"> </w:t>
      </w:r>
    </w:p>
    <w:p w14:paraId="79DE5AE6" w14:textId="2C2C375D" w:rsidR="00B94B48" w:rsidRPr="00A924B9" w:rsidRDefault="000948EB" w:rsidP="00896573">
      <w:pPr>
        <w:tabs>
          <w:tab w:val="left" w:pos="709"/>
        </w:tabs>
        <w:spacing w:line="276" w:lineRule="auto"/>
        <w:ind w:left="0" w:firstLine="0"/>
        <w:rPr>
          <w:spacing w:val="-2"/>
        </w:rPr>
      </w:pPr>
      <w:r w:rsidRPr="00A924B9">
        <w:t xml:space="preserve">The </w:t>
      </w:r>
      <w:r w:rsidR="00A95FEE" w:rsidRPr="00A924B9">
        <w:t>primary</w:t>
      </w:r>
      <w:r w:rsidRPr="00A924B9">
        <w:t xml:space="preserve"> exposure is triptans </w:t>
      </w:r>
      <w:r w:rsidRPr="00A924B9">
        <w:rPr>
          <w:spacing w:val="-2"/>
        </w:rPr>
        <w:t xml:space="preserve">(ATC-code N02CC). We define triptan exposure as </w:t>
      </w:r>
      <w:r w:rsidR="00A95FEE" w:rsidRPr="00A924B9">
        <w:rPr>
          <w:spacing w:val="-2"/>
        </w:rPr>
        <w:t xml:space="preserve">a maternal record for </w:t>
      </w:r>
      <w:r w:rsidR="0060666F" w:rsidRPr="00A924B9">
        <w:rPr>
          <w:spacing w:val="-2"/>
        </w:rPr>
        <w:t>a</w:t>
      </w:r>
      <w:r w:rsidR="00A95FEE" w:rsidRPr="00A924B9">
        <w:rPr>
          <w:spacing w:val="-2"/>
        </w:rPr>
        <w:t xml:space="preserve"> prescription (prescribed, dispensed or reimbursed</w:t>
      </w:r>
      <w:r w:rsidR="0060666F" w:rsidRPr="00A924B9">
        <w:rPr>
          <w:spacing w:val="-2"/>
        </w:rPr>
        <w:t>; hereafter, “</w:t>
      </w:r>
      <w:r w:rsidR="0062587A">
        <w:rPr>
          <w:spacing w:val="-2"/>
        </w:rPr>
        <w:t>prescribed/</w:t>
      </w:r>
      <w:r w:rsidR="0060666F" w:rsidRPr="00A924B9">
        <w:rPr>
          <w:spacing w:val="-2"/>
        </w:rPr>
        <w:t>dispensed”</w:t>
      </w:r>
      <w:r w:rsidR="00A95FEE" w:rsidRPr="00A924B9">
        <w:rPr>
          <w:spacing w:val="-2"/>
        </w:rPr>
        <w:t>) for a drug belonging to the class with 4</w:t>
      </w:r>
      <w:r w:rsidR="00A95FEE" w:rsidRPr="00A924B9">
        <w:rPr>
          <w:spacing w:val="-2"/>
          <w:vertAlign w:val="superscript"/>
        </w:rPr>
        <w:t>th</w:t>
      </w:r>
      <w:r w:rsidR="00A95FEE" w:rsidRPr="00A924B9">
        <w:rPr>
          <w:spacing w:val="-2"/>
        </w:rPr>
        <w:t xml:space="preserve"> level ATC-code N02CC, and by individual substance (5</w:t>
      </w:r>
      <w:r w:rsidR="00A95FEE" w:rsidRPr="00A924B9">
        <w:rPr>
          <w:spacing w:val="-2"/>
          <w:vertAlign w:val="superscript"/>
        </w:rPr>
        <w:t>th</w:t>
      </w:r>
      <w:r w:rsidR="00A95FEE" w:rsidRPr="00A924B9">
        <w:rPr>
          <w:spacing w:val="-2"/>
        </w:rPr>
        <w:t xml:space="preserve"> ATC-code listed below), during the relevant windows of exposure. </w:t>
      </w:r>
      <w:r w:rsidR="008F0BD6" w:rsidRPr="00670B6C">
        <w:rPr>
          <w:spacing w:val="-2"/>
        </w:rPr>
        <w:t>Please refer to the SAP of pregnancy developed by WP7 for information on how start of pregnancy / LMP date is estimated.</w:t>
      </w:r>
      <w:r w:rsidR="008F0BD6">
        <w:rPr>
          <w:spacing w:val="-2"/>
        </w:rPr>
        <w:t xml:space="preserve"> </w:t>
      </w:r>
    </w:p>
    <w:p w14:paraId="08F25C54" w14:textId="4137199C" w:rsidR="000948EB" w:rsidRPr="00A924B9" w:rsidRDefault="00A95FEE" w:rsidP="00896573">
      <w:pPr>
        <w:tabs>
          <w:tab w:val="left" w:pos="709"/>
        </w:tabs>
        <w:spacing w:line="276" w:lineRule="auto"/>
        <w:ind w:left="0" w:firstLine="0"/>
        <w:rPr>
          <w:spacing w:val="-2"/>
        </w:rPr>
      </w:pPr>
      <w:r w:rsidRPr="00A924B9">
        <w:rPr>
          <w:spacing w:val="-2"/>
        </w:rPr>
        <w:t>The ATC-code of the individuals triptans are</w:t>
      </w:r>
      <w:r w:rsidR="000948EB" w:rsidRPr="00A924B9">
        <w:rPr>
          <w:spacing w:val="-2"/>
        </w:rPr>
        <w:t xml:space="preserve">: </w:t>
      </w:r>
    </w:p>
    <w:p w14:paraId="73E71664" w14:textId="77777777" w:rsidR="000948EB" w:rsidRPr="00A924B9" w:rsidRDefault="000948EB" w:rsidP="005721AB">
      <w:pPr>
        <w:numPr>
          <w:ilvl w:val="0"/>
          <w:numId w:val="13"/>
        </w:numPr>
        <w:spacing w:after="0" w:line="276" w:lineRule="auto"/>
        <w:ind w:left="0" w:firstLine="0"/>
      </w:pPr>
      <w:r w:rsidRPr="00A924B9">
        <w:t>N02CC01 </w:t>
      </w:r>
      <w:r w:rsidRPr="00A924B9">
        <w:tab/>
        <w:t>sumatriptan </w:t>
      </w:r>
    </w:p>
    <w:p w14:paraId="0352E541" w14:textId="77777777" w:rsidR="000948EB" w:rsidRPr="00A924B9" w:rsidRDefault="000948EB" w:rsidP="005721AB">
      <w:pPr>
        <w:numPr>
          <w:ilvl w:val="0"/>
          <w:numId w:val="13"/>
        </w:numPr>
        <w:spacing w:after="0" w:line="276" w:lineRule="auto"/>
        <w:ind w:left="0" w:firstLine="0"/>
      </w:pPr>
      <w:r w:rsidRPr="00A924B9">
        <w:t>N02CC02 </w:t>
      </w:r>
      <w:r w:rsidRPr="00A924B9">
        <w:tab/>
        <w:t>naratriptan </w:t>
      </w:r>
    </w:p>
    <w:p w14:paraId="1E31A9E2" w14:textId="77777777" w:rsidR="000948EB" w:rsidRPr="00A924B9" w:rsidRDefault="000948EB" w:rsidP="005721AB">
      <w:pPr>
        <w:numPr>
          <w:ilvl w:val="0"/>
          <w:numId w:val="13"/>
        </w:numPr>
        <w:spacing w:after="0" w:line="276" w:lineRule="auto"/>
        <w:ind w:left="0" w:firstLine="0"/>
      </w:pPr>
      <w:r w:rsidRPr="00A924B9">
        <w:t>N02CC03 </w:t>
      </w:r>
      <w:r w:rsidRPr="00A924B9">
        <w:tab/>
        <w:t>zolmitriptan </w:t>
      </w:r>
    </w:p>
    <w:p w14:paraId="724F1094" w14:textId="77777777" w:rsidR="000948EB" w:rsidRPr="00A924B9" w:rsidRDefault="000948EB" w:rsidP="005721AB">
      <w:pPr>
        <w:numPr>
          <w:ilvl w:val="0"/>
          <w:numId w:val="13"/>
        </w:numPr>
        <w:spacing w:after="0" w:line="276" w:lineRule="auto"/>
        <w:ind w:left="0" w:firstLine="0"/>
      </w:pPr>
      <w:r w:rsidRPr="00A924B9">
        <w:t>N02CC04 </w:t>
      </w:r>
      <w:r w:rsidRPr="00A924B9">
        <w:tab/>
        <w:t>rizatriptan </w:t>
      </w:r>
    </w:p>
    <w:p w14:paraId="5E3BE790" w14:textId="77777777" w:rsidR="000948EB" w:rsidRPr="00A924B9" w:rsidRDefault="000948EB" w:rsidP="005721AB">
      <w:pPr>
        <w:numPr>
          <w:ilvl w:val="0"/>
          <w:numId w:val="13"/>
        </w:numPr>
        <w:spacing w:after="0" w:line="276" w:lineRule="auto"/>
        <w:ind w:left="0" w:firstLine="0"/>
      </w:pPr>
      <w:r w:rsidRPr="00A924B9">
        <w:t>N02CC05 </w:t>
      </w:r>
      <w:r w:rsidRPr="00A924B9">
        <w:tab/>
      </w:r>
      <w:proofErr w:type="spellStart"/>
      <w:r w:rsidRPr="00A924B9">
        <w:t>almotriptan</w:t>
      </w:r>
      <w:proofErr w:type="spellEnd"/>
      <w:r w:rsidRPr="00A924B9">
        <w:t> </w:t>
      </w:r>
    </w:p>
    <w:p w14:paraId="504D4550" w14:textId="77777777" w:rsidR="000948EB" w:rsidRPr="00A924B9" w:rsidRDefault="000948EB" w:rsidP="005721AB">
      <w:pPr>
        <w:numPr>
          <w:ilvl w:val="0"/>
          <w:numId w:val="13"/>
        </w:numPr>
        <w:spacing w:after="0" w:line="276" w:lineRule="auto"/>
        <w:ind w:left="0" w:firstLine="0"/>
      </w:pPr>
      <w:r w:rsidRPr="00A924B9">
        <w:t>N02CC06 </w:t>
      </w:r>
      <w:r w:rsidRPr="00A924B9">
        <w:tab/>
      </w:r>
      <w:proofErr w:type="spellStart"/>
      <w:r w:rsidRPr="00A924B9">
        <w:t>eletriptan</w:t>
      </w:r>
      <w:proofErr w:type="spellEnd"/>
      <w:r w:rsidRPr="00A924B9">
        <w:t> </w:t>
      </w:r>
    </w:p>
    <w:p w14:paraId="6092ED34" w14:textId="34915C45" w:rsidR="00B82A6C" w:rsidRPr="00A924B9" w:rsidRDefault="00896573" w:rsidP="005721AB">
      <w:pPr>
        <w:numPr>
          <w:ilvl w:val="0"/>
          <w:numId w:val="13"/>
        </w:numPr>
        <w:spacing w:after="0" w:line="276" w:lineRule="auto"/>
        <w:ind w:left="0" w:firstLine="0"/>
      </w:pPr>
      <w:r w:rsidRPr="00A924B9">
        <w:t>N02CC07 </w:t>
      </w:r>
      <w:r w:rsidRPr="00A924B9">
        <w:tab/>
      </w:r>
      <w:proofErr w:type="spellStart"/>
      <w:r w:rsidRPr="00A924B9">
        <w:t>frovatriptan</w:t>
      </w:r>
      <w:proofErr w:type="spellEnd"/>
    </w:p>
    <w:p w14:paraId="478D981C" w14:textId="77777777" w:rsidR="00896573" w:rsidRPr="00A924B9" w:rsidRDefault="00896573" w:rsidP="00896573">
      <w:pPr>
        <w:spacing w:after="0" w:line="276" w:lineRule="auto"/>
        <w:ind w:left="0" w:firstLine="0"/>
      </w:pPr>
    </w:p>
    <w:p w14:paraId="556FF04E" w14:textId="29939B2E" w:rsidR="00896573" w:rsidRPr="00A924B9" w:rsidRDefault="000948EB" w:rsidP="00896573">
      <w:pPr>
        <w:spacing w:line="276" w:lineRule="auto"/>
        <w:ind w:left="0" w:firstLine="0"/>
      </w:pPr>
      <w:r w:rsidRPr="00A924B9">
        <w:lastRenderedPageBreak/>
        <w:t>The relevant</w:t>
      </w:r>
      <w:r w:rsidR="00000A8C" w:rsidRPr="00A924B9">
        <w:t>,</w:t>
      </w:r>
      <w:r w:rsidRPr="00A924B9">
        <w:t xml:space="preserve"> </w:t>
      </w:r>
      <w:r w:rsidR="00456934" w:rsidRPr="00A924B9">
        <w:t xml:space="preserve">primary </w:t>
      </w:r>
      <w:r w:rsidRPr="00A924B9">
        <w:t>windows of exposure</w:t>
      </w:r>
      <w:r w:rsidR="00896573" w:rsidRPr="00A924B9">
        <w:t xml:space="preserve"> to triptans includes the periods:</w:t>
      </w:r>
    </w:p>
    <w:p w14:paraId="2A69B3A1" w14:textId="1D39692A" w:rsidR="00896573" w:rsidRPr="00A924B9" w:rsidRDefault="00896573" w:rsidP="005721AB">
      <w:pPr>
        <w:pStyle w:val="ListParagraph"/>
        <w:numPr>
          <w:ilvl w:val="0"/>
          <w:numId w:val="13"/>
        </w:numPr>
        <w:spacing w:line="276" w:lineRule="auto"/>
        <w:ind w:left="0" w:firstLine="0"/>
      </w:pPr>
      <w:r w:rsidRPr="00A924B9">
        <w:rPr>
          <w:b/>
        </w:rPr>
        <w:t>Before pregnancy</w:t>
      </w:r>
      <w:r w:rsidRPr="00A924B9">
        <w:t xml:space="preserve">, including the 12 months - or at least 3 months </w:t>
      </w:r>
      <w:r w:rsidR="00A95FEE" w:rsidRPr="00A924B9">
        <w:t>–</w:t>
      </w:r>
      <w:r w:rsidRPr="00A924B9">
        <w:t xml:space="preserve"> </w:t>
      </w:r>
      <w:r w:rsidR="00A95FEE" w:rsidRPr="00A924B9">
        <w:t xml:space="preserve">window </w:t>
      </w:r>
      <w:r w:rsidRPr="00A924B9">
        <w:t xml:space="preserve">prior to LMP, overall and by 3-month </w:t>
      </w:r>
      <w:proofErr w:type="gramStart"/>
      <w:r w:rsidRPr="00A924B9">
        <w:t>intervals;</w:t>
      </w:r>
      <w:proofErr w:type="gramEnd"/>
    </w:p>
    <w:p w14:paraId="5735390F" w14:textId="0AC4526A" w:rsidR="00896573" w:rsidRPr="00A924B9" w:rsidRDefault="00896573" w:rsidP="005721AB">
      <w:pPr>
        <w:pStyle w:val="ListParagraph"/>
        <w:numPr>
          <w:ilvl w:val="0"/>
          <w:numId w:val="13"/>
        </w:numPr>
        <w:spacing w:line="276" w:lineRule="auto"/>
        <w:ind w:left="0" w:firstLine="0"/>
      </w:pPr>
      <w:r w:rsidRPr="00A924B9">
        <w:rPr>
          <w:b/>
        </w:rPr>
        <w:t>During pregnancy</w:t>
      </w:r>
      <w:r w:rsidRPr="00A924B9">
        <w:t>, including the period between LMP and date of del</w:t>
      </w:r>
      <w:r w:rsidR="00541272" w:rsidRPr="00A924B9">
        <w:t xml:space="preserve">ivery, overall and by </w:t>
      </w:r>
      <w:proofErr w:type="gramStart"/>
      <w:r w:rsidR="00541272" w:rsidRPr="00A924B9">
        <w:t>trimester</w:t>
      </w:r>
      <w:r w:rsidRPr="00A924B9">
        <w:t>;</w:t>
      </w:r>
      <w:proofErr w:type="gramEnd"/>
    </w:p>
    <w:p w14:paraId="1DE17B8A" w14:textId="327E9984" w:rsidR="00896573" w:rsidRPr="0062587A" w:rsidRDefault="00896573" w:rsidP="007513BF">
      <w:pPr>
        <w:pStyle w:val="ListParagraph"/>
        <w:numPr>
          <w:ilvl w:val="0"/>
          <w:numId w:val="13"/>
        </w:numPr>
        <w:spacing w:line="276" w:lineRule="auto"/>
        <w:ind w:left="0" w:firstLine="0"/>
      </w:pPr>
      <w:r w:rsidRPr="0062587A">
        <w:rPr>
          <w:b/>
        </w:rPr>
        <w:t>After pregnancy</w:t>
      </w:r>
      <w:r w:rsidRPr="0062587A">
        <w:t xml:space="preserve">, including the </w:t>
      </w:r>
      <w:r w:rsidR="0062587A" w:rsidRPr="0062587A">
        <w:t>3</w:t>
      </w:r>
      <w:r w:rsidRPr="0062587A">
        <w:t xml:space="preserve"> months period after date of delivery</w:t>
      </w:r>
      <w:r w:rsidR="0062587A">
        <w:t xml:space="preserve"> if data available in the data source.</w:t>
      </w:r>
    </w:p>
    <w:p w14:paraId="2D1C4FBB" w14:textId="576E0FD5" w:rsidR="00BB06FA" w:rsidRPr="00A924B9" w:rsidRDefault="00994299" w:rsidP="00896573">
      <w:pPr>
        <w:spacing w:line="276" w:lineRule="auto"/>
        <w:ind w:left="0" w:firstLine="0"/>
      </w:pPr>
      <w:r w:rsidRPr="00A924B9">
        <w:t xml:space="preserve">The exact </w:t>
      </w:r>
      <w:r w:rsidR="00896573" w:rsidRPr="00A924B9">
        <w:t xml:space="preserve">windows of </w:t>
      </w:r>
      <w:r w:rsidR="005B24BE" w:rsidRPr="00A924B9">
        <w:t xml:space="preserve">triptan </w:t>
      </w:r>
      <w:r w:rsidR="00896573" w:rsidRPr="00A924B9">
        <w:t>exposure</w:t>
      </w:r>
      <w:r w:rsidRPr="00A924B9">
        <w:t xml:space="preserve"> </w:t>
      </w:r>
      <w:r w:rsidR="005B24BE" w:rsidRPr="00A924B9">
        <w:t xml:space="preserve">in the main analysis </w:t>
      </w:r>
      <w:r w:rsidRPr="00A924B9">
        <w:t xml:space="preserve">are </w:t>
      </w:r>
      <w:r w:rsidR="00896573" w:rsidRPr="00A924B9">
        <w:t xml:space="preserve">described </w:t>
      </w:r>
      <w:r w:rsidRPr="00A924B9">
        <w:t xml:space="preserve">in Table </w:t>
      </w:r>
      <w:r w:rsidR="00896573" w:rsidRPr="00A924B9">
        <w:t>3</w:t>
      </w:r>
      <w:r w:rsidRPr="00A924B9">
        <w:t xml:space="preserve">. </w:t>
      </w:r>
      <w:r w:rsidR="005B24BE" w:rsidRPr="00A924B9">
        <w:t>T</w:t>
      </w:r>
      <w:r w:rsidR="00000A8C" w:rsidRPr="00A924B9">
        <w:t>his table also</w:t>
      </w:r>
      <w:r w:rsidR="005B24BE" w:rsidRPr="00A924B9">
        <w:t xml:space="preserve"> </w:t>
      </w:r>
      <w:r w:rsidR="00881BD5" w:rsidRPr="00A924B9">
        <w:t>indicates how</w:t>
      </w:r>
      <w:r w:rsidR="005B24BE" w:rsidRPr="00A924B9">
        <w:t xml:space="preserve"> the starting and ending points for the different exposure definitions</w:t>
      </w:r>
      <w:r w:rsidR="00881BD5" w:rsidRPr="00A924B9">
        <w:t xml:space="preserve"> are calculated</w:t>
      </w:r>
      <w:r w:rsidR="005B24BE" w:rsidRPr="00A924B9">
        <w:t xml:space="preserve">. </w:t>
      </w:r>
    </w:p>
    <w:p w14:paraId="60F8876D" w14:textId="77777777" w:rsidR="0062587A" w:rsidRDefault="0062587A" w:rsidP="00896573">
      <w:pPr>
        <w:pStyle w:val="NoSpacing"/>
        <w:spacing w:line="276" w:lineRule="auto"/>
        <w:ind w:left="0" w:firstLine="0"/>
        <w:rPr>
          <w:b/>
          <w:bCs/>
          <w:sz w:val="20"/>
          <w:szCs w:val="20"/>
        </w:rPr>
      </w:pPr>
    </w:p>
    <w:p w14:paraId="322B8117" w14:textId="37989707" w:rsidR="00BB06FA" w:rsidRPr="00A924B9" w:rsidRDefault="00BB06FA" w:rsidP="00F34F29">
      <w:pPr>
        <w:ind w:left="0" w:firstLine="0"/>
        <w:rPr>
          <w:b/>
          <w:bCs/>
          <w:sz w:val="20"/>
          <w:szCs w:val="20"/>
        </w:rPr>
      </w:pPr>
      <w:r w:rsidRPr="00A924B9">
        <w:rPr>
          <w:b/>
          <w:bCs/>
          <w:sz w:val="20"/>
          <w:szCs w:val="20"/>
        </w:rPr>
        <w:t xml:space="preserve">Table </w:t>
      </w:r>
      <w:r w:rsidR="00A95FEE" w:rsidRPr="00A924B9">
        <w:rPr>
          <w:b/>
          <w:bCs/>
          <w:sz w:val="20"/>
          <w:szCs w:val="20"/>
        </w:rPr>
        <w:t>3</w:t>
      </w:r>
      <w:r w:rsidRPr="00A924B9">
        <w:rPr>
          <w:b/>
          <w:bCs/>
          <w:sz w:val="20"/>
          <w:szCs w:val="20"/>
        </w:rPr>
        <w:t xml:space="preserve"> – Definitions of </w:t>
      </w:r>
      <w:r w:rsidR="005B24BE" w:rsidRPr="00A924B9">
        <w:rPr>
          <w:b/>
          <w:bCs/>
          <w:sz w:val="20"/>
          <w:szCs w:val="20"/>
        </w:rPr>
        <w:t>windows of exposure</w:t>
      </w:r>
      <w:r w:rsidR="00CC4E77">
        <w:rPr>
          <w:b/>
          <w:bCs/>
          <w:sz w:val="20"/>
          <w:szCs w:val="20"/>
        </w:rPr>
        <w:t>*</w:t>
      </w:r>
    </w:p>
    <w:tbl>
      <w:tblPr>
        <w:tblStyle w:val="TableGrid"/>
        <w:tblW w:w="9021" w:type="dxa"/>
        <w:tblInd w:w="-5" w:type="dxa"/>
        <w:tblLook w:val="04A0" w:firstRow="1" w:lastRow="0" w:firstColumn="1" w:lastColumn="0" w:noHBand="0" w:noVBand="1"/>
      </w:tblPr>
      <w:tblGrid>
        <w:gridCol w:w="3150"/>
        <w:gridCol w:w="2970"/>
        <w:gridCol w:w="2901"/>
      </w:tblGrid>
      <w:tr w:rsidR="003E23AB" w:rsidRPr="00A924B9" w14:paraId="1289D99E" w14:textId="2FEA5128" w:rsidTr="007D760E">
        <w:tc>
          <w:tcPr>
            <w:tcW w:w="3150" w:type="dxa"/>
            <w:shd w:val="clear" w:color="auto" w:fill="EDEDED" w:themeFill="accent3" w:themeFillTint="33"/>
          </w:tcPr>
          <w:p w14:paraId="4A04261F" w14:textId="50257744" w:rsidR="003E23AB" w:rsidRPr="00670B6C" w:rsidRDefault="0059058D" w:rsidP="0059058D">
            <w:pPr>
              <w:pStyle w:val="NoSpacing"/>
              <w:spacing w:line="276" w:lineRule="auto"/>
              <w:ind w:left="0" w:firstLine="0"/>
              <w:rPr>
                <w:b/>
                <w:bCs/>
                <w:sz w:val="20"/>
              </w:rPr>
            </w:pPr>
            <w:r w:rsidRPr="00670B6C">
              <w:rPr>
                <w:b/>
                <w:bCs/>
                <w:sz w:val="20"/>
              </w:rPr>
              <w:t>Windows of exposure</w:t>
            </w:r>
          </w:p>
        </w:tc>
        <w:tc>
          <w:tcPr>
            <w:tcW w:w="2970" w:type="dxa"/>
            <w:shd w:val="clear" w:color="auto" w:fill="EDEDED" w:themeFill="accent3" w:themeFillTint="33"/>
          </w:tcPr>
          <w:p w14:paraId="1C375A24" w14:textId="0A1664BC" w:rsidR="003E23AB" w:rsidRPr="00670B6C" w:rsidRDefault="003E23AB" w:rsidP="00896573">
            <w:pPr>
              <w:pStyle w:val="NoSpacing"/>
              <w:spacing w:line="276" w:lineRule="auto"/>
              <w:ind w:left="0" w:firstLine="0"/>
              <w:rPr>
                <w:b/>
                <w:bCs/>
                <w:sz w:val="20"/>
              </w:rPr>
            </w:pPr>
            <w:r w:rsidRPr="00670B6C">
              <w:rPr>
                <w:b/>
                <w:bCs/>
                <w:sz w:val="20"/>
              </w:rPr>
              <w:t>Starting point of the exposure window</w:t>
            </w:r>
          </w:p>
        </w:tc>
        <w:tc>
          <w:tcPr>
            <w:tcW w:w="2901" w:type="dxa"/>
            <w:shd w:val="clear" w:color="auto" w:fill="EDEDED" w:themeFill="accent3" w:themeFillTint="33"/>
          </w:tcPr>
          <w:p w14:paraId="4B38478B" w14:textId="3AB9C825" w:rsidR="003E23AB" w:rsidRPr="00670B6C" w:rsidRDefault="005B24BE" w:rsidP="00896573">
            <w:pPr>
              <w:pStyle w:val="NoSpacing"/>
              <w:spacing w:line="276" w:lineRule="auto"/>
              <w:ind w:left="0" w:firstLine="0"/>
              <w:rPr>
                <w:b/>
                <w:bCs/>
                <w:sz w:val="20"/>
              </w:rPr>
            </w:pPr>
            <w:r w:rsidRPr="00670B6C">
              <w:rPr>
                <w:b/>
                <w:bCs/>
                <w:sz w:val="20"/>
              </w:rPr>
              <w:t xml:space="preserve">Ending </w:t>
            </w:r>
            <w:r w:rsidR="003E23AB" w:rsidRPr="00670B6C">
              <w:rPr>
                <w:b/>
                <w:bCs/>
                <w:sz w:val="20"/>
              </w:rPr>
              <w:t>point of the exposure window</w:t>
            </w:r>
          </w:p>
        </w:tc>
      </w:tr>
      <w:tr w:rsidR="003E23AB" w:rsidRPr="00A924B9" w14:paraId="0B121922" w14:textId="491D7B6F" w:rsidTr="007D760E">
        <w:tc>
          <w:tcPr>
            <w:tcW w:w="3150" w:type="dxa"/>
          </w:tcPr>
          <w:p w14:paraId="4D6E4143" w14:textId="77777777" w:rsidR="003E23AB" w:rsidRPr="00670B6C" w:rsidRDefault="003E23AB" w:rsidP="00896573">
            <w:pPr>
              <w:pStyle w:val="NoSpacing"/>
              <w:spacing w:line="276" w:lineRule="auto"/>
              <w:ind w:left="0" w:firstLine="0"/>
              <w:rPr>
                <w:sz w:val="20"/>
              </w:rPr>
            </w:pPr>
            <w:r w:rsidRPr="00670B6C">
              <w:rPr>
                <w:sz w:val="20"/>
              </w:rPr>
              <w:t>9-12 months prior to pregnancy</w:t>
            </w:r>
          </w:p>
        </w:tc>
        <w:tc>
          <w:tcPr>
            <w:tcW w:w="2970" w:type="dxa"/>
          </w:tcPr>
          <w:p w14:paraId="19CA9064" w14:textId="012D2CC4" w:rsidR="003E23AB" w:rsidRPr="00670B6C" w:rsidRDefault="009A0611" w:rsidP="00D05CDB">
            <w:pPr>
              <w:pStyle w:val="NoSpacing"/>
              <w:spacing w:line="276" w:lineRule="auto"/>
              <w:ind w:left="0" w:firstLine="0"/>
              <w:rPr>
                <w:sz w:val="20"/>
              </w:rPr>
            </w:pPr>
            <w:r w:rsidRPr="00670B6C">
              <w:rPr>
                <w:sz w:val="20"/>
              </w:rPr>
              <w:t>LMP date - 365 days</w:t>
            </w:r>
          </w:p>
        </w:tc>
        <w:tc>
          <w:tcPr>
            <w:tcW w:w="2901" w:type="dxa"/>
          </w:tcPr>
          <w:p w14:paraId="0B15264C" w14:textId="52D4F088" w:rsidR="003E23AB" w:rsidRPr="00670B6C" w:rsidRDefault="00D05CDB" w:rsidP="00D05CDB">
            <w:pPr>
              <w:pStyle w:val="NoSpacing"/>
              <w:spacing w:line="276" w:lineRule="auto"/>
              <w:ind w:left="0" w:firstLine="0"/>
              <w:rPr>
                <w:sz w:val="20"/>
              </w:rPr>
            </w:pPr>
            <w:r w:rsidRPr="00670B6C">
              <w:rPr>
                <w:sz w:val="20"/>
              </w:rPr>
              <w:t>LMP date - 275 days</w:t>
            </w:r>
          </w:p>
        </w:tc>
      </w:tr>
      <w:tr w:rsidR="003E23AB" w:rsidRPr="00A924B9" w14:paraId="76EC0F28" w14:textId="456AE456" w:rsidTr="007D760E">
        <w:tc>
          <w:tcPr>
            <w:tcW w:w="3150" w:type="dxa"/>
          </w:tcPr>
          <w:p w14:paraId="505AE7CC" w14:textId="77777777" w:rsidR="003E23AB" w:rsidRPr="00670B6C" w:rsidRDefault="003E23AB" w:rsidP="00896573">
            <w:pPr>
              <w:pStyle w:val="NoSpacing"/>
              <w:spacing w:line="276" w:lineRule="auto"/>
              <w:ind w:left="0" w:firstLine="0"/>
              <w:rPr>
                <w:sz w:val="20"/>
              </w:rPr>
            </w:pPr>
            <w:r w:rsidRPr="00670B6C">
              <w:rPr>
                <w:sz w:val="20"/>
              </w:rPr>
              <w:t>6-9 months prior to pregnancy</w:t>
            </w:r>
          </w:p>
        </w:tc>
        <w:tc>
          <w:tcPr>
            <w:tcW w:w="2970" w:type="dxa"/>
          </w:tcPr>
          <w:p w14:paraId="4A7B4AA9" w14:textId="548A67ED" w:rsidR="003E23AB" w:rsidRPr="00670B6C" w:rsidRDefault="00D05CDB" w:rsidP="00D05CDB">
            <w:pPr>
              <w:pStyle w:val="NoSpacing"/>
              <w:spacing w:line="276" w:lineRule="auto"/>
              <w:ind w:left="0" w:firstLine="0"/>
              <w:rPr>
                <w:sz w:val="20"/>
              </w:rPr>
            </w:pPr>
            <w:r w:rsidRPr="00670B6C">
              <w:rPr>
                <w:sz w:val="20"/>
              </w:rPr>
              <w:t>LMP date - 274</w:t>
            </w:r>
            <w:r w:rsidR="009A0611" w:rsidRPr="00670B6C">
              <w:rPr>
                <w:sz w:val="20"/>
              </w:rPr>
              <w:t xml:space="preserve"> days</w:t>
            </w:r>
          </w:p>
        </w:tc>
        <w:tc>
          <w:tcPr>
            <w:tcW w:w="2901" w:type="dxa"/>
          </w:tcPr>
          <w:p w14:paraId="30C68FF5" w14:textId="46FEC254" w:rsidR="003E23AB" w:rsidRPr="00670B6C" w:rsidRDefault="00D05CDB" w:rsidP="00896573">
            <w:pPr>
              <w:pStyle w:val="NoSpacing"/>
              <w:spacing w:line="276" w:lineRule="auto"/>
              <w:ind w:left="0" w:firstLine="0"/>
              <w:rPr>
                <w:sz w:val="20"/>
              </w:rPr>
            </w:pPr>
            <w:r w:rsidRPr="00670B6C">
              <w:rPr>
                <w:sz w:val="20"/>
              </w:rPr>
              <w:t>LMP date – 183 days</w:t>
            </w:r>
          </w:p>
        </w:tc>
      </w:tr>
      <w:tr w:rsidR="003E23AB" w:rsidRPr="00A924B9" w14:paraId="6FDAF770" w14:textId="4C8D863D" w:rsidTr="007D760E">
        <w:tc>
          <w:tcPr>
            <w:tcW w:w="3150" w:type="dxa"/>
          </w:tcPr>
          <w:p w14:paraId="590E6299" w14:textId="77777777" w:rsidR="003E23AB" w:rsidRPr="00670B6C" w:rsidRDefault="003E23AB" w:rsidP="00896573">
            <w:pPr>
              <w:pStyle w:val="NoSpacing"/>
              <w:spacing w:line="276" w:lineRule="auto"/>
              <w:ind w:left="0" w:firstLine="0"/>
              <w:rPr>
                <w:sz w:val="20"/>
              </w:rPr>
            </w:pPr>
            <w:r w:rsidRPr="00670B6C">
              <w:rPr>
                <w:sz w:val="20"/>
              </w:rPr>
              <w:t>3-6 months prior to pregnancy</w:t>
            </w:r>
          </w:p>
        </w:tc>
        <w:tc>
          <w:tcPr>
            <w:tcW w:w="2970" w:type="dxa"/>
          </w:tcPr>
          <w:p w14:paraId="17E9652C" w14:textId="63AF2CAC" w:rsidR="003E23AB" w:rsidRPr="00670B6C" w:rsidRDefault="009A0611" w:rsidP="00D05CDB">
            <w:pPr>
              <w:pStyle w:val="NoSpacing"/>
              <w:spacing w:line="276" w:lineRule="auto"/>
              <w:ind w:left="0" w:firstLine="0"/>
              <w:rPr>
                <w:sz w:val="20"/>
              </w:rPr>
            </w:pPr>
            <w:r w:rsidRPr="00670B6C">
              <w:rPr>
                <w:sz w:val="20"/>
              </w:rPr>
              <w:t xml:space="preserve">LMP date </w:t>
            </w:r>
            <w:r w:rsidR="00D05CDB" w:rsidRPr="00670B6C">
              <w:rPr>
                <w:sz w:val="20"/>
              </w:rPr>
              <w:t>–</w:t>
            </w:r>
            <w:r w:rsidRPr="00670B6C">
              <w:rPr>
                <w:sz w:val="20"/>
              </w:rPr>
              <w:t xml:space="preserve"> 182</w:t>
            </w:r>
            <w:r w:rsidR="00D05CDB" w:rsidRPr="00670B6C">
              <w:rPr>
                <w:sz w:val="20"/>
              </w:rPr>
              <w:t xml:space="preserve"> days</w:t>
            </w:r>
          </w:p>
        </w:tc>
        <w:tc>
          <w:tcPr>
            <w:tcW w:w="2901" w:type="dxa"/>
          </w:tcPr>
          <w:p w14:paraId="6C63C300" w14:textId="010F99F9" w:rsidR="003E23AB" w:rsidRPr="00670B6C" w:rsidRDefault="00D05CDB" w:rsidP="00896573">
            <w:pPr>
              <w:pStyle w:val="NoSpacing"/>
              <w:spacing w:line="276" w:lineRule="auto"/>
              <w:ind w:left="0" w:firstLine="0"/>
              <w:rPr>
                <w:sz w:val="20"/>
              </w:rPr>
            </w:pPr>
            <w:r w:rsidRPr="00670B6C">
              <w:rPr>
                <w:sz w:val="20"/>
              </w:rPr>
              <w:t>LMP date - 91 days</w:t>
            </w:r>
          </w:p>
        </w:tc>
      </w:tr>
      <w:tr w:rsidR="003E23AB" w:rsidRPr="00A924B9" w14:paraId="5AFC3C30" w14:textId="4A3CC5F8" w:rsidTr="007D760E">
        <w:tc>
          <w:tcPr>
            <w:tcW w:w="3150" w:type="dxa"/>
          </w:tcPr>
          <w:p w14:paraId="3E537534" w14:textId="77777777" w:rsidR="003E23AB" w:rsidRPr="00670B6C" w:rsidRDefault="003E23AB" w:rsidP="00896573">
            <w:pPr>
              <w:pStyle w:val="NoSpacing"/>
              <w:spacing w:line="276" w:lineRule="auto"/>
              <w:ind w:left="0" w:firstLine="0"/>
              <w:rPr>
                <w:sz w:val="20"/>
              </w:rPr>
            </w:pPr>
            <w:r w:rsidRPr="00670B6C">
              <w:rPr>
                <w:sz w:val="20"/>
              </w:rPr>
              <w:t>0-3 months prior to pregnancy</w:t>
            </w:r>
          </w:p>
        </w:tc>
        <w:tc>
          <w:tcPr>
            <w:tcW w:w="2970" w:type="dxa"/>
          </w:tcPr>
          <w:p w14:paraId="22C42CED" w14:textId="1074E1D6" w:rsidR="003E23AB" w:rsidRPr="00670B6C" w:rsidRDefault="009A0611" w:rsidP="009A0611">
            <w:pPr>
              <w:pStyle w:val="NoSpacing"/>
              <w:spacing w:line="276" w:lineRule="auto"/>
              <w:ind w:left="0" w:firstLine="0"/>
              <w:rPr>
                <w:sz w:val="20"/>
              </w:rPr>
            </w:pPr>
            <w:r w:rsidRPr="00670B6C">
              <w:rPr>
                <w:sz w:val="20"/>
              </w:rPr>
              <w:t>LMP date - 90 days</w:t>
            </w:r>
          </w:p>
        </w:tc>
        <w:tc>
          <w:tcPr>
            <w:tcW w:w="2901" w:type="dxa"/>
          </w:tcPr>
          <w:p w14:paraId="18839563" w14:textId="6F9574DB" w:rsidR="003E23AB" w:rsidRPr="00670B6C" w:rsidRDefault="003E23AB" w:rsidP="00896573">
            <w:pPr>
              <w:pStyle w:val="NoSpacing"/>
              <w:spacing w:line="276" w:lineRule="auto"/>
              <w:ind w:left="0" w:firstLine="0"/>
              <w:rPr>
                <w:sz w:val="20"/>
              </w:rPr>
            </w:pPr>
            <w:r w:rsidRPr="00670B6C">
              <w:rPr>
                <w:sz w:val="20"/>
              </w:rPr>
              <w:t>LMP date - 1 day</w:t>
            </w:r>
          </w:p>
        </w:tc>
      </w:tr>
      <w:tr w:rsidR="003E23AB" w:rsidRPr="00A924B9" w14:paraId="06D61CCB" w14:textId="0B06A5B9" w:rsidTr="007D760E">
        <w:tc>
          <w:tcPr>
            <w:tcW w:w="3150" w:type="dxa"/>
          </w:tcPr>
          <w:p w14:paraId="199DF134" w14:textId="489B0992" w:rsidR="003E23AB" w:rsidRPr="00670B6C" w:rsidRDefault="003E23AB" w:rsidP="00881BD5">
            <w:pPr>
              <w:pStyle w:val="NoSpacing"/>
              <w:spacing w:line="276" w:lineRule="auto"/>
              <w:ind w:left="0" w:firstLine="0"/>
              <w:rPr>
                <w:sz w:val="20"/>
              </w:rPr>
            </w:pPr>
            <w:r w:rsidRPr="00670B6C">
              <w:rPr>
                <w:sz w:val="20"/>
              </w:rPr>
              <w:t xml:space="preserve">Any </w:t>
            </w:r>
            <w:r w:rsidR="00881BD5" w:rsidRPr="00670B6C">
              <w:rPr>
                <w:sz w:val="20"/>
              </w:rPr>
              <w:t>time</w:t>
            </w:r>
            <w:r w:rsidRPr="00670B6C">
              <w:rPr>
                <w:sz w:val="20"/>
              </w:rPr>
              <w:t xml:space="preserve"> during pregnancy</w:t>
            </w:r>
          </w:p>
        </w:tc>
        <w:tc>
          <w:tcPr>
            <w:tcW w:w="2970" w:type="dxa"/>
          </w:tcPr>
          <w:p w14:paraId="5B3B23B7" w14:textId="21A424D1" w:rsidR="003E23AB" w:rsidRPr="00670B6C" w:rsidRDefault="003E23AB" w:rsidP="003E23AB">
            <w:pPr>
              <w:pStyle w:val="NoSpacing"/>
              <w:spacing w:line="276" w:lineRule="auto"/>
              <w:ind w:left="0" w:firstLine="0"/>
              <w:rPr>
                <w:sz w:val="20"/>
              </w:rPr>
            </w:pPr>
            <w:r w:rsidRPr="00670B6C">
              <w:rPr>
                <w:sz w:val="20"/>
              </w:rPr>
              <w:t xml:space="preserve">LMP date </w:t>
            </w:r>
          </w:p>
        </w:tc>
        <w:tc>
          <w:tcPr>
            <w:tcW w:w="2901" w:type="dxa"/>
          </w:tcPr>
          <w:p w14:paraId="19106ADF" w14:textId="3806A7D5" w:rsidR="003E23AB" w:rsidRPr="00670B6C" w:rsidRDefault="003E23AB" w:rsidP="00896573">
            <w:pPr>
              <w:pStyle w:val="NoSpacing"/>
              <w:spacing w:line="276" w:lineRule="auto"/>
              <w:ind w:left="0" w:firstLine="0"/>
              <w:rPr>
                <w:sz w:val="20"/>
              </w:rPr>
            </w:pPr>
            <w:r w:rsidRPr="00670B6C">
              <w:rPr>
                <w:sz w:val="20"/>
              </w:rPr>
              <w:t>Delivery date</w:t>
            </w:r>
          </w:p>
        </w:tc>
      </w:tr>
      <w:tr w:rsidR="003E23AB" w:rsidRPr="00A924B9" w14:paraId="320CD35D" w14:textId="25E0BD7D" w:rsidTr="007D760E">
        <w:tc>
          <w:tcPr>
            <w:tcW w:w="3150" w:type="dxa"/>
          </w:tcPr>
          <w:p w14:paraId="5F1B4E24" w14:textId="77777777" w:rsidR="003E23AB" w:rsidRPr="00670B6C" w:rsidRDefault="003E23AB" w:rsidP="00896573">
            <w:pPr>
              <w:pStyle w:val="NoSpacing"/>
              <w:spacing w:line="276" w:lineRule="auto"/>
              <w:ind w:left="0" w:firstLine="0"/>
              <w:rPr>
                <w:sz w:val="20"/>
              </w:rPr>
            </w:pPr>
            <w:r w:rsidRPr="00670B6C">
              <w:rPr>
                <w:sz w:val="20"/>
              </w:rPr>
              <w:t>First trimester of pregnancy</w:t>
            </w:r>
          </w:p>
        </w:tc>
        <w:tc>
          <w:tcPr>
            <w:tcW w:w="2970" w:type="dxa"/>
          </w:tcPr>
          <w:p w14:paraId="3591B656" w14:textId="4217B056" w:rsidR="003E23AB" w:rsidRPr="00670B6C" w:rsidRDefault="003E23AB" w:rsidP="003E23AB">
            <w:pPr>
              <w:pStyle w:val="NoSpacing"/>
              <w:spacing w:line="276" w:lineRule="auto"/>
              <w:ind w:left="0" w:firstLine="0"/>
              <w:rPr>
                <w:sz w:val="20"/>
              </w:rPr>
            </w:pPr>
            <w:r w:rsidRPr="00670B6C">
              <w:rPr>
                <w:sz w:val="20"/>
              </w:rPr>
              <w:t xml:space="preserve">LMP date </w:t>
            </w:r>
          </w:p>
        </w:tc>
        <w:tc>
          <w:tcPr>
            <w:tcW w:w="2901" w:type="dxa"/>
          </w:tcPr>
          <w:p w14:paraId="39D21B09" w14:textId="73323639" w:rsidR="003E23AB" w:rsidRPr="00670B6C" w:rsidRDefault="003E23AB" w:rsidP="005F2264">
            <w:pPr>
              <w:pStyle w:val="NoSpacing"/>
              <w:spacing w:line="276" w:lineRule="auto"/>
              <w:ind w:left="0" w:firstLine="0"/>
              <w:rPr>
                <w:sz w:val="20"/>
              </w:rPr>
            </w:pPr>
            <w:r w:rsidRPr="00670B6C">
              <w:rPr>
                <w:sz w:val="20"/>
              </w:rPr>
              <w:t>LMP</w:t>
            </w:r>
            <w:r w:rsidR="005721AB" w:rsidRPr="00670B6C">
              <w:rPr>
                <w:sz w:val="20"/>
              </w:rPr>
              <w:t xml:space="preserve"> date + 97 days</w:t>
            </w:r>
            <w:r w:rsidR="00D05CDB" w:rsidRPr="00670B6C">
              <w:rPr>
                <w:sz w:val="20"/>
              </w:rPr>
              <w:t>*</w:t>
            </w:r>
            <w:r w:rsidR="00CC4E77" w:rsidRPr="00670B6C">
              <w:rPr>
                <w:sz w:val="20"/>
              </w:rPr>
              <w:t>*</w:t>
            </w:r>
          </w:p>
        </w:tc>
      </w:tr>
      <w:tr w:rsidR="003E23AB" w:rsidRPr="00A924B9" w14:paraId="1630A621" w14:textId="4C63EBB4" w:rsidTr="007D760E">
        <w:tc>
          <w:tcPr>
            <w:tcW w:w="3150" w:type="dxa"/>
          </w:tcPr>
          <w:p w14:paraId="3115739F" w14:textId="77777777" w:rsidR="003E23AB" w:rsidRPr="00670B6C" w:rsidRDefault="003E23AB" w:rsidP="00896573">
            <w:pPr>
              <w:pStyle w:val="NoSpacing"/>
              <w:spacing w:line="276" w:lineRule="auto"/>
              <w:ind w:left="0" w:firstLine="0"/>
              <w:rPr>
                <w:sz w:val="20"/>
              </w:rPr>
            </w:pPr>
            <w:r w:rsidRPr="00670B6C">
              <w:rPr>
                <w:sz w:val="20"/>
              </w:rPr>
              <w:t>Second trimester of pregnancy</w:t>
            </w:r>
          </w:p>
        </w:tc>
        <w:tc>
          <w:tcPr>
            <w:tcW w:w="2970" w:type="dxa"/>
          </w:tcPr>
          <w:p w14:paraId="1F0176A0" w14:textId="737335C5" w:rsidR="003E23AB" w:rsidRPr="00670B6C" w:rsidRDefault="003E23AB" w:rsidP="005721AB">
            <w:pPr>
              <w:pStyle w:val="NoSpacing"/>
              <w:spacing w:line="276" w:lineRule="auto"/>
              <w:ind w:left="0" w:firstLine="0"/>
              <w:rPr>
                <w:sz w:val="20"/>
              </w:rPr>
            </w:pPr>
            <w:r w:rsidRPr="00670B6C">
              <w:rPr>
                <w:sz w:val="20"/>
              </w:rPr>
              <w:t xml:space="preserve">LMP </w:t>
            </w:r>
            <w:r w:rsidR="005721AB" w:rsidRPr="00670B6C">
              <w:rPr>
                <w:sz w:val="20"/>
              </w:rPr>
              <w:t>date + 98 days</w:t>
            </w:r>
          </w:p>
        </w:tc>
        <w:tc>
          <w:tcPr>
            <w:tcW w:w="2901" w:type="dxa"/>
          </w:tcPr>
          <w:p w14:paraId="30564483" w14:textId="5CCDF25E" w:rsidR="003E23AB" w:rsidRPr="00670B6C" w:rsidRDefault="003E23AB" w:rsidP="005F2264">
            <w:pPr>
              <w:pStyle w:val="NoSpacing"/>
              <w:spacing w:line="276" w:lineRule="auto"/>
              <w:ind w:left="0" w:firstLine="0"/>
              <w:rPr>
                <w:sz w:val="20"/>
              </w:rPr>
            </w:pPr>
            <w:r w:rsidRPr="00670B6C">
              <w:rPr>
                <w:sz w:val="20"/>
              </w:rPr>
              <w:t>LMP</w:t>
            </w:r>
            <w:r w:rsidR="005721AB" w:rsidRPr="00670B6C">
              <w:rPr>
                <w:sz w:val="20"/>
              </w:rPr>
              <w:t xml:space="preserve"> date + 195 days</w:t>
            </w:r>
            <w:r w:rsidR="00D05CDB" w:rsidRPr="00670B6C">
              <w:rPr>
                <w:sz w:val="20"/>
              </w:rPr>
              <w:t>*</w:t>
            </w:r>
            <w:r w:rsidR="00CC4E77" w:rsidRPr="00670B6C">
              <w:rPr>
                <w:sz w:val="20"/>
              </w:rPr>
              <w:t>*</w:t>
            </w:r>
          </w:p>
        </w:tc>
      </w:tr>
      <w:tr w:rsidR="003E23AB" w:rsidRPr="00A924B9" w14:paraId="09A52D64" w14:textId="788F338C" w:rsidTr="007D760E">
        <w:tc>
          <w:tcPr>
            <w:tcW w:w="3150" w:type="dxa"/>
          </w:tcPr>
          <w:p w14:paraId="6361F6D5" w14:textId="77777777" w:rsidR="003E23AB" w:rsidRPr="00670B6C" w:rsidRDefault="003E23AB" w:rsidP="00896573">
            <w:pPr>
              <w:pStyle w:val="NoSpacing"/>
              <w:spacing w:line="276" w:lineRule="auto"/>
              <w:ind w:left="0" w:firstLine="0"/>
              <w:rPr>
                <w:sz w:val="20"/>
              </w:rPr>
            </w:pPr>
            <w:r w:rsidRPr="00670B6C">
              <w:rPr>
                <w:sz w:val="20"/>
              </w:rPr>
              <w:t>Third trimester of pregnancy</w:t>
            </w:r>
          </w:p>
        </w:tc>
        <w:tc>
          <w:tcPr>
            <w:tcW w:w="2970" w:type="dxa"/>
          </w:tcPr>
          <w:p w14:paraId="40474815" w14:textId="424C634B" w:rsidR="003E23AB" w:rsidRPr="00670B6C" w:rsidRDefault="005721AB" w:rsidP="005721AB">
            <w:pPr>
              <w:pStyle w:val="NoSpacing"/>
              <w:spacing w:line="276" w:lineRule="auto"/>
              <w:ind w:left="0" w:firstLine="0"/>
              <w:rPr>
                <w:sz w:val="20"/>
              </w:rPr>
            </w:pPr>
            <w:r w:rsidRPr="00670B6C">
              <w:rPr>
                <w:sz w:val="20"/>
              </w:rPr>
              <w:t xml:space="preserve">LMP date + </w:t>
            </w:r>
            <w:r w:rsidR="003E23AB" w:rsidRPr="00670B6C">
              <w:rPr>
                <w:sz w:val="20"/>
              </w:rPr>
              <w:t xml:space="preserve">196 </w:t>
            </w:r>
            <w:r w:rsidRPr="00670B6C">
              <w:rPr>
                <w:sz w:val="20"/>
              </w:rPr>
              <w:t>days</w:t>
            </w:r>
          </w:p>
        </w:tc>
        <w:tc>
          <w:tcPr>
            <w:tcW w:w="2901" w:type="dxa"/>
          </w:tcPr>
          <w:p w14:paraId="28B97986" w14:textId="1E16CC03" w:rsidR="003E23AB" w:rsidRPr="00670B6C" w:rsidRDefault="003E23AB" w:rsidP="005F2264">
            <w:pPr>
              <w:pStyle w:val="NoSpacing"/>
              <w:spacing w:line="276" w:lineRule="auto"/>
              <w:ind w:left="0" w:firstLine="0"/>
              <w:rPr>
                <w:sz w:val="20"/>
              </w:rPr>
            </w:pPr>
            <w:r w:rsidRPr="00670B6C">
              <w:rPr>
                <w:sz w:val="20"/>
              </w:rPr>
              <w:t>Delivery date</w:t>
            </w:r>
          </w:p>
        </w:tc>
      </w:tr>
      <w:tr w:rsidR="003E23AB" w:rsidRPr="00A924B9" w14:paraId="39B180F7" w14:textId="6E77C04D" w:rsidTr="007D760E">
        <w:tc>
          <w:tcPr>
            <w:tcW w:w="3150" w:type="dxa"/>
          </w:tcPr>
          <w:p w14:paraId="20CB0E0D" w14:textId="77777777" w:rsidR="003E23AB" w:rsidRPr="00670B6C" w:rsidRDefault="003E23AB" w:rsidP="003E23AB">
            <w:pPr>
              <w:pStyle w:val="NoSpacing"/>
              <w:spacing w:line="276" w:lineRule="auto"/>
              <w:ind w:left="0" w:firstLine="0"/>
              <w:rPr>
                <w:sz w:val="20"/>
              </w:rPr>
            </w:pPr>
            <w:r w:rsidRPr="00670B6C">
              <w:rPr>
                <w:sz w:val="20"/>
              </w:rPr>
              <w:t>0-3 months after pregnancy</w:t>
            </w:r>
          </w:p>
        </w:tc>
        <w:tc>
          <w:tcPr>
            <w:tcW w:w="2970" w:type="dxa"/>
          </w:tcPr>
          <w:p w14:paraId="28E6CF75" w14:textId="6AF63B86" w:rsidR="003E23AB" w:rsidRPr="00670B6C" w:rsidRDefault="003E23AB" w:rsidP="003E23AB">
            <w:pPr>
              <w:pStyle w:val="NoSpacing"/>
              <w:spacing w:line="276" w:lineRule="auto"/>
              <w:ind w:left="0" w:firstLine="0"/>
              <w:rPr>
                <w:sz w:val="20"/>
              </w:rPr>
            </w:pPr>
            <w:r w:rsidRPr="00670B6C">
              <w:rPr>
                <w:sz w:val="20"/>
              </w:rPr>
              <w:t>Delivery date</w:t>
            </w:r>
            <w:r w:rsidR="005721AB" w:rsidRPr="00670B6C">
              <w:rPr>
                <w:sz w:val="20"/>
              </w:rPr>
              <w:t xml:space="preserve"> + 1 day</w:t>
            </w:r>
          </w:p>
        </w:tc>
        <w:tc>
          <w:tcPr>
            <w:tcW w:w="2901" w:type="dxa"/>
          </w:tcPr>
          <w:p w14:paraId="031933C7" w14:textId="26EE5A6D" w:rsidR="003E23AB" w:rsidRPr="00670B6C" w:rsidRDefault="005721AB" w:rsidP="005721AB">
            <w:pPr>
              <w:pStyle w:val="NoSpacing"/>
              <w:spacing w:line="276" w:lineRule="auto"/>
              <w:ind w:left="0" w:firstLine="0"/>
              <w:rPr>
                <w:sz w:val="20"/>
              </w:rPr>
            </w:pPr>
            <w:r w:rsidRPr="00670B6C">
              <w:rPr>
                <w:sz w:val="20"/>
              </w:rPr>
              <w:t>Delivery date + 90 days</w:t>
            </w:r>
          </w:p>
        </w:tc>
      </w:tr>
    </w:tbl>
    <w:p w14:paraId="5C68B5AB" w14:textId="555779E3" w:rsidR="00D05CDB" w:rsidRDefault="005F2264" w:rsidP="005F2264">
      <w:pPr>
        <w:spacing w:line="276" w:lineRule="auto"/>
        <w:ind w:left="0" w:firstLine="0"/>
        <w:rPr>
          <w:sz w:val="20"/>
        </w:rPr>
      </w:pPr>
      <w:r w:rsidRPr="00A924B9">
        <w:rPr>
          <w:sz w:val="20"/>
        </w:rPr>
        <w:t>LMP=Last menstrual period</w:t>
      </w:r>
      <w:r w:rsidR="00175C94" w:rsidRPr="00A924B9">
        <w:rPr>
          <w:sz w:val="20"/>
        </w:rPr>
        <w:t>. The time spans for the trimesters are according to the ACOG definition.</w:t>
      </w:r>
      <w:r w:rsidR="00D05CDB">
        <w:rPr>
          <w:sz w:val="20"/>
        </w:rPr>
        <w:t xml:space="preserve"> </w:t>
      </w:r>
    </w:p>
    <w:p w14:paraId="3A11697E" w14:textId="237EAD2E" w:rsidR="00CC4E77" w:rsidRPr="00670B6C" w:rsidRDefault="00CC4E77" w:rsidP="00CC4E77">
      <w:pPr>
        <w:spacing w:line="276" w:lineRule="auto"/>
        <w:ind w:left="0" w:firstLine="0"/>
        <w:rPr>
          <w:sz w:val="20"/>
        </w:rPr>
      </w:pPr>
      <w:r w:rsidRPr="00670B6C">
        <w:t>*</w:t>
      </w:r>
      <w:r w:rsidRPr="00670B6C">
        <w:rPr>
          <w:sz w:val="20"/>
        </w:rPr>
        <w:t xml:space="preserve">Note that the number of days within one trimester may not equal the number of days within a 3-months period prior to or after pregnancy; however, for comparability across studies, we adhere to the ACOG definition of trimesters and to the standard definitions of average number of days per month. We will acknowledge the limitation that pregnancies have different length of time for being “at risk” for triptan exposure in the before-during-after drug utilisation comparison. </w:t>
      </w:r>
    </w:p>
    <w:p w14:paraId="3ACD5F12" w14:textId="6AB8A52D" w:rsidR="00175C94" w:rsidRPr="00A924B9" w:rsidRDefault="00CC4E77" w:rsidP="005F2264">
      <w:pPr>
        <w:spacing w:line="276" w:lineRule="auto"/>
        <w:ind w:left="0" w:firstLine="0"/>
        <w:rPr>
          <w:sz w:val="20"/>
        </w:rPr>
      </w:pPr>
      <w:r w:rsidRPr="00670B6C">
        <w:rPr>
          <w:sz w:val="20"/>
        </w:rPr>
        <w:t>*</w:t>
      </w:r>
      <w:r w:rsidR="00D05CDB" w:rsidRPr="00670B6C">
        <w:rPr>
          <w:sz w:val="20"/>
        </w:rPr>
        <w:t>*If a pregnancy ends in miscarriage or stillbirth and therefore does not reach the second or third trimester, the corresponding date of delivery will apply.</w:t>
      </w:r>
      <w:r w:rsidR="00D05CDB">
        <w:rPr>
          <w:sz w:val="20"/>
        </w:rPr>
        <w:t xml:space="preserve"> </w:t>
      </w:r>
    </w:p>
    <w:p w14:paraId="7B706308" w14:textId="5E9F5CFD" w:rsidR="008A3ABD" w:rsidRPr="00A924B9" w:rsidRDefault="00881BD5" w:rsidP="005F2264">
      <w:pPr>
        <w:spacing w:line="276" w:lineRule="auto"/>
        <w:ind w:left="0" w:firstLine="0"/>
        <w:rPr>
          <w:spacing w:val="-2"/>
        </w:rPr>
      </w:pPr>
      <w:r w:rsidRPr="00A924B9">
        <w:t xml:space="preserve">We define a pregnancy as exposed in the corresponding window if the date when a triptan prescription was </w:t>
      </w:r>
      <w:r w:rsidR="0010153D">
        <w:rPr>
          <w:spacing w:val="-2"/>
        </w:rPr>
        <w:t>prescribed/</w:t>
      </w:r>
      <w:r w:rsidR="0010153D" w:rsidRPr="00A924B9">
        <w:rPr>
          <w:spacing w:val="-2"/>
        </w:rPr>
        <w:t>dispensed</w:t>
      </w:r>
      <w:r w:rsidRPr="00A924B9">
        <w:rPr>
          <w:spacing w:val="-2"/>
        </w:rPr>
        <w:t xml:space="preserve"> falls within the corresponding window</w:t>
      </w:r>
      <w:r w:rsidR="001E1D99" w:rsidRPr="00A924B9">
        <w:rPr>
          <w:spacing w:val="-2"/>
        </w:rPr>
        <w:t xml:space="preserve"> as defined in Table 3</w:t>
      </w:r>
      <w:r w:rsidRPr="00A924B9">
        <w:rPr>
          <w:spacing w:val="-2"/>
        </w:rPr>
        <w:t>.</w:t>
      </w:r>
      <w:r w:rsidR="008A3ABD" w:rsidRPr="00A924B9">
        <w:rPr>
          <w:spacing w:val="-2"/>
        </w:rPr>
        <w:t xml:space="preserve"> The primary exposure definition does not </w:t>
      </w:r>
      <w:proofErr w:type="gramStart"/>
      <w:r w:rsidR="008A3ABD" w:rsidRPr="00A924B9">
        <w:rPr>
          <w:spacing w:val="-2"/>
        </w:rPr>
        <w:t>take into account</w:t>
      </w:r>
      <w:proofErr w:type="gramEnd"/>
      <w:r w:rsidR="008A3ABD" w:rsidRPr="00A924B9">
        <w:rPr>
          <w:spacing w:val="-2"/>
        </w:rPr>
        <w:t xml:space="preserve"> whether the number of defined daily doses (DDDs) </w:t>
      </w:r>
      <w:r w:rsidR="0010153D">
        <w:rPr>
          <w:spacing w:val="-2"/>
        </w:rPr>
        <w:t>prescribed/</w:t>
      </w:r>
      <w:r w:rsidR="0010153D" w:rsidRPr="00A924B9">
        <w:rPr>
          <w:spacing w:val="-2"/>
        </w:rPr>
        <w:t xml:space="preserve">dispensed </w:t>
      </w:r>
      <w:r w:rsidR="008A3ABD" w:rsidRPr="00A924B9">
        <w:rPr>
          <w:spacing w:val="-2"/>
        </w:rPr>
        <w:t>overlaps with the next time window</w:t>
      </w:r>
      <w:r w:rsidR="003C0E96" w:rsidRPr="00A924B9">
        <w:rPr>
          <w:spacing w:val="-2"/>
        </w:rPr>
        <w:t xml:space="preserve"> (see examples a-</w:t>
      </w:r>
      <w:r w:rsidR="0010153D">
        <w:rPr>
          <w:spacing w:val="-2"/>
        </w:rPr>
        <w:t>b</w:t>
      </w:r>
      <w:r w:rsidR="003C0E96" w:rsidRPr="00A924B9">
        <w:rPr>
          <w:spacing w:val="-2"/>
        </w:rPr>
        <w:t xml:space="preserve"> below)</w:t>
      </w:r>
      <w:r w:rsidR="008A3ABD" w:rsidRPr="00A924B9">
        <w:rPr>
          <w:spacing w:val="-2"/>
        </w:rPr>
        <w:t>. This is considered in the sensitivity analysis, as described in 3.3.1.</w:t>
      </w:r>
      <w:r w:rsidR="00000A8C" w:rsidRPr="00A924B9">
        <w:rPr>
          <w:spacing w:val="-2"/>
        </w:rPr>
        <w:t xml:space="preserve"> The rationale behind this choice is the intermittent nature of this drug treatment. </w:t>
      </w:r>
      <w:r w:rsidR="00480CDE">
        <w:rPr>
          <w:spacing w:val="-2"/>
        </w:rPr>
        <w:t xml:space="preserve">Results of the primary window of exposure definitions will be shown in Table shells 1-3. </w:t>
      </w:r>
    </w:p>
    <w:p w14:paraId="047D0940" w14:textId="77777777" w:rsidR="003C0E96" w:rsidRPr="00A924B9" w:rsidRDefault="003C0E96" w:rsidP="003C0E96">
      <w:pPr>
        <w:spacing w:line="276" w:lineRule="auto"/>
        <w:ind w:left="0" w:firstLine="0"/>
        <w:rPr>
          <w:spacing w:val="-2"/>
          <w:u w:val="single"/>
        </w:rPr>
      </w:pPr>
      <w:r w:rsidRPr="00A924B9">
        <w:rPr>
          <w:spacing w:val="-2"/>
          <w:u w:val="single"/>
        </w:rPr>
        <w:t xml:space="preserve">Example a) </w:t>
      </w:r>
    </w:p>
    <w:p w14:paraId="4BD8A0F5" w14:textId="2A4C0695" w:rsidR="003C0E96" w:rsidRPr="00A924B9" w:rsidRDefault="003C0E96" w:rsidP="003C0E96">
      <w:pPr>
        <w:spacing w:line="276" w:lineRule="auto"/>
        <w:ind w:left="0" w:firstLine="0"/>
        <w:rPr>
          <w:spacing w:val="-2"/>
        </w:rPr>
      </w:pPr>
      <w:r w:rsidRPr="00A924B9">
        <w:rPr>
          <w:spacing w:val="-2"/>
        </w:rPr>
        <w:t xml:space="preserve">If a pregnancy has a </w:t>
      </w:r>
      <w:r w:rsidR="0010153D">
        <w:rPr>
          <w:spacing w:val="-2"/>
        </w:rPr>
        <w:t>prescribed/</w:t>
      </w:r>
      <w:r w:rsidR="0010153D" w:rsidRPr="00A924B9">
        <w:rPr>
          <w:spacing w:val="-2"/>
        </w:rPr>
        <w:t>dispensed</w:t>
      </w:r>
      <w:r w:rsidRPr="00A924B9">
        <w:rPr>
          <w:spacing w:val="-2"/>
        </w:rPr>
        <w:t xml:space="preserve"> triptan prescription record on day 94 after LMP with 12 dispensed DDDs, the pregnancy is considered exposed in first trimester (and not in the second trimester), and of course at any time in pregnancy. </w:t>
      </w:r>
    </w:p>
    <w:p w14:paraId="268F68DF" w14:textId="72FADE6F" w:rsidR="003C0E96" w:rsidRPr="00A924B9" w:rsidRDefault="003C0E96" w:rsidP="003C0E96">
      <w:pPr>
        <w:spacing w:line="276" w:lineRule="auto"/>
        <w:ind w:left="0" w:firstLine="0"/>
        <w:rPr>
          <w:spacing w:val="-2"/>
          <w:u w:val="single"/>
        </w:rPr>
      </w:pPr>
      <w:r w:rsidRPr="00A924B9">
        <w:rPr>
          <w:spacing w:val="-2"/>
          <w:u w:val="single"/>
        </w:rPr>
        <w:lastRenderedPageBreak/>
        <w:t xml:space="preserve">Example </w:t>
      </w:r>
      <w:r w:rsidR="0010153D">
        <w:rPr>
          <w:spacing w:val="-2"/>
          <w:u w:val="single"/>
        </w:rPr>
        <w:t>b)</w:t>
      </w:r>
      <w:r w:rsidRPr="00A924B9">
        <w:rPr>
          <w:spacing w:val="-2"/>
          <w:u w:val="single"/>
        </w:rPr>
        <w:t xml:space="preserve"> </w:t>
      </w:r>
    </w:p>
    <w:p w14:paraId="66B6FA6B" w14:textId="43894C0A" w:rsidR="003C0E96" w:rsidRPr="00A924B9" w:rsidRDefault="003C0E96" w:rsidP="003C0E96">
      <w:pPr>
        <w:spacing w:line="276" w:lineRule="auto"/>
        <w:ind w:left="0" w:firstLine="0"/>
        <w:rPr>
          <w:spacing w:val="-2"/>
        </w:rPr>
      </w:pPr>
      <w:r w:rsidRPr="00A924B9">
        <w:rPr>
          <w:spacing w:val="-2"/>
        </w:rPr>
        <w:t xml:space="preserve">If a pregnancy has a </w:t>
      </w:r>
      <w:r w:rsidR="005B6270">
        <w:rPr>
          <w:spacing w:val="-2"/>
        </w:rPr>
        <w:t>prescribed/</w:t>
      </w:r>
      <w:r w:rsidR="005B6270" w:rsidRPr="005B6270">
        <w:rPr>
          <w:spacing w:val="-2"/>
        </w:rPr>
        <w:t>dispensed</w:t>
      </w:r>
      <w:r w:rsidRPr="00A924B9">
        <w:rPr>
          <w:spacing w:val="-2"/>
        </w:rPr>
        <w:t xml:space="preserve"> triptan prescription record on day 20 before LMP with </w:t>
      </w:r>
      <w:r w:rsidR="005B6270">
        <w:rPr>
          <w:spacing w:val="-2"/>
        </w:rPr>
        <w:t>prescribed/</w:t>
      </w:r>
      <w:r w:rsidR="005B6270" w:rsidRPr="005B6270">
        <w:rPr>
          <w:spacing w:val="-2"/>
        </w:rPr>
        <w:t>dispensed</w:t>
      </w:r>
      <w:r w:rsidRPr="00A924B9">
        <w:rPr>
          <w:spacing w:val="-2"/>
        </w:rPr>
        <w:t xml:space="preserve"> DDDs overlapping the first trimester, the pregnancy is considered as exposed only in 30 days prior to pregnancy, but not in the first trimester. </w:t>
      </w:r>
    </w:p>
    <w:p w14:paraId="6BF5948D" w14:textId="194830A0" w:rsidR="008A3ABD" w:rsidRPr="00A924B9" w:rsidRDefault="00930292" w:rsidP="008A3ABD">
      <w:pPr>
        <w:pStyle w:val="Heading3"/>
        <w:numPr>
          <w:ilvl w:val="2"/>
          <w:numId w:val="11"/>
        </w:numPr>
        <w:spacing w:line="276" w:lineRule="auto"/>
        <w:ind w:left="0" w:firstLine="0"/>
      </w:pPr>
      <w:r>
        <w:t>A</w:t>
      </w:r>
      <w:r w:rsidR="00402013">
        <w:t xml:space="preserve">lternative </w:t>
      </w:r>
      <w:r w:rsidR="001B0E85">
        <w:t xml:space="preserve">triptan </w:t>
      </w:r>
      <w:r w:rsidR="00402013">
        <w:t>exposure definitions to explore risk of exposure misclassification in pregnancy</w:t>
      </w:r>
      <w:r w:rsidR="008A3ABD" w:rsidRPr="00A924B9">
        <w:t xml:space="preserve"> </w:t>
      </w:r>
      <w:r>
        <w:t>and gaps between prescriptions</w:t>
      </w:r>
    </w:p>
    <w:p w14:paraId="1F3B45BA" w14:textId="481D1FCD" w:rsidR="005B6270" w:rsidRDefault="005B6270" w:rsidP="00456934">
      <w:pPr>
        <w:spacing w:line="276" w:lineRule="auto"/>
        <w:ind w:left="0" w:firstLine="0"/>
        <w:rPr>
          <w:spacing w:val="-2"/>
        </w:rPr>
      </w:pPr>
      <w:r w:rsidRPr="005B6270">
        <w:rPr>
          <w:spacing w:val="-2"/>
        </w:rPr>
        <w:t>To</w:t>
      </w:r>
      <w:r>
        <w:rPr>
          <w:spacing w:val="-2"/>
        </w:rPr>
        <w:t xml:space="preserve"> examine the risk of misclassification of triptan exposure in pregnancy,</w:t>
      </w:r>
      <w:r w:rsidRPr="005B6270">
        <w:rPr>
          <w:spacing w:val="-2"/>
        </w:rPr>
        <w:t xml:space="preserve"> </w:t>
      </w:r>
      <w:r>
        <w:rPr>
          <w:spacing w:val="-2"/>
        </w:rPr>
        <w:t xml:space="preserve">we will conduct </w:t>
      </w:r>
      <w:r w:rsidR="00930292">
        <w:rPr>
          <w:spacing w:val="-2"/>
        </w:rPr>
        <w:t xml:space="preserve">sensitivity and </w:t>
      </w:r>
      <w:r>
        <w:rPr>
          <w:spacing w:val="-2"/>
        </w:rPr>
        <w:t>s</w:t>
      </w:r>
      <w:r w:rsidR="00930292">
        <w:rPr>
          <w:spacing w:val="-2"/>
        </w:rPr>
        <w:t>ub-</w:t>
      </w:r>
      <w:r>
        <w:rPr>
          <w:spacing w:val="-2"/>
        </w:rPr>
        <w:t>analyses</w:t>
      </w:r>
      <w:r w:rsidR="00402013">
        <w:rPr>
          <w:spacing w:val="-2"/>
        </w:rPr>
        <w:t xml:space="preserve"> employing different exposure definitions</w:t>
      </w:r>
      <w:r>
        <w:rPr>
          <w:spacing w:val="-2"/>
        </w:rPr>
        <w:t xml:space="preserve">. </w:t>
      </w:r>
    </w:p>
    <w:p w14:paraId="0249D693" w14:textId="7C1D2F6B" w:rsidR="00480CDE" w:rsidRPr="00A924B9" w:rsidRDefault="00402013" w:rsidP="00480CDE">
      <w:pPr>
        <w:spacing w:line="276" w:lineRule="auto"/>
        <w:ind w:left="0" w:firstLine="0"/>
        <w:rPr>
          <w:spacing w:val="-2"/>
        </w:rPr>
      </w:pPr>
      <w:r w:rsidRPr="00930292">
        <w:rPr>
          <w:spacing w:val="-2"/>
          <w:u w:val="single"/>
        </w:rPr>
        <w:t>In the s</w:t>
      </w:r>
      <w:r w:rsidR="00930292" w:rsidRPr="00930292">
        <w:rPr>
          <w:spacing w:val="-2"/>
          <w:u w:val="single"/>
        </w:rPr>
        <w:t xml:space="preserve">ensitivity </w:t>
      </w:r>
      <w:r w:rsidRPr="00930292">
        <w:rPr>
          <w:spacing w:val="-2"/>
          <w:u w:val="single"/>
        </w:rPr>
        <w:t>analysis 1</w:t>
      </w:r>
      <w:r w:rsidRPr="005B6270">
        <w:rPr>
          <w:spacing w:val="-2"/>
        </w:rPr>
        <w:t xml:space="preserve">, we </w:t>
      </w:r>
      <w:r>
        <w:rPr>
          <w:spacing w:val="-2"/>
        </w:rPr>
        <w:t xml:space="preserve">considered as triptan exposed only those pregnancies within women who were prescribed/dispensed at least 2 triptan prescriptions during the course of </w:t>
      </w:r>
      <w:r w:rsidRPr="00670B6C">
        <w:rPr>
          <w:spacing w:val="-2"/>
        </w:rPr>
        <w:t xml:space="preserve">pregnancy. </w:t>
      </w:r>
      <w:r w:rsidR="00B3627C" w:rsidRPr="00670B6C">
        <w:rPr>
          <w:spacing w:val="-2"/>
        </w:rPr>
        <w:t>Thereby</w:t>
      </w:r>
      <w:r w:rsidRPr="00670B6C">
        <w:rPr>
          <w:spacing w:val="-2"/>
        </w:rPr>
        <w:t xml:space="preserve">, pregnancies within women having a single triptan prescription are </w:t>
      </w:r>
      <w:r w:rsidR="00B3627C" w:rsidRPr="00670B6C">
        <w:rPr>
          <w:spacing w:val="-2"/>
        </w:rPr>
        <w:t>considered as unexposed</w:t>
      </w:r>
      <w:r w:rsidRPr="00670B6C">
        <w:rPr>
          <w:spacing w:val="-2"/>
        </w:rPr>
        <w:t>. This</w:t>
      </w:r>
      <w:r>
        <w:rPr>
          <w:spacing w:val="-2"/>
        </w:rPr>
        <w:t xml:space="preserve"> analysis does not consider time gaps or overlap between the dates when the prescriptions were prescribed/dispensed.</w:t>
      </w:r>
      <w:r w:rsidR="00480CDE" w:rsidRPr="00480CDE">
        <w:rPr>
          <w:spacing w:val="-2"/>
        </w:rPr>
        <w:t xml:space="preserve"> </w:t>
      </w:r>
      <w:r w:rsidR="00480CDE">
        <w:rPr>
          <w:spacing w:val="-2"/>
        </w:rPr>
        <w:t xml:space="preserve">Results of this more conservative window of exposure definitions will be shown in Table shell 1, along with those from the primary window of exposure. </w:t>
      </w:r>
    </w:p>
    <w:p w14:paraId="747F467D" w14:textId="569F57B8" w:rsidR="00480CDE" w:rsidRDefault="003C0E96" w:rsidP="00480CDE">
      <w:pPr>
        <w:spacing w:line="276" w:lineRule="auto"/>
        <w:ind w:left="0" w:firstLine="0"/>
        <w:rPr>
          <w:spacing w:val="-2"/>
        </w:rPr>
      </w:pPr>
      <w:r w:rsidRPr="005B6270">
        <w:rPr>
          <w:spacing w:val="-2"/>
          <w:u w:val="single"/>
        </w:rPr>
        <w:t xml:space="preserve">In the sensitivity analysis </w:t>
      </w:r>
      <w:r w:rsidR="00402013">
        <w:rPr>
          <w:spacing w:val="-2"/>
          <w:u w:val="single"/>
        </w:rPr>
        <w:t>2</w:t>
      </w:r>
      <w:r w:rsidRPr="005B6270">
        <w:rPr>
          <w:spacing w:val="-2"/>
        </w:rPr>
        <w:t xml:space="preserve">, we expand the exposure definition by considering whether the triptan treatment supply </w:t>
      </w:r>
      <w:r w:rsidR="002C13CE" w:rsidRPr="005B6270">
        <w:rPr>
          <w:spacing w:val="-2"/>
        </w:rPr>
        <w:t xml:space="preserve">(number of DDDs </w:t>
      </w:r>
      <w:r w:rsidR="005B6270">
        <w:rPr>
          <w:spacing w:val="-2"/>
        </w:rPr>
        <w:t>prescribed/</w:t>
      </w:r>
      <w:r w:rsidR="002C13CE" w:rsidRPr="005B6270">
        <w:rPr>
          <w:spacing w:val="-2"/>
        </w:rPr>
        <w:t xml:space="preserve">dispensed) </w:t>
      </w:r>
      <w:r w:rsidRPr="005B6270">
        <w:rPr>
          <w:spacing w:val="-2"/>
        </w:rPr>
        <w:t>overlaps with the following window of exposure</w:t>
      </w:r>
      <w:r w:rsidR="002C13CE" w:rsidRPr="005B6270">
        <w:t xml:space="preserve"> (see examples below). </w:t>
      </w:r>
      <w:r w:rsidR="00000A8C" w:rsidRPr="005B6270">
        <w:t xml:space="preserve">The assumption is 1 DDD taken per day. </w:t>
      </w:r>
      <w:r w:rsidR="002C13CE" w:rsidRPr="005B6270">
        <w:t>For triptan prescription</w:t>
      </w:r>
      <w:r w:rsidR="00BB71FF">
        <w:t>s</w:t>
      </w:r>
      <w:r w:rsidR="002C13CE" w:rsidRPr="005B6270">
        <w:t xml:space="preserve"> </w:t>
      </w:r>
      <w:r w:rsidR="00BB71FF">
        <w:rPr>
          <w:spacing w:val="-2"/>
        </w:rPr>
        <w:t>prescribed/</w:t>
      </w:r>
      <w:r w:rsidR="00BB71FF" w:rsidRPr="005B6270">
        <w:rPr>
          <w:spacing w:val="-2"/>
        </w:rPr>
        <w:t>dispensed</w:t>
      </w:r>
      <w:r w:rsidR="002C13CE" w:rsidRPr="005B6270">
        <w:t xml:space="preserve"> before LMP, we do only consider the period within 30 days prior to LMP, to limit risk of exposure misclassification.</w:t>
      </w:r>
      <w:r w:rsidR="002C13CE" w:rsidRPr="00A924B9">
        <w:t xml:space="preserve"> </w:t>
      </w:r>
      <w:r w:rsidR="00480CDE">
        <w:rPr>
          <w:spacing w:val="-2"/>
        </w:rPr>
        <w:t xml:space="preserve">Results of this alternative window of exposure definition will be shown in Table shell 3. </w:t>
      </w:r>
    </w:p>
    <w:p w14:paraId="0742701A" w14:textId="6F91E331" w:rsidR="002C13CE" w:rsidRPr="00A924B9" w:rsidRDefault="002C13CE" w:rsidP="002C13CE">
      <w:pPr>
        <w:spacing w:line="276" w:lineRule="auto"/>
        <w:ind w:left="0" w:firstLine="0"/>
        <w:rPr>
          <w:spacing w:val="-2"/>
          <w:u w:val="single"/>
        </w:rPr>
      </w:pPr>
      <w:r w:rsidRPr="00A924B9">
        <w:rPr>
          <w:spacing w:val="-2"/>
          <w:u w:val="single"/>
        </w:rPr>
        <w:t xml:space="preserve">Example) </w:t>
      </w:r>
    </w:p>
    <w:p w14:paraId="1AD3433B" w14:textId="0B28B294" w:rsidR="002C13CE" w:rsidRPr="00A924B9" w:rsidRDefault="002C13CE" w:rsidP="002C13CE">
      <w:pPr>
        <w:spacing w:line="276" w:lineRule="auto"/>
        <w:ind w:left="0" w:firstLine="0"/>
        <w:rPr>
          <w:spacing w:val="-2"/>
        </w:rPr>
      </w:pPr>
      <w:r w:rsidRPr="00A924B9">
        <w:rPr>
          <w:spacing w:val="-2"/>
        </w:rPr>
        <w:t xml:space="preserve">If a pregnancy has a </w:t>
      </w:r>
      <w:r w:rsidR="001B0E85">
        <w:rPr>
          <w:spacing w:val="-2"/>
        </w:rPr>
        <w:t>prescribed/</w:t>
      </w:r>
      <w:r w:rsidR="001B0E85" w:rsidRPr="005B6270">
        <w:rPr>
          <w:spacing w:val="-2"/>
        </w:rPr>
        <w:t>dispensed</w:t>
      </w:r>
      <w:r w:rsidR="001B0E85" w:rsidRPr="005B6270">
        <w:t xml:space="preserve"> </w:t>
      </w:r>
      <w:r w:rsidRPr="00A924B9">
        <w:rPr>
          <w:spacing w:val="-2"/>
        </w:rPr>
        <w:t xml:space="preserve">triptan prescription record on day 94 after LMP with 12 dispensed DDDs, the pregnancy is considered exposed in first trimester as well as in the second trimester, and of course at any time in pregnancy. </w:t>
      </w:r>
    </w:p>
    <w:p w14:paraId="1D2238CD" w14:textId="2A80D824" w:rsidR="002C13CE" w:rsidRPr="00A924B9" w:rsidRDefault="002C13CE" w:rsidP="002C13CE">
      <w:pPr>
        <w:spacing w:line="276" w:lineRule="auto"/>
        <w:ind w:left="0" w:firstLine="0"/>
        <w:rPr>
          <w:spacing w:val="-2"/>
          <w:u w:val="single"/>
        </w:rPr>
      </w:pPr>
      <w:r w:rsidRPr="00A924B9">
        <w:rPr>
          <w:spacing w:val="-2"/>
          <w:u w:val="single"/>
        </w:rPr>
        <w:t xml:space="preserve">Example) </w:t>
      </w:r>
    </w:p>
    <w:p w14:paraId="44E9DB53" w14:textId="62DDA754" w:rsidR="002C13CE" w:rsidRPr="00A924B9" w:rsidRDefault="002C13CE" w:rsidP="002C13CE">
      <w:pPr>
        <w:spacing w:line="276" w:lineRule="auto"/>
        <w:ind w:left="0" w:firstLine="0"/>
        <w:rPr>
          <w:spacing w:val="-2"/>
        </w:rPr>
      </w:pPr>
      <w:r w:rsidRPr="00A924B9">
        <w:rPr>
          <w:spacing w:val="-2"/>
        </w:rPr>
        <w:t xml:space="preserve">If a pregnancy has a </w:t>
      </w:r>
      <w:r w:rsidR="001B0E85">
        <w:rPr>
          <w:spacing w:val="-2"/>
        </w:rPr>
        <w:t>prescribed/</w:t>
      </w:r>
      <w:r w:rsidR="001B0E85" w:rsidRPr="005B6270">
        <w:rPr>
          <w:spacing w:val="-2"/>
        </w:rPr>
        <w:t>dispensed</w:t>
      </w:r>
      <w:r w:rsidRPr="00A924B9">
        <w:rPr>
          <w:spacing w:val="-2"/>
        </w:rPr>
        <w:t xml:space="preserve"> triptan prescription record on day 20 before LMP with dispensed DDDs overlapping the first trimester, the pregnancy is considered as exposed in 30 days prior to pregnancy as well in the first trimester. </w:t>
      </w:r>
    </w:p>
    <w:p w14:paraId="65BEA0B2" w14:textId="27450EDD" w:rsidR="008A3ABD" w:rsidRPr="00A924B9" w:rsidRDefault="008A3ABD" w:rsidP="00456934">
      <w:pPr>
        <w:spacing w:line="276" w:lineRule="auto"/>
        <w:ind w:left="0" w:firstLine="0"/>
      </w:pPr>
      <w:r w:rsidRPr="00A924B9">
        <w:t xml:space="preserve">Table 4 below shows what information items each country has with respect to prescriptions. As shown here, the information required to define exposure based on </w:t>
      </w:r>
      <w:r w:rsidR="001B0E85">
        <w:rPr>
          <w:spacing w:val="-2"/>
        </w:rPr>
        <w:t>prescribed/</w:t>
      </w:r>
      <w:r w:rsidR="001B0E85" w:rsidRPr="005B6270">
        <w:rPr>
          <w:spacing w:val="-2"/>
        </w:rPr>
        <w:t>dispensed</w:t>
      </w:r>
      <w:r w:rsidR="001B0E85" w:rsidRPr="005B6270">
        <w:t xml:space="preserve"> </w:t>
      </w:r>
      <w:r w:rsidRPr="00A924B9">
        <w:t xml:space="preserve">DDDs is not always available within each data source. </w:t>
      </w:r>
    </w:p>
    <w:p w14:paraId="55BC3130" w14:textId="58FECC7E" w:rsidR="008A3ABD" w:rsidRPr="00A924B9" w:rsidRDefault="008A3ABD" w:rsidP="008A3ABD">
      <w:pPr>
        <w:pStyle w:val="NoSpacing"/>
        <w:spacing w:line="276" w:lineRule="auto"/>
        <w:ind w:left="0" w:firstLine="0"/>
        <w:rPr>
          <w:b/>
          <w:bCs/>
          <w:sz w:val="20"/>
          <w:szCs w:val="20"/>
        </w:rPr>
      </w:pPr>
      <w:r w:rsidRPr="00A924B9">
        <w:rPr>
          <w:b/>
          <w:bCs/>
          <w:sz w:val="20"/>
          <w:szCs w:val="20"/>
        </w:rPr>
        <w:t>Table 4 – Prescription information available in each data source</w:t>
      </w:r>
    </w:p>
    <w:tbl>
      <w:tblPr>
        <w:tblStyle w:val="TableGridLight1"/>
        <w:tblpPr w:leftFromText="180" w:rightFromText="180" w:vertAnchor="text" w:horzAnchor="margin" w:tblpX="-10" w:tblpY="220"/>
        <w:tblW w:w="9018" w:type="dxa"/>
        <w:tblLook w:val="04A0" w:firstRow="1" w:lastRow="0" w:firstColumn="1" w:lastColumn="0" w:noHBand="0" w:noVBand="1"/>
      </w:tblPr>
      <w:tblGrid>
        <w:gridCol w:w="2548"/>
        <w:gridCol w:w="6470"/>
      </w:tblGrid>
      <w:tr w:rsidR="008A3ABD" w:rsidRPr="00670B6C" w14:paraId="34516A8E" w14:textId="77777777" w:rsidTr="2C82B25F">
        <w:trPr>
          <w:trHeight w:val="256"/>
        </w:trPr>
        <w:tc>
          <w:tcPr>
            <w:tcW w:w="2548" w:type="dxa"/>
            <w:shd w:val="clear" w:color="auto" w:fill="EDEDED" w:themeFill="accent3" w:themeFillTint="33"/>
          </w:tcPr>
          <w:p w14:paraId="2FB7D0C9" w14:textId="77777777" w:rsidR="008A3ABD" w:rsidRPr="00670B6C" w:rsidRDefault="008A3ABD" w:rsidP="0060666F">
            <w:pPr>
              <w:widowControl/>
              <w:spacing w:line="276" w:lineRule="auto"/>
              <w:ind w:left="0" w:firstLine="0"/>
              <w:rPr>
                <w:sz w:val="20"/>
                <w:lang w:val="en-GB"/>
              </w:rPr>
            </w:pPr>
            <w:r w:rsidRPr="00670B6C">
              <w:rPr>
                <w:sz w:val="20"/>
                <w:lang w:val="en-GB"/>
              </w:rPr>
              <w:t>Data Source</w:t>
            </w:r>
          </w:p>
        </w:tc>
        <w:tc>
          <w:tcPr>
            <w:tcW w:w="6470" w:type="dxa"/>
            <w:shd w:val="clear" w:color="auto" w:fill="EDEDED" w:themeFill="accent3" w:themeFillTint="33"/>
          </w:tcPr>
          <w:p w14:paraId="39D17A66" w14:textId="77777777" w:rsidR="008A3ABD" w:rsidRPr="00670B6C" w:rsidRDefault="008A3ABD" w:rsidP="0060666F">
            <w:pPr>
              <w:widowControl/>
              <w:spacing w:line="276" w:lineRule="auto"/>
              <w:ind w:left="0" w:firstLine="0"/>
              <w:rPr>
                <w:sz w:val="20"/>
                <w:lang w:val="en-GB"/>
              </w:rPr>
            </w:pPr>
            <w:r w:rsidRPr="00670B6C">
              <w:rPr>
                <w:sz w:val="20"/>
                <w:lang w:val="en-GB"/>
              </w:rPr>
              <w:t>Prescription information available</w:t>
            </w:r>
          </w:p>
        </w:tc>
      </w:tr>
      <w:tr w:rsidR="008A3ABD" w:rsidRPr="00670B6C" w14:paraId="4CB33017" w14:textId="77777777" w:rsidTr="2C82B25F">
        <w:trPr>
          <w:trHeight w:val="269"/>
        </w:trPr>
        <w:tc>
          <w:tcPr>
            <w:tcW w:w="2548" w:type="dxa"/>
          </w:tcPr>
          <w:p w14:paraId="327198B6" w14:textId="77777777" w:rsidR="008A3ABD" w:rsidRPr="00670B6C" w:rsidRDefault="008A3ABD" w:rsidP="0060666F">
            <w:pPr>
              <w:widowControl/>
              <w:spacing w:line="276" w:lineRule="auto"/>
              <w:ind w:left="0" w:firstLine="0"/>
              <w:rPr>
                <w:sz w:val="20"/>
                <w:lang w:val="en-GB"/>
              </w:rPr>
            </w:pPr>
            <w:r w:rsidRPr="00670B6C">
              <w:rPr>
                <w:sz w:val="20"/>
                <w:lang w:val="en-GB"/>
              </w:rPr>
              <w:t>Finland</w:t>
            </w:r>
          </w:p>
        </w:tc>
        <w:tc>
          <w:tcPr>
            <w:tcW w:w="6470" w:type="dxa"/>
          </w:tcPr>
          <w:p w14:paraId="4AFC50C3" w14:textId="32E83BA7" w:rsidR="008A3ABD" w:rsidRPr="00670B6C" w:rsidRDefault="008A3ABD" w:rsidP="00B3627C">
            <w:pPr>
              <w:widowControl/>
              <w:spacing w:line="276" w:lineRule="auto"/>
              <w:ind w:left="0" w:firstLine="0"/>
              <w:rPr>
                <w:sz w:val="20"/>
                <w:lang w:val="en-GB"/>
              </w:rPr>
            </w:pPr>
            <w:r w:rsidRPr="00670B6C">
              <w:rPr>
                <w:sz w:val="20"/>
                <w:lang w:val="en-GB"/>
              </w:rPr>
              <w:t>Dispensation date + DDD (</w:t>
            </w:r>
            <w:r w:rsidR="00B3627C" w:rsidRPr="00670B6C">
              <w:rPr>
                <w:sz w:val="20"/>
                <w:lang w:val="en-GB"/>
              </w:rPr>
              <w:t xml:space="preserve">yes, to be </w:t>
            </w:r>
            <w:r w:rsidRPr="00670B6C">
              <w:rPr>
                <w:sz w:val="20"/>
                <w:lang w:val="en-GB"/>
              </w:rPr>
              <w:t xml:space="preserve">mapped) </w:t>
            </w:r>
          </w:p>
        </w:tc>
      </w:tr>
      <w:tr w:rsidR="008A3ABD" w:rsidRPr="00670B6C" w14:paraId="548AED4B" w14:textId="77777777" w:rsidTr="2C82B25F">
        <w:trPr>
          <w:trHeight w:val="276"/>
        </w:trPr>
        <w:tc>
          <w:tcPr>
            <w:tcW w:w="2548" w:type="dxa"/>
          </w:tcPr>
          <w:p w14:paraId="1148C7BD" w14:textId="77777777" w:rsidR="008A3ABD" w:rsidRPr="00670B6C" w:rsidRDefault="008A3ABD" w:rsidP="0060666F">
            <w:pPr>
              <w:widowControl/>
              <w:spacing w:line="276" w:lineRule="auto"/>
              <w:ind w:left="0" w:firstLine="0"/>
              <w:rPr>
                <w:sz w:val="20"/>
                <w:lang w:val="en-GB"/>
              </w:rPr>
            </w:pPr>
            <w:r w:rsidRPr="00670B6C">
              <w:rPr>
                <w:sz w:val="20"/>
                <w:lang w:val="en-GB"/>
              </w:rPr>
              <w:t>France (Haute Garonne)</w:t>
            </w:r>
          </w:p>
        </w:tc>
        <w:tc>
          <w:tcPr>
            <w:tcW w:w="6470" w:type="dxa"/>
          </w:tcPr>
          <w:p w14:paraId="302347EC" w14:textId="77777777" w:rsidR="008A3ABD" w:rsidRPr="00670B6C" w:rsidRDefault="008A3ABD" w:rsidP="0060666F">
            <w:pPr>
              <w:widowControl/>
              <w:spacing w:line="276" w:lineRule="auto"/>
              <w:ind w:left="0" w:firstLine="0"/>
              <w:rPr>
                <w:sz w:val="20"/>
                <w:lang w:val="en-GB"/>
              </w:rPr>
            </w:pPr>
            <w:r w:rsidRPr="00670B6C">
              <w:rPr>
                <w:sz w:val="20"/>
                <w:lang w:val="en-GB"/>
              </w:rPr>
              <w:t xml:space="preserve">Dispensation date + product name (standardized box/unit sizes) </w:t>
            </w:r>
          </w:p>
        </w:tc>
      </w:tr>
      <w:tr w:rsidR="008A3ABD" w:rsidRPr="00670B6C" w14:paraId="716726F5" w14:textId="77777777" w:rsidTr="2C82B25F">
        <w:trPr>
          <w:trHeight w:val="269"/>
          <w:del w:id="37" w:author="Vera Ruth Mitter" w:date="2022-11-25T13:27:00Z"/>
        </w:trPr>
        <w:tc>
          <w:tcPr>
            <w:tcW w:w="2548" w:type="dxa"/>
          </w:tcPr>
          <w:p w14:paraId="70BE37CD" w14:textId="77777777" w:rsidR="008A3ABD" w:rsidRPr="00670B6C" w:rsidRDefault="008A3ABD" w:rsidP="0060666F">
            <w:pPr>
              <w:widowControl/>
              <w:spacing w:line="276" w:lineRule="auto"/>
              <w:ind w:left="0" w:firstLine="0"/>
              <w:rPr>
                <w:sz w:val="20"/>
                <w:lang w:val="en-GB"/>
              </w:rPr>
            </w:pPr>
            <w:r w:rsidRPr="00670B6C">
              <w:rPr>
                <w:sz w:val="20"/>
                <w:lang w:val="en-GB"/>
              </w:rPr>
              <w:t>Germany</w:t>
            </w:r>
          </w:p>
        </w:tc>
        <w:tc>
          <w:tcPr>
            <w:tcW w:w="6470" w:type="dxa"/>
          </w:tcPr>
          <w:p w14:paraId="4C6FA058" w14:textId="77777777" w:rsidR="008A3ABD" w:rsidRPr="00670B6C" w:rsidRDefault="008A3ABD" w:rsidP="0060666F">
            <w:pPr>
              <w:widowControl/>
              <w:spacing w:line="276" w:lineRule="auto"/>
              <w:ind w:left="0" w:firstLine="0"/>
              <w:rPr>
                <w:sz w:val="20"/>
                <w:lang w:val="en-GB"/>
              </w:rPr>
            </w:pPr>
            <w:r w:rsidRPr="00670B6C">
              <w:rPr>
                <w:sz w:val="20"/>
                <w:lang w:val="en-GB"/>
              </w:rPr>
              <w:t xml:space="preserve">Dispensation date + DDD/Number of units/treatment length </w:t>
            </w:r>
          </w:p>
        </w:tc>
      </w:tr>
      <w:tr w:rsidR="008A3ABD" w:rsidRPr="00670B6C" w14:paraId="5223DCF0" w14:textId="77777777" w:rsidTr="2C82B25F">
        <w:trPr>
          <w:trHeight w:val="276"/>
        </w:trPr>
        <w:tc>
          <w:tcPr>
            <w:tcW w:w="2548" w:type="dxa"/>
          </w:tcPr>
          <w:p w14:paraId="1D4E80CA" w14:textId="77777777" w:rsidR="008A3ABD" w:rsidRPr="00F34F29" w:rsidRDefault="008A3ABD" w:rsidP="0060666F">
            <w:pPr>
              <w:widowControl/>
              <w:spacing w:line="276" w:lineRule="auto"/>
              <w:ind w:left="0" w:firstLine="0"/>
              <w:rPr>
                <w:color w:val="000000" w:themeColor="text1"/>
                <w:sz w:val="20"/>
                <w:lang w:val="en-GB"/>
              </w:rPr>
            </w:pPr>
            <w:r w:rsidRPr="00F34F29">
              <w:rPr>
                <w:color w:val="000000" w:themeColor="text1"/>
                <w:sz w:val="20"/>
                <w:lang w:val="en-GB"/>
              </w:rPr>
              <w:t>Italy (Emilia Romagna)</w:t>
            </w:r>
          </w:p>
        </w:tc>
        <w:tc>
          <w:tcPr>
            <w:tcW w:w="6470" w:type="dxa"/>
            <w:shd w:val="clear" w:color="auto" w:fill="auto"/>
          </w:tcPr>
          <w:p w14:paraId="67AF7B8E" w14:textId="12B77AE3" w:rsidR="008A3ABD" w:rsidRPr="00422DF9" w:rsidRDefault="00F34F29" w:rsidP="0060666F">
            <w:pPr>
              <w:widowControl/>
              <w:spacing w:line="276" w:lineRule="auto"/>
              <w:ind w:left="0" w:firstLine="0"/>
              <w:rPr>
                <w:color w:val="FF0000"/>
                <w:sz w:val="20"/>
                <w:lang w:val="en-GB"/>
              </w:rPr>
            </w:pPr>
            <w:r w:rsidRPr="00670B6C">
              <w:rPr>
                <w:sz w:val="20"/>
                <w:lang w:val="en-GB"/>
              </w:rPr>
              <w:t>Dispensation date + number DDDs dispensed</w:t>
            </w:r>
          </w:p>
        </w:tc>
      </w:tr>
      <w:tr w:rsidR="008A3ABD" w:rsidRPr="00670B6C" w14:paraId="7854C797" w14:textId="77777777" w:rsidTr="2C82B25F">
        <w:trPr>
          <w:trHeight w:val="276"/>
          <w:del w:id="38" w:author="Vera Ruth Mitter" w:date="2022-11-25T13:27:00Z"/>
        </w:trPr>
        <w:tc>
          <w:tcPr>
            <w:tcW w:w="2548" w:type="dxa"/>
          </w:tcPr>
          <w:p w14:paraId="44DFC1AC" w14:textId="77777777" w:rsidR="008A3ABD" w:rsidRPr="00F34F29" w:rsidRDefault="008A3ABD" w:rsidP="0060666F">
            <w:pPr>
              <w:widowControl/>
              <w:spacing w:line="276" w:lineRule="auto"/>
              <w:ind w:left="0" w:firstLine="0"/>
              <w:rPr>
                <w:color w:val="000000" w:themeColor="text1"/>
                <w:sz w:val="20"/>
                <w:lang w:val="en-GB"/>
              </w:rPr>
            </w:pPr>
            <w:r w:rsidRPr="00F34F29">
              <w:rPr>
                <w:color w:val="000000" w:themeColor="text1"/>
                <w:sz w:val="20"/>
                <w:lang w:val="en-GB"/>
              </w:rPr>
              <w:t>Italy (Tuscany)</w:t>
            </w:r>
          </w:p>
        </w:tc>
        <w:tc>
          <w:tcPr>
            <w:tcW w:w="6470" w:type="dxa"/>
            <w:shd w:val="clear" w:color="auto" w:fill="auto"/>
          </w:tcPr>
          <w:p w14:paraId="5715BF32" w14:textId="1EB25DB2" w:rsidR="008A3ABD" w:rsidRPr="00422DF9" w:rsidRDefault="00F34F29" w:rsidP="0060666F">
            <w:pPr>
              <w:widowControl/>
              <w:spacing w:line="276" w:lineRule="auto"/>
              <w:ind w:left="0" w:firstLine="0"/>
              <w:rPr>
                <w:color w:val="FF0000"/>
                <w:sz w:val="20"/>
                <w:lang w:val="en-GB"/>
              </w:rPr>
            </w:pPr>
            <w:r w:rsidRPr="00670B6C">
              <w:rPr>
                <w:sz w:val="20"/>
                <w:lang w:val="en-GB"/>
              </w:rPr>
              <w:t>Dispensation date + number DDDs dispensed</w:t>
            </w:r>
          </w:p>
        </w:tc>
      </w:tr>
      <w:tr w:rsidR="008A3ABD" w:rsidRPr="00670B6C" w14:paraId="39DB0C6D" w14:textId="77777777" w:rsidTr="2C82B25F">
        <w:trPr>
          <w:trHeight w:val="269"/>
        </w:trPr>
        <w:tc>
          <w:tcPr>
            <w:tcW w:w="2548" w:type="dxa"/>
          </w:tcPr>
          <w:p w14:paraId="6779D14E" w14:textId="77777777" w:rsidR="008A3ABD" w:rsidRPr="00670B6C" w:rsidRDefault="008A3ABD" w:rsidP="0060666F">
            <w:pPr>
              <w:widowControl/>
              <w:spacing w:line="276" w:lineRule="auto"/>
              <w:ind w:left="0" w:firstLine="0"/>
              <w:rPr>
                <w:sz w:val="20"/>
                <w:lang w:val="en-GB"/>
              </w:rPr>
            </w:pPr>
            <w:r w:rsidRPr="00670B6C">
              <w:rPr>
                <w:sz w:val="20"/>
                <w:lang w:val="en-GB"/>
              </w:rPr>
              <w:t>Norway</w:t>
            </w:r>
          </w:p>
        </w:tc>
        <w:tc>
          <w:tcPr>
            <w:tcW w:w="6470" w:type="dxa"/>
          </w:tcPr>
          <w:p w14:paraId="475F9B71" w14:textId="77777777" w:rsidR="008A3ABD" w:rsidRPr="00670B6C" w:rsidRDefault="008A3ABD" w:rsidP="0060666F">
            <w:pPr>
              <w:widowControl/>
              <w:spacing w:line="276" w:lineRule="auto"/>
              <w:ind w:left="0" w:firstLine="0"/>
              <w:rPr>
                <w:sz w:val="20"/>
                <w:lang w:val="en-GB"/>
              </w:rPr>
            </w:pPr>
            <w:r w:rsidRPr="00670B6C">
              <w:rPr>
                <w:sz w:val="20"/>
                <w:lang w:val="en-GB"/>
              </w:rPr>
              <w:t xml:space="preserve">Dispensation date + number DDDs dispensed </w:t>
            </w:r>
          </w:p>
        </w:tc>
      </w:tr>
      <w:tr w:rsidR="008A3ABD" w:rsidRPr="00670B6C" w14:paraId="0A6EE409" w14:textId="77777777" w:rsidTr="2C82B25F">
        <w:trPr>
          <w:trHeight w:val="276"/>
        </w:trPr>
        <w:tc>
          <w:tcPr>
            <w:tcW w:w="2548" w:type="dxa"/>
          </w:tcPr>
          <w:p w14:paraId="23788B4A" w14:textId="77777777" w:rsidR="008A3ABD" w:rsidRPr="00670B6C" w:rsidRDefault="008A3ABD" w:rsidP="0060666F">
            <w:pPr>
              <w:widowControl/>
              <w:spacing w:line="276" w:lineRule="auto"/>
              <w:ind w:left="0" w:firstLine="0"/>
              <w:rPr>
                <w:sz w:val="20"/>
                <w:lang w:val="en-GB"/>
              </w:rPr>
            </w:pPr>
            <w:r w:rsidRPr="00670B6C">
              <w:rPr>
                <w:sz w:val="20"/>
                <w:lang w:val="en-GB"/>
              </w:rPr>
              <w:t>Spain (Valencian Region)</w:t>
            </w:r>
          </w:p>
        </w:tc>
        <w:tc>
          <w:tcPr>
            <w:tcW w:w="6470" w:type="dxa"/>
          </w:tcPr>
          <w:p w14:paraId="6284599E" w14:textId="30DDF79B" w:rsidR="008A3ABD" w:rsidRPr="00670B6C" w:rsidRDefault="008A3ABD" w:rsidP="009B4E3D">
            <w:pPr>
              <w:widowControl/>
              <w:spacing w:line="276" w:lineRule="auto"/>
              <w:ind w:left="0" w:firstLine="0"/>
              <w:rPr>
                <w:sz w:val="20"/>
                <w:lang w:val="en-GB"/>
              </w:rPr>
            </w:pPr>
            <w:r w:rsidRPr="00670B6C">
              <w:rPr>
                <w:sz w:val="20"/>
                <w:lang w:val="en-GB"/>
              </w:rPr>
              <w:t xml:space="preserve">Dispensation/prescription date + </w:t>
            </w:r>
            <w:r w:rsidR="009B4E3D" w:rsidRPr="00670B6C">
              <w:rPr>
                <w:sz w:val="20"/>
                <w:lang w:val="en-GB"/>
              </w:rPr>
              <w:t xml:space="preserve"> product name (standardized box/unit sizes) or  DDD (if mapped)  </w:t>
            </w:r>
          </w:p>
        </w:tc>
      </w:tr>
      <w:tr w:rsidR="008A3ABD" w:rsidRPr="00A924B9" w14:paraId="5FAEC5E1" w14:textId="77777777" w:rsidTr="2C82B25F">
        <w:trPr>
          <w:trHeight w:val="292"/>
        </w:trPr>
        <w:tc>
          <w:tcPr>
            <w:tcW w:w="2548" w:type="dxa"/>
          </w:tcPr>
          <w:p w14:paraId="5B2ED461" w14:textId="77777777" w:rsidR="008A3ABD" w:rsidRPr="00670B6C" w:rsidRDefault="008A3ABD" w:rsidP="0060666F">
            <w:pPr>
              <w:widowControl/>
              <w:spacing w:line="276" w:lineRule="auto"/>
              <w:ind w:left="0" w:firstLine="0"/>
              <w:rPr>
                <w:sz w:val="20"/>
                <w:lang w:val="en-GB"/>
              </w:rPr>
            </w:pPr>
            <w:r w:rsidRPr="00670B6C">
              <w:rPr>
                <w:sz w:val="20"/>
                <w:lang w:val="en-GB"/>
              </w:rPr>
              <w:lastRenderedPageBreak/>
              <w:t>UK (Wales)</w:t>
            </w:r>
          </w:p>
        </w:tc>
        <w:tc>
          <w:tcPr>
            <w:tcW w:w="6470" w:type="dxa"/>
            <w:shd w:val="clear" w:color="auto" w:fill="auto"/>
          </w:tcPr>
          <w:p w14:paraId="2E968666" w14:textId="77777777" w:rsidR="008A3ABD" w:rsidRPr="00A924B9" w:rsidRDefault="008A3ABD" w:rsidP="0060666F">
            <w:pPr>
              <w:widowControl/>
              <w:spacing w:line="276" w:lineRule="auto"/>
              <w:ind w:left="0" w:firstLine="0"/>
              <w:rPr>
                <w:sz w:val="20"/>
                <w:lang w:val="en-GB"/>
              </w:rPr>
            </w:pPr>
            <w:r w:rsidRPr="00670B6C">
              <w:rPr>
                <w:sz w:val="20"/>
                <w:lang w:val="en-GB"/>
              </w:rPr>
              <w:t>Dispensation date + number DDDs dispensed</w:t>
            </w:r>
          </w:p>
        </w:tc>
      </w:tr>
      <w:tr w:rsidR="00422DF9" w:rsidRPr="00A924B9" w14:paraId="10F4C9BD" w14:textId="77777777" w:rsidTr="2C82B25F">
        <w:trPr>
          <w:trHeight w:val="292"/>
          <w:del w:id="39" w:author="Vera Ruth Mitter" w:date="2022-11-25T13:27:00Z"/>
        </w:trPr>
        <w:tc>
          <w:tcPr>
            <w:tcW w:w="2548" w:type="dxa"/>
          </w:tcPr>
          <w:p w14:paraId="52BCF5B0" w14:textId="5FCC77F6" w:rsidR="00422DF9" w:rsidRPr="00F34F29" w:rsidRDefault="00422DF9" w:rsidP="0060666F">
            <w:pPr>
              <w:spacing w:line="276" w:lineRule="auto"/>
              <w:ind w:left="0" w:firstLine="0"/>
              <w:rPr>
                <w:color w:val="000000" w:themeColor="text1"/>
                <w:sz w:val="20"/>
              </w:rPr>
            </w:pPr>
            <w:r w:rsidRPr="00F34F29">
              <w:rPr>
                <w:color w:val="000000" w:themeColor="text1"/>
                <w:sz w:val="20"/>
              </w:rPr>
              <w:t>UK (Scotland)</w:t>
            </w:r>
          </w:p>
        </w:tc>
        <w:tc>
          <w:tcPr>
            <w:tcW w:w="6470" w:type="dxa"/>
            <w:shd w:val="clear" w:color="auto" w:fill="auto"/>
          </w:tcPr>
          <w:p w14:paraId="362A5467" w14:textId="6F8B7153" w:rsidR="00422DF9" w:rsidRPr="00422DF9" w:rsidRDefault="00F34F29" w:rsidP="0060666F">
            <w:pPr>
              <w:spacing w:line="276" w:lineRule="auto"/>
              <w:ind w:left="0" w:firstLine="0"/>
              <w:rPr>
                <w:color w:val="FF0000"/>
                <w:sz w:val="20"/>
              </w:rPr>
            </w:pPr>
            <w:r w:rsidRPr="00F34F29">
              <w:rPr>
                <w:color w:val="000000" w:themeColor="text1"/>
                <w:sz w:val="20"/>
              </w:rPr>
              <w:t>*</w:t>
            </w:r>
          </w:p>
        </w:tc>
      </w:tr>
      <w:tr w:rsidR="00422DF9" w:rsidRPr="00A924B9" w14:paraId="117096D8" w14:textId="77777777" w:rsidTr="2C82B25F">
        <w:trPr>
          <w:trHeight w:val="292"/>
        </w:trPr>
        <w:tc>
          <w:tcPr>
            <w:tcW w:w="2548" w:type="dxa"/>
          </w:tcPr>
          <w:p w14:paraId="4AE87ED4" w14:textId="10510B33" w:rsidR="00422DF9" w:rsidRPr="00F34F29" w:rsidRDefault="00422DF9" w:rsidP="0060666F">
            <w:pPr>
              <w:spacing w:line="276" w:lineRule="auto"/>
              <w:ind w:left="0" w:firstLine="0"/>
              <w:rPr>
                <w:color w:val="000000" w:themeColor="text1"/>
                <w:sz w:val="20"/>
              </w:rPr>
            </w:pPr>
            <w:r w:rsidRPr="00F34F29">
              <w:rPr>
                <w:color w:val="000000" w:themeColor="text1"/>
                <w:sz w:val="20"/>
              </w:rPr>
              <w:t>Sweden</w:t>
            </w:r>
          </w:p>
        </w:tc>
        <w:tc>
          <w:tcPr>
            <w:tcW w:w="6470" w:type="dxa"/>
            <w:shd w:val="clear" w:color="auto" w:fill="auto"/>
          </w:tcPr>
          <w:p w14:paraId="54566514" w14:textId="581DB3C4" w:rsidR="00422DF9" w:rsidRPr="00422DF9" w:rsidRDefault="00422DF9" w:rsidP="00F34F29">
            <w:pPr>
              <w:widowControl/>
              <w:spacing w:line="276" w:lineRule="auto"/>
              <w:ind w:left="0" w:firstLine="0"/>
              <w:rPr>
                <w:color w:val="FF0000"/>
                <w:sz w:val="20"/>
              </w:rPr>
            </w:pPr>
            <w:r w:rsidRPr="00F34F29">
              <w:rPr>
                <w:sz w:val="20"/>
                <w:lang w:val="en-GB"/>
              </w:rPr>
              <w:t>Dispensation date + number DDDs dispensed</w:t>
            </w:r>
          </w:p>
        </w:tc>
      </w:tr>
    </w:tbl>
    <w:p w14:paraId="0CC78181" w14:textId="25904397" w:rsidR="00F34F29" w:rsidRPr="00F34F29" w:rsidRDefault="00F34F29" w:rsidP="2C82B25F">
      <w:pPr>
        <w:spacing w:line="276" w:lineRule="auto"/>
        <w:ind w:left="0" w:firstLine="0"/>
        <w:rPr>
          <w:del w:id="40" w:author="Vera Ruth Mitter" w:date="2022-11-25T13:28:00Z"/>
          <w:spacing w:val="-2"/>
          <w:sz w:val="21"/>
          <w:szCs w:val="21"/>
        </w:rPr>
      </w:pPr>
      <w:del w:id="41" w:author="Vera Ruth Mitter" w:date="2022-11-25T13:28:00Z">
        <w:r w:rsidRPr="2C82B25F" w:rsidDel="00F34F29">
          <w:rPr>
            <w:sz w:val="21"/>
            <w:szCs w:val="21"/>
          </w:rPr>
          <w:delText>*Information not provided by the possible DAP.</w:delText>
        </w:r>
      </w:del>
    </w:p>
    <w:p w14:paraId="16B66291" w14:textId="7571A1AD" w:rsidR="00925780" w:rsidRDefault="00925780" w:rsidP="001B0E85">
      <w:pPr>
        <w:spacing w:line="276" w:lineRule="auto"/>
        <w:ind w:left="0" w:firstLine="0"/>
        <w:rPr>
          <w:spacing w:val="-2"/>
        </w:rPr>
      </w:pPr>
      <w:r>
        <w:rPr>
          <w:spacing w:val="-2"/>
        </w:rPr>
        <w:t xml:space="preserve">To better understand how different exposure definition scenarios influence the prevalence of triptan exposure in pregnancy, </w:t>
      </w:r>
      <w:r w:rsidR="00763805">
        <w:rPr>
          <w:spacing w:val="-2"/>
        </w:rPr>
        <w:t>we will plot graphically the key prevalence estimates</w:t>
      </w:r>
      <w:r w:rsidR="00480CDE">
        <w:rPr>
          <w:spacing w:val="-2"/>
        </w:rPr>
        <w:t xml:space="preserve"> under</w:t>
      </w:r>
      <w:r w:rsidR="00763805">
        <w:rPr>
          <w:spacing w:val="-2"/>
        </w:rPr>
        <w:t xml:space="preserve"> the sensitivity analyses 1-</w:t>
      </w:r>
      <w:r w:rsidR="00213F61">
        <w:rPr>
          <w:spacing w:val="-2"/>
        </w:rPr>
        <w:t>2</w:t>
      </w:r>
      <w:r w:rsidR="00480CDE">
        <w:rPr>
          <w:spacing w:val="-2"/>
        </w:rPr>
        <w:t xml:space="preserve"> (Table shells 1 and </w:t>
      </w:r>
      <w:r w:rsidR="00213F61">
        <w:rPr>
          <w:spacing w:val="-2"/>
        </w:rPr>
        <w:t>4</w:t>
      </w:r>
      <w:r w:rsidR="00480CDE">
        <w:rPr>
          <w:spacing w:val="-2"/>
        </w:rPr>
        <w:t>), along with estimates from the primary exposure definition.</w:t>
      </w:r>
    </w:p>
    <w:p w14:paraId="139D3B7C" w14:textId="2537A29E" w:rsidR="00121031" w:rsidRDefault="001B0E85" w:rsidP="001B0E85">
      <w:pPr>
        <w:spacing w:line="276" w:lineRule="auto"/>
        <w:ind w:left="0" w:firstLine="0"/>
        <w:rPr>
          <w:spacing w:val="-2"/>
        </w:rPr>
      </w:pPr>
      <w:r w:rsidRPr="001B0E85">
        <w:rPr>
          <w:spacing w:val="-2"/>
        </w:rPr>
        <w:t>To assess the impact of exposure</w:t>
      </w:r>
      <w:r w:rsidR="00121031">
        <w:rPr>
          <w:spacing w:val="-2"/>
        </w:rPr>
        <w:t xml:space="preserve"> </w:t>
      </w:r>
      <w:r w:rsidR="00121031" w:rsidRPr="001B0E85">
        <w:rPr>
          <w:spacing w:val="-2"/>
        </w:rPr>
        <w:t xml:space="preserve">misclassification </w:t>
      </w:r>
      <w:r w:rsidR="00121031">
        <w:rPr>
          <w:spacing w:val="-2"/>
        </w:rPr>
        <w:t>on our prevalence estimates for triptans exposure in pregnancy, we will apply the method by Rogan &amp; Gladen</w:t>
      </w:r>
      <w:r w:rsidR="00121031">
        <w:rPr>
          <w:spacing w:val="-2"/>
        </w:rPr>
        <w:fldChar w:fldCharType="begin"/>
      </w:r>
      <w:r w:rsidR="00925780">
        <w:rPr>
          <w:spacing w:val="-2"/>
        </w:rPr>
        <w:instrText xml:space="preserve"> ADDIN EN.CITE &lt;EndNote&gt;&lt;Cite&gt;&lt;Author&gt;Rogan&lt;/Author&gt;&lt;Year&gt;1978&lt;/Year&gt;&lt;RecNum&gt;5253&lt;/RecNum&gt;&lt;DisplayText&gt;&lt;style face="superscript"&gt;2&lt;/style&gt;&lt;/DisplayText&gt;&lt;record&gt;&lt;rec-number&gt;5253&lt;/rec-number&gt;&lt;foreign-keys&gt;&lt;key app="EN" db-id="d2p2xp2wstvavhetpst5rpw1x5xfv0v2tzvz" timestamp="1628868087" guid="f9d17bbb-7abf-4393-863b-1b5f2497539a"&gt;5253&lt;/key&gt;&lt;/foreign-keys&gt;&lt;ref-type name="Journal Article"&gt;17&lt;/ref-type&gt;&lt;contributors&gt;&lt;authors&gt;&lt;author&gt;Rogan, W. J.&lt;/author&gt;&lt;author&gt;Gladen, B.&lt;/author&gt;&lt;/authors&gt;&lt;/contributors&gt;&lt;titles&gt;&lt;title&gt;Estimating prevalence from the results of a screening test&lt;/title&gt;&lt;secondary-title&gt;Am J Epidemiol&lt;/secondary-title&gt;&lt;/titles&gt;&lt;periodical&gt;&lt;full-title&gt;American Journal of Epidemiology&lt;/full-title&gt;&lt;abbr-1&gt;Am. J. Epidemiol.&lt;/abbr-1&gt;&lt;abbr-2&gt;Am J Epidemiol&lt;/abbr-2&gt;&lt;/periodical&gt;&lt;pages&gt;71-6&lt;/pages&gt;&lt;volume&gt;107&lt;/volume&gt;&lt;number&gt;1&lt;/number&gt;&lt;edition&gt;1978/01/01&lt;/edition&gt;&lt;keywords&gt;&lt;keyword&gt;*Epidemiologic Methods&lt;/keyword&gt;&lt;keyword&gt;Female&lt;/keyword&gt;&lt;keyword&gt;Humans&lt;/keyword&gt;&lt;keyword&gt;*Mass Screening&lt;/keyword&gt;&lt;keyword&gt;*Morbidity&lt;/keyword&gt;&lt;keyword&gt;Population Surveillance&lt;/keyword&gt;&lt;/keywords&gt;&lt;dates&gt;&lt;year&gt;1978&lt;/year&gt;&lt;pub-dates&gt;&lt;date&gt;Jan&lt;/date&gt;&lt;/pub-dates&gt;&lt;/dates&gt;&lt;isbn&gt;0002-9262 (Print)&amp;#xD;0002-9262&lt;/isbn&gt;&lt;accession-num&gt;623091&lt;/accession-num&gt;&lt;urls&gt;&lt;/urls&gt;&lt;electronic-resource-num&gt;10.1093/oxfordjournals.aje.a112510&lt;/electronic-resource-num&gt;&lt;remote-database-provider&gt;NLM&lt;/remote-database-provider&gt;&lt;language&gt;eng&lt;/language&gt;&lt;/record&gt;&lt;/Cite&gt;&lt;/EndNote&gt;</w:instrText>
      </w:r>
      <w:r w:rsidR="00121031">
        <w:rPr>
          <w:spacing w:val="-2"/>
        </w:rPr>
        <w:fldChar w:fldCharType="separate"/>
      </w:r>
      <w:r w:rsidR="00121031" w:rsidRPr="00121031">
        <w:rPr>
          <w:noProof/>
          <w:spacing w:val="-2"/>
          <w:vertAlign w:val="superscript"/>
        </w:rPr>
        <w:t>2</w:t>
      </w:r>
      <w:r w:rsidR="00121031">
        <w:rPr>
          <w:spacing w:val="-2"/>
        </w:rPr>
        <w:fldChar w:fldCharType="end"/>
      </w:r>
      <w:r w:rsidR="00121031">
        <w:rPr>
          <w:spacing w:val="-2"/>
        </w:rPr>
        <w:t xml:space="preserve"> using the sensitivity and specificity parameters observed by Harris et al.</w:t>
      </w:r>
      <w:r w:rsidR="00925780">
        <w:rPr>
          <w:spacing w:val="-2"/>
        </w:rPr>
        <w:fldChar w:fldCharType="begin">
          <w:fldData xml:space="preserve">PEVuZE5vdGU+PENpdGU+PEF1dGhvcj5IYXJyaXM8L0F1dGhvcj48WWVhcj4yMDIwPC9ZZWFyPjxS
ZWNOdW0+NTI1NDwvUmVjTnVtPjxEaXNwbGF5VGV4dD48c3R5bGUgZmFjZT0ic3VwZXJzY3JpcHQi
PjM8L3N0eWxlPjwvRGlzcGxheVRleHQ+PHJlY29yZD48cmVjLW51bWJlcj41MjU0PC9yZWMtbnVt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925780">
        <w:rPr>
          <w:spacing w:val="-2"/>
        </w:rPr>
        <w:instrText xml:space="preserve"> ADDIN EN.CITE </w:instrText>
      </w:r>
      <w:r w:rsidR="00925780">
        <w:rPr>
          <w:spacing w:val="-2"/>
        </w:rPr>
        <w:fldChar w:fldCharType="begin">
          <w:fldData xml:space="preserve">PEVuZE5vdGU+PENpdGU+PEF1dGhvcj5IYXJyaXM8L0F1dGhvcj48WWVhcj4yMDIwPC9ZZWFyPjxS
ZWNOdW0+NTI1NDwvUmVjTnVtPjxEaXNwbGF5VGV4dD48c3R5bGUgZmFjZT0ic3VwZXJzY3JpcHQi
PjM8L3N0eWxlPjwvRGlzcGxheVRleHQ+PHJlY29yZD48cmVjLW51bWJlcj41MjU0PC9yZWMtbnVt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925780">
        <w:rPr>
          <w:spacing w:val="-2"/>
        </w:rPr>
        <w:instrText xml:space="preserve"> ADDIN EN.CITE.DATA </w:instrText>
      </w:r>
      <w:r w:rsidR="00925780">
        <w:rPr>
          <w:spacing w:val="-2"/>
        </w:rPr>
      </w:r>
      <w:r w:rsidR="00925780">
        <w:rPr>
          <w:spacing w:val="-2"/>
        </w:rPr>
        <w:fldChar w:fldCharType="end"/>
      </w:r>
      <w:r w:rsidR="00925780">
        <w:rPr>
          <w:spacing w:val="-2"/>
        </w:rPr>
      </w:r>
      <w:r w:rsidR="00925780">
        <w:rPr>
          <w:spacing w:val="-2"/>
        </w:rPr>
        <w:fldChar w:fldCharType="separate"/>
      </w:r>
      <w:r w:rsidR="00925780" w:rsidRPr="00925780">
        <w:rPr>
          <w:noProof/>
          <w:spacing w:val="-2"/>
          <w:vertAlign w:val="superscript"/>
        </w:rPr>
        <w:t>3</w:t>
      </w:r>
      <w:r w:rsidR="00925780">
        <w:rPr>
          <w:spacing w:val="-2"/>
        </w:rPr>
        <w:fldChar w:fldCharType="end"/>
      </w:r>
      <w:r w:rsidR="00925780">
        <w:rPr>
          <w:spacing w:val="-2"/>
        </w:rPr>
        <w:t xml:space="preserve"> </w:t>
      </w:r>
      <w:r w:rsidR="00BA4DC4">
        <w:rPr>
          <w:spacing w:val="-2"/>
        </w:rPr>
        <w:t xml:space="preserve">and possibly in other literature. </w:t>
      </w:r>
      <w:r w:rsidR="00925780">
        <w:rPr>
          <w:spacing w:val="-2"/>
        </w:rPr>
        <w:t>Us</w:t>
      </w:r>
      <w:r w:rsidR="00BA4DC4">
        <w:rPr>
          <w:spacing w:val="-2"/>
        </w:rPr>
        <w:t>i</w:t>
      </w:r>
      <w:r w:rsidR="00925780">
        <w:rPr>
          <w:spacing w:val="-2"/>
        </w:rPr>
        <w:t xml:space="preserve">ng </w:t>
      </w:r>
      <w:proofErr w:type="spellStart"/>
      <w:r w:rsidR="00925780">
        <w:rPr>
          <w:spacing w:val="-2"/>
        </w:rPr>
        <w:t>Epitools</w:t>
      </w:r>
      <w:proofErr w:type="spellEnd"/>
      <w:r w:rsidR="00925780">
        <w:rPr>
          <w:spacing w:val="-2"/>
        </w:rPr>
        <w:t xml:space="preserve"> (</w:t>
      </w:r>
      <w:hyperlink r:id="rId17" w:history="1">
        <w:r w:rsidR="00925780" w:rsidRPr="003D2A55">
          <w:rPr>
            <w:rStyle w:val="Hyperlink"/>
            <w:spacing w:val="-2"/>
          </w:rPr>
          <w:t>https://epitools.ausvet.com.au/simtrueprevalence</w:t>
        </w:r>
      </w:hyperlink>
      <w:r w:rsidR="00925780">
        <w:rPr>
          <w:spacing w:val="-2"/>
        </w:rPr>
        <w:t>), we will simulate the “tr</w:t>
      </w:r>
      <w:r w:rsidR="00BA4DC4">
        <w:rPr>
          <w:spacing w:val="-2"/>
        </w:rPr>
        <w:t>ue” triptan prevalence estimate</w:t>
      </w:r>
      <w:r w:rsidR="00925780">
        <w:rPr>
          <w:spacing w:val="-2"/>
        </w:rPr>
        <w:t xml:space="preserve"> during pregnancy</w:t>
      </w:r>
      <w:r w:rsidR="00BA4DC4">
        <w:rPr>
          <w:spacing w:val="-2"/>
        </w:rPr>
        <w:t xml:space="preserve"> and by trimesters</w:t>
      </w:r>
      <w:r w:rsidR="00925780">
        <w:rPr>
          <w:spacing w:val="-2"/>
        </w:rPr>
        <w:t xml:space="preserve">, by data source and migraine severity and type, using 100,000 iterations. This exercise is repeated for </w:t>
      </w:r>
      <w:r w:rsidR="00BA4DC4">
        <w:rPr>
          <w:spacing w:val="-2"/>
        </w:rPr>
        <w:t xml:space="preserve">results obtained with </w:t>
      </w:r>
      <w:r w:rsidR="00925780">
        <w:rPr>
          <w:spacing w:val="-2"/>
        </w:rPr>
        <w:t>the main exposure definition, as well as</w:t>
      </w:r>
      <w:r w:rsidR="00BA4DC4">
        <w:rPr>
          <w:spacing w:val="-2"/>
        </w:rPr>
        <w:t xml:space="preserve"> for the </w:t>
      </w:r>
      <w:r w:rsidR="00480CDE">
        <w:rPr>
          <w:spacing w:val="-2"/>
        </w:rPr>
        <w:t xml:space="preserve">more conservative </w:t>
      </w:r>
      <w:r w:rsidR="00BA4DC4">
        <w:rPr>
          <w:spacing w:val="-2"/>
        </w:rPr>
        <w:t xml:space="preserve">exposure definition from the sensitivity analysis 1 (considering at least two triptan prescriptions dispensed/prescribed). </w:t>
      </w:r>
      <w:r w:rsidR="00480CDE">
        <w:rPr>
          <w:spacing w:val="-2"/>
        </w:rPr>
        <w:t xml:space="preserve">Graphics showing the true prevalence under different scenario are generated directly by </w:t>
      </w:r>
      <w:proofErr w:type="spellStart"/>
      <w:r w:rsidR="00480CDE">
        <w:rPr>
          <w:spacing w:val="-2"/>
        </w:rPr>
        <w:t>Epitools</w:t>
      </w:r>
      <w:proofErr w:type="spellEnd"/>
      <w:r w:rsidR="00480CDE">
        <w:rPr>
          <w:spacing w:val="-2"/>
        </w:rPr>
        <w:t>.</w:t>
      </w:r>
    </w:p>
    <w:p w14:paraId="3AB380FF" w14:textId="575D7E63" w:rsidR="00FC1016" w:rsidRPr="00A924B9" w:rsidRDefault="00215209" w:rsidP="009B3A24">
      <w:pPr>
        <w:pStyle w:val="Heading3"/>
        <w:numPr>
          <w:ilvl w:val="2"/>
          <w:numId w:val="11"/>
        </w:numPr>
        <w:spacing w:after="0" w:line="276" w:lineRule="auto"/>
        <w:ind w:left="0" w:firstLine="0"/>
      </w:pPr>
      <w:r w:rsidRPr="00A924B9">
        <w:t>Additional e</w:t>
      </w:r>
      <w:r w:rsidR="00FC1016" w:rsidRPr="00A924B9">
        <w:t xml:space="preserve">xposure definition </w:t>
      </w:r>
      <w:r w:rsidRPr="00A924B9">
        <w:t>to explore triptan utilisation patterns</w:t>
      </w:r>
      <w:r w:rsidR="00465FEC" w:rsidRPr="00A924B9">
        <w:t xml:space="preserve"> </w:t>
      </w:r>
    </w:p>
    <w:p w14:paraId="5B2841CD" w14:textId="56D8726E" w:rsidR="00465FEC" w:rsidRPr="003E4436" w:rsidRDefault="005B24BE" w:rsidP="0027501D">
      <w:pPr>
        <w:pStyle w:val="ListParagraph"/>
        <w:numPr>
          <w:ilvl w:val="0"/>
          <w:numId w:val="15"/>
        </w:numPr>
        <w:spacing w:line="276" w:lineRule="auto"/>
      </w:pPr>
      <w:r w:rsidRPr="003E4436">
        <w:rPr>
          <w:b/>
        </w:rPr>
        <w:t>Extended use of triptans</w:t>
      </w:r>
      <w:r w:rsidRPr="003E4436">
        <w:t xml:space="preserve"> (</w:t>
      </w:r>
      <w:proofErr w:type="gramStart"/>
      <w:r w:rsidRPr="003E4436">
        <w:t>i.e.</w:t>
      </w:r>
      <w:proofErr w:type="gramEnd"/>
      <w:r w:rsidRPr="003E4436">
        <w:t xml:space="preserve"> headache medication overuse) </w:t>
      </w:r>
      <w:r w:rsidR="009B3A24" w:rsidRPr="003E4436">
        <w:t>is</w:t>
      </w:r>
      <w:r w:rsidRPr="003E4436">
        <w:t xml:space="preserve"> </w:t>
      </w:r>
      <w:r w:rsidR="0027501D" w:rsidRPr="003E4436">
        <w:t xml:space="preserve">an exposure definition applicable to triptan-exposed pregnancies only. Extended use is </w:t>
      </w:r>
      <w:r w:rsidRPr="003E4436">
        <w:t xml:space="preserve">defined as &gt;15 DDDs </w:t>
      </w:r>
      <w:r w:rsidR="00763805" w:rsidRPr="003E4436">
        <w:rPr>
          <w:spacing w:val="-2"/>
        </w:rPr>
        <w:t>prescribed/dispensed</w:t>
      </w:r>
      <w:r w:rsidR="00FC1016" w:rsidRPr="003E4436">
        <w:t xml:space="preserve"> per </w:t>
      </w:r>
      <w:r w:rsidR="00213F61" w:rsidRPr="003E4436">
        <w:t xml:space="preserve">any 1 </w:t>
      </w:r>
      <w:r w:rsidR="00FC1016" w:rsidRPr="003E4436">
        <w:t>m</w:t>
      </w:r>
      <w:r w:rsidRPr="003E4436">
        <w:t>onth</w:t>
      </w:r>
      <w:r w:rsidR="00656FD1" w:rsidRPr="003E4436">
        <w:t xml:space="preserve"> (1 month = 30 days)</w:t>
      </w:r>
      <w:r w:rsidR="00FC1016" w:rsidRPr="003E4436">
        <w:t xml:space="preserve">. </w:t>
      </w:r>
      <w:r w:rsidR="00122612" w:rsidRPr="003E4436">
        <w:t xml:space="preserve">The months of interest are </w:t>
      </w:r>
      <w:r w:rsidR="0059058D" w:rsidRPr="003E4436">
        <w:t xml:space="preserve">counted separately for the periods </w:t>
      </w:r>
      <w:r w:rsidR="007D760E" w:rsidRPr="003E4436">
        <w:t>“</w:t>
      </w:r>
      <w:r w:rsidR="0059058D" w:rsidRPr="003E4436">
        <w:t>before pregnancy</w:t>
      </w:r>
      <w:r w:rsidR="007D760E" w:rsidRPr="003E4436">
        <w:t>”</w:t>
      </w:r>
      <w:r w:rsidR="00496349" w:rsidRPr="003E4436">
        <w:t xml:space="preserve"> and</w:t>
      </w:r>
      <w:r w:rsidR="0059058D" w:rsidRPr="003E4436">
        <w:t xml:space="preserve"> </w:t>
      </w:r>
      <w:r w:rsidR="007D760E" w:rsidRPr="003E4436">
        <w:t>“</w:t>
      </w:r>
      <w:r w:rsidR="0059058D" w:rsidRPr="003E4436">
        <w:t>during pregnancy</w:t>
      </w:r>
      <w:r w:rsidR="007D760E" w:rsidRPr="003E4436">
        <w:t>”</w:t>
      </w:r>
      <w:r w:rsidR="003D596D" w:rsidRPr="003E4436">
        <w:t xml:space="preserve"> </w:t>
      </w:r>
      <w:r w:rsidR="0059058D" w:rsidRPr="003E4436">
        <w:t>(see Table 3)</w:t>
      </w:r>
      <w:r w:rsidR="00122612" w:rsidRPr="003E4436">
        <w:t xml:space="preserve">. </w:t>
      </w:r>
      <w:r w:rsidR="0027501D" w:rsidRPr="003E4436">
        <w:t xml:space="preserve">The </w:t>
      </w:r>
      <w:proofErr w:type="gramStart"/>
      <w:r w:rsidR="0027501D" w:rsidRPr="003E4436">
        <w:t>1 month</w:t>
      </w:r>
      <w:proofErr w:type="gramEnd"/>
      <w:r w:rsidR="0027501D" w:rsidRPr="003E4436">
        <w:t xml:space="preserve"> period starts from the day in which the triptan is prescribed/dispensed. In case of multiple prescriptions in pregnancy, the </w:t>
      </w:r>
      <w:proofErr w:type="gramStart"/>
      <w:r w:rsidR="0027501D" w:rsidRPr="003E4436">
        <w:t>1 month</w:t>
      </w:r>
      <w:proofErr w:type="gramEnd"/>
      <w:r w:rsidR="0027501D" w:rsidRPr="003E4436">
        <w:t xml:space="preserve"> period starts from the first of every dyad of prescribed/filled triptans in pregnancy. For instance, if a pregnancy has one filled triptan in day 5 of gestation with 6 dosage units dispensed, and a next filled/prescribed triptan at day 21 with 12 dosage units dispensed, the pregnancy is classified as exposed to extended use of triptan (6+12=18 dosage units within 1 month spanning from day 5 to day 35 in gestation).</w:t>
      </w:r>
      <w:r w:rsidR="00465FEC" w:rsidRPr="003E4436">
        <w:t xml:space="preserve"> </w:t>
      </w:r>
      <w:r w:rsidR="00F34F29" w:rsidRPr="003E4436">
        <w:t>In sensitivity analysis, extended use of triptans will be additionally defined as &gt; 15 dosage units dispensed/month (1 month = 30 days), instead of DDDs.</w:t>
      </w:r>
    </w:p>
    <w:p w14:paraId="5288DD6B" w14:textId="096E024B" w:rsidR="00465FEC" w:rsidRPr="00A924B9" w:rsidRDefault="00465FEC" w:rsidP="00465FEC">
      <w:pPr>
        <w:pStyle w:val="ListParagraph"/>
        <w:numPr>
          <w:ilvl w:val="0"/>
          <w:numId w:val="15"/>
        </w:numPr>
        <w:spacing w:line="276" w:lineRule="auto"/>
      </w:pPr>
      <w:r w:rsidRPr="003E4436">
        <w:rPr>
          <w:b/>
        </w:rPr>
        <w:t xml:space="preserve">Cumulative </w:t>
      </w:r>
      <w:r w:rsidR="00A46DCE" w:rsidRPr="003E4436">
        <w:rPr>
          <w:b/>
        </w:rPr>
        <w:t>exposure to</w:t>
      </w:r>
      <w:r w:rsidRPr="003E4436">
        <w:rPr>
          <w:b/>
        </w:rPr>
        <w:t xml:space="preserve"> triptans</w:t>
      </w:r>
      <w:r w:rsidRPr="003E4436">
        <w:t xml:space="preserve"> is defined as total</w:t>
      </w:r>
      <w:r w:rsidRPr="00A924B9">
        <w:t xml:space="preserve"> number of </w:t>
      </w:r>
      <w:r w:rsidR="00763805">
        <w:rPr>
          <w:spacing w:val="-2"/>
        </w:rPr>
        <w:t>prescribed/</w:t>
      </w:r>
      <w:r w:rsidR="00763805" w:rsidRPr="005B6270">
        <w:rPr>
          <w:spacing w:val="-2"/>
        </w:rPr>
        <w:t>dispensed</w:t>
      </w:r>
      <w:r w:rsidRPr="00A924B9">
        <w:t xml:space="preserve"> DDDs during the </w:t>
      </w:r>
      <w:r w:rsidR="00A46DCE" w:rsidRPr="00A924B9">
        <w:t xml:space="preserve">periods before </w:t>
      </w:r>
      <w:r w:rsidR="00496349">
        <w:t>or</w:t>
      </w:r>
      <w:r w:rsidR="00A46DCE" w:rsidRPr="00A924B9">
        <w:t xml:space="preserve"> during pregnancy (see Table 3). </w:t>
      </w:r>
      <w:r w:rsidR="007513BF" w:rsidRPr="00A924B9">
        <w:t>These data are presented as m</w:t>
      </w:r>
      <w:r w:rsidR="007D760E" w:rsidRPr="00A924B9">
        <w:t xml:space="preserve">edian </w:t>
      </w:r>
      <w:r w:rsidR="007513BF" w:rsidRPr="00A924B9">
        <w:t>with</w:t>
      </w:r>
      <w:r w:rsidR="007D760E" w:rsidRPr="00A924B9">
        <w:t xml:space="preserve"> IQ range, </w:t>
      </w:r>
      <w:r w:rsidR="007513BF" w:rsidRPr="00A924B9">
        <w:t xml:space="preserve">and/or </w:t>
      </w:r>
      <w:r w:rsidR="007D760E" w:rsidRPr="00A924B9">
        <w:t xml:space="preserve">mean </w:t>
      </w:r>
      <w:r w:rsidR="007513BF" w:rsidRPr="00A924B9">
        <w:t>with</w:t>
      </w:r>
      <w:r w:rsidR="007D760E" w:rsidRPr="00A924B9">
        <w:t xml:space="preserve"> </w:t>
      </w:r>
      <w:r w:rsidR="008263C8">
        <w:t>SD</w:t>
      </w:r>
      <w:r w:rsidR="007D760E" w:rsidRPr="00A924B9">
        <w:t xml:space="preserve">, </w:t>
      </w:r>
      <w:r w:rsidR="007513BF" w:rsidRPr="00A924B9">
        <w:t>along with minimum and maximum.</w:t>
      </w:r>
    </w:p>
    <w:p w14:paraId="55FBE71A" w14:textId="7AF93AE3" w:rsidR="007513BF" w:rsidRPr="00A924B9" w:rsidRDefault="007D760E" w:rsidP="007513BF">
      <w:pPr>
        <w:pStyle w:val="ListParagraph"/>
        <w:numPr>
          <w:ilvl w:val="0"/>
          <w:numId w:val="15"/>
        </w:numPr>
        <w:spacing w:line="276" w:lineRule="auto"/>
      </w:pPr>
      <w:r w:rsidRPr="00A924B9">
        <w:rPr>
          <w:b/>
        </w:rPr>
        <w:t>Cumulative number of triptan prescriptions</w:t>
      </w:r>
      <w:r w:rsidRPr="00A924B9">
        <w:t>, defined as</w:t>
      </w:r>
      <w:r w:rsidRPr="00A924B9">
        <w:rPr>
          <w:b/>
        </w:rPr>
        <w:t xml:space="preserve"> </w:t>
      </w:r>
      <w:r w:rsidR="007513BF" w:rsidRPr="00A924B9">
        <w:t xml:space="preserve">total number of </w:t>
      </w:r>
      <w:r w:rsidR="00763805">
        <w:rPr>
          <w:spacing w:val="-2"/>
        </w:rPr>
        <w:t>prescribed/</w:t>
      </w:r>
      <w:r w:rsidR="00763805" w:rsidRPr="005B6270">
        <w:rPr>
          <w:spacing w:val="-2"/>
        </w:rPr>
        <w:t>dispensed</w:t>
      </w:r>
      <w:r w:rsidR="007513BF" w:rsidRPr="00A924B9">
        <w:t xml:space="preserve"> prescriptions during the periods before </w:t>
      </w:r>
      <w:r w:rsidR="00496349">
        <w:t>or</w:t>
      </w:r>
      <w:r w:rsidR="007513BF" w:rsidRPr="00A924B9">
        <w:t xml:space="preserve"> during pregnancy (see Table 3). These data are presented as median with IQ range, and/or mean with </w:t>
      </w:r>
      <w:r w:rsidR="008A63C2">
        <w:t>SD</w:t>
      </w:r>
      <w:r w:rsidR="007513BF" w:rsidRPr="00A924B9">
        <w:t>, along with minimum and maximum.</w:t>
      </w:r>
    </w:p>
    <w:p w14:paraId="56DB29B6" w14:textId="3F13AE67" w:rsidR="0060666F" w:rsidRPr="00A924B9" w:rsidRDefault="008D78EA" w:rsidP="00A46DCE">
      <w:pPr>
        <w:pStyle w:val="Heading2"/>
        <w:numPr>
          <w:ilvl w:val="1"/>
          <w:numId w:val="11"/>
        </w:numPr>
        <w:spacing w:line="276" w:lineRule="auto"/>
        <w:ind w:left="0" w:firstLine="0"/>
      </w:pPr>
      <w:r w:rsidRPr="00A924B9">
        <w:t xml:space="preserve">Defining </w:t>
      </w:r>
      <w:r w:rsidR="00A46DCE" w:rsidRPr="00A924B9">
        <w:t xml:space="preserve">triptan </w:t>
      </w:r>
      <w:r w:rsidR="00763805">
        <w:t xml:space="preserve">continuation, </w:t>
      </w:r>
      <w:proofErr w:type="gramStart"/>
      <w:r w:rsidR="00763805">
        <w:t>discontinuation</w:t>
      </w:r>
      <w:proofErr w:type="gramEnd"/>
      <w:r w:rsidR="00763805">
        <w:t xml:space="preserve"> </w:t>
      </w:r>
      <w:r w:rsidR="00C726F6">
        <w:t xml:space="preserve">and </w:t>
      </w:r>
      <w:r w:rsidR="00656FD1">
        <w:t xml:space="preserve">non-exposure </w:t>
      </w:r>
      <w:r w:rsidR="0060666F" w:rsidRPr="00A924B9">
        <w:t xml:space="preserve">in pregnancy </w:t>
      </w:r>
      <w:r w:rsidR="00763805">
        <w:t xml:space="preserve">among </w:t>
      </w:r>
      <w:r w:rsidR="0060666F" w:rsidRPr="00A924B9">
        <w:t>women with migraine</w:t>
      </w:r>
    </w:p>
    <w:p w14:paraId="16F6EB2B" w14:textId="5B2CBE0D" w:rsidR="00C63F30" w:rsidRPr="00A924B9" w:rsidRDefault="003D596D" w:rsidP="00122612">
      <w:pPr>
        <w:spacing w:line="276" w:lineRule="auto"/>
        <w:ind w:left="0" w:firstLine="0"/>
      </w:pPr>
      <w:r w:rsidRPr="00763805">
        <w:t xml:space="preserve">To </w:t>
      </w:r>
      <w:r w:rsidR="00763805" w:rsidRPr="00763805">
        <w:t xml:space="preserve">examine how specific </w:t>
      </w:r>
      <w:r w:rsidR="00BB71FF" w:rsidRPr="00763805">
        <w:t xml:space="preserve">maternal factors </w:t>
      </w:r>
      <w:r w:rsidR="00763805" w:rsidRPr="00763805">
        <w:t xml:space="preserve">are </w:t>
      </w:r>
      <w:r w:rsidR="00BB71FF" w:rsidRPr="00763805">
        <w:t>related to different triptan utilisation during pregnancy,</w:t>
      </w:r>
      <w:r w:rsidR="00763805">
        <w:t xml:space="preserve"> triptan exposure categories must be identified. </w:t>
      </w:r>
      <w:r w:rsidR="00C63F30" w:rsidRPr="00A924B9">
        <w:t xml:space="preserve">Based on the primary triptan exposure definition described in 3.3 for the periods before and during pregnancy, we will </w:t>
      </w:r>
      <w:r w:rsidR="00EC3FE4" w:rsidRPr="00A924B9">
        <w:t xml:space="preserve">identify the following </w:t>
      </w:r>
      <w:proofErr w:type="gramStart"/>
      <w:r w:rsidR="00804445">
        <w:t>mutually-exclusive</w:t>
      </w:r>
      <w:proofErr w:type="gramEnd"/>
      <w:r w:rsidR="00804445">
        <w:t xml:space="preserve"> </w:t>
      </w:r>
      <w:r w:rsidR="009B3A24" w:rsidRPr="00A924B9">
        <w:t>exposure groups a</w:t>
      </w:r>
      <w:r w:rsidR="00AB4E90" w:rsidRPr="00A924B9">
        <w:t>mong women with migraine</w:t>
      </w:r>
      <w:r w:rsidR="00670B6C">
        <w:t xml:space="preserve"> </w:t>
      </w:r>
      <w:r w:rsidR="00656FD1">
        <w:t>in the 12 months prior to LMP</w:t>
      </w:r>
      <w:r w:rsidR="00EC3FE4" w:rsidRPr="00A924B9">
        <w:t>:</w:t>
      </w:r>
    </w:p>
    <w:p w14:paraId="657505E5" w14:textId="359AD01E" w:rsidR="00C63F30" w:rsidRPr="00804445" w:rsidRDefault="00C63F30" w:rsidP="008717C7">
      <w:pPr>
        <w:pStyle w:val="ListParagraph"/>
        <w:numPr>
          <w:ilvl w:val="0"/>
          <w:numId w:val="21"/>
        </w:numPr>
        <w:spacing w:line="276" w:lineRule="auto"/>
        <w:ind w:left="1080"/>
      </w:pPr>
      <w:r w:rsidRPr="00804445">
        <w:rPr>
          <w:b/>
        </w:rPr>
        <w:lastRenderedPageBreak/>
        <w:t>Continuers of triptans into pregnancy</w:t>
      </w:r>
      <w:r w:rsidR="00AB4E90" w:rsidRPr="00804445">
        <w:t xml:space="preserve">: having </w:t>
      </w:r>
      <w:r w:rsidR="00763805" w:rsidRPr="00804445">
        <w:rPr>
          <w:spacing w:val="-2"/>
        </w:rPr>
        <w:t>prescribed/dispensed</w:t>
      </w:r>
      <w:r w:rsidR="00AB4E90" w:rsidRPr="00804445">
        <w:t xml:space="preserve"> prescription for triptans </w:t>
      </w:r>
      <w:r w:rsidR="00AB4E90" w:rsidRPr="00804445">
        <w:rPr>
          <w:u w:val="single"/>
        </w:rPr>
        <w:t>both</w:t>
      </w:r>
      <w:r w:rsidR="00AB4E90" w:rsidRPr="00804445">
        <w:t xml:space="preserve"> </w:t>
      </w:r>
      <w:r w:rsidR="00FC32B6" w:rsidRPr="00804445">
        <w:t xml:space="preserve">in the </w:t>
      </w:r>
      <w:proofErr w:type="gramStart"/>
      <w:r w:rsidR="00FC32B6" w:rsidRPr="00804445">
        <w:t>3 or 12 months</w:t>
      </w:r>
      <w:proofErr w:type="gramEnd"/>
      <w:r w:rsidR="00FC32B6" w:rsidRPr="00804445">
        <w:t xml:space="preserve"> period </w:t>
      </w:r>
      <w:r w:rsidR="00AB4E90" w:rsidRPr="00804445">
        <w:t>before and at any time during pregnancy;</w:t>
      </w:r>
      <w:r w:rsidR="00541272" w:rsidRPr="00804445">
        <w:t xml:space="preserve"> within this group, we will further identify </w:t>
      </w:r>
      <w:r w:rsidR="00541272" w:rsidRPr="00804445">
        <w:rPr>
          <w:u w:val="single"/>
        </w:rPr>
        <w:t>continuers until the first, second, and third trimester</w:t>
      </w:r>
      <w:r w:rsidR="00541272" w:rsidRPr="00804445">
        <w:t xml:space="preserve"> </w:t>
      </w:r>
      <w:r w:rsidR="00D86897" w:rsidRPr="00804445">
        <w:t xml:space="preserve">based on the </w:t>
      </w:r>
      <w:r w:rsidR="00763805" w:rsidRPr="00804445">
        <w:t>prescribing/</w:t>
      </w:r>
      <w:r w:rsidR="00D86897" w:rsidRPr="00804445">
        <w:t>dispensation date of the last prescription filled during pregnancy;</w:t>
      </w:r>
    </w:p>
    <w:p w14:paraId="76D1AF7D" w14:textId="73DE83DE" w:rsidR="00AB4E90" w:rsidRPr="00804445" w:rsidRDefault="007C5CB2" w:rsidP="008717C7">
      <w:pPr>
        <w:pStyle w:val="ListParagraph"/>
        <w:numPr>
          <w:ilvl w:val="0"/>
          <w:numId w:val="21"/>
        </w:numPr>
        <w:spacing w:line="276" w:lineRule="auto"/>
        <w:ind w:left="1080"/>
      </w:pPr>
      <w:r w:rsidRPr="00804445">
        <w:rPr>
          <w:b/>
        </w:rPr>
        <w:t>Discontinuers of triptans in pregnancy</w:t>
      </w:r>
      <w:r w:rsidR="00AB4E90" w:rsidRPr="00804445">
        <w:t xml:space="preserve">: having </w:t>
      </w:r>
      <w:r w:rsidR="00763805" w:rsidRPr="00804445">
        <w:rPr>
          <w:spacing w:val="-2"/>
        </w:rPr>
        <w:t>prescribed/dispensed</w:t>
      </w:r>
      <w:r w:rsidR="00AB4E90" w:rsidRPr="00804445">
        <w:t xml:space="preserve"> prescription for triptans </w:t>
      </w:r>
      <w:r w:rsidR="00AB4E90" w:rsidRPr="00804445">
        <w:rPr>
          <w:u w:val="single"/>
        </w:rPr>
        <w:t>only</w:t>
      </w:r>
      <w:r w:rsidR="00AB4E90" w:rsidRPr="00804445">
        <w:t xml:space="preserve"> </w:t>
      </w:r>
      <w:r w:rsidR="00FC32B6" w:rsidRPr="00804445">
        <w:t xml:space="preserve">3 or 12 months </w:t>
      </w:r>
      <w:r w:rsidR="00AB4E90" w:rsidRPr="00804445">
        <w:t xml:space="preserve">before but not during </w:t>
      </w:r>
      <w:proofErr w:type="gramStart"/>
      <w:r w:rsidR="00AB4E90" w:rsidRPr="00804445">
        <w:t>pregnancy;</w:t>
      </w:r>
      <w:proofErr w:type="gramEnd"/>
    </w:p>
    <w:p w14:paraId="3EE7C5C5" w14:textId="3A613069" w:rsidR="007C5CB2" w:rsidRDefault="007C5CB2" w:rsidP="008717C7">
      <w:pPr>
        <w:pStyle w:val="ListParagraph"/>
        <w:numPr>
          <w:ilvl w:val="0"/>
          <w:numId w:val="21"/>
        </w:numPr>
        <w:spacing w:line="276" w:lineRule="auto"/>
        <w:ind w:left="1080"/>
      </w:pPr>
      <w:r w:rsidRPr="2C82B25F">
        <w:rPr>
          <w:b/>
          <w:bCs/>
        </w:rPr>
        <w:t>Non-users of triptans neither before nor during pregnanc</w:t>
      </w:r>
      <w:r w:rsidR="00AB4E90" w:rsidRPr="2C82B25F">
        <w:rPr>
          <w:b/>
          <w:bCs/>
        </w:rPr>
        <w:t xml:space="preserve">y: </w:t>
      </w:r>
      <w:r w:rsidR="00AB4E90" w:rsidRPr="00804445">
        <w:t xml:space="preserve">having no </w:t>
      </w:r>
      <w:r w:rsidR="00763805" w:rsidRPr="00804445">
        <w:rPr>
          <w:spacing w:val="-2"/>
        </w:rPr>
        <w:t>prescribed/dispensed</w:t>
      </w:r>
      <w:r w:rsidR="00763805" w:rsidRPr="00804445">
        <w:t xml:space="preserve"> </w:t>
      </w:r>
      <w:r w:rsidR="00AB4E90" w:rsidRPr="00804445">
        <w:t xml:space="preserve">prescription for triptans neither before nor during pregnancy, </w:t>
      </w:r>
      <w:r w:rsidR="00656FD1">
        <w:t xml:space="preserve">but </w:t>
      </w:r>
      <w:r w:rsidR="00AB4E90" w:rsidRPr="00804445">
        <w:t xml:space="preserve">with migraine </w:t>
      </w:r>
      <w:r w:rsidR="00804445" w:rsidRPr="00804445">
        <w:t xml:space="preserve">at baseline based on diagnosis </w:t>
      </w:r>
      <w:r w:rsidR="00656FD1">
        <w:t xml:space="preserve">only in the </w:t>
      </w:r>
      <w:del w:id="42" w:author="Vera Ruth Mitter" w:date="2022-11-25T13:30:00Z">
        <w:r w:rsidDel="00656FD1">
          <w:delText>5 year</w:delText>
        </w:r>
      </w:del>
      <w:ins w:id="43" w:author="Vera Ruth Mitter" w:date="2022-11-25T13:30:00Z">
        <w:r w:rsidR="5E23ACD0">
          <w:t>5-year</w:t>
        </w:r>
      </w:ins>
      <w:r w:rsidR="00656FD1">
        <w:t xml:space="preserve"> period before LMP</w:t>
      </w:r>
      <w:r w:rsidR="00AB4E90" w:rsidRPr="00804445">
        <w:t>.</w:t>
      </w:r>
    </w:p>
    <w:p w14:paraId="12528F13" w14:textId="19DCA637" w:rsidR="0060666F" w:rsidRPr="00A924B9" w:rsidRDefault="0060666F" w:rsidP="0060666F">
      <w:pPr>
        <w:pStyle w:val="Heading2"/>
        <w:numPr>
          <w:ilvl w:val="1"/>
          <w:numId w:val="11"/>
        </w:numPr>
        <w:spacing w:line="276" w:lineRule="auto"/>
        <w:ind w:left="0" w:firstLine="0"/>
      </w:pPr>
      <w:r w:rsidRPr="00A924B9">
        <w:t xml:space="preserve">Defining </w:t>
      </w:r>
      <w:r w:rsidR="00D86897" w:rsidRPr="00A924B9">
        <w:t xml:space="preserve">exposure to </w:t>
      </w:r>
      <w:r w:rsidRPr="00A924B9">
        <w:t>other migraine medications</w:t>
      </w:r>
      <w:r w:rsidR="00D86897" w:rsidRPr="00A924B9">
        <w:t xml:space="preserve"> and co-medication </w:t>
      </w:r>
    </w:p>
    <w:p w14:paraId="75778052" w14:textId="27A5CD45" w:rsidR="00D86897" w:rsidRPr="00A924B9" w:rsidRDefault="00D86897" w:rsidP="00D86897">
      <w:pPr>
        <w:pStyle w:val="Heading2"/>
        <w:numPr>
          <w:ilvl w:val="2"/>
          <w:numId w:val="11"/>
        </w:numPr>
        <w:spacing w:line="276" w:lineRule="auto"/>
        <w:ind w:left="0" w:firstLine="0"/>
      </w:pPr>
      <w:r w:rsidRPr="00A924B9">
        <w:t>Exposure to migraine medications other than triptans</w:t>
      </w:r>
    </w:p>
    <w:p w14:paraId="2EB8A179" w14:textId="547CDF50" w:rsidR="00B94B48" w:rsidRPr="00DC7961" w:rsidRDefault="009B3A24" w:rsidP="009B3A24">
      <w:pPr>
        <w:spacing w:line="276" w:lineRule="auto"/>
        <w:ind w:left="0" w:firstLine="0"/>
      </w:pPr>
      <w:r w:rsidRPr="00A924B9">
        <w:t xml:space="preserve">The </w:t>
      </w:r>
      <w:r w:rsidR="00F550F9" w:rsidRPr="00A924B9">
        <w:t xml:space="preserve">other migraine medications </w:t>
      </w:r>
      <w:r w:rsidRPr="00A924B9">
        <w:t xml:space="preserve">examined in this project </w:t>
      </w:r>
      <w:r w:rsidR="00F550F9" w:rsidRPr="00A924B9">
        <w:t>can be found in Table 5. These are grouped into (</w:t>
      </w:r>
      <w:proofErr w:type="spellStart"/>
      <w:r w:rsidR="00F550F9" w:rsidRPr="00A924B9">
        <w:t>i</w:t>
      </w:r>
      <w:proofErr w:type="spellEnd"/>
      <w:r w:rsidR="00F550F9" w:rsidRPr="00A924B9">
        <w:t>) acute use and (ii) preventive treatments. T</w:t>
      </w:r>
      <w:r w:rsidR="00763805">
        <w:t xml:space="preserve">he definition </w:t>
      </w:r>
      <w:r w:rsidR="00763805" w:rsidRPr="00A924B9">
        <w:t xml:space="preserve">of the exposure window </w:t>
      </w:r>
      <w:r w:rsidR="00763805">
        <w:t xml:space="preserve">for these medications operationally coincides with the main exposure definition </w:t>
      </w:r>
      <w:r w:rsidR="00DC7961">
        <w:t xml:space="preserve">applied to </w:t>
      </w:r>
      <w:r w:rsidR="00763805">
        <w:t>triptans</w:t>
      </w:r>
      <w:r w:rsidR="00DC7961">
        <w:t xml:space="preserve"> (see </w:t>
      </w:r>
      <w:r w:rsidR="00033324" w:rsidRPr="00A924B9">
        <w:t>section 3.3</w:t>
      </w:r>
      <w:r w:rsidR="00DC7961">
        <w:t>)</w:t>
      </w:r>
      <w:r w:rsidR="00033324" w:rsidRPr="00A924B9">
        <w:t>.</w:t>
      </w:r>
      <w:r w:rsidR="005A23E2" w:rsidRPr="00A924B9">
        <w:t xml:space="preserve"> </w:t>
      </w:r>
      <w:r w:rsidR="00DC7961" w:rsidRPr="00DC7961">
        <w:t xml:space="preserve">In brief, a pregnancy is </w:t>
      </w:r>
      <w:r w:rsidR="00DC7961">
        <w:t xml:space="preserve">defined as </w:t>
      </w:r>
      <w:r w:rsidR="00DC7961" w:rsidRPr="00DC7961">
        <w:t xml:space="preserve">exposed to a </w:t>
      </w:r>
      <w:r w:rsidR="00DC7961">
        <w:t xml:space="preserve">migraine </w:t>
      </w:r>
      <w:r w:rsidR="00DC7961" w:rsidRPr="00DC7961">
        <w:t xml:space="preserve">drug X, whenever the prescription is </w:t>
      </w:r>
      <w:r w:rsidR="00DC7961">
        <w:t>prescribed/</w:t>
      </w:r>
      <w:r w:rsidR="00DC7961" w:rsidRPr="00DC7961">
        <w:t>dispensed within the relevant window of exposure irrespective of dispensed drug supply</w:t>
      </w:r>
      <w:r w:rsidR="00DC7961">
        <w:t>.</w:t>
      </w:r>
    </w:p>
    <w:p w14:paraId="062BF1EE" w14:textId="578F185F" w:rsidR="005A23E2" w:rsidRPr="00A924B9" w:rsidRDefault="00B94B48" w:rsidP="00B94B48">
      <w:pPr>
        <w:pStyle w:val="NoSpacing"/>
        <w:spacing w:line="276" w:lineRule="auto"/>
        <w:ind w:left="0" w:firstLine="0"/>
        <w:rPr>
          <w:b/>
          <w:bCs/>
          <w:sz w:val="20"/>
          <w:szCs w:val="20"/>
        </w:rPr>
      </w:pPr>
      <w:r w:rsidRPr="00A924B9">
        <w:rPr>
          <w:b/>
          <w:bCs/>
          <w:sz w:val="20"/>
          <w:szCs w:val="20"/>
        </w:rPr>
        <w:t xml:space="preserve">Table 5: </w:t>
      </w:r>
      <w:r w:rsidR="00D86897" w:rsidRPr="00A924B9">
        <w:rPr>
          <w:b/>
          <w:bCs/>
          <w:sz w:val="20"/>
          <w:szCs w:val="20"/>
        </w:rPr>
        <w:t>M</w:t>
      </w:r>
      <w:r w:rsidRPr="00A924B9">
        <w:rPr>
          <w:b/>
          <w:bCs/>
          <w:sz w:val="20"/>
          <w:szCs w:val="20"/>
        </w:rPr>
        <w:t>edication for acute and preventive treatment of migraine</w:t>
      </w:r>
    </w:p>
    <w:tbl>
      <w:tblPr>
        <w:tblStyle w:val="TableGrid"/>
        <w:tblpPr w:leftFromText="180" w:rightFromText="180" w:vertAnchor="text" w:horzAnchor="margin" w:tblpY="54"/>
        <w:tblW w:w="899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07"/>
        <w:gridCol w:w="1890"/>
      </w:tblGrid>
      <w:tr w:rsidR="00DC7961" w:rsidRPr="00A924B9" w14:paraId="621DAD0F" w14:textId="77777777" w:rsidTr="00DC7961">
        <w:trPr>
          <w:trHeight w:val="237"/>
          <w:tblHeader/>
        </w:trPr>
        <w:tc>
          <w:tcPr>
            <w:tcW w:w="7107" w:type="dxa"/>
            <w:shd w:val="clear" w:color="auto" w:fill="F2F2F2" w:themeFill="background1" w:themeFillShade="F2"/>
            <w:hideMark/>
          </w:tcPr>
          <w:p w14:paraId="1499A947" w14:textId="77777777" w:rsidR="00DC7961" w:rsidRPr="00A924B9" w:rsidRDefault="00DC7961" w:rsidP="00B94B48">
            <w:pPr>
              <w:spacing w:line="276" w:lineRule="auto"/>
              <w:ind w:left="0" w:firstLine="0"/>
              <w:rPr>
                <w:b/>
                <w:sz w:val="20"/>
                <w:szCs w:val="20"/>
              </w:rPr>
            </w:pPr>
            <w:r w:rsidRPr="00A924B9">
              <w:rPr>
                <w:b/>
                <w:sz w:val="20"/>
                <w:szCs w:val="20"/>
              </w:rPr>
              <w:t>Co-medication</w:t>
            </w:r>
          </w:p>
        </w:tc>
        <w:tc>
          <w:tcPr>
            <w:tcW w:w="1890" w:type="dxa"/>
            <w:shd w:val="clear" w:color="auto" w:fill="F2F2F2" w:themeFill="background1" w:themeFillShade="F2"/>
            <w:hideMark/>
          </w:tcPr>
          <w:p w14:paraId="65FFD43E" w14:textId="77777777" w:rsidR="00DC7961" w:rsidRPr="00A924B9" w:rsidRDefault="00DC7961" w:rsidP="00B94B48">
            <w:pPr>
              <w:spacing w:line="276" w:lineRule="auto"/>
              <w:ind w:left="0" w:firstLine="0"/>
              <w:rPr>
                <w:b/>
                <w:sz w:val="20"/>
                <w:szCs w:val="20"/>
              </w:rPr>
            </w:pPr>
            <w:r w:rsidRPr="00A924B9">
              <w:rPr>
                <w:b/>
                <w:sz w:val="20"/>
                <w:szCs w:val="20"/>
              </w:rPr>
              <w:t>ATC code</w:t>
            </w:r>
          </w:p>
        </w:tc>
      </w:tr>
      <w:tr w:rsidR="00DC7961" w:rsidRPr="00A924B9" w14:paraId="1DD6A320" w14:textId="77777777" w:rsidTr="00DC7961">
        <w:trPr>
          <w:trHeight w:val="217"/>
        </w:trPr>
        <w:tc>
          <w:tcPr>
            <w:tcW w:w="7107" w:type="dxa"/>
          </w:tcPr>
          <w:p w14:paraId="15198EF3" w14:textId="77777777" w:rsidR="00DC7961" w:rsidRPr="00A924B9" w:rsidRDefault="00DC7961" w:rsidP="00B94B48">
            <w:pPr>
              <w:spacing w:line="276" w:lineRule="auto"/>
              <w:ind w:left="0" w:firstLine="0"/>
              <w:rPr>
                <w:b/>
                <w:sz w:val="20"/>
                <w:szCs w:val="20"/>
              </w:rPr>
            </w:pPr>
            <w:r w:rsidRPr="00A924B9">
              <w:rPr>
                <w:b/>
                <w:sz w:val="20"/>
                <w:szCs w:val="20"/>
              </w:rPr>
              <w:t>Analgesics</w:t>
            </w:r>
          </w:p>
        </w:tc>
        <w:tc>
          <w:tcPr>
            <w:tcW w:w="1890" w:type="dxa"/>
          </w:tcPr>
          <w:p w14:paraId="108DAC6A"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
        </w:tc>
      </w:tr>
      <w:tr w:rsidR="00DC7961" w:rsidRPr="00A924B9" w14:paraId="7D09D6F4" w14:textId="77777777" w:rsidTr="00DC7961">
        <w:trPr>
          <w:trHeight w:val="217"/>
        </w:trPr>
        <w:tc>
          <w:tcPr>
            <w:tcW w:w="7107" w:type="dxa"/>
          </w:tcPr>
          <w:p w14:paraId="4E3CD27F" w14:textId="77777777" w:rsidR="00DC7961" w:rsidRPr="00A924B9" w:rsidRDefault="00DC7961" w:rsidP="00B94B48">
            <w:pPr>
              <w:spacing w:line="276" w:lineRule="auto"/>
              <w:ind w:left="0" w:firstLine="0"/>
              <w:rPr>
                <w:b/>
                <w:sz w:val="20"/>
                <w:szCs w:val="20"/>
              </w:rPr>
            </w:pPr>
            <w:r w:rsidRPr="00A924B9">
              <w:rPr>
                <w:rFonts w:asciiTheme="majorHAnsi" w:eastAsia="Times New Roman" w:hAnsiTheme="majorHAnsi"/>
                <w:color w:val="000000"/>
                <w:sz w:val="20"/>
                <w:szCs w:val="20"/>
                <w:lang w:eastAsia="en-GB"/>
              </w:rPr>
              <w:t>Paracetamol</w:t>
            </w:r>
          </w:p>
        </w:tc>
        <w:tc>
          <w:tcPr>
            <w:tcW w:w="1890" w:type="dxa"/>
          </w:tcPr>
          <w:p w14:paraId="0E64441B"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N02BE01</w:t>
            </w:r>
          </w:p>
        </w:tc>
      </w:tr>
      <w:tr w:rsidR="00DC7961" w:rsidRPr="00A924B9" w14:paraId="34E1D91F" w14:textId="77777777" w:rsidTr="00DC7961">
        <w:trPr>
          <w:trHeight w:val="217"/>
        </w:trPr>
        <w:tc>
          <w:tcPr>
            <w:tcW w:w="7107" w:type="dxa"/>
          </w:tcPr>
          <w:p w14:paraId="7D8848C5"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Codeine and paracetamol</w:t>
            </w:r>
          </w:p>
        </w:tc>
        <w:tc>
          <w:tcPr>
            <w:tcW w:w="1890" w:type="dxa"/>
          </w:tcPr>
          <w:p w14:paraId="705CB0C3"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N02AJ06 </w:t>
            </w:r>
          </w:p>
        </w:tc>
      </w:tr>
      <w:tr w:rsidR="00DC7961" w:rsidRPr="00A924B9" w14:paraId="3FAE30F0" w14:textId="77777777" w:rsidTr="00DC7961">
        <w:trPr>
          <w:trHeight w:val="217"/>
        </w:trPr>
        <w:tc>
          <w:tcPr>
            <w:tcW w:w="7107" w:type="dxa"/>
          </w:tcPr>
          <w:p w14:paraId="57535A52"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b/>
                <w:sz w:val="20"/>
                <w:szCs w:val="20"/>
              </w:rPr>
              <w:t>NSAIDs</w:t>
            </w:r>
          </w:p>
        </w:tc>
        <w:tc>
          <w:tcPr>
            <w:tcW w:w="1890" w:type="dxa"/>
          </w:tcPr>
          <w:p w14:paraId="33BCD062"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
        </w:tc>
      </w:tr>
      <w:tr w:rsidR="00DC7961" w:rsidRPr="00A924B9" w14:paraId="4B1B7A5C" w14:textId="77777777" w:rsidTr="00DC7961">
        <w:trPr>
          <w:trHeight w:val="217"/>
        </w:trPr>
        <w:tc>
          <w:tcPr>
            <w:tcW w:w="7107" w:type="dxa"/>
          </w:tcPr>
          <w:p w14:paraId="189841A1"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Ibuprofen</w:t>
            </w:r>
          </w:p>
        </w:tc>
        <w:tc>
          <w:tcPr>
            <w:tcW w:w="1890" w:type="dxa"/>
          </w:tcPr>
          <w:p w14:paraId="241A7A2F"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M01AE01</w:t>
            </w:r>
          </w:p>
        </w:tc>
      </w:tr>
      <w:tr w:rsidR="00DC7961" w:rsidRPr="00A924B9" w14:paraId="5581D31B" w14:textId="77777777" w:rsidTr="00DC7961">
        <w:trPr>
          <w:trHeight w:val="217"/>
        </w:trPr>
        <w:tc>
          <w:tcPr>
            <w:tcW w:w="7107" w:type="dxa"/>
          </w:tcPr>
          <w:p w14:paraId="7831F15D"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Diclofenac</w:t>
            </w:r>
          </w:p>
        </w:tc>
        <w:tc>
          <w:tcPr>
            <w:tcW w:w="1890" w:type="dxa"/>
          </w:tcPr>
          <w:p w14:paraId="2F0563BD"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M01AB05</w:t>
            </w:r>
          </w:p>
        </w:tc>
      </w:tr>
      <w:tr w:rsidR="00DC7961" w:rsidRPr="00A924B9" w14:paraId="5574BEDC" w14:textId="77777777" w:rsidTr="00DC7961">
        <w:trPr>
          <w:trHeight w:val="217"/>
        </w:trPr>
        <w:tc>
          <w:tcPr>
            <w:tcW w:w="7107" w:type="dxa"/>
          </w:tcPr>
          <w:p w14:paraId="708C9423"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Naproxen</w:t>
            </w:r>
          </w:p>
        </w:tc>
        <w:tc>
          <w:tcPr>
            <w:tcW w:w="1890" w:type="dxa"/>
          </w:tcPr>
          <w:p w14:paraId="5C1C010B"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M01AE02</w:t>
            </w:r>
          </w:p>
        </w:tc>
      </w:tr>
      <w:tr w:rsidR="000236FC" w:rsidRPr="00A924B9" w14:paraId="328DA5A3" w14:textId="77777777" w:rsidTr="00DC7961">
        <w:trPr>
          <w:trHeight w:val="217"/>
        </w:trPr>
        <w:tc>
          <w:tcPr>
            <w:tcW w:w="7107" w:type="dxa"/>
          </w:tcPr>
          <w:p w14:paraId="3857E61C" w14:textId="460B844C" w:rsidR="000236FC" w:rsidRPr="00A924B9" w:rsidRDefault="000236FC" w:rsidP="00B94B48">
            <w:pPr>
              <w:spacing w:line="276" w:lineRule="auto"/>
              <w:ind w:left="0" w:firstLine="0"/>
              <w:rPr>
                <w:rFonts w:asciiTheme="majorHAnsi" w:eastAsia="Times New Roman" w:hAnsiTheme="majorHAnsi"/>
                <w:color w:val="000000"/>
                <w:sz w:val="20"/>
                <w:szCs w:val="20"/>
                <w:lang w:eastAsia="en-GB"/>
              </w:rPr>
            </w:pPr>
            <w:r>
              <w:rPr>
                <w:rFonts w:asciiTheme="majorHAnsi" w:eastAsia="Times New Roman" w:hAnsiTheme="majorHAnsi"/>
                <w:color w:val="000000"/>
                <w:sz w:val="20"/>
                <w:szCs w:val="20"/>
                <w:lang w:eastAsia="en-GB"/>
              </w:rPr>
              <w:t>Ketoprofen</w:t>
            </w:r>
          </w:p>
        </w:tc>
        <w:tc>
          <w:tcPr>
            <w:tcW w:w="1890" w:type="dxa"/>
          </w:tcPr>
          <w:p w14:paraId="1F239165" w14:textId="78F24369" w:rsidR="000236FC" w:rsidRPr="00A924B9" w:rsidRDefault="000236FC" w:rsidP="00B94B48">
            <w:pPr>
              <w:spacing w:line="276" w:lineRule="auto"/>
              <w:ind w:left="0" w:firstLine="0"/>
              <w:rPr>
                <w:rFonts w:asciiTheme="majorHAnsi" w:eastAsia="Times New Roman" w:hAnsiTheme="majorHAnsi"/>
                <w:color w:val="000000"/>
                <w:sz w:val="20"/>
                <w:szCs w:val="20"/>
                <w:lang w:eastAsia="en-GB"/>
              </w:rPr>
            </w:pPr>
            <w:r>
              <w:rPr>
                <w:rFonts w:asciiTheme="majorHAnsi" w:eastAsia="Times New Roman" w:hAnsiTheme="majorHAnsi"/>
                <w:color w:val="000000"/>
                <w:sz w:val="20"/>
                <w:szCs w:val="20"/>
                <w:lang w:eastAsia="en-GB"/>
              </w:rPr>
              <w:t>M01AE03</w:t>
            </w:r>
          </w:p>
        </w:tc>
      </w:tr>
      <w:tr w:rsidR="00DC7961" w:rsidRPr="00A924B9" w14:paraId="40CB0326" w14:textId="77777777" w:rsidTr="00DC7961">
        <w:trPr>
          <w:trHeight w:val="217"/>
        </w:trPr>
        <w:tc>
          <w:tcPr>
            <w:tcW w:w="7107" w:type="dxa"/>
          </w:tcPr>
          <w:p w14:paraId="7ACAE0E6"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roofErr w:type="spellStart"/>
            <w:r w:rsidRPr="00A924B9">
              <w:rPr>
                <w:rFonts w:asciiTheme="majorHAnsi" w:eastAsia="Times New Roman" w:hAnsiTheme="majorHAnsi"/>
                <w:color w:val="000000"/>
                <w:sz w:val="20"/>
                <w:szCs w:val="20"/>
                <w:lang w:eastAsia="en-GB"/>
              </w:rPr>
              <w:t>Tolfenamic</w:t>
            </w:r>
            <w:proofErr w:type="spellEnd"/>
            <w:r w:rsidRPr="00A924B9">
              <w:rPr>
                <w:rFonts w:asciiTheme="majorHAnsi" w:eastAsia="Times New Roman" w:hAnsiTheme="majorHAnsi"/>
                <w:color w:val="000000"/>
                <w:sz w:val="20"/>
                <w:szCs w:val="20"/>
                <w:lang w:eastAsia="en-GB"/>
              </w:rPr>
              <w:t xml:space="preserve"> acid</w:t>
            </w:r>
          </w:p>
        </w:tc>
        <w:tc>
          <w:tcPr>
            <w:tcW w:w="1890" w:type="dxa"/>
          </w:tcPr>
          <w:p w14:paraId="5422D5B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M01AG02</w:t>
            </w:r>
          </w:p>
        </w:tc>
      </w:tr>
      <w:tr w:rsidR="00DC7961" w:rsidRPr="00A924B9" w14:paraId="67217605" w14:textId="77777777" w:rsidTr="00DC7961">
        <w:trPr>
          <w:trHeight w:val="217"/>
        </w:trPr>
        <w:tc>
          <w:tcPr>
            <w:tcW w:w="7107" w:type="dxa"/>
          </w:tcPr>
          <w:p w14:paraId="47448CEA" w14:textId="77777777" w:rsidR="00DC7961" w:rsidRPr="00A924B9" w:rsidRDefault="00DC7961" w:rsidP="00B94B48">
            <w:pPr>
              <w:spacing w:line="276" w:lineRule="auto"/>
              <w:ind w:left="0" w:firstLine="0"/>
              <w:rPr>
                <w:b/>
                <w:sz w:val="20"/>
                <w:szCs w:val="20"/>
              </w:rPr>
            </w:pPr>
            <w:r w:rsidRPr="00A924B9">
              <w:rPr>
                <w:b/>
                <w:sz w:val="20"/>
                <w:szCs w:val="20"/>
              </w:rPr>
              <w:t>Antinauseants</w:t>
            </w:r>
          </w:p>
        </w:tc>
        <w:tc>
          <w:tcPr>
            <w:tcW w:w="1890" w:type="dxa"/>
          </w:tcPr>
          <w:p w14:paraId="2BDECB1F"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
        </w:tc>
      </w:tr>
      <w:tr w:rsidR="00DC7961" w:rsidRPr="00A924B9" w14:paraId="18808C3E" w14:textId="77777777" w:rsidTr="00DC7961">
        <w:trPr>
          <w:trHeight w:val="217"/>
        </w:trPr>
        <w:tc>
          <w:tcPr>
            <w:tcW w:w="7107" w:type="dxa"/>
          </w:tcPr>
          <w:p w14:paraId="09B98166"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Metoclopramide</w:t>
            </w:r>
          </w:p>
        </w:tc>
        <w:tc>
          <w:tcPr>
            <w:tcW w:w="1890" w:type="dxa"/>
          </w:tcPr>
          <w:p w14:paraId="2CA5E8E4"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A03FA01</w:t>
            </w:r>
          </w:p>
        </w:tc>
      </w:tr>
      <w:tr w:rsidR="00DC7961" w:rsidRPr="00A924B9" w14:paraId="42A24699" w14:textId="77777777" w:rsidTr="00DC7961">
        <w:trPr>
          <w:trHeight w:val="217"/>
        </w:trPr>
        <w:tc>
          <w:tcPr>
            <w:tcW w:w="7107" w:type="dxa"/>
          </w:tcPr>
          <w:p w14:paraId="1690F4FA"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Doxylamine</w:t>
            </w:r>
          </w:p>
        </w:tc>
        <w:tc>
          <w:tcPr>
            <w:tcW w:w="1890" w:type="dxa"/>
          </w:tcPr>
          <w:p w14:paraId="5212D51D"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R06AA09</w:t>
            </w:r>
          </w:p>
        </w:tc>
      </w:tr>
      <w:tr w:rsidR="00DC7961" w:rsidRPr="00A924B9" w14:paraId="75233BB8" w14:textId="77777777" w:rsidTr="00DC7961">
        <w:trPr>
          <w:trHeight w:val="217"/>
        </w:trPr>
        <w:tc>
          <w:tcPr>
            <w:tcW w:w="7107" w:type="dxa"/>
          </w:tcPr>
          <w:p w14:paraId="667B2589"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roofErr w:type="spellStart"/>
            <w:r w:rsidRPr="00A924B9">
              <w:rPr>
                <w:rFonts w:asciiTheme="majorHAnsi" w:eastAsia="Times New Roman" w:hAnsiTheme="majorHAnsi"/>
                <w:color w:val="000000"/>
                <w:sz w:val="20"/>
                <w:szCs w:val="20"/>
                <w:lang w:eastAsia="en-GB"/>
              </w:rPr>
              <w:t>Meclozine</w:t>
            </w:r>
            <w:proofErr w:type="spellEnd"/>
          </w:p>
        </w:tc>
        <w:tc>
          <w:tcPr>
            <w:tcW w:w="1890" w:type="dxa"/>
          </w:tcPr>
          <w:p w14:paraId="1D5BDD53"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R06AE05</w:t>
            </w:r>
          </w:p>
        </w:tc>
      </w:tr>
      <w:tr w:rsidR="00DC7961" w:rsidRPr="00A924B9" w14:paraId="0ED3199C" w14:textId="77777777" w:rsidTr="00DC7961">
        <w:trPr>
          <w:trHeight w:val="217"/>
        </w:trPr>
        <w:tc>
          <w:tcPr>
            <w:tcW w:w="7107" w:type="dxa"/>
          </w:tcPr>
          <w:p w14:paraId="63B705A4"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Prochlorperazine</w:t>
            </w:r>
          </w:p>
        </w:tc>
        <w:tc>
          <w:tcPr>
            <w:tcW w:w="1890" w:type="dxa"/>
          </w:tcPr>
          <w:p w14:paraId="7F6051E5"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N05AB04</w:t>
            </w:r>
          </w:p>
        </w:tc>
      </w:tr>
      <w:tr w:rsidR="00DC7961" w:rsidRPr="00A924B9" w14:paraId="0EDBE798" w14:textId="77777777" w:rsidTr="00DC7961">
        <w:trPr>
          <w:trHeight w:val="217"/>
        </w:trPr>
        <w:tc>
          <w:tcPr>
            <w:tcW w:w="7107" w:type="dxa"/>
          </w:tcPr>
          <w:p w14:paraId="538A4026"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Promethazine</w:t>
            </w:r>
          </w:p>
        </w:tc>
        <w:tc>
          <w:tcPr>
            <w:tcW w:w="1890" w:type="dxa"/>
          </w:tcPr>
          <w:p w14:paraId="79CBE0C5"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R06AD02</w:t>
            </w:r>
          </w:p>
        </w:tc>
      </w:tr>
      <w:tr w:rsidR="00DC7961" w:rsidRPr="00A924B9" w14:paraId="03C4A6EB" w14:textId="77777777" w:rsidTr="00DC7961">
        <w:trPr>
          <w:trHeight w:val="217"/>
        </w:trPr>
        <w:tc>
          <w:tcPr>
            <w:tcW w:w="7107" w:type="dxa"/>
          </w:tcPr>
          <w:p w14:paraId="25507701"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Serotonin (5HT3) antagonists</w:t>
            </w:r>
          </w:p>
        </w:tc>
        <w:tc>
          <w:tcPr>
            <w:tcW w:w="1890" w:type="dxa"/>
          </w:tcPr>
          <w:p w14:paraId="1AF23177"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A04AA</w:t>
            </w:r>
          </w:p>
        </w:tc>
      </w:tr>
      <w:tr w:rsidR="00DC7961" w:rsidRPr="00A924B9" w14:paraId="4F0F7C3E" w14:textId="77777777" w:rsidTr="00DC7961">
        <w:trPr>
          <w:trHeight w:val="217"/>
        </w:trPr>
        <w:tc>
          <w:tcPr>
            <w:tcW w:w="7107" w:type="dxa"/>
          </w:tcPr>
          <w:p w14:paraId="2A444942"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Ondansetron</w:t>
            </w:r>
          </w:p>
        </w:tc>
        <w:tc>
          <w:tcPr>
            <w:tcW w:w="1890" w:type="dxa"/>
          </w:tcPr>
          <w:p w14:paraId="18BB322F"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A04AA01</w:t>
            </w:r>
          </w:p>
        </w:tc>
      </w:tr>
      <w:tr w:rsidR="00DC7961" w:rsidRPr="00A924B9" w14:paraId="42FCBC5E" w14:textId="77777777" w:rsidTr="00DC7961">
        <w:trPr>
          <w:trHeight w:val="217"/>
        </w:trPr>
        <w:tc>
          <w:tcPr>
            <w:tcW w:w="7107" w:type="dxa"/>
          </w:tcPr>
          <w:p w14:paraId="201E44A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b/>
                <w:sz w:val="20"/>
                <w:szCs w:val="20"/>
              </w:rPr>
              <w:t>Preventive treatment – continuous use</w:t>
            </w:r>
          </w:p>
        </w:tc>
        <w:tc>
          <w:tcPr>
            <w:tcW w:w="1890" w:type="dxa"/>
          </w:tcPr>
          <w:p w14:paraId="443D2E69"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
        </w:tc>
      </w:tr>
      <w:tr w:rsidR="00DC7961" w:rsidRPr="00A924B9" w14:paraId="59C0F623" w14:textId="77777777" w:rsidTr="00DC7961">
        <w:trPr>
          <w:trHeight w:val="217"/>
        </w:trPr>
        <w:tc>
          <w:tcPr>
            <w:tcW w:w="7107" w:type="dxa"/>
          </w:tcPr>
          <w:p w14:paraId="74D332B2" w14:textId="77777777" w:rsidR="00DC7961" w:rsidRPr="00A924B9" w:rsidRDefault="00DC7961" w:rsidP="003D596D">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Metoprolol</w:t>
            </w:r>
          </w:p>
        </w:tc>
        <w:tc>
          <w:tcPr>
            <w:tcW w:w="1890" w:type="dxa"/>
          </w:tcPr>
          <w:p w14:paraId="654CBA9E" w14:textId="77777777" w:rsidR="00DC7961" w:rsidRPr="00A924B9" w:rsidRDefault="00DC7961" w:rsidP="003D596D">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C07AB02</w:t>
            </w:r>
          </w:p>
        </w:tc>
      </w:tr>
      <w:tr w:rsidR="00DC7961" w:rsidRPr="00A924B9" w14:paraId="577BEF82" w14:textId="77777777" w:rsidTr="00DC7961">
        <w:trPr>
          <w:trHeight w:val="217"/>
        </w:trPr>
        <w:tc>
          <w:tcPr>
            <w:tcW w:w="7107" w:type="dxa"/>
          </w:tcPr>
          <w:p w14:paraId="5AAF9546"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Propranolol</w:t>
            </w:r>
          </w:p>
        </w:tc>
        <w:tc>
          <w:tcPr>
            <w:tcW w:w="1890" w:type="dxa"/>
          </w:tcPr>
          <w:p w14:paraId="1CFE823D"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C07AA05</w:t>
            </w:r>
          </w:p>
        </w:tc>
      </w:tr>
      <w:tr w:rsidR="00DC7961" w:rsidRPr="00A924B9" w14:paraId="329E4BEF" w14:textId="77777777" w:rsidTr="00DC7961">
        <w:trPr>
          <w:trHeight w:val="217"/>
        </w:trPr>
        <w:tc>
          <w:tcPr>
            <w:tcW w:w="7107" w:type="dxa"/>
          </w:tcPr>
          <w:p w14:paraId="48A02811"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Amitriptyline</w:t>
            </w:r>
          </w:p>
        </w:tc>
        <w:tc>
          <w:tcPr>
            <w:tcW w:w="1890" w:type="dxa"/>
          </w:tcPr>
          <w:p w14:paraId="432DE5D9"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N06AA09</w:t>
            </w:r>
          </w:p>
        </w:tc>
      </w:tr>
      <w:tr w:rsidR="00DC7961" w:rsidRPr="00A924B9" w14:paraId="7CF6758A" w14:textId="77777777" w:rsidTr="00DC7961">
        <w:trPr>
          <w:trHeight w:val="217"/>
        </w:trPr>
        <w:tc>
          <w:tcPr>
            <w:tcW w:w="7107" w:type="dxa"/>
          </w:tcPr>
          <w:p w14:paraId="7DD3DB93"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Candesartan</w:t>
            </w:r>
          </w:p>
        </w:tc>
        <w:tc>
          <w:tcPr>
            <w:tcW w:w="1890" w:type="dxa"/>
          </w:tcPr>
          <w:p w14:paraId="439B88BE"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C09CA06</w:t>
            </w:r>
          </w:p>
        </w:tc>
      </w:tr>
      <w:tr w:rsidR="00DC7961" w:rsidRPr="00A924B9" w14:paraId="7FFDC082" w14:textId="77777777" w:rsidTr="00DC7961">
        <w:trPr>
          <w:trHeight w:val="217"/>
        </w:trPr>
        <w:tc>
          <w:tcPr>
            <w:tcW w:w="7107" w:type="dxa"/>
          </w:tcPr>
          <w:p w14:paraId="160822E6"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Topiramate</w:t>
            </w:r>
          </w:p>
        </w:tc>
        <w:tc>
          <w:tcPr>
            <w:tcW w:w="1890" w:type="dxa"/>
          </w:tcPr>
          <w:p w14:paraId="512F9D75"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N03AX11</w:t>
            </w:r>
          </w:p>
        </w:tc>
      </w:tr>
      <w:tr w:rsidR="00DC7961" w:rsidRPr="00A924B9" w14:paraId="4BAF0C29" w14:textId="77777777" w:rsidTr="00DC7961">
        <w:trPr>
          <w:trHeight w:val="217"/>
        </w:trPr>
        <w:tc>
          <w:tcPr>
            <w:tcW w:w="7107" w:type="dxa"/>
          </w:tcPr>
          <w:p w14:paraId="44CF36D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Valproic acid</w:t>
            </w:r>
          </w:p>
        </w:tc>
        <w:tc>
          <w:tcPr>
            <w:tcW w:w="1890" w:type="dxa"/>
          </w:tcPr>
          <w:p w14:paraId="5C7864A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N03AG01</w:t>
            </w:r>
          </w:p>
        </w:tc>
      </w:tr>
      <w:tr w:rsidR="00DC7961" w:rsidRPr="00A924B9" w14:paraId="5AB44B6D" w14:textId="77777777" w:rsidTr="00DC7961">
        <w:trPr>
          <w:trHeight w:val="217"/>
        </w:trPr>
        <w:tc>
          <w:tcPr>
            <w:tcW w:w="7107" w:type="dxa"/>
          </w:tcPr>
          <w:p w14:paraId="15726467"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Botulinum toxin</w:t>
            </w:r>
          </w:p>
        </w:tc>
        <w:tc>
          <w:tcPr>
            <w:tcW w:w="1890" w:type="dxa"/>
          </w:tcPr>
          <w:p w14:paraId="60827F49"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M03AX01</w:t>
            </w:r>
          </w:p>
        </w:tc>
      </w:tr>
      <w:tr w:rsidR="00F34F29" w:rsidRPr="00A924B9" w14:paraId="7EE4DB47" w14:textId="77777777" w:rsidTr="00DC7961">
        <w:trPr>
          <w:trHeight w:val="217"/>
        </w:trPr>
        <w:tc>
          <w:tcPr>
            <w:tcW w:w="7107" w:type="dxa"/>
          </w:tcPr>
          <w:p w14:paraId="4E287906" w14:textId="5B1F6309" w:rsidR="00F34F29" w:rsidRPr="00A924B9" w:rsidRDefault="00F34F29" w:rsidP="00B94B48">
            <w:pPr>
              <w:spacing w:line="276" w:lineRule="auto"/>
              <w:ind w:left="0" w:firstLine="0"/>
              <w:rPr>
                <w:rFonts w:asciiTheme="majorHAnsi" w:eastAsia="Times New Roman" w:hAnsiTheme="majorHAnsi"/>
                <w:color w:val="000000"/>
                <w:sz w:val="20"/>
                <w:szCs w:val="20"/>
                <w:lang w:eastAsia="en-GB"/>
              </w:rPr>
            </w:pPr>
            <w:r>
              <w:rPr>
                <w:rFonts w:asciiTheme="majorHAnsi" w:eastAsia="Times New Roman" w:hAnsiTheme="majorHAnsi"/>
                <w:color w:val="000000"/>
                <w:sz w:val="20"/>
                <w:szCs w:val="20"/>
                <w:lang w:eastAsia="en-GB"/>
              </w:rPr>
              <w:lastRenderedPageBreak/>
              <w:t>Pizotifen</w:t>
            </w:r>
          </w:p>
        </w:tc>
        <w:tc>
          <w:tcPr>
            <w:tcW w:w="1890" w:type="dxa"/>
          </w:tcPr>
          <w:p w14:paraId="01B7AFED" w14:textId="5C04CF29" w:rsidR="00F34F29" w:rsidRPr="00A924B9" w:rsidRDefault="00F34F29"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N02CX0</w:t>
            </w:r>
            <w:r>
              <w:rPr>
                <w:rFonts w:asciiTheme="majorHAnsi" w:eastAsia="Times New Roman" w:hAnsiTheme="majorHAnsi"/>
                <w:color w:val="000000"/>
                <w:sz w:val="20"/>
                <w:szCs w:val="20"/>
                <w:lang w:eastAsia="en-GB"/>
              </w:rPr>
              <w:t>1</w:t>
            </w:r>
          </w:p>
        </w:tc>
      </w:tr>
      <w:tr w:rsidR="00DC7961" w:rsidRPr="00A924B9" w14:paraId="3337C5E9" w14:textId="77777777" w:rsidTr="00DC7961">
        <w:trPr>
          <w:trHeight w:val="217"/>
        </w:trPr>
        <w:tc>
          <w:tcPr>
            <w:tcW w:w="7107" w:type="dxa"/>
          </w:tcPr>
          <w:p w14:paraId="51BE8CC8"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Clonidine</w:t>
            </w:r>
          </w:p>
        </w:tc>
        <w:tc>
          <w:tcPr>
            <w:tcW w:w="1890" w:type="dxa"/>
          </w:tcPr>
          <w:p w14:paraId="162BBBF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N02CX02</w:t>
            </w:r>
          </w:p>
        </w:tc>
      </w:tr>
      <w:tr w:rsidR="00DC7961" w:rsidRPr="00A924B9" w14:paraId="3A733E65" w14:textId="77777777" w:rsidTr="00DC7961">
        <w:trPr>
          <w:trHeight w:val="217"/>
        </w:trPr>
        <w:tc>
          <w:tcPr>
            <w:tcW w:w="7107" w:type="dxa"/>
          </w:tcPr>
          <w:p w14:paraId="7DB04093"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Lisinopril</w:t>
            </w:r>
          </w:p>
        </w:tc>
        <w:tc>
          <w:tcPr>
            <w:tcW w:w="1890" w:type="dxa"/>
          </w:tcPr>
          <w:p w14:paraId="6DAA4BCC"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C09AA03</w:t>
            </w:r>
          </w:p>
        </w:tc>
      </w:tr>
      <w:tr w:rsidR="00DC7961" w:rsidRPr="00A924B9" w14:paraId="2EBCF92E" w14:textId="77777777" w:rsidTr="00DC7961">
        <w:trPr>
          <w:trHeight w:val="217"/>
        </w:trPr>
        <w:tc>
          <w:tcPr>
            <w:tcW w:w="7107" w:type="dxa"/>
          </w:tcPr>
          <w:p w14:paraId="722D8EBE"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Verapamil</w:t>
            </w:r>
          </w:p>
        </w:tc>
        <w:tc>
          <w:tcPr>
            <w:tcW w:w="1890" w:type="dxa"/>
          </w:tcPr>
          <w:p w14:paraId="58C9F7FF"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C08DA01</w:t>
            </w:r>
          </w:p>
        </w:tc>
      </w:tr>
      <w:tr w:rsidR="00DC7961" w:rsidRPr="00A924B9" w14:paraId="7A4FAD27" w14:textId="77777777" w:rsidTr="00DC7961">
        <w:trPr>
          <w:trHeight w:val="277"/>
        </w:trPr>
        <w:tc>
          <w:tcPr>
            <w:tcW w:w="7107" w:type="dxa"/>
          </w:tcPr>
          <w:p w14:paraId="22B022C5"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Calcitonin gene-related peptide (CGRP) antagonists</w:t>
            </w:r>
          </w:p>
        </w:tc>
        <w:tc>
          <w:tcPr>
            <w:tcW w:w="1890" w:type="dxa"/>
          </w:tcPr>
          <w:p w14:paraId="61D27812" w14:textId="027AC48B"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Pr>
                <w:rFonts w:asciiTheme="majorHAnsi" w:eastAsia="Times New Roman" w:hAnsiTheme="majorHAnsi"/>
                <w:color w:val="000000"/>
                <w:sz w:val="20"/>
                <w:szCs w:val="20"/>
                <w:lang w:eastAsia="en-GB"/>
              </w:rPr>
              <w:t xml:space="preserve">N02C D </w:t>
            </w:r>
          </w:p>
        </w:tc>
      </w:tr>
      <w:tr w:rsidR="00DC7961" w:rsidRPr="00A924B9" w14:paraId="74A2E92A" w14:textId="77777777" w:rsidTr="00DC7961">
        <w:trPr>
          <w:trHeight w:val="217"/>
        </w:trPr>
        <w:tc>
          <w:tcPr>
            <w:tcW w:w="7107" w:type="dxa"/>
          </w:tcPr>
          <w:p w14:paraId="5DB2AF7F"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roofErr w:type="spellStart"/>
            <w:r w:rsidRPr="00A924B9">
              <w:rPr>
                <w:rFonts w:asciiTheme="majorHAnsi" w:eastAsia="Times New Roman" w:hAnsiTheme="majorHAnsi"/>
                <w:color w:val="000000"/>
                <w:sz w:val="20"/>
                <w:szCs w:val="20"/>
                <w:lang w:eastAsia="en-GB"/>
              </w:rPr>
              <w:t>Erenumab</w:t>
            </w:r>
            <w:proofErr w:type="spellEnd"/>
          </w:p>
        </w:tc>
        <w:tc>
          <w:tcPr>
            <w:tcW w:w="1890" w:type="dxa"/>
          </w:tcPr>
          <w:p w14:paraId="2B037E91"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N02C D01</w:t>
            </w:r>
          </w:p>
        </w:tc>
      </w:tr>
      <w:tr w:rsidR="00DC7961" w:rsidRPr="00A924B9" w14:paraId="3676A895" w14:textId="77777777" w:rsidTr="00DC7961">
        <w:trPr>
          <w:trHeight w:val="217"/>
        </w:trPr>
        <w:tc>
          <w:tcPr>
            <w:tcW w:w="7107" w:type="dxa"/>
          </w:tcPr>
          <w:p w14:paraId="28D7EE70"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roofErr w:type="spellStart"/>
            <w:r w:rsidRPr="00A924B9">
              <w:rPr>
                <w:rFonts w:asciiTheme="majorHAnsi" w:eastAsia="Times New Roman" w:hAnsiTheme="majorHAnsi"/>
                <w:color w:val="000000"/>
                <w:sz w:val="20"/>
                <w:szCs w:val="20"/>
                <w:lang w:eastAsia="en-GB"/>
              </w:rPr>
              <w:t>Galkanezumab</w:t>
            </w:r>
            <w:proofErr w:type="spellEnd"/>
          </w:p>
        </w:tc>
        <w:tc>
          <w:tcPr>
            <w:tcW w:w="1890" w:type="dxa"/>
          </w:tcPr>
          <w:p w14:paraId="7EE31407"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N02C D02</w:t>
            </w:r>
          </w:p>
        </w:tc>
      </w:tr>
      <w:tr w:rsidR="00DC7961" w:rsidRPr="00A924B9" w14:paraId="1A75CE5E" w14:textId="77777777" w:rsidTr="00DC7961">
        <w:trPr>
          <w:trHeight w:val="217"/>
        </w:trPr>
        <w:tc>
          <w:tcPr>
            <w:tcW w:w="7107" w:type="dxa"/>
          </w:tcPr>
          <w:p w14:paraId="012E21D1"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proofErr w:type="spellStart"/>
            <w:r w:rsidRPr="00A924B9">
              <w:rPr>
                <w:rFonts w:asciiTheme="majorHAnsi" w:eastAsia="Times New Roman" w:hAnsiTheme="majorHAnsi"/>
                <w:color w:val="000000"/>
                <w:sz w:val="20"/>
                <w:szCs w:val="20"/>
                <w:lang w:eastAsia="en-GB"/>
              </w:rPr>
              <w:t>Fremanezumab</w:t>
            </w:r>
            <w:proofErr w:type="spellEnd"/>
          </w:p>
        </w:tc>
        <w:tc>
          <w:tcPr>
            <w:tcW w:w="1890" w:type="dxa"/>
          </w:tcPr>
          <w:p w14:paraId="61D3FF8D" w14:textId="77777777" w:rsidR="00DC7961" w:rsidRPr="00A924B9" w:rsidRDefault="00DC7961" w:rsidP="00B94B48">
            <w:pPr>
              <w:spacing w:line="276" w:lineRule="auto"/>
              <w:ind w:left="0" w:firstLine="0"/>
              <w:rPr>
                <w:rFonts w:asciiTheme="majorHAnsi" w:eastAsia="Times New Roman" w:hAnsiTheme="majorHAnsi"/>
                <w:color w:val="000000"/>
                <w:sz w:val="20"/>
                <w:szCs w:val="20"/>
                <w:lang w:eastAsia="en-GB"/>
              </w:rPr>
            </w:pPr>
            <w:r w:rsidRPr="00A924B9">
              <w:rPr>
                <w:rFonts w:asciiTheme="majorHAnsi" w:eastAsia="Times New Roman" w:hAnsiTheme="majorHAnsi"/>
                <w:color w:val="000000"/>
                <w:sz w:val="20"/>
                <w:szCs w:val="20"/>
                <w:lang w:eastAsia="en-GB"/>
              </w:rPr>
              <w:t>N02C D03</w:t>
            </w:r>
          </w:p>
        </w:tc>
      </w:tr>
    </w:tbl>
    <w:p w14:paraId="03DAB584" w14:textId="5D330428" w:rsidR="009B3A24" w:rsidRPr="00A924B9" w:rsidRDefault="009B3A24" w:rsidP="009B3A24">
      <w:pPr>
        <w:spacing w:line="276" w:lineRule="auto"/>
        <w:ind w:left="0" w:firstLine="0"/>
        <w:rPr>
          <w:rFonts w:eastAsia="Times New Roman"/>
          <w:szCs w:val="20"/>
          <w:lang w:eastAsia="en-GB"/>
        </w:rPr>
      </w:pPr>
      <w:r w:rsidRPr="00A924B9">
        <w:rPr>
          <w:rFonts w:eastAsia="Times New Roman"/>
          <w:szCs w:val="20"/>
          <w:lang w:eastAsia="en-GB"/>
        </w:rPr>
        <w:t xml:space="preserve"> </w:t>
      </w:r>
    </w:p>
    <w:p w14:paraId="635F6E79" w14:textId="5EC98547" w:rsidR="00D86897" w:rsidRPr="00A924B9" w:rsidRDefault="003D596D" w:rsidP="00D86897">
      <w:pPr>
        <w:pStyle w:val="Heading2"/>
        <w:numPr>
          <w:ilvl w:val="2"/>
          <w:numId w:val="11"/>
        </w:numPr>
        <w:spacing w:line="276" w:lineRule="auto"/>
        <w:ind w:left="0" w:firstLine="0"/>
      </w:pPr>
      <w:r>
        <w:t>Use of</w:t>
      </w:r>
      <w:r w:rsidR="00D86897" w:rsidRPr="00A924B9">
        <w:t xml:space="preserve"> migraine </w:t>
      </w:r>
      <w:r>
        <w:t>co-</w:t>
      </w:r>
      <w:r w:rsidR="00D86897" w:rsidRPr="00A924B9">
        <w:t>medications and triptans</w:t>
      </w:r>
      <w:r>
        <w:t xml:space="preserve"> concomitantly</w:t>
      </w:r>
    </w:p>
    <w:p w14:paraId="787248B7" w14:textId="52EB0CBB" w:rsidR="009B3A24" w:rsidRPr="00656FD1" w:rsidRDefault="009B3A24" w:rsidP="009B3A24">
      <w:pPr>
        <w:spacing w:line="276" w:lineRule="auto"/>
        <w:ind w:left="0" w:firstLine="0"/>
        <w:rPr>
          <w:spacing w:val="-2"/>
        </w:rPr>
      </w:pPr>
      <w:r w:rsidRPr="00A924B9">
        <w:rPr>
          <w:rFonts w:eastAsia="Times New Roman"/>
          <w:szCs w:val="20"/>
          <w:lang w:eastAsia="en-GB"/>
        </w:rPr>
        <w:t xml:space="preserve">One </w:t>
      </w:r>
      <w:r w:rsidR="00D86897" w:rsidRPr="00A924B9">
        <w:rPr>
          <w:rFonts w:eastAsia="Times New Roman"/>
          <w:szCs w:val="20"/>
          <w:lang w:eastAsia="en-GB"/>
        </w:rPr>
        <w:t xml:space="preserve">triptan-exposed </w:t>
      </w:r>
      <w:r w:rsidRPr="00A924B9">
        <w:rPr>
          <w:rFonts w:eastAsia="Times New Roman"/>
          <w:szCs w:val="20"/>
          <w:lang w:eastAsia="en-GB"/>
        </w:rPr>
        <w:t xml:space="preserve">pregnancy is defined as </w:t>
      </w:r>
      <w:r w:rsidR="00D86897" w:rsidRPr="00A924B9">
        <w:rPr>
          <w:rFonts w:eastAsia="Times New Roman"/>
          <w:szCs w:val="20"/>
          <w:lang w:eastAsia="en-GB"/>
        </w:rPr>
        <w:t xml:space="preserve">being </w:t>
      </w:r>
      <w:r w:rsidRPr="00A924B9">
        <w:rPr>
          <w:rFonts w:eastAsia="Times New Roman"/>
          <w:szCs w:val="20"/>
          <w:lang w:eastAsia="en-GB"/>
        </w:rPr>
        <w:t xml:space="preserve">concomitantly exposed </w:t>
      </w:r>
      <w:r w:rsidR="00D86897" w:rsidRPr="00A924B9">
        <w:rPr>
          <w:rFonts w:eastAsia="Times New Roman"/>
          <w:szCs w:val="20"/>
          <w:lang w:eastAsia="en-GB"/>
        </w:rPr>
        <w:t>with other migraine drugs - as</w:t>
      </w:r>
      <w:r w:rsidRPr="00A924B9">
        <w:rPr>
          <w:rFonts w:eastAsia="Times New Roman"/>
          <w:szCs w:val="20"/>
          <w:lang w:eastAsia="en-GB"/>
        </w:rPr>
        <w:t xml:space="preserve"> listed in Table 5</w:t>
      </w:r>
      <w:r w:rsidR="00D86897" w:rsidRPr="00A924B9">
        <w:rPr>
          <w:rFonts w:eastAsia="Times New Roman"/>
          <w:szCs w:val="20"/>
          <w:lang w:eastAsia="en-GB"/>
        </w:rPr>
        <w:t xml:space="preserve">, </w:t>
      </w:r>
      <w:r w:rsidRPr="00A924B9">
        <w:rPr>
          <w:rFonts w:eastAsia="Times New Roman"/>
          <w:szCs w:val="20"/>
          <w:lang w:eastAsia="en-GB"/>
        </w:rPr>
        <w:t>aggregated by group level</w:t>
      </w:r>
      <w:r w:rsidR="00D86897" w:rsidRPr="00A924B9">
        <w:rPr>
          <w:rFonts w:eastAsia="Times New Roman"/>
          <w:szCs w:val="20"/>
          <w:lang w:eastAsia="en-GB"/>
        </w:rPr>
        <w:t xml:space="preserve"> (</w:t>
      </w:r>
      <w:proofErr w:type="gramStart"/>
      <w:r w:rsidRPr="00A924B9">
        <w:rPr>
          <w:rFonts w:eastAsia="Times New Roman"/>
          <w:szCs w:val="20"/>
          <w:lang w:eastAsia="en-GB"/>
        </w:rPr>
        <w:t>eg</w:t>
      </w:r>
      <w:proofErr w:type="gramEnd"/>
      <w:r w:rsidRPr="00A924B9">
        <w:rPr>
          <w:rFonts w:eastAsia="Times New Roman"/>
          <w:szCs w:val="20"/>
          <w:lang w:eastAsia="en-GB"/>
        </w:rPr>
        <w:t xml:space="preserve"> any NSAID) </w:t>
      </w:r>
      <w:r w:rsidR="00D86897" w:rsidRPr="00656FD1">
        <w:rPr>
          <w:rFonts w:eastAsia="Times New Roman"/>
          <w:szCs w:val="20"/>
          <w:lang w:eastAsia="en-GB"/>
        </w:rPr>
        <w:t xml:space="preserve">- </w:t>
      </w:r>
      <w:r w:rsidRPr="00656FD1">
        <w:rPr>
          <w:rFonts w:eastAsia="Times New Roman"/>
          <w:szCs w:val="20"/>
          <w:lang w:eastAsia="en-GB"/>
        </w:rPr>
        <w:t xml:space="preserve">whenever the </w:t>
      </w:r>
      <w:r w:rsidR="00A22732" w:rsidRPr="00656FD1">
        <w:rPr>
          <w:rFonts w:eastAsia="Times New Roman"/>
          <w:szCs w:val="20"/>
          <w:lang w:eastAsia="en-GB"/>
        </w:rPr>
        <w:t xml:space="preserve">maximum number of </w:t>
      </w:r>
      <w:r w:rsidR="008A6AB6" w:rsidRPr="00656FD1">
        <w:rPr>
          <w:rFonts w:eastAsia="Times New Roman"/>
          <w:szCs w:val="20"/>
          <w:lang w:eastAsia="en-GB"/>
        </w:rPr>
        <w:t xml:space="preserve">days in between </w:t>
      </w:r>
      <w:r w:rsidRPr="00656FD1">
        <w:rPr>
          <w:rFonts w:eastAsia="Times New Roman"/>
          <w:szCs w:val="20"/>
          <w:lang w:eastAsia="en-GB"/>
        </w:rPr>
        <w:t xml:space="preserve">exposure to triptans and </w:t>
      </w:r>
      <w:r w:rsidR="00A22732" w:rsidRPr="00656FD1">
        <w:rPr>
          <w:rFonts w:eastAsia="Times New Roman"/>
          <w:szCs w:val="20"/>
          <w:lang w:eastAsia="en-GB"/>
        </w:rPr>
        <w:t xml:space="preserve">to </w:t>
      </w:r>
      <w:r w:rsidRPr="00656FD1">
        <w:rPr>
          <w:rFonts w:eastAsia="Times New Roman"/>
          <w:szCs w:val="20"/>
          <w:lang w:eastAsia="en-GB"/>
        </w:rPr>
        <w:t>the co-medication</w:t>
      </w:r>
      <w:r w:rsidR="00A22732" w:rsidRPr="00656FD1">
        <w:rPr>
          <w:rFonts w:eastAsia="Times New Roman"/>
          <w:szCs w:val="20"/>
          <w:lang w:eastAsia="en-GB"/>
        </w:rPr>
        <w:t xml:space="preserve"> is 90 days. Concomitant exposure is calculated during the pregnancy period and by trimester; if the concomitant use overlaps with more than one trimester, a pregnancy is considered on concomitant treatment at all the time periods</w:t>
      </w:r>
      <w:r w:rsidRPr="00656FD1">
        <w:rPr>
          <w:rFonts w:eastAsia="Times New Roman"/>
          <w:szCs w:val="20"/>
          <w:lang w:eastAsia="en-GB"/>
        </w:rPr>
        <w:t>.</w:t>
      </w:r>
      <w:r w:rsidRPr="00A924B9">
        <w:rPr>
          <w:rFonts w:eastAsia="Times New Roman"/>
          <w:szCs w:val="20"/>
          <w:lang w:eastAsia="en-GB"/>
        </w:rPr>
        <w:t xml:space="preserve"> </w:t>
      </w:r>
      <w:r w:rsidR="00813D42">
        <w:rPr>
          <w:spacing w:val="-2"/>
        </w:rPr>
        <w:t xml:space="preserve">Results pertaining to concomitant use of </w:t>
      </w:r>
      <w:proofErr w:type="gramStart"/>
      <w:r w:rsidR="00813D42">
        <w:rPr>
          <w:spacing w:val="-2"/>
        </w:rPr>
        <w:t>triptans</w:t>
      </w:r>
      <w:proofErr w:type="gramEnd"/>
      <w:r w:rsidR="00813D42">
        <w:rPr>
          <w:spacing w:val="-2"/>
        </w:rPr>
        <w:t xml:space="preserve"> and co-medications will be shown in Table shell 11.</w:t>
      </w:r>
    </w:p>
    <w:p w14:paraId="3302DBD3" w14:textId="25BD7995" w:rsidR="00874415" w:rsidRPr="00A924B9" w:rsidRDefault="008717C7" w:rsidP="009B3A24">
      <w:pPr>
        <w:pStyle w:val="Heading2"/>
        <w:numPr>
          <w:ilvl w:val="1"/>
          <w:numId w:val="11"/>
        </w:numPr>
        <w:spacing w:line="276" w:lineRule="auto"/>
        <w:ind w:left="0" w:firstLine="0"/>
      </w:pPr>
      <w:r w:rsidRPr="00A924B9">
        <w:t>Maternal characteristics</w:t>
      </w:r>
    </w:p>
    <w:p w14:paraId="699E9553" w14:textId="5A4C3F4C" w:rsidR="003A047A" w:rsidRPr="00A924B9" w:rsidRDefault="008620EE" w:rsidP="009B3A24">
      <w:pPr>
        <w:spacing w:line="276" w:lineRule="auto"/>
        <w:ind w:left="0" w:firstLine="0"/>
        <w:rPr>
          <w:rFonts w:eastAsia="Times New Roman"/>
          <w:szCs w:val="20"/>
          <w:lang w:eastAsia="en-GB"/>
        </w:rPr>
      </w:pPr>
      <w:r w:rsidRPr="00A924B9">
        <w:rPr>
          <w:rFonts w:eastAsia="Times New Roman"/>
          <w:szCs w:val="20"/>
          <w:lang w:eastAsia="en-GB"/>
        </w:rPr>
        <w:t xml:space="preserve">The analyses outlined in Section 4 use a range of </w:t>
      </w:r>
      <w:r w:rsidR="008717C7" w:rsidRPr="00A924B9">
        <w:rPr>
          <w:rFonts w:eastAsia="Times New Roman"/>
          <w:szCs w:val="20"/>
          <w:lang w:eastAsia="en-GB"/>
        </w:rPr>
        <w:t xml:space="preserve">maternal </w:t>
      </w:r>
      <w:r w:rsidRPr="00A924B9">
        <w:rPr>
          <w:rFonts w:eastAsia="Times New Roman"/>
          <w:szCs w:val="20"/>
          <w:lang w:eastAsia="en-GB"/>
        </w:rPr>
        <w:t>covariates to explore drug utilisation patterns</w:t>
      </w:r>
      <w:r w:rsidR="003A047A" w:rsidRPr="00A924B9">
        <w:rPr>
          <w:rFonts w:eastAsia="Times New Roman"/>
          <w:szCs w:val="20"/>
          <w:lang w:eastAsia="en-GB"/>
        </w:rPr>
        <w:t>.</w:t>
      </w:r>
      <w:r w:rsidRPr="00A924B9">
        <w:rPr>
          <w:rFonts w:eastAsia="Times New Roman"/>
          <w:szCs w:val="20"/>
          <w:lang w:eastAsia="en-GB"/>
        </w:rPr>
        <w:t xml:space="preserve"> This section defines each of these covariates</w:t>
      </w:r>
      <w:r w:rsidR="00024527" w:rsidRPr="00A924B9">
        <w:rPr>
          <w:rFonts w:eastAsia="Times New Roman"/>
          <w:szCs w:val="20"/>
          <w:lang w:eastAsia="en-GB"/>
        </w:rPr>
        <w:t xml:space="preserve">; factors such as maternal education or SES, or </w:t>
      </w:r>
      <w:r w:rsidR="00024527" w:rsidRPr="00804445">
        <w:rPr>
          <w:rFonts w:eastAsia="Times New Roman"/>
          <w:szCs w:val="20"/>
          <w:lang w:eastAsia="en-GB"/>
        </w:rPr>
        <w:t>alcohol use</w:t>
      </w:r>
      <w:r w:rsidR="00976D83" w:rsidRPr="00804445">
        <w:rPr>
          <w:rFonts w:eastAsia="Times New Roman"/>
          <w:szCs w:val="20"/>
          <w:lang w:eastAsia="en-GB"/>
        </w:rPr>
        <w:t xml:space="preserve"> or smoking</w:t>
      </w:r>
      <w:r w:rsidR="00024527" w:rsidRPr="00804445">
        <w:rPr>
          <w:rFonts w:eastAsia="Times New Roman"/>
          <w:szCs w:val="20"/>
          <w:lang w:eastAsia="en-GB"/>
        </w:rPr>
        <w:t xml:space="preserve"> during</w:t>
      </w:r>
      <w:r w:rsidR="00024527" w:rsidRPr="00A924B9">
        <w:rPr>
          <w:rFonts w:eastAsia="Times New Roman"/>
          <w:szCs w:val="20"/>
          <w:lang w:eastAsia="en-GB"/>
        </w:rPr>
        <w:t xml:space="preserve"> pregnancy, are not included in this SAP because they are missing in most data sources. </w:t>
      </w:r>
      <w:r w:rsidR="00656FD1">
        <w:rPr>
          <w:rFonts w:eastAsia="Times New Roman"/>
          <w:szCs w:val="20"/>
          <w:lang w:eastAsia="en-GB"/>
        </w:rPr>
        <w:t>Figure 1 shows when the sets of</w:t>
      </w:r>
      <w:r w:rsidR="00A76B37" w:rsidRPr="00A924B9">
        <w:rPr>
          <w:rFonts w:eastAsia="Times New Roman"/>
          <w:szCs w:val="20"/>
          <w:lang w:eastAsia="en-GB"/>
        </w:rPr>
        <w:t xml:space="preserve"> </w:t>
      </w:r>
      <w:proofErr w:type="gramStart"/>
      <w:r w:rsidR="00A76B37" w:rsidRPr="00A924B9">
        <w:rPr>
          <w:rFonts w:eastAsia="Times New Roman"/>
          <w:szCs w:val="20"/>
          <w:lang w:eastAsia="en-GB"/>
        </w:rPr>
        <w:t>covariate</w:t>
      </w:r>
      <w:proofErr w:type="gramEnd"/>
      <w:r w:rsidR="00A76B37" w:rsidRPr="00A924B9">
        <w:rPr>
          <w:rFonts w:eastAsia="Times New Roman"/>
          <w:szCs w:val="20"/>
          <w:lang w:eastAsia="en-GB"/>
        </w:rPr>
        <w:t xml:space="preserve"> will be identified in each data source. </w:t>
      </w:r>
    </w:p>
    <w:p w14:paraId="76895AE7" w14:textId="4262291D" w:rsidR="001D78F5" w:rsidRPr="00A924B9" w:rsidRDefault="001D78F5" w:rsidP="009B3A24">
      <w:pPr>
        <w:spacing w:line="276" w:lineRule="auto"/>
        <w:ind w:left="0" w:firstLine="0"/>
      </w:pPr>
      <w:r w:rsidRPr="00A924B9">
        <w:t>The covariate</w:t>
      </w:r>
      <w:r w:rsidR="00A76B37" w:rsidRPr="00A924B9">
        <w:t>s</w:t>
      </w:r>
      <w:r w:rsidR="00D63454" w:rsidRPr="00A924B9">
        <w:t xml:space="preserve"> to be used </w:t>
      </w:r>
      <w:r w:rsidRPr="00A924B9">
        <w:t>are:</w:t>
      </w:r>
    </w:p>
    <w:p w14:paraId="78481CFD" w14:textId="6DDF71C4" w:rsidR="001D78F5" w:rsidRPr="00804445" w:rsidRDefault="001D78F5" w:rsidP="005721AB">
      <w:pPr>
        <w:pStyle w:val="ListParagraph"/>
        <w:numPr>
          <w:ilvl w:val="0"/>
          <w:numId w:val="2"/>
        </w:numPr>
        <w:spacing w:line="276" w:lineRule="auto"/>
        <w:contextualSpacing w:val="0"/>
      </w:pPr>
      <w:r w:rsidRPr="00804445">
        <w:t>Calendar year</w:t>
      </w:r>
      <w:r w:rsidR="00600F81" w:rsidRPr="00804445">
        <w:t xml:space="preserve"> </w:t>
      </w:r>
      <w:r w:rsidR="00FC32B6" w:rsidRPr="00804445">
        <w:t xml:space="preserve">of </w:t>
      </w:r>
      <w:r w:rsidR="00C726F6">
        <w:t>LMP</w:t>
      </w:r>
      <w:r w:rsidR="00FC32B6" w:rsidRPr="00804445">
        <w:t xml:space="preserve"> </w:t>
      </w:r>
      <w:r w:rsidRPr="00804445">
        <w:t>(yearly) – Each calendar year will start from 1</w:t>
      </w:r>
      <w:r w:rsidRPr="00804445">
        <w:rPr>
          <w:vertAlign w:val="superscript"/>
        </w:rPr>
        <w:t>st</w:t>
      </w:r>
      <w:r w:rsidRPr="00804445">
        <w:t xml:space="preserve"> Jan and end 31</w:t>
      </w:r>
      <w:r w:rsidRPr="00804445">
        <w:rPr>
          <w:vertAlign w:val="superscript"/>
        </w:rPr>
        <w:t>st</w:t>
      </w:r>
      <w:r w:rsidRPr="00804445">
        <w:t xml:space="preserve"> of Dec. Each data source will provide as many calendar years as possible in their study period</w:t>
      </w:r>
    </w:p>
    <w:p w14:paraId="6525CC2E" w14:textId="00626B9E" w:rsidR="001D78F5" w:rsidRPr="003E4436" w:rsidRDefault="001D78F5" w:rsidP="005721AB">
      <w:pPr>
        <w:pStyle w:val="ListParagraph"/>
        <w:numPr>
          <w:ilvl w:val="0"/>
          <w:numId w:val="2"/>
        </w:numPr>
        <w:spacing w:line="276" w:lineRule="auto"/>
        <w:contextualSpacing w:val="0"/>
      </w:pPr>
      <w:r w:rsidRPr="00804445">
        <w:t xml:space="preserve">Calendar year </w:t>
      </w:r>
      <w:r w:rsidR="00976D83" w:rsidRPr="00804445">
        <w:t xml:space="preserve">of </w:t>
      </w:r>
      <w:r w:rsidR="00C726F6">
        <w:t>LMP</w:t>
      </w:r>
      <w:r w:rsidR="00976D83" w:rsidRPr="00804445">
        <w:t xml:space="preserve"> </w:t>
      </w:r>
      <w:r w:rsidRPr="00804445">
        <w:t xml:space="preserve">(5-year intervals) –The intervals of interest for this project are </w:t>
      </w:r>
      <w:r w:rsidR="00656149" w:rsidRPr="00804445">
        <w:t>200</w:t>
      </w:r>
      <w:r w:rsidR="00656FD1">
        <w:t>5</w:t>
      </w:r>
      <w:r w:rsidR="00656149" w:rsidRPr="00804445">
        <w:t>-2009, 2010-2014, 2015-</w:t>
      </w:r>
      <w:r w:rsidR="00656149" w:rsidRPr="003E4436">
        <w:t xml:space="preserve">2019. </w:t>
      </w:r>
      <w:r w:rsidRPr="003E4436">
        <w:t>Each interval will begin on the 1st of Jan of the start year and end on the 31st</w:t>
      </w:r>
      <w:r w:rsidR="008717C7" w:rsidRPr="003E4436">
        <w:t xml:space="preserve"> of Dec of the end year</w:t>
      </w:r>
    </w:p>
    <w:p w14:paraId="5D62AE49" w14:textId="2C5975BD" w:rsidR="00600F81" w:rsidRPr="003E4436" w:rsidRDefault="000236FC" w:rsidP="2C82B25F">
      <w:pPr>
        <w:pStyle w:val="ListParagraph"/>
        <w:numPr>
          <w:ilvl w:val="0"/>
          <w:numId w:val="2"/>
        </w:numPr>
        <w:spacing w:line="276" w:lineRule="auto"/>
      </w:pPr>
      <w:bookmarkStart w:id="44" w:name="_Hlk65225469"/>
      <w:r>
        <w:t>Data source</w:t>
      </w:r>
      <w:r w:rsidR="00600F81">
        <w:t xml:space="preserve"> (</w:t>
      </w:r>
      <w:del w:id="45" w:author="Vera Ruth Mitter" w:date="2022-11-25T13:31:00Z">
        <w:r w:rsidDel="00600F81">
          <w:delText>Germany,</w:delText>
        </w:r>
      </w:del>
      <w:r w:rsidR="00600F81">
        <w:t xml:space="preserve"> Finland, France, Italy </w:t>
      </w:r>
      <w:del w:id="46" w:author="Vera Ruth Mitter" w:date="2022-11-25T13:31:00Z">
        <w:r w:rsidDel="00600F81">
          <w:delText>(Tuscany/Emilia Romagna)</w:delText>
        </w:r>
      </w:del>
      <w:r w:rsidR="00600F81">
        <w:t xml:space="preserve">, Norway, </w:t>
      </w:r>
      <w:del w:id="47" w:author="Vera Ruth Mitter" w:date="2022-11-25T13:31:00Z">
        <w:r w:rsidDel="00600F81">
          <w:delText>Valencian Region</w:delText>
        </w:r>
        <w:r w:rsidDel="008717C7">
          <w:delText>/</w:delText>
        </w:r>
      </w:del>
      <w:r w:rsidR="008717C7">
        <w:t>Spain, Wales/UK</w:t>
      </w:r>
      <w:r w:rsidR="00E84AAA">
        <w:t xml:space="preserve">, </w:t>
      </w:r>
      <w:del w:id="48" w:author="Vera Ruth Mitter" w:date="2022-11-25T13:32:00Z">
        <w:r w:rsidDel="00E84AAA">
          <w:delText>Scotland/UK,</w:delText>
        </w:r>
      </w:del>
      <w:r w:rsidR="00E84AAA">
        <w:t xml:space="preserve"> Sweden</w:t>
      </w:r>
      <w:r w:rsidR="008717C7">
        <w:t>)</w:t>
      </w:r>
    </w:p>
    <w:bookmarkEnd w:id="44"/>
    <w:p w14:paraId="1AD63DD9" w14:textId="0F254CAF" w:rsidR="001D78F5" w:rsidRPr="003E4436" w:rsidRDefault="00D63454" w:rsidP="005721AB">
      <w:pPr>
        <w:pStyle w:val="ListParagraph"/>
        <w:numPr>
          <w:ilvl w:val="0"/>
          <w:numId w:val="2"/>
        </w:numPr>
        <w:spacing w:line="276" w:lineRule="auto"/>
        <w:contextualSpacing w:val="0"/>
      </w:pPr>
      <w:r w:rsidRPr="003E4436">
        <w:t>Maternal a</w:t>
      </w:r>
      <w:r w:rsidR="001D78F5" w:rsidRPr="003E4436">
        <w:t xml:space="preserve">ge at </w:t>
      </w:r>
      <w:r w:rsidRPr="003E4436">
        <w:t xml:space="preserve">pregnancy </w:t>
      </w:r>
      <w:proofErr w:type="gramStart"/>
      <w:r w:rsidRPr="003E4436">
        <w:t>start</w:t>
      </w:r>
      <w:proofErr w:type="gramEnd"/>
      <w:r w:rsidR="00656FD1" w:rsidRPr="003E4436">
        <w:t xml:space="preserve"> (</w:t>
      </w:r>
      <w:r w:rsidR="00C726F6" w:rsidRPr="003E4436">
        <w:t xml:space="preserve">measured at </w:t>
      </w:r>
      <w:r w:rsidR="00656FD1" w:rsidRPr="003E4436">
        <w:t>Day 0 as in Figure 1)</w:t>
      </w:r>
      <w:r w:rsidR="009F5E79" w:rsidRPr="003E4436">
        <w:t>, grouped as follows: 15-24, 25-39 and 40-</w:t>
      </w:r>
      <w:r w:rsidR="00267F66" w:rsidRPr="003E4436">
        <w:t>49</w:t>
      </w:r>
      <w:r w:rsidR="009F5E79" w:rsidRPr="003E4436">
        <w:t xml:space="preserve"> years</w:t>
      </w:r>
    </w:p>
    <w:p w14:paraId="0E65656F" w14:textId="791DF2C1" w:rsidR="00600F81" w:rsidRPr="00804445" w:rsidRDefault="00600F81" w:rsidP="00024527">
      <w:pPr>
        <w:pStyle w:val="ListParagraph"/>
        <w:numPr>
          <w:ilvl w:val="0"/>
          <w:numId w:val="2"/>
        </w:numPr>
        <w:spacing w:line="276" w:lineRule="auto"/>
        <w:contextualSpacing w:val="0"/>
      </w:pPr>
      <w:r w:rsidRPr="00A924B9">
        <w:t>Parity</w:t>
      </w:r>
      <w:r w:rsidR="00151A48">
        <w:t xml:space="preserve"> </w:t>
      </w:r>
      <w:r w:rsidR="00151A48" w:rsidRPr="00A924B9">
        <w:t>at pregnancy start</w:t>
      </w:r>
      <w:r w:rsidR="00C726F6">
        <w:t xml:space="preserve"> (measured at</w:t>
      </w:r>
      <w:r w:rsidR="00151A48">
        <w:t xml:space="preserve"> Day 0 as in Figure 1)</w:t>
      </w:r>
      <w:r w:rsidRPr="00A924B9">
        <w:t xml:space="preserve">, </w:t>
      </w:r>
      <w:r w:rsidRPr="00804445">
        <w:t>defined as the number of times the mother has given birth to a foetus with a gestational age of 2</w:t>
      </w:r>
      <w:r w:rsidR="008F487A" w:rsidRPr="00804445">
        <w:t>4</w:t>
      </w:r>
      <w:r w:rsidRPr="00804445">
        <w:t xml:space="preserve"> </w:t>
      </w:r>
      <w:r w:rsidR="008F487A" w:rsidRPr="00804445">
        <w:t xml:space="preserve">(or 22 depending on data source) </w:t>
      </w:r>
      <w:r w:rsidRPr="00804445">
        <w:t xml:space="preserve">weeks or more, regardless of whether the child </w:t>
      </w:r>
      <w:r w:rsidR="008717C7" w:rsidRPr="00804445">
        <w:t>was born alive or was stillborn</w:t>
      </w:r>
      <w:r w:rsidR="00024527" w:rsidRPr="00804445">
        <w:t xml:space="preserve">  - the categories are 0, 1, &gt; 1</w:t>
      </w:r>
    </w:p>
    <w:p w14:paraId="2DC11DAD" w14:textId="672D1CB5" w:rsidR="00600F81" w:rsidRPr="00804445" w:rsidRDefault="00600F81" w:rsidP="00024527">
      <w:pPr>
        <w:pStyle w:val="ListParagraph"/>
        <w:numPr>
          <w:ilvl w:val="0"/>
          <w:numId w:val="2"/>
        </w:numPr>
        <w:spacing w:line="276" w:lineRule="auto"/>
        <w:contextualSpacing w:val="0"/>
      </w:pPr>
      <w:r w:rsidRPr="00804445">
        <w:t>BMI (</w:t>
      </w:r>
      <w:proofErr w:type="gramStart"/>
      <w:r w:rsidRPr="00804445">
        <w:t>e.g.</w:t>
      </w:r>
      <w:proofErr w:type="gramEnd"/>
      <w:r w:rsidRPr="00804445">
        <w:t xml:space="preserve"> obesity </w:t>
      </w:r>
      <w:r w:rsidR="00C726F6">
        <w:t xml:space="preserve">measured </w:t>
      </w:r>
      <w:r w:rsidR="008F487A" w:rsidRPr="00804445">
        <w:t xml:space="preserve">in the 12 months period </w:t>
      </w:r>
      <w:r w:rsidRPr="00804445">
        <w:t>before pregnancy (BMI≥30))</w:t>
      </w:r>
      <w:r w:rsidR="00024527" w:rsidRPr="00804445">
        <w:t>, categorized as yes/no</w:t>
      </w:r>
    </w:p>
    <w:p w14:paraId="615EB59E" w14:textId="20A72894" w:rsidR="00600F81" w:rsidRPr="00804445" w:rsidRDefault="00600F81" w:rsidP="00024527">
      <w:pPr>
        <w:pStyle w:val="ListParagraph"/>
        <w:numPr>
          <w:ilvl w:val="0"/>
          <w:numId w:val="2"/>
        </w:numPr>
        <w:spacing w:line="276" w:lineRule="auto"/>
        <w:contextualSpacing w:val="0"/>
      </w:pPr>
      <w:r w:rsidRPr="00804445">
        <w:t>Reproductive history (</w:t>
      </w:r>
      <w:proofErr w:type="gramStart"/>
      <w:r w:rsidRPr="00804445">
        <w:t>e.g.</w:t>
      </w:r>
      <w:proofErr w:type="gramEnd"/>
      <w:r w:rsidRPr="00804445">
        <w:t xml:space="preserve"> previous spontaneous abortions, malformations, stillbirths)</w:t>
      </w:r>
      <w:r w:rsidR="00151A48">
        <w:t xml:space="preserve"> </w:t>
      </w:r>
      <w:r w:rsidR="00151A48" w:rsidRPr="00A924B9">
        <w:t>at pregnancy start</w:t>
      </w:r>
      <w:r w:rsidR="00C726F6">
        <w:t xml:space="preserve"> (measured at</w:t>
      </w:r>
      <w:r w:rsidR="00151A48">
        <w:t xml:space="preserve"> Day 0 as in Figure 1)</w:t>
      </w:r>
    </w:p>
    <w:p w14:paraId="096A5787" w14:textId="4B704E95" w:rsidR="00600F81" w:rsidRPr="00804445" w:rsidRDefault="00600F81" w:rsidP="5F15E0FA">
      <w:pPr>
        <w:pStyle w:val="ListParagraph"/>
        <w:numPr>
          <w:ilvl w:val="0"/>
          <w:numId w:val="2"/>
        </w:numPr>
        <w:spacing w:line="276" w:lineRule="auto"/>
      </w:pPr>
      <w:r>
        <w:lastRenderedPageBreak/>
        <w:t>Pregnancy-specific comorbidities (</w:t>
      </w:r>
      <w:proofErr w:type="gramStart"/>
      <w:r>
        <w:t>i.e.</w:t>
      </w:r>
      <w:proofErr w:type="gramEnd"/>
      <w:r>
        <w:t xml:space="preserve"> preeclampsia, gestational diabetes)</w:t>
      </w:r>
    </w:p>
    <w:p w14:paraId="3B0C57A9" w14:textId="274DB221" w:rsidR="009565C8" w:rsidRPr="00804445" w:rsidRDefault="009565C8" w:rsidP="00024527">
      <w:pPr>
        <w:pStyle w:val="ListParagraph"/>
        <w:numPr>
          <w:ilvl w:val="0"/>
          <w:numId w:val="2"/>
        </w:numPr>
        <w:spacing w:line="276" w:lineRule="auto"/>
        <w:contextualSpacing w:val="0"/>
      </w:pPr>
      <w:r w:rsidRPr="00804445">
        <w:t>Pre-existing comorbidities (</w:t>
      </w:r>
      <w:proofErr w:type="gramStart"/>
      <w:r w:rsidRPr="00804445">
        <w:t>i.e.</w:t>
      </w:r>
      <w:proofErr w:type="gramEnd"/>
      <w:r w:rsidRPr="00804445">
        <w:t xml:space="preserve"> chronic hypertension, epilepsy, depression, anxiety, </w:t>
      </w:r>
      <w:r w:rsidR="00976D83" w:rsidRPr="00804445">
        <w:t xml:space="preserve">pre-gestational </w:t>
      </w:r>
      <w:r w:rsidRPr="00804445">
        <w:t xml:space="preserve">diabetes), based on diagnostic codes (e.g., ICD-10, read codes) </w:t>
      </w:r>
      <w:r w:rsidR="00976D83" w:rsidRPr="00804445">
        <w:t xml:space="preserve">registered in the 12 month period prior to LMP, </w:t>
      </w:r>
      <w:r w:rsidRPr="00804445">
        <w:t>depending on the data source. We will use the definitions of morbidities from the DP2.</w:t>
      </w:r>
    </w:p>
    <w:p w14:paraId="39831A07" w14:textId="2174C638" w:rsidR="00600F81" w:rsidRPr="00A924B9" w:rsidRDefault="00600F81" w:rsidP="00024527">
      <w:pPr>
        <w:pStyle w:val="ListParagraph"/>
        <w:numPr>
          <w:ilvl w:val="0"/>
          <w:numId w:val="2"/>
        </w:numPr>
        <w:spacing w:line="276" w:lineRule="auto"/>
        <w:contextualSpacing w:val="0"/>
      </w:pPr>
      <w:r w:rsidRPr="00A924B9">
        <w:t>Co-medications with other migraine medications</w:t>
      </w:r>
      <w:r w:rsidR="00151A48" w:rsidRPr="00151A48">
        <w:t xml:space="preserve"> </w:t>
      </w:r>
      <w:r w:rsidR="00151A48" w:rsidRPr="00804445">
        <w:t xml:space="preserve">in the 12 </w:t>
      </w:r>
      <w:r w:rsidR="00151A48">
        <w:t xml:space="preserve">(or 3) </w:t>
      </w:r>
      <w:r w:rsidR="00151A48" w:rsidRPr="00804445">
        <w:t>months period before pregnancy</w:t>
      </w:r>
      <w:r w:rsidR="00151A48">
        <w:t>, as well as during pregnancy</w:t>
      </w:r>
    </w:p>
    <w:p w14:paraId="58B5E79F" w14:textId="00A34C6B" w:rsidR="00151A48" w:rsidRDefault="00600F81" w:rsidP="00024527">
      <w:pPr>
        <w:pStyle w:val="ListParagraph"/>
        <w:numPr>
          <w:ilvl w:val="0"/>
          <w:numId w:val="2"/>
        </w:numPr>
        <w:spacing w:line="276" w:lineRule="auto"/>
        <w:contextualSpacing w:val="0"/>
      </w:pPr>
      <w:r w:rsidRPr="00A924B9">
        <w:t xml:space="preserve">Migraine </w:t>
      </w:r>
      <w:r w:rsidR="009565C8">
        <w:t xml:space="preserve">type </w:t>
      </w:r>
      <w:r w:rsidR="00C726F6">
        <w:t xml:space="preserve">as measured </w:t>
      </w:r>
      <w:r w:rsidR="00151A48" w:rsidRPr="00804445">
        <w:t xml:space="preserve">in the 12 months period </w:t>
      </w:r>
      <w:r w:rsidR="00151A48">
        <w:t xml:space="preserve">before pregnancy, based on </w:t>
      </w:r>
      <w:r w:rsidR="00D77792">
        <w:t>diagnostic codes (</w:t>
      </w:r>
      <w:r w:rsidR="00151A48">
        <w:t>ICD-</w:t>
      </w:r>
      <w:r w:rsidR="00D77792">
        <w:t>9/</w:t>
      </w:r>
      <w:r w:rsidR="00151A48">
        <w:t>10</w:t>
      </w:r>
      <w:r w:rsidR="00D77792">
        <w:t xml:space="preserve">: </w:t>
      </w:r>
      <w:r w:rsidR="00151A48">
        <w:t xml:space="preserve"> </w:t>
      </w:r>
      <w:r w:rsidR="00D77792">
        <w:t xml:space="preserve">346.9, G43 and subclasses; ICPC-1 or 2: N89; Read codes: F26) </w:t>
      </w:r>
    </w:p>
    <w:p w14:paraId="156096E8" w14:textId="0C9B0575" w:rsidR="00D77792" w:rsidRDefault="00D77792" w:rsidP="00024527">
      <w:pPr>
        <w:pStyle w:val="ListParagraph"/>
        <w:numPr>
          <w:ilvl w:val="0"/>
          <w:numId w:val="2"/>
        </w:numPr>
        <w:spacing w:line="276" w:lineRule="auto"/>
        <w:contextualSpacing w:val="0"/>
      </w:pPr>
      <w:r>
        <w:t xml:space="preserve">Migraine </w:t>
      </w:r>
      <w:r w:rsidR="00804445">
        <w:t xml:space="preserve">severity </w:t>
      </w:r>
      <w:r w:rsidRPr="00804445">
        <w:t xml:space="preserve">in the 12 months period </w:t>
      </w:r>
      <w:r>
        <w:t xml:space="preserve">before pregnancy, </w:t>
      </w:r>
      <w:r w:rsidR="008717C7" w:rsidRPr="00A924B9">
        <w:t xml:space="preserve">based on </w:t>
      </w:r>
      <w:r>
        <w:t>the output of T</w:t>
      </w:r>
      <w:r w:rsidRPr="00A924B9">
        <w:t>a</w:t>
      </w:r>
      <w:r>
        <w:t>sk</w:t>
      </w:r>
      <w:r w:rsidRPr="00A924B9">
        <w:t xml:space="preserve"> 1.</w:t>
      </w:r>
      <w:r>
        <w:t>5.4</w:t>
      </w:r>
      <w:r w:rsidR="0076174B">
        <w:t>, and as described in Appendix I</w:t>
      </w:r>
      <w:r>
        <w:t xml:space="preserve">. </w:t>
      </w:r>
    </w:p>
    <w:p w14:paraId="20CB41BF" w14:textId="72C407AB" w:rsidR="00600F81" w:rsidRPr="00A924B9" w:rsidRDefault="00C726F6" w:rsidP="00024527">
      <w:pPr>
        <w:pStyle w:val="ListParagraph"/>
        <w:numPr>
          <w:ilvl w:val="0"/>
          <w:numId w:val="2"/>
        </w:numPr>
        <w:spacing w:line="276" w:lineRule="auto"/>
        <w:contextualSpacing w:val="0"/>
      </w:pPr>
      <w:r>
        <w:t xml:space="preserve">Proxy of mild or </w:t>
      </w:r>
      <w:r w:rsidR="00967D1C">
        <w:t xml:space="preserve">more severe </w:t>
      </w:r>
      <w:r w:rsidR="00D77792">
        <w:t xml:space="preserve">migraine during each trimester of pregnancy, </w:t>
      </w:r>
      <w:r w:rsidR="00967D1C">
        <w:t xml:space="preserve">respectively defined as filled/prescribed prescriptions for </w:t>
      </w:r>
      <w:r w:rsidR="00D77792">
        <w:t xml:space="preserve">other medications for acute </w:t>
      </w:r>
      <w:r>
        <w:t xml:space="preserve">(=mild) </w:t>
      </w:r>
      <w:r w:rsidR="00967D1C">
        <w:t>or</w:t>
      </w:r>
      <w:r w:rsidR="00D77792">
        <w:t xml:space="preserve"> prophylactic </w:t>
      </w:r>
      <w:r>
        <w:t xml:space="preserve">(=more severe) </w:t>
      </w:r>
      <w:r w:rsidR="00D77792">
        <w:t>treatment of migraine</w:t>
      </w:r>
      <w:r w:rsidR="008E2C58">
        <w:t>.</w:t>
      </w:r>
      <w:r w:rsidR="00D77792">
        <w:t xml:space="preserve"> </w:t>
      </w:r>
      <w:r>
        <w:t xml:space="preserve">See also Appendix I; because moderate and severe migraine definitions are based on </w:t>
      </w:r>
      <w:r w:rsidR="00DC20BA">
        <w:t>triptans</w:t>
      </w:r>
      <w:r>
        <w:t>, these levels of severity cannot be measured during pregnancy as triptans are the main exposure of interest.</w:t>
      </w:r>
    </w:p>
    <w:p w14:paraId="3F659B01" w14:textId="1665449F" w:rsidR="00874415" w:rsidRPr="00B732EC" w:rsidRDefault="00874415" w:rsidP="005F2C3B">
      <w:pPr>
        <w:pStyle w:val="Heading1"/>
        <w:numPr>
          <w:ilvl w:val="0"/>
          <w:numId w:val="11"/>
        </w:numPr>
        <w:spacing w:line="276" w:lineRule="auto"/>
        <w:ind w:left="0" w:firstLine="0"/>
        <w:rPr>
          <w:b/>
        </w:rPr>
      </w:pPr>
      <w:r w:rsidRPr="00B732EC">
        <w:rPr>
          <w:b/>
        </w:rPr>
        <w:t>Analyses</w:t>
      </w:r>
    </w:p>
    <w:p w14:paraId="28655A98" w14:textId="2B006D50" w:rsidR="00A22732" w:rsidRDefault="005F2C3B" w:rsidP="00502E76">
      <w:pPr>
        <w:pStyle w:val="NoSpacing"/>
        <w:spacing w:line="276" w:lineRule="auto"/>
        <w:ind w:left="0" w:firstLine="0"/>
        <w:contextualSpacing/>
      </w:pPr>
      <w:r w:rsidRPr="00804445">
        <w:t>All table</w:t>
      </w:r>
      <w:r w:rsidR="002A7A58" w:rsidRPr="00804445">
        <w:t xml:space="preserve"> </w:t>
      </w:r>
      <w:r w:rsidR="007A46DC" w:rsidRPr="00804445">
        <w:t xml:space="preserve">shells </w:t>
      </w:r>
      <w:r w:rsidR="002A7A58" w:rsidRPr="00804445">
        <w:t>outlined in this section will be fill</w:t>
      </w:r>
      <w:r w:rsidRPr="00804445">
        <w:t xml:space="preserve">ed out by each data source for triptans and </w:t>
      </w:r>
      <w:r w:rsidR="00A37A7B" w:rsidRPr="00804445">
        <w:t xml:space="preserve">other migraine medication. </w:t>
      </w:r>
      <w:r w:rsidR="00A22732" w:rsidRPr="00804445">
        <w:t>For simplicity, the SAP presents Table shells showing pooled results from all data sources. However, each data source will complete and fill in its own Table shells in the excel sheets provided.</w:t>
      </w:r>
      <w:r w:rsidR="00A22732">
        <w:t xml:space="preserve"> </w:t>
      </w:r>
    </w:p>
    <w:p w14:paraId="28BF4207" w14:textId="77777777" w:rsidR="00A22732" w:rsidRDefault="00A22732" w:rsidP="00502E76">
      <w:pPr>
        <w:pStyle w:val="NoSpacing"/>
        <w:spacing w:line="276" w:lineRule="auto"/>
        <w:ind w:left="0" w:firstLine="0"/>
        <w:contextualSpacing/>
      </w:pPr>
    </w:p>
    <w:p w14:paraId="377C7A2F" w14:textId="00B0DFEA" w:rsidR="00502E76" w:rsidRDefault="00315E21" w:rsidP="00502E76">
      <w:pPr>
        <w:pStyle w:val="NoSpacing"/>
        <w:spacing w:line="276" w:lineRule="auto"/>
        <w:ind w:left="0" w:firstLine="0"/>
        <w:contextualSpacing/>
      </w:pPr>
      <w:r w:rsidRPr="00A924B9">
        <w:t xml:space="preserve">All analyses below apply to our pregnancy cohort, </w:t>
      </w:r>
      <w:proofErr w:type="gramStart"/>
      <w:r w:rsidRPr="00A924B9">
        <w:t>i.e.</w:t>
      </w:r>
      <w:proofErr w:type="gramEnd"/>
      <w:r w:rsidRPr="00A924B9">
        <w:t xml:space="preserve"> pregnancies within women with migraine</w:t>
      </w:r>
      <w:r w:rsidR="00967D1C">
        <w:t xml:space="preserve"> at baseline (= in the 12 months period prior to LMP)</w:t>
      </w:r>
      <w:r w:rsidR="007A46DC" w:rsidRPr="00A924B9">
        <w:t>; the wording “women with migraine” is therefore omitted hereafter</w:t>
      </w:r>
      <w:r w:rsidR="00502E76">
        <w:t xml:space="preserve">. </w:t>
      </w:r>
      <w:r w:rsidR="00502E76" w:rsidRPr="00A924B9">
        <w:rPr>
          <w:iCs/>
        </w:rPr>
        <w:t>The 95% Confidence interval for the prevalence estimates will be ca</w:t>
      </w:r>
      <w:r w:rsidR="00502E76">
        <w:rPr>
          <w:iCs/>
        </w:rPr>
        <w:t>lculated using the Wilson score m</w:t>
      </w:r>
      <w:r w:rsidR="00502E76" w:rsidRPr="00A924B9">
        <w:rPr>
          <w:iCs/>
        </w:rPr>
        <w:t>ethod.</w:t>
      </w:r>
    </w:p>
    <w:p w14:paraId="207145AF" w14:textId="72786743" w:rsidR="007A46DC" w:rsidRPr="00A924B9" w:rsidRDefault="007A46DC" w:rsidP="00A37A7B">
      <w:pPr>
        <w:spacing w:line="276" w:lineRule="auto"/>
        <w:ind w:left="0" w:firstLine="0"/>
        <w:contextualSpacing/>
      </w:pPr>
    </w:p>
    <w:p w14:paraId="6AABCAFC" w14:textId="3FD53E75" w:rsidR="00A37A7B" w:rsidRPr="00A924B9" w:rsidRDefault="00A37A7B" w:rsidP="00A37A7B">
      <w:pPr>
        <w:spacing w:line="276" w:lineRule="auto"/>
        <w:ind w:left="0" w:firstLine="0"/>
        <w:contextualSpacing/>
      </w:pPr>
      <w:r w:rsidRPr="00A924B9">
        <w:t>The shell tables 1-</w:t>
      </w:r>
      <w:r w:rsidR="00813D42">
        <w:t>6</w:t>
      </w:r>
      <w:r w:rsidRPr="00A924B9">
        <w:t xml:space="preserve"> present the numbers/prevalence of each exposure overall, by calendar year</w:t>
      </w:r>
      <w:r w:rsidR="00C81435">
        <w:t xml:space="preserve"> of </w:t>
      </w:r>
      <w:r w:rsidR="00967D1C">
        <w:t>LMP</w:t>
      </w:r>
      <w:r w:rsidRPr="00A924B9">
        <w:t xml:space="preserve">, </w:t>
      </w:r>
      <w:r w:rsidR="00315E21" w:rsidRPr="00A924B9">
        <w:t xml:space="preserve">and </w:t>
      </w:r>
      <w:r w:rsidRPr="00A924B9">
        <w:t xml:space="preserve">data source. Each pregnancy observed in the cohort for a given time period, is </w:t>
      </w:r>
      <w:proofErr w:type="gramStart"/>
      <w:r w:rsidRPr="00A924B9">
        <w:t>counted</w:t>
      </w:r>
      <w:proofErr w:type="gramEnd"/>
      <w:r w:rsidRPr="00A924B9">
        <w:t xml:space="preserve"> </w:t>
      </w:r>
      <w:r w:rsidR="00315E21" w:rsidRPr="00A924B9">
        <w:t xml:space="preserve">and summed into the </w:t>
      </w:r>
      <w:r w:rsidRPr="00A924B9">
        <w:t>denominator. The number of pregnancies</w:t>
      </w:r>
      <w:r w:rsidR="00315E21" w:rsidRPr="00A924B9">
        <w:t xml:space="preserve"> classified as</w:t>
      </w:r>
      <w:r w:rsidRPr="00A924B9">
        <w:t xml:space="preserve"> exposed to a given medication during th</w:t>
      </w:r>
      <w:r w:rsidR="00315E21" w:rsidRPr="00A924B9">
        <w:t>e</w:t>
      </w:r>
      <w:r w:rsidRPr="00A924B9">
        <w:t xml:space="preserve"> period of interest </w:t>
      </w:r>
      <w:r w:rsidR="00315E21" w:rsidRPr="00A924B9">
        <w:t xml:space="preserve">are summed and included in the numerator. </w:t>
      </w:r>
      <w:r w:rsidRPr="00A924B9">
        <w:t>An example prevalence calculation for this table is provided below.</w:t>
      </w:r>
    </w:p>
    <w:p w14:paraId="7DF21FC7" w14:textId="77777777" w:rsidR="00A37A7B" w:rsidRPr="00A924B9" w:rsidRDefault="00A37A7B" w:rsidP="005F2C3B">
      <w:pPr>
        <w:spacing w:line="276" w:lineRule="auto"/>
        <w:ind w:left="0" w:firstLine="0"/>
        <w:contextualSpacing/>
      </w:pPr>
    </w:p>
    <w:p w14:paraId="0D348EF4" w14:textId="35A082EA" w:rsidR="002A7A58" w:rsidRPr="00804445" w:rsidRDefault="002A7A58" w:rsidP="00315E21">
      <w:pPr>
        <w:spacing w:after="240" w:line="276" w:lineRule="auto"/>
        <w:ind w:left="0" w:firstLine="0"/>
        <w:contextualSpacing/>
        <w:rPr>
          <w:i/>
          <w:iCs/>
          <w:sz w:val="20"/>
          <w:szCs w:val="20"/>
        </w:rPr>
      </w:pPr>
      <w:r w:rsidRPr="00804445">
        <w:rPr>
          <w:i/>
          <w:iCs/>
          <w:sz w:val="20"/>
          <w:szCs w:val="20"/>
        </w:rPr>
        <w:t>The prevalence</w:t>
      </w:r>
      <w:r w:rsidR="00315E21" w:rsidRPr="00804445">
        <w:rPr>
          <w:i/>
          <w:iCs/>
          <w:sz w:val="20"/>
          <w:szCs w:val="20"/>
        </w:rPr>
        <w:t xml:space="preserve"> (per 100</w:t>
      </w:r>
      <w:r w:rsidRPr="00804445">
        <w:rPr>
          <w:i/>
          <w:iCs/>
          <w:sz w:val="20"/>
          <w:szCs w:val="20"/>
        </w:rPr>
        <w:t xml:space="preserve">) of exposure to medication X during the first trimester </w:t>
      </w:r>
      <w:r w:rsidR="00C81435" w:rsidRPr="00804445">
        <w:rPr>
          <w:i/>
          <w:iCs/>
          <w:sz w:val="20"/>
          <w:szCs w:val="20"/>
        </w:rPr>
        <w:t xml:space="preserve">in </w:t>
      </w:r>
      <w:r w:rsidRPr="00804445">
        <w:rPr>
          <w:i/>
          <w:iCs/>
          <w:sz w:val="20"/>
          <w:szCs w:val="20"/>
        </w:rPr>
        <w:t>pregnanc</w:t>
      </w:r>
      <w:r w:rsidR="00C81435" w:rsidRPr="00804445">
        <w:rPr>
          <w:i/>
          <w:iCs/>
          <w:sz w:val="20"/>
          <w:szCs w:val="20"/>
        </w:rPr>
        <w:t xml:space="preserve">ies with </w:t>
      </w:r>
      <w:r w:rsidR="00967D1C">
        <w:rPr>
          <w:i/>
          <w:iCs/>
          <w:sz w:val="20"/>
          <w:szCs w:val="20"/>
        </w:rPr>
        <w:t xml:space="preserve">LMP </w:t>
      </w:r>
      <w:r w:rsidR="00EB3FC6" w:rsidRPr="00804445">
        <w:rPr>
          <w:i/>
          <w:iCs/>
          <w:sz w:val="20"/>
          <w:szCs w:val="20"/>
        </w:rPr>
        <w:t xml:space="preserve">date </w:t>
      </w:r>
      <w:r w:rsidRPr="00804445">
        <w:rPr>
          <w:i/>
          <w:iCs/>
          <w:sz w:val="20"/>
          <w:szCs w:val="20"/>
        </w:rPr>
        <w:t>in 2010:</w:t>
      </w:r>
    </w:p>
    <w:p w14:paraId="345CD5C6" w14:textId="77777777" w:rsidR="002A7A58" w:rsidRPr="00804445" w:rsidRDefault="002A7A58" w:rsidP="00896573">
      <w:pPr>
        <w:spacing w:after="240" w:line="276" w:lineRule="auto"/>
        <w:ind w:left="0"/>
        <w:contextualSpacing/>
        <w:jc w:val="center"/>
        <w:rPr>
          <w:i/>
          <w:iCs/>
          <w:sz w:val="8"/>
          <w:szCs w:val="8"/>
        </w:rPr>
      </w:pPr>
    </w:p>
    <w:p w14:paraId="6881CA12" w14:textId="1EC389D7" w:rsidR="002A7A58" w:rsidRPr="00804445" w:rsidRDefault="00000000" w:rsidP="00EB3FC6">
      <w:pPr>
        <w:spacing w:line="276" w:lineRule="auto"/>
        <w:ind w:left="540" w:right="-154" w:hanging="1094"/>
        <w:contextualSpacing/>
      </w:pPr>
      <m:oMathPara>
        <m:oMathParaPr>
          <m:jc m:val="left"/>
        </m:oMathParaPr>
        <m:oMath>
          <m:f>
            <m:fPr>
              <m:ctrlPr>
                <w:rPr>
                  <w:rFonts w:ascii="Cambria Math" w:hAnsi="Cambria Math"/>
                  <w:i/>
                  <w:szCs w:val="20"/>
                </w:rPr>
              </m:ctrlPr>
            </m:fPr>
            <m:num>
              <m:eqArr>
                <m:eqArrPr>
                  <m:ctrlPr>
                    <w:rPr>
                      <w:rFonts w:ascii="Cambria Math" w:hAnsi="Cambria Math"/>
                      <w:i/>
                      <w:szCs w:val="20"/>
                    </w:rPr>
                  </m:ctrlPr>
                </m:eqArrPr>
                <m:e>
                  <m:r>
                    <w:rPr>
                      <w:rFonts w:ascii="Cambria Math" w:hAnsi="Cambria Math"/>
                      <w:szCs w:val="20"/>
                    </w:rPr>
                    <m:t xml:space="preserve">Number of pregnancies exposed to medication X during </m:t>
                  </m:r>
                </m:e>
                <m:e>
                  <m:r>
                    <w:rPr>
                      <w:rFonts w:ascii="Cambria Math" w:hAnsi="Cambria Math"/>
                      <w:szCs w:val="20"/>
                    </w:rPr>
                    <m:t>their first trimester having an LMP date in 2010</m:t>
                  </m:r>
                </m:e>
              </m:eqArr>
            </m:num>
            <m:den>
              <m:eqArr>
                <m:eqArrPr>
                  <m:ctrlPr>
                    <w:rPr>
                      <w:rFonts w:ascii="Cambria Math" w:hAnsi="Cambria Math"/>
                      <w:i/>
                      <w:szCs w:val="20"/>
                    </w:rPr>
                  </m:ctrlPr>
                </m:eqArrPr>
                <m:e>
                  <m:r>
                    <w:rPr>
                      <w:rFonts w:ascii="Cambria Math" w:hAnsi="Cambria Math"/>
                      <w:szCs w:val="20"/>
                    </w:rPr>
                    <m:t xml:space="preserve">Number of pregnancies who had their </m:t>
                  </m:r>
                  <m:r>
                    <w:rPr>
                      <w:rFonts w:ascii="Cambria Math" w:hAnsi="Cambria Math"/>
                      <w:sz w:val="24"/>
                      <w:szCs w:val="20"/>
                    </w:rPr>
                    <m:t>first</m:t>
                  </m:r>
                  <m:r>
                    <w:rPr>
                      <w:rFonts w:ascii="Cambria Math" w:hAnsi="Cambria Math"/>
                      <w:szCs w:val="20"/>
                    </w:rPr>
                    <m:t xml:space="preserve"> trimester of pregnancy </m:t>
                  </m:r>
                </m:e>
                <m:e>
                  <m:r>
                    <w:rPr>
                      <w:rFonts w:ascii="Cambria Math" w:hAnsi="Cambria Math"/>
                      <w:szCs w:val="20"/>
                    </w:rPr>
                    <m:t>with LMP date in 2010</m:t>
                  </m:r>
                </m:e>
              </m:eqArr>
            </m:den>
          </m:f>
          <m:r>
            <w:rPr>
              <w:rFonts w:ascii="Cambria Math" w:hAnsi="Cambria Math"/>
              <w:szCs w:val="20"/>
            </w:rPr>
            <m:t xml:space="preserve">   ×   100</m:t>
          </m:r>
        </m:oMath>
      </m:oMathPara>
    </w:p>
    <w:p w14:paraId="5631F6C5" w14:textId="77777777" w:rsidR="002A7A58" w:rsidRPr="00804445" w:rsidRDefault="002A7A58" w:rsidP="00896573">
      <w:pPr>
        <w:spacing w:line="276" w:lineRule="auto"/>
        <w:ind w:left="0"/>
        <w:contextualSpacing/>
      </w:pPr>
      <w:r w:rsidRPr="00804445">
        <w:t xml:space="preserve"> </w:t>
      </w:r>
    </w:p>
    <w:p w14:paraId="22225C23" w14:textId="53810B34" w:rsidR="007A46DC" w:rsidRPr="00804445" w:rsidRDefault="007A46DC" w:rsidP="007A46DC">
      <w:pPr>
        <w:spacing w:line="276" w:lineRule="auto"/>
        <w:ind w:left="0" w:firstLine="0"/>
        <w:contextualSpacing/>
      </w:pPr>
      <w:r w:rsidRPr="00804445">
        <w:lastRenderedPageBreak/>
        <w:t>T</w:t>
      </w:r>
      <w:r w:rsidR="00315E21" w:rsidRPr="00804445">
        <w:t xml:space="preserve">able </w:t>
      </w:r>
      <w:r w:rsidRPr="00804445">
        <w:t>shell</w:t>
      </w:r>
      <w:r w:rsidR="005C1D9A" w:rsidRPr="00804445">
        <w:t>s</w:t>
      </w:r>
      <w:r w:rsidRPr="00804445">
        <w:t xml:space="preserve"> </w:t>
      </w:r>
      <w:r w:rsidR="00315E21" w:rsidRPr="00804445">
        <w:t>1 also presents the number/prevalence of pregnancies within women who were dispensed at least two prescriptions</w:t>
      </w:r>
      <w:r w:rsidR="005C1D9A" w:rsidRPr="00804445">
        <w:t xml:space="preserve"> to medication X</w:t>
      </w:r>
      <w:r w:rsidR="00315E21" w:rsidRPr="00804445">
        <w:t xml:space="preserve"> during the relevant time period. In this instance, the numerator </w:t>
      </w:r>
      <w:r w:rsidRPr="00804445">
        <w:t xml:space="preserve">will comprise the sum of only those pregnancies exposed to at least two prescriptions </w:t>
      </w:r>
      <w:r w:rsidR="005C1D9A" w:rsidRPr="00804445">
        <w:t xml:space="preserve">of medication X </w:t>
      </w:r>
      <w:r w:rsidRPr="00804445">
        <w:t xml:space="preserve">during the period of interest. The denominator is </w:t>
      </w:r>
      <w:r w:rsidR="00EB3FC6" w:rsidRPr="00804445">
        <w:t xml:space="preserve">calculated </w:t>
      </w:r>
      <w:r w:rsidR="00442D07" w:rsidRPr="00804445">
        <w:t xml:space="preserve">as in the </w:t>
      </w:r>
      <w:r w:rsidR="00C81435" w:rsidRPr="00804445">
        <w:t>formula shown above</w:t>
      </w:r>
      <w:r w:rsidR="00442D07" w:rsidRPr="00804445">
        <w:t xml:space="preserve">; please note that pregnancies within women filling a single prescription </w:t>
      </w:r>
      <w:r w:rsidR="005C1D9A" w:rsidRPr="00804445">
        <w:t>for</w:t>
      </w:r>
      <w:r w:rsidR="00442D07" w:rsidRPr="00804445">
        <w:t xml:space="preserve"> </w:t>
      </w:r>
      <w:r w:rsidR="005C1D9A" w:rsidRPr="00804445">
        <w:t>medication X</w:t>
      </w:r>
      <w:r w:rsidR="00442D07" w:rsidRPr="00804445">
        <w:t xml:space="preserve"> du</w:t>
      </w:r>
      <w:r w:rsidR="00C81435" w:rsidRPr="00804445">
        <w:t xml:space="preserve">ring the time period are </w:t>
      </w:r>
      <w:r w:rsidR="00442D07" w:rsidRPr="00804445">
        <w:t>counted in the denominator</w:t>
      </w:r>
      <w:r w:rsidR="00C1443C" w:rsidRPr="00804445">
        <w:t xml:space="preserve"> as these are defined as unexposed.</w:t>
      </w:r>
      <w:r w:rsidR="00442D07" w:rsidRPr="00804445">
        <w:t xml:space="preserve"> </w:t>
      </w:r>
      <w:r w:rsidRPr="00804445">
        <w:t>An example prevalence calculation for this table is provided below.</w:t>
      </w:r>
    </w:p>
    <w:p w14:paraId="1B3570C6" w14:textId="77777777" w:rsidR="007A46DC" w:rsidRPr="00804445" w:rsidRDefault="007A46DC" w:rsidP="007A46DC">
      <w:pPr>
        <w:spacing w:line="276" w:lineRule="auto"/>
        <w:ind w:left="0" w:firstLine="0"/>
        <w:contextualSpacing/>
      </w:pPr>
    </w:p>
    <w:p w14:paraId="6C342F66" w14:textId="5571BFC2" w:rsidR="007A46DC" w:rsidRPr="00804445" w:rsidRDefault="007A46DC" w:rsidP="007A46DC">
      <w:pPr>
        <w:spacing w:after="240" w:line="276" w:lineRule="auto"/>
        <w:ind w:left="0" w:firstLine="0"/>
        <w:contextualSpacing/>
        <w:rPr>
          <w:i/>
          <w:iCs/>
          <w:sz w:val="20"/>
          <w:szCs w:val="20"/>
        </w:rPr>
      </w:pPr>
      <w:r w:rsidRPr="00804445">
        <w:rPr>
          <w:i/>
          <w:iCs/>
          <w:sz w:val="20"/>
          <w:szCs w:val="20"/>
        </w:rPr>
        <w:t xml:space="preserve">The prevalence (per 100) of exposure to ≥ two prescriptions of medication X during the first trimester </w:t>
      </w:r>
      <w:r w:rsidR="00C1443C" w:rsidRPr="00804445">
        <w:rPr>
          <w:i/>
          <w:iCs/>
          <w:sz w:val="20"/>
          <w:szCs w:val="20"/>
        </w:rPr>
        <w:t xml:space="preserve">in </w:t>
      </w:r>
      <w:r w:rsidRPr="00804445">
        <w:rPr>
          <w:i/>
          <w:iCs/>
          <w:sz w:val="20"/>
          <w:szCs w:val="20"/>
        </w:rPr>
        <w:t>pregnanc</w:t>
      </w:r>
      <w:r w:rsidR="00C1443C" w:rsidRPr="00804445">
        <w:rPr>
          <w:i/>
          <w:iCs/>
          <w:sz w:val="20"/>
          <w:szCs w:val="20"/>
        </w:rPr>
        <w:t xml:space="preserve">ies with </w:t>
      </w:r>
      <w:r w:rsidR="00967D1C">
        <w:rPr>
          <w:i/>
          <w:iCs/>
          <w:sz w:val="20"/>
          <w:szCs w:val="20"/>
        </w:rPr>
        <w:t xml:space="preserve">LMP </w:t>
      </w:r>
      <w:r w:rsidR="00EB3FC6" w:rsidRPr="00804445">
        <w:rPr>
          <w:i/>
          <w:iCs/>
          <w:sz w:val="20"/>
          <w:szCs w:val="20"/>
        </w:rPr>
        <w:t>date</w:t>
      </w:r>
      <w:r w:rsidR="00C1443C" w:rsidRPr="00804445">
        <w:rPr>
          <w:i/>
          <w:iCs/>
          <w:sz w:val="20"/>
          <w:szCs w:val="20"/>
        </w:rPr>
        <w:t xml:space="preserve"> </w:t>
      </w:r>
      <w:r w:rsidRPr="00804445">
        <w:rPr>
          <w:i/>
          <w:iCs/>
          <w:sz w:val="20"/>
          <w:szCs w:val="20"/>
        </w:rPr>
        <w:t>in 2010:</w:t>
      </w:r>
    </w:p>
    <w:p w14:paraId="290B433C" w14:textId="77777777" w:rsidR="007A46DC" w:rsidRPr="00804445" w:rsidRDefault="007A46DC" w:rsidP="007A46DC">
      <w:pPr>
        <w:spacing w:after="240" w:line="276" w:lineRule="auto"/>
        <w:ind w:left="0"/>
        <w:contextualSpacing/>
        <w:jc w:val="center"/>
        <w:rPr>
          <w:i/>
          <w:iCs/>
          <w:sz w:val="8"/>
          <w:szCs w:val="8"/>
        </w:rPr>
      </w:pPr>
    </w:p>
    <w:p w14:paraId="301F0CEB" w14:textId="24CF203B" w:rsidR="007A46DC" w:rsidRPr="00804445" w:rsidRDefault="00000000" w:rsidP="00EB3FC6">
      <w:pPr>
        <w:spacing w:line="276" w:lineRule="auto"/>
        <w:ind w:left="180" w:right="-64" w:hanging="90"/>
        <w:contextualSpacing/>
        <w:rPr>
          <w:sz w:val="24"/>
        </w:rPr>
      </w:pPr>
      <m:oMathPara>
        <m:oMathParaPr>
          <m:jc m:val="left"/>
        </m:oMathParaPr>
        <m:oMath>
          <m:f>
            <m:fPr>
              <m:ctrlPr>
                <w:rPr>
                  <w:rFonts w:ascii="Cambria Math" w:hAnsi="Cambria Math"/>
                  <w:i/>
                  <w:szCs w:val="20"/>
                </w:rPr>
              </m:ctrlPr>
            </m:fPr>
            <m:num>
              <m:eqArr>
                <m:eqArrPr>
                  <m:ctrlPr>
                    <w:rPr>
                      <w:rFonts w:ascii="Cambria Math" w:hAnsi="Cambria Math"/>
                      <w:i/>
                      <w:szCs w:val="20"/>
                    </w:rPr>
                  </m:ctrlPr>
                </m:eqArrPr>
                <m:e>
                  <m:r>
                    <w:rPr>
                      <w:rFonts w:ascii="Cambria Math" w:hAnsi="Cambria Math"/>
                      <w:szCs w:val="20"/>
                    </w:rPr>
                    <m:t xml:space="preserve">Number of pregnancies exposed to ≥2 prescriptions for medication X during </m:t>
                  </m:r>
                </m:e>
                <m:e>
                  <m:r>
                    <w:rPr>
                      <w:rFonts w:ascii="Cambria Math" w:hAnsi="Cambria Math"/>
                      <w:szCs w:val="20"/>
                    </w:rPr>
                    <m:t>their first trimestert with LMP date in 2010</m:t>
                  </m:r>
                </m:e>
              </m:eqArr>
            </m:num>
            <m:den>
              <m:eqArr>
                <m:eqArrPr>
                  <m:ctrlPr>
                    <w:rPr>
                      <w:rFonts w:ascii="Cambria Math" w:hAnsi="Cambria Math"/>
                      <w:i/>
                      <w:szCs w:val="20"/>
                    </w:rPr>
                  </m:ctrlPr>
                </m:eqArrPr>
                <m:e>
                  <m:r>
                    <w:rPr>
                      <w:rFonts w:ascii="Cambria Math" w:hAnsi="Cambria Math"/>
                      <w:szCs w:val="20"/>
                    </w:rPr>
                    <m:t xml:space="preserve">Number of pregnancies who had their first trimester of pregnancy </m:t>
                  </m:r>
                </m:e>
                <m:e>
                  <m:r>
                    <w:rPr>
                      <w:rFonts w:ascii="Cambria Math" w:hAnsi="Cambria Math"/>
                      <w:szCs w:val="20"/>
                    </w:rPr>
                    <m:t>with LMP date in 2010</m:t>
                  </m:r>
                </m:e>
              </m:eqArr>
            </m:den>
          </m:f>
          <m:r>
            <w:rPr>
              <w:rFonts w:ascii="Cambria Math" w:hAnsi="Cambria Math"/>
              <w:szCs w:val="20"/>
            </w:rPr>
            <m:t xml:space="preserve">   ×   100</m:t>
          </m:r>
        </m:oMath>
      </m:oMathPara>
    </w:p>
    <w:p w14:paraId="08D98656" w14:textId="0D71C4B6" w:rsidR="007A46DC" w:rsidRPr="00804445" w:rsidRDefault="007A46DC" w:rsidP="00315E21">
      <w:pPr>
        <w:spacing w:line="276" w:lineRule="auto"/>
        <w:ind w:left="0" w:firstLine="0"/>
        <w:contextualSpacing/>
      </w:pPr>
    </w:p>
    <w:p w14:paraId="5E33A7C9" w14:textId="77777777" w:rsidR="002A7A58" w:rsidRPr="00804445" w:rsidRDefault="002A7A58" w:rsidP="00896573">
      <w:pPr>
        <w:spacing w:line="276" w:lineRule="auto"/>
        <w:ind w:left="0"/>
        <w:contextualSpacing/>
        <w:rPr>
          <w:sz w:val="12"/>
          <w:szCs w:val="12"/>
        </w:rPr>
      </w:pPr>
    </w:p>
    <w:p w14:paraId="28502667" w14:textId="47FD72CE" w:rsidR="002A7A58" w:rsidRPr="00804445" w:rsidRDefault="00442D07" w:rsidP="00442D07">
      <w:pPr>
        <w:spacing w:line="276" w:lineRule="auto"/>
        <w:ind w:left="0" w:firstLine="0"/>
      </w:pPr>
      <w:r w:rsidRPr="00804445">
        <w:t>T</w:t>
      </w:r>
      <w:r w:rsidR="007A46DC" w:rsidRPr="00804445">
        <w:t>able shell</w:t>
      </w:r>
      <w:r w:rsidRPr="00804445">
        <w:t xml:space="preserve"> 5 presents the prevalence of triptan exposure </w:t>
      </w:r>
      <w:r w:rsidR="002A7A58" w:rsidRPr="00804445">
        <w:t xml:space="preserve">for a given </w:t>
      </w:r>
      <w:r w:rsidRPr="00804445">
        <w:t>window of exposure</w:t>
      </w:r>
      <w:r w:rsidR="002A7A58" w:rsidRPr="00804445">
        <w:t>, in a given age group and study period</w:t>
      </w:r>
      <w:r w:rsidRPr="00804445">
        <w:t xml:space="preserve">. </w:t>
      </w:r>
      <w:r w:rsidR="002A7A58" w:rsidRPr="00804445">
        <w:t xml:space="preserve"> An example prevalence calculation for this template is provided below.</w:t>
      </w:r>
    </w:p>
    <w:p w14:paraId="25DE10E4" w14:textId="77777777" w:rsidR="002A7A58" w:rsidRPr="00804445" w:rsidRDefault="002A7A58" w:rsidP="00896573">
      <w:pPr>
        <w:spacing w:line="276" w:lineRule="auto"/>
        <w:ind w:left="0"/>
        <w:contextualSpacing/>
        <w:rPr>
          <w:i/>
          <w:iCs/>
          <w:sz w:val="12"/>
          <w:szCs w:val="12"/>
        </w:rPr>
      </w:pPr>
    </w:p>
    <w:p w14:paraId="533ABBA4" w14:textId="1A3EAC5E" w:rsidR="002A7A58" w:rsidRPr="00804445" w:rsidRDefault="002A7A58" w:rsidP="00976D83">
      <w:pPr>
        <w:spacing w:after="240" w:line="276" w:lineRule="auto"/>
        <w:ind w:left="0" w:firstLine="0"/>
        <w:contextualSpacing/>
        <w:jc w:val="center"/>
        <w:rPr>
          <w:i/>
          <w:iCs/>
          <w:sz w:val="20"/>
          <w:szCs w:val="20"/>
        </w:rPr>
      </w:pPr>
      <w:r w:rsidRPr="00804445">
        <w:rPr>
          <w:i/>
          <w:iCs/>
          <w:sz w:val="20"/>
          <w:szCs w:val="20"/>
        </w:rPr>
        <w:t>The prevalence (per 100) of exposure to medication X during the first trimester of pregnancy in 200</w:t>
      </w:r>
      <w:r w:rsidR="00442D07" w:rsidRPr="00804445">
        <w:rPr>
          <w:i/>
          <w:iCs/>
          <w:sz w:val="20"/>
          <w:szCs w:val="20"/>
        </w:rPr>
        <w:t>5-2009 amongst women aged 20-24</w:t>
      </w:r>
      <w:r w:rsidR="00240776" w:rsidRPr="00804445">
        <w:rPr>
          <w:i/>
          <w:iCs/>
          <w:sz w:val="20"/>
          <w:szCs w:val="20"/>
        </w:rPr>
        <w:t xml:space="preserve"> at date of </w:t>
      </w:r>
      <w:r w:rsidR="00967D1C">
        <w:rPr>
          <w:i/>
          <w:iCs/>
          <w:sz w:val="20"/>
          <w:szCs w:val="20"/>
        </w:rPr>
        <w:t>LMP</w:t>
      </w:r>
      <w:r w:rsidR="00976D83" w:rsidRPr="00804445">
        <w:rPr>
          <w:i/>
          <w:iCs/>
          <w:sz w:val="20"/>
          <w:szCs w:val="20"/>
        </w:rPr>
        <w:t xml:space="preserve"> </w:t>
      </w:r>
      <w:r w:rsidR="00240776" w:rsidRPr="00804445">
        <w:rPr>
          <w:i/>
          <w:iCs/>
          <w:sz w:val="20"/>
          <w:szCs w:val="20"/>
        </w:rPr>
        <w:t>which lies between 2005 and 2009</w:t>
      </w:r>
      <w:r w:rsidRPr="00804445">
        <w:rPr>
          <w:i/>
          <w:iCs/>
          <w:sz w:val="20"/>
          <w:szCs w:val="20"/>
        </w:rPr>
        <w:t>:</w:t>
      </w:r>
    </w:p>
    <w:p w14:paraId="0F3D60FE" w14:textId="77777777" w:rsidR="002A7A58" w:rsidRPr="00804445" w:rsidRDefault="002A7A58" w:rsidP="00896573">
      <w:pPr>
        <w:spacing w:after="240" w:line="276" w:lineRule="auto"/>
        <w:ind w:left="0"/>
        <w:contextualSpacing/>
        <w:jc w:val="center"/>
        <w:rPr>
          <w:i/>
          <w:iCs/>
          <w:sz w:val="8"/>
          <w:szCs w:val="8"/>
        </w:rPr>
      </w:pPr>
    </w:p>
    <w:p w14:paraId="40BE9EA8" w14:textId="02B418F4" w:rsidR="002A7A58" w:rsidRPr="00804445" w:rsidRDefault="00000000" w:rsidP="00976D83">
      <w:pPr>
        <w:spacing w:line="276" w:lineRule="auto"/>
        <w:ind w:left="-270" w:hanging="810"/>
        <w:contextualSpacing/>
        <w:rPr>
          <w:sz w:val="20"/>
          <w:szCs w:val="20"/>
        </w:rPr>
      </w:pPr>
      <m:oMathPara>
        <m:oMath>
          <m:f>
            <m:fPr>
              <m:ctrlPr>
                <w:rPr>
                  <w:rFonts w:ascii="Cambria Math" w:hAnsi="Cambria Math"/>
                  <w:i/>
                  <w:sz w:val="16"/>
                  <w:szCs w:val="20"/>
                </w:rPr>
              </m:ctrlPr>
            </m:fPr>
            <m:num>
              <m:eqArr>
                <m:eqArrPr>
                  <m:ctrlPr>
                    <w:rPr>
                      <w:rFonts w:ascii="Cambria Math" w:hAnsi="Cambria Math"/>
                      <w:i/>
                      <w:sz w:val="16"/>
                      <w:szCs w:val="20"/>
                    </w:rPr>
                  </m:ctrlPr>
                </m:eqArrPr>
                <m:e>
                  <m:r>
                    <w:rPr>
                      <w:rFonts w:ascii="Cambria Math" w:hAnsi="Cambria Math"/>
                      <w:sz w:val="16"/>
                      <w:szCs w:val="20"/>
                    </w:rPr>
                    <m:t xml:space="preserve">Number ofpregnancies within women aged 20-24 at date of LMP which lies between 2005 and 2009 with exposure </m:t>
                  </m:r>
                </m:e>
                <m:e>
                  <m:r>
                    <w:rPr>
                      <w:rFonts w:ascii="Cambria Math" w:hAnsi="Cambria Math"/>
                      <w:sz w:val="16"/>
                      <w:szCs w:val="20"/>
                    </w:rPr>
                    <m:t xml:space="preserve">to medication X during their first trimester of pregnancy </m:t>
                  </m:r>
                </m:e>
              </m:eqArr>
            </m:num>
            <m:den>
              <m:eqArr>
                <m:eqArrPr>
                  <m:ctrlPr>
                    <w:rPr>
                      <w:rFonts w:ascii="Cambria Math" w:hAnsi="Cambria Math"/>
                      <w:i/>
                      <w:sz w:val="16"/>
                      <w:szCs w:val="20"/>
                    </w:rPr>
                  </m:ctrlPr>
                </m:eqArrPr>
                <m:e>
                  <m:r>
                    <w:rPr>
                      <w:rFonts w:ascii="Cambria Math" w:hAnsi="Cambria Math"/>
                      <w:sz w:val="16"/>
                      <w:szCs w:val="20"/>
                    </w:rPr>
                    <m:t>Number of pregnancies within women aged 20-24  at date of LMP which lies between 2005 and 2009</m:t>
                  </m:r>
                </m:e>
                <m:e/>
              </m:eqArr>
            </m:den>
          </m:f>
          <m:r>
            <w:rPr>
              <w:rFonts w:ascii="Cambria Math" w:hAnsi="Cambria Math"/>
              <w:sz w:val="16"/>
              <w:szCs w:val="20"/>
            </w:rPr>
            <m:t xml:space="preserve">  ×100</m:t>
          </m:r>
        </m:oMath>
      </m:oMathPara>
    </w:p>
    <w:p w14:paraId="6B4EB531" w14:textId="77777777" w:rsidR="002A7A58" w:rsidRPr="00804445" w:rsidRDefault="002A7A58" w:rsidP="00896573">
      <w:pPr>
        <w:spacing w:line="276" w:lineRule="auto"/>
        <w:ind w:left="0"/>
      </w:pPr>
    </w:p>
    <w:p w14:paraId="20FCC393" w14:textId="6CEBE486" w:rsidR="00274D87" w:rsidRPr="00804445" w:rsidRDefault="005C1D9A" w:rsidP="005C1D9A">
      <w:pPr>
        <w:spacing w:line="276" w:lineRule="auto"/>
        <w:ind w:left="0" w:firstLine="0"/>
        <w:contextualSpacing/>
      </w:pPr>
      <w:r w:rsidRPr="00804445">
        <w:t xml:space="preserve">Table shells 7-8 present the distribution of maternal sociodemographic and health characteristics, including migraine severity and type, by triptan utilisation </w:t>
      </w:r>
      <w:r w:rsidR="00274D87" w:rsidRPr="00804445">
        <w:t xml:space="preserve">before and during </w:t>
      </w:r>
      <w:r w:rsidR="00A924B9" w:rsidRPr="00804445">
        <w:t>pregnancy, which</w:t>
      </w:r>
      <w:r w:rsidR="00274D87" w:rsidRPr="00804445">
        <w:t xml:space="preserve"> is the </w:t>
      </w:r>
      <w:r w:rsidR="00967D1C">
        <w:t>three</w:t>
      </w:r>
      <w:r w:rsidR="00274D87" w:rsidRPr="00804445">
        <w:t xml:space="preserve"> triptan exposure groups defined in section 3.4. Here, we present the numbers and proportions of pregnancies within each specific triptan utilisation category (as defined in section 3.4) in a given characteristic group (e.g., with obesity). The proportions of missing data on covariates are indicated in Table 7. </w:t>
      </w:r>
    </w:p>
    <w:p w14:paraId="12772D38" w14:textId="77777777" w:rsidR="005D56F1" w:rsidRPr="00804445" w:rsidRDefault="005D56F1" w:rsidP="005C1D9A">
      <w:pPr>
        <w:spacing w:line="276" w:lineRule="auto"/>
        <w:ind w:left="0" w:firstLine="0"/>
        <w:contextualSpacing/>
      </w:pPr>
    </w:p>
    <w:p w14:paraId="01A9FFF3" w14:textId="13ABF753" w:rsidR="00274D87" w:rsidRPr="00804445" w:rsidRDefault="00274D87" w:rsidP="005C1D9A">
      <w:pPr>
        <w:spacing w:line="276" w:lineRule="auto"/>
        <w:ind w:left="0" w:firstLine="0"/>
        <w:contextualSpacing/>
      </w:pPr>
      <w:r w:rsidRPr="00804445">
        <w:t xml:space="preserve">Table shell 9 presents various triptan utilisation parameters by the </w:t>
      </w:r>
      <w:r w:rsidR="00967D1C">
        <w:t>three</w:t>
      </w:r>
      <w:r w:rsidRPr="00804445">
        <w:t xml:space="preserve"> triptan exposure groups defined in section 3.4. Here, median values with interquartile ranges are calculated for each triptan exposure groups, </w:t>
      </w:r>
      <w:proofErr w:type="gramStart"/>
      <w:r w:rsidRPr="00804445">
        <w:t>e.g.</w:t>
      </w:r>
      <w:proofErr w:type="gramEnd"/>
      <w:r w:rsidRPr="00804445">
        <w:t xml:space="preserve"> median number of prescriptions for triptans filled during </w:t>
      </w:r>
      <w:r w:rsidR="005D56F1" w:rsidRPr="00804445">
        <w:t>the second trimester of pregnancy.</w:t>
      </w:r>
    </w:p>
    <w:p w14:paraId="47C1747A" w14:textId="77777777" w:rsidR="005D56F1" w:rsidRPr="00804445" w:rsidRDefault="005D56F1" w:rsidP="005C1D9A">
      <w:pPr>
        <w:spacing w:line="276" w:lineRule="auto"/>
        <w:ind w:left="0" w:firstLine="0"/>
        <w:contextualSpacing/>
      </w:pPr>
    </w:p>
    <w:p w14:paraId="70270240" w14:textId="5EED23EB" w:rsidR="00804445" w:rsidRPr="00804445" w:rsidRDefault="005D56F1" w:rsidP="008F6F79">
      <w:pPr>
        <w:spacing w:line="276" w:lineRule="auto"/>
        <w:ind w:left="0" w:firstLine="0"/>
        <w:contextualSpacing/>
      </w:pPr>
      <w:r w:rsidRPr="00804445">
        <w:t xml:space="preserve">Table </w:t>
      </w:r>
      <w:r w:rsidR="00590C44" w:rsidRPr="00804445">
        <w:t xml:space="preserve">shell </w:t>
      </w:r>
      <w:r w:rsidRPr="00804445">
        <w:t xml:space="preserve">10 presents the proportions of use of other migraine medications by the </w:t>
      </w:r>
      <w:r w:rsidR="00967D1C">
        <w:t>three</w:t>
      </w:r>
      <w:r w:rsidRPr="00804445">
        <w:t xml:space="preserve"> triptan exposure groups defined in section 3.4. Calculations are carried out similarly as described for tables 7-8. In Table shell 11, we present the numbers and prevalence of co-medication between triptan and other migraine medications among pregnancies exposed to triptans in pregnancy (i.e., continuers, as defined in section 3.4, for specific windows of exposure). </w:t>
      </w:r>
      <w:r w:rsidR="008F6F79" w:rsidRPr="00804445">
        <w:t>The numerator includes all pregnancies exposed concomitantly in the same window of interest to both triptan and another migraine medication X. The denominator includes all pregnancies exposed to triptan in the same time window. An example of prevalence calculation for this table is provided below.</w:t>
      </w:r>
    </w:p>
    <w:p w14:paraId="5C52DE7F" w14:textId="780EA6BA" w:rsidR="008F6F79" w:rsidRDefault="008F6F79" w:rsidP="008F6F79">
      <w:pPr>
        <w:spacing w:line="276" w:lineRule="auto"/>
        <w:ind w:left="0" w:firstLine="0"/>
        <w:contextualSpacing/>
      </w:pPr>
    </w:p>
    <w:p w14:paraId="651F2AC6" w14:textId="77777777" w:rsidR="00E84AAA" w:rsidRPr="00804445" w:rsidRDefault="00E84AAA" w:rsidP="008F6F79">
      <w:pPr>
        <w:spacing w:line="276" w:lineRule="auto"/>
        <w:ind w:left="0" w:firstLine="0"/>
        <w:contextualSpacing/>
      </w:pPr>
    </w:p>
    <w:p w14:paraId="722E9490" w14:textId="27E21C0D" w:rsidR="008F6F79" w:rsidRPr="00804445" w:rsidRDefault="008F6F79" w:rsidP="008F6F79">
      <w:pPr>
        <w:spacing w:after="240" w:line="276" w:lineRule="auto"/>
        <w:ind w:left="0" w:firstLine="0"/>
        <w:contextualSpacing/>
        <w:rPr>
          <w:i/>
          <w:iCs/>
          <w:sz w:val="20"/>
          <w:szCs w:val="20"/>
        </w:rPr>
      </w:pPr>
      <w:r w:rsidRPr="00804445">
        <w:rPr>
          <w:i/>
          <w:iCs/>
          <w:sz w:val="20"/>
          <w:szCs w:val="20"/>
        </w:rPr>
        <w:t>The prevalence (per 100) of exposure to triptan and migraine co-medication X during pregnancy in 2010:</w:t>
      </w:r>
    </w:p>
    <w:p w14:paraId="00063DC5" w14:textId="77777777" w:rsidR="008F6F79" w:rsidRPr="00804445" w:rsidRDefault="008F6F79" w:rsidP="008F6F79">
      <w:pPr>
        <w:spacing w:after="240" w:line="276" w:lineRule="auto"/>
        <w:ind w:left="0"/>
        <w:contextualSpacing/>
        <w:jc w:val="center"/>
        <w:rPr>
          <w:i/>
          <w:iCs/>
          <w:sz w:val="8"/>
          <w:szCs w:val="8"/>
        </w:rPr>
      </w:pPr>
    </w:p>
    <w:p w14:paraId="0A7C5FF3" w14:textId="5F3A945B" w:rsidR="008F6F79" w:rsidRPr="00804445" w:rsidRDefault="00000000" w:rsidP="00804445">
      <w:pPr>
        <w:spacing w:line="276" w:lineRule="auto"/>
        <w:ind w:left="0" w:right="-604" w:hanging="450"/>
        <w:contextualSpacing/>
        <w:rPr>
          <w:sz w:val="18"/>
        </w:rPr>
      </w:pPr>
      <m:oMathPara>
        <m:oMathParaPr>
          <m:jc m:val="left"/>
        </m:oMathParaPr>
        <m:oMath>
          <m:f>
            <m:fPr>
              <m:ctrlPr>
                <w:rPr>
                  <w:rFonts w:ascii="Cambria Math" w:hAnsi="Cambria Math"/>
                  <w:i/>
                  <w:sz w:val="16"/>
                  <w:szCs w:val="20"/>
                </w:rPr>
              </m:ctrlPr>
            </m:fPr>
            <m:num>
              <m:eqArr>
                <m:eqArrPr>
                  <m:ctrlPr>
                    <w:rPr>
                      <w:rFonts w:ascii="Cambria Math" w:hAnsi="Cambria Math"/>
                      <w:i/>
                      <w:sz w:val="16"/>
                      <w:szCs w:val="20"/>
                    </w:rPr>
                  </m:ctrlPr>
                </m:eqArrPr>
                <m:e>
                  <m:r>
                    <w:rPr>
                      <w:rFonts w:ascii="Cambria Math" w:hAnsi="Cambria Math"/>
                      <w:sz w:val="16"/>
                      <w:szCs w:val="20"/>
                    </w:rPr>
                    <m:t xml:space="preserve">Number of pregnancies exposed to both triptan and co-medication X with days in between less than 90 days during </m:t>
                  </m:r>
                </m:e>
                <m:e>
                  <m:r>
                    <w:rPr>
                      <w:rFonts w:ascii="Cambria Math" w:hAnsi="Cambria Math"/>
                      <w:sz w:val="16"/>
                      <w:szCs w:val="20"/>
                    </w:rPr>
                    <m:t>pregnancy</m:t>
                  </m:r>
                </m:e>
              </m:eqArr>
            </m:num>
            <m:den>
              <m:eqArr>
                <m:eqArrPr>
                  <m:ctrlPr>
                    <w:rPr>
                      <w:rFonts w:ascii="Cambria Math" w:hAnsi="Cambria Math"/>
                      <w:i/>
                      <w:sz w:val="16"/>
                      <w:szCs w:val="20"/>
                    </w:rPr>
                  </m:ctrlPr>
                </m:eqArrPr>
                <m:e>
                  <m:r>
                    <w:rPr>
                      <w:rFonts w:ascii="Cambria Math" w:hAnsi="Cambria Math"/>
                      <w:sz w:val="16"/>
                      <w:szCs w:val="20"/>
                    </w:rPr>
                    <m:t xml:space="preserve">Number of pregnancies exposed to triptan during pregnancy </m:t>
                  </m:r>
                </m:e>
                <m:e/>
              </m:eqArr>
            </m:den>
          </m:f>
          <m:r>
            <w:rPr>
              <w:rFonts w:ascii="Cambria Math" w:hAnsi="Cambria Math"/>
              <w:sz w:val="16"/>
              <w:szCs w:val="20"/>
            </w:rPr>
            <m:t xml:space="preserve">   ×   100</m:t>
          </m:r>
        </m:oMath>
      </m:oMathPara>
    </w:p>
    <w:p w14:paraId="5B54533F" w14:textId="77358CB8" w:rsidR="00274D87" w:rsidRDefault="00274D87" w:rsidP="005C1D9A">
      <w:pPr>
        <w:spacing w:line="276" w:lineRule="auto"/>
        <w:ind w:left="0" w:firstLine="0"/>
        <w:contextualSpacing/>
      </w:pPr>
    </w:p>
    <w:p w14:paraId="39BCE348" w14:textId="6D88D575" w:rsidR="00276848" w:rsidRPr="00A924B9" w:rsidRDefault="00276848" w:rsidP="005C1D9A">
      <w:pPr>
        <w:spacing w:line="276" w:lineRule="auto"/>
        <w:ind w:left="0" w:firstLine="0"/>
        <w:contextualSpacing/>
      </w:pPr>
      <w:r>
        <w:t xml:space="preserve">Table 12 indicates the numbers and proportions of triptan exposure during pregnancy under different window of exposure definitions, as per sensitivity analysis 2 and 3. Results inserted in multiple table shells </w:t>
      </w:r>
      <w:proofErr w:type="gramStart"/>
      <w:r>
        <w:t>will be will be</w:t>
      </w:r>
      <w:proofErr w:type="gramEnd"/>
      <w:r>
        <w:t xml:space="preserve"> summarized using visualization.  All Table shells listed below are available in excel format, with an excel sheet available per data source. </w:t>
      </w:r>
    </w:p>
    <w:p w14:paraId="7015AF2A" w14:textId="325E8033" w:rsidR="00DC0CFE" w:rsidRPr="00A924B9" w:rsidRDefault="00DC0CFE" w:rsidP="005721AB">
      <w:pPr>
        <w:pStyle w:val="Heading3"/>
        <w:numPr>
          <w:ilvl w:val="2"/>
          <w:numId w:val="11"/>
        </w:numPr>
        <w:spacing w:line="276" w:lineRule="auto"/>
      </w:pPr>
      <w:r w:rsidRPr="00A924B9">
        <w:t>Missing data</w:t>
      </w:r>
    </w:p>
    <w:p w14:paraId="70C6E806" w14:textId="0030CCB9" w:rsidR="00284A1C" w:rsidRDefault="008F6F79" w:rsidP="008F6F79">
      <w:pPr>
        <w:pStyle w:val="NoSpacing"/>
        <w:spacing w:line="276" w:lineRule="auto"/>
        <w:ind w:left="0" w:firstLine="0"/>
        <w:contextualSpacing/>
      </w:pPr>
      <w:r w:rsidRPr="00A924B9">
        <w:t xml:space="preserve">Because this SAP related to the Part 1 only (drug utilisation study), we show the presence of missing data on covariates in Table shell 7, according to triptan utilisation status in pregnancy. Because we are not conducting association analyses, missing data are merely shown at a descriptive level.  </w:t>
      </w:r>
    </w:p>
    <w:p w14:paraId="6B2A94BE" w14:textId="107249B6" w:rsidR="00871F21" w:rsidRDefault="00871F21" w:rsidP="008F6F79">
      <w:pPr>
        <w:pStyle w:val="NoSpacing"/>
        <w:spacing w:line="276" w:lineRule="auto"/>
        <w:ind w:left="0" w:firstLine="0"/>
        <w:contextualSpacing/>
      </w:pPr>
    </w:p>
    <w:p w14:paraId="0B827621" w14:textId="2AFABB7A" w:rsidR="00871F21" w:rsidRPr="003E4436" w:rsidRDefault="00871F21" w:rsidP="00871F21">
      <w:pPr>
        <w:pStyle w:val="Heading3"/>
        <w:numPr>
          <w:ilvl w:val="2"/>
          <w:numId w:val="11"/>
        </w:numPr>
        <w:spacing w:line="276" w:lineRule="auto"/>
      </w:pPr>
      <w:r w:rsidRPr="003E4436">
        <w:t>Sensitivity analysis</w:t>
      </w:r>
    </w:p>
    <w:p w14:paraId="1A117A14" w14:textId="13836214" w:rsidR="00871F21" w:rsidRPr="003E4436" w:rsidRDefault="00871F21" w:rsidP="0027501D">
      <w:pPr>
        <w:pStyle w:val="ListParagraph"/>
        <w:numPr>
          <w:ilvl w:val="0"/>
          <w:numId w:val="26"/>
        </w:numPr>
        <w:spacing w:line="276" w:lineRule="auto"/>
      </w:pPr>
      <w:r w:rsidRPr="003E4436">
        <w:t xml:space="preserve">To understand possible biases by excluding recurrent pregnancy losses within same woman, we will exclude records with less than 12 months interval gap between two distinct pregnancies within same woman, if the data source has information on both pregnancy and mother IDs.  </w:t>
      </w:r>
    </w:p>
    <w:p w14:paraId="325642C8" w14:textId="7A077395" w:rsidR="00B732EC" w:rsidRPr="003E4436" w:rsidRDefault="00B732EC" w:rsidP="0027501D">
      <w:pPr>
        <w:pStyle w:val="ListParagraph"/>
        <w:numPr>
          <w:ilvl w:val="0"/>
          <w:numId w:val="26"/>
        </w:numPr>
        <w:spacing w:line="276" w:lineRule="auto"/>
      </w:pPr>
      <w:r w:rsidRPr="003E4436">
        <w:t>To ensure pregnancies have comparable baseline characteristics, we will use same loo-back time across all data sources when defining migraine at baseline; this is defined as having (</w:t>
      </w:r>
      <w:proofErr w:type="spellStart"/>
      <w:r w:rsidRPr="003E4436">
        <w:t>i</w:t>
      </w:r>
      <w:proofErr w:type="spellEnd"/>
      <w:r w:rsidRPr="003E4436">
        <w:t>) any diagnosis of migraine and/or (ii) having filled at least one triptan prescription in the 3 months prior to LMP.</w:t>
      </w:r>
    </w:p>
    <w:p w14:paraId="74224DA2" w14:textId="550BC96F" w:rsidR="0027501D" w:rsidRPr="003E4436" w:rsidRDefault="0027501D" w:rsidP="0027501D">
      <w:pPr>
        <w:pStyle w:val="ListParagraph"/>
        <w:numPr>
          <w:ilvl w:val="0"/>
          <w:numId w:val="26"/>
        </w:numPr>
        <w:spacing w:line="276" w:lineRule="auto"/>
      </w:pPr>
      <w:r w:rsidRPr="003E4436">
        <w:t>Extended use of triptans will be re-defined as &gt; 15 dosage units dispensed/month (1 month = 30 days), instead of DDDs.</w:t>
      </w:r>
    </w:p>
    <w:p w14:paraId="41DC0E99" w14:textId="77777777" w:rsidR="0027501D" w:rsidRPr="00871F21" w:rsidRDefault="0027501D" w:rsidP="00871F21">
      <w:pPr>
        <w:spacing w:line="276" w:lineRule="auto"/>
        <w:ind w:left="0" w:firstLine="0"/>
      </w:pPr>
    </w:p>
    <w:p w14:paraId="28DF1B14" w14:textId="30D7C491" w:rsidR="003E00C1" w:rsidRPr="00A924B9" w:rsidRDefault="003E00C1" w:rsidP="005721AB">
      <w:pPr>
        <w:pStyle w:val="Heading2"/>
        <w:numPr>
          <w:ilvl w:val="1"/>
          <w:numId w:val="11"/>
        </w:numPr>
        <w:spacing w:line="276" w:lineRule="auto"/>
      </w:pPr>
      <w:r w:rsidRPr="00A924B9">
        <w:t xml:space="preserve"> Combining/comparing estimates</w:t>
      </w:r>
    </w:p>
    <w:p w14:paraId="69575BBE" w14:textId="56048752" w:rsidR="00E1610E" w:rsidRPr="00A924B9" w:rsidRDefault="008F6F79" w:rsidP="00F152EA">
      <w:pPr>
        <w:pStyle w:val="NoSpacing"/>
        <w:spacing w:line="276" w:lineRule="auto"/>
        <w:ind w:left="0" w:firstLine="0"/>
        <w:contextualSpacing/>
      </w:pPr>
      <w:r w:rsidRPr="00804445">
        <w:t xml:space="preserve">To compare </w:t>
      </w:r>
      <w:r w:rsidR="00E1610E" w:rsidRPr="00804445">
        <w:t xml:space="preserve">drug utilisation </w:t>
      </w:r>
      <w:r w:rsidRPr="00804445">
        <w:t xml:space="preserve">results </w:t>
      </w:r>
      <w:r w:rsidR="00E1610E" w:rsidRPr="00804445">
        <w:t xml:space="preserve">over time </w:t>
      </w:r>
      <w:r w:rsidRPr="00804445">
        <w:t xml:space="preserve">and by data source, </w:t>
      </w:r>
      <w:r w:rsidR="00880A6C" w:rsidRPr="00804445">
        <w:t xml:space="preserve">the </w:t>
      </w:r>
      <w:r w:rsidR="00D524B1" w:rsidRPr="00804445">
        <w:t>prevalence can be modelled using multilevel models</w:t>
      </w:r>
      <w:r w:rsidR="00835025" w:rsidRPr="00804445">
        <w:t>. T</w:t>
      </w:r>
      <w:r w:rsidR="00E1610E" w:rsidRPr="00804445">
        <w:t>he exact comparisons/</w:t>
      </w:r>
      <w:r w:rsidR="00502E76" w:rsidRPr="00804445">
        <w:t xml:space="preserve">data sources </w:t>
      </w:r>
      <w:r w:rsidR="00E1610E" w:rsidRPr="00804445">
        <w:t>to be combined will not be decided until the results from Sections 4.1 are obtained.</w:t>
      </w:r>
      <w:r w:rsidR="000302FD" w:rsidRPr="00804445">
        <w:t xml:space="preserve"> </w:t>
      </w:r>
      <w:r w:rsidR="00502E76" w:rsidRPr="00804445">
        <w:t xml:space="preserve"> Additional sensitivity analyses may be conducted depending on the results of the main analysis.</w:t>
      </w:r>
    </w:p>
    <w:p w14:paraId="370E261F" w14:textId="77834CE2" w:rsidR="006D32FD" w:rsidRPr="00A924B9" w:rsidRDefault="006D32FD" w:rsidP="00896573">
      <w:pPr>
        <w:tabs>
          <w:tab w:val="left" w:pos="3285"/>
        </w:tabs>
        <w:spacing w:line="276" w:lineRule="auto"/>
        <w:ind w:left="0"/>
        <w:rPr>
          <w:b/>
          <w:bCs/>
        </w:rPr>
        <w:sectPr w:rsidR="006D32FD" w:rsidRPr="00A924B9" w:rsidSect="00D63454">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40" w:right="1440" w:bottom="1440" w:left="1440" w:header="709" w:footer="709" w:gutter="0"/>
          <w:cols w:space="708"/>
          <w:docGrid w:linePitch="360"/>
        </w:sectPr>
      </w:pPr>
    </w:p>
    <w:p w14:paraId="3446E8DA" w14:textId="59D41188" w:rsidR="005F2C3B" w:rsidRPr="00A924B9" w:rsidRDefault="005F2C3B" w:rsidP="005F2C3B">
      <w:pPr>
        <w:spacing w:line="276" w:lineRule="auto"/>
        <w:ind w:left="0" w:firstLine="0"/>
        <w:rPr>
          <w:rFonts w:eastAsia="Times New Roman"/>
          <w:szCs w:val="20"/>
          <w:lang w:eastAsia="en-GB"/>
        </w:rPr>
      </w:pPr>
      <w:r w:rsidRPr="00A924B9">
        <w:rPr>
          <w:rFonts w:eastAsia="Times New Roman"/>
          <w:b/>
          <w:szCs w:val="20"/>
          <w:lang w:eastAsia="en-GB"/>
        </w:rPr>
        <w:lastRenderedPageBreak/>
        <w:t>Table shell 1</w:t>
      </w:r>
      <w:r w:rsidRPr="00A924B9">
        <w:rPr>
          <w:rFonts w:eastAsia="Times New Roman"/>
          <w:szCs w:val="20"/>
          <w:lang w:eastAsia="en-GB"/>
        </w:rPr>
        <w:t xml:space="preserve">. Prevalence of </w:t>
      </w:r>
      <w:r w:rsidR="008E2C58">
        <w:t>prescribed/</w:t>
      </w:r>
      <w:r w:rsidR="008E2C58" w:rsidRPr="00DC7961">
        <w:t>dispensed</w:t>
      </w:r>
      <w:r w:rsidRPr="00A924B9">
        <w:rPr>
          <w:rFonts w:eastAsia="Times New Roman"/>
          <w:szCs w:val="20"/>
          <w:lang w:eastAsia="en-GB"/>
        </w:rPr>
        <w:t xml:space="preserve"> triptan prescriptions before, during, and after pregnancy among women with migraine, based on one or at least two dispensed prescriptions during the time period</w:t>
      </w:r>
    </w:p>
    <w:tbl>
      <w:tblPr>
        <w:tblStyle w:val="TableGridLight1"/>
        <w:tblpPr w:leftFromText="180" w:rightFromText="180" w:vertAnchor="text" w:tblpX="27" w:tblpY="1"/>
        <w:tblW w:w="14560" w:type="dxa"/>
        <w:tblLayout w:type="fixed"/>
        <w:tblLook w:val="04A0" w:firstRow="1" w:lastRow="0" w:firstColumn="1" w:lastColumn="0" w:noHBand="0" w:noVBand="1"/>
      </w:tblPr>
      <w:tblGrid>
        <w:gridCol w:w="2515"/>
        <w:gridCol w:w="1530"/>
        <w:gridCol w:w="2520"/>
        <w:gridCol w:w="2340"/>
        <w:gridCol w:w="1440"/>
        <w:gridCol w:w="1951"/>
        <w:gridCol w:w="2264"/>
      </w:tblGrid>
      <w:tr w:rsidR="00172E13" w:rsidRPr="00A924B9" w14:paraId="1F654EE0" w14:textId="77777777" w:rsidTr="005A6587">
        <w:trPr>
          <w:trHeight w:val="443"/>
        </w:trPr>
        <w:tc>
          <w:tcPr>
            <w:tcW w:w="2515" w:type="dxa"/>
            <w:shd w:val="clear" w:color="auto" w:fill="F2F2F2" w:themeFill="background1" w:themeFillShade="F2"/>
          </w:tcPr>
          <w:p w14:paraId="66D081C9" w14:textId="77777777" w:rsidR="00172E13" w:rsidRPr="00A924B9" w:rsidRDefault="00172E13" w:rsidP="00274D87">
            <w:pPr>
              <w:ind w:left="0" w:firstLine="0"/>
              <w:rPr>
                <w:rFonts w:eastAsia="Times New Roman"/>
                <w:b/>
                <w:sz w:val="20"/>
                <w:szCs w:val="20"/>
                <w:lang w:eastAsia="en-GB"/>
              </w:rPr>
            </w:pPr>
          </w:p>
        </w:tc>
        <w:tc>
          <w:tcPr>
            <w:tcW w:w="6390" w:type="dxa"/>
            <w:gridSpan w:val="3"/>
            <w:shd w:val="clear" w:color="auto" w:fill="F2F2F2" w:themeFill="background1" w:themeFillShade="F2"/>
          </w:tcPr>
          <w:p w14:paraId="62A7AD06" w14:textId="66C7AED7" w:rsidR="00172E13" w:rsidRPr="00A924B9" w:rsidRDefault="00172E13" w:rsidP="00274D87">
            <w:pPr>
              <w:ind w:left="0" w:firstLine="0"/>
              <w:jc w:val="left"/>
              <w:rPr>
                <w:rFonts w:eastAsia="Times New Roman"/>
                <w:b/>
                <w:sz w:val="20"/>
                <w:szCs w:val="20"/>
                <w:lang w:eastAsia="en-GB"/>
              </w:rPr>
            </w:pPr>
            <w:r>
              <w:rPr>
                <w:rFonts w:eastAsia="Times New Roman"/>
                <w:b/>
                <w:sz w:val="20"/>
                <w:szCs w:val="20"/>
                <w:lang w:eastAsia="en-GB"/>
              </w:rPr>
              <w:t>Primary exposure definition</w:t>
            </w:r>
          </w:p>
        </w:tc>
        <w:tc>
          <w:tcPr>
            <w:tcW w:w="5655" w:type="dxa"/>
            <w:gridSpan w:val="3"/>
            <w:shd w:val="clear" w:color="auto" w:fill="F2F2F2" w:themeFill="background1" w:themeFillShade="F2"/>
          </w:tcPr>
          <w:p w14:paraId="3A13A9C9" w14:textId="0E6E688C" w:rsidR="00172E13" w:rsidRPr="00A924B9" w:rsidRDefault="00172E13" w:rsidP="00274D87">
            <w:pPr>
              <w:ind w:left="0" w:firstLine="0"/>
              <w:rPr>
                <w:rFonts w:eastAsia="Times New Roman"/>
                <w:b/>
                <w:sz w:val="20"/>
                <w:szCs w:val="20"/>
                <w:lang w:eastAsia="en-GB"/>
              </w:rPr>
            </w:pPr>
            <w:r>
              <w:rPr>
                <w:rFonts w:eastAsia="Times New Roman"/>
                <w:b/>
                <w:sz w:val="20"/>
                <w:szCs w:val="20"/>
                <w:lang w:eastAsia="en-GB"/>
              </w:rPr>
              <w:t>Exposure definition in sensitivity analysis 1</w:t>
            </w:r>
          </w:p>
        </w:tc>
      </w:tr>
      <w:tr w:rsidR="005F2C3B" w:rsidRPr="00A924B9" w14:paraId="2BBAAA89" w14:textId="77777777" w:rsidTr="00172E13">
        <w:trPr>
          <w:trHeight w:val="244"/>
        </w:trPr>
        <w:tc>
          <w:tcPr>
            <w:tcW w:w="2515" w:type="dxa"/>
            <w:shd w:val="clear" w:color="auto" w:fill="F2F2F2" w:themeFill="background1" w:themeFillShade="F2"/>
          </w:tcPr>
          <w:p w14:paraId="1F5FB416" w14:textId="77777777" w:rsidR="005F2C3B" w:rsidRPr="00A924B9" w:rsidRDefault="005F2C3B" w:rsidP="00274D87">
            <w:pPr>
              <w:widowControl/>
              <w:ind w:left="0" w:firstLine="0"/>
              <w:rPr>
                <w:rFonts w:eastAsia="Times New Roman"/>
                <w:b/>
                <w:sz w:val="20"/>
                <w:szCs w:val="20"/>
                <w:lang w:val="en-GB" w:eastAsia="en-GB"/>
              </w:rPr>
            </w:pPr>
          </w:p>
        </w:tc>
        <w:tc>
          <w:tcPr>
            <w:tcW w:w="1530" w:type="dxa"/>
            <w:shd w:val="clear" w:color="auto" w:fill="F2F2F2" w:themeFill="background1" w:themeFillShade="F2"/>
          </w:tcPr>
          <w:p w14:paraId="358C6F02" w14:textId="77777777" w:rsidR="005F2C3B" w:rsidRPr="00A924B9" w:rsidRDefault="005F2C3B"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Number of pregnancies in the time period</w:t>
            </w:r>
          </w:p>
        </w:tc>
        <w:tc>
          <w:tcPr>
            <w:tcW w:w="2520" w:type="dxa"/>
            <w:shd w:val="clear" w:color="auto" w:fill="F2F2F2" w:themeFill="background1" w:themeFillShade="F2"/>
          </w:tcPr>
          <w:p w14:paraId="678B7059" w14:textId="134A5ABD" w:rsidR="005F2C3B" w:rsidRPr="00A924B9" w:rsidRDefault="005F2C3B" w:rsidP="00390035">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t>
            </w:r>
            <w:r w:rsidR="00390035">
              <w:rPr>
                <w:rFonts w:eastAsia="Times New Roman"/>
                <w:b/>
                <w:sz w:val="20"/>
                <w:szCs w:val="20"/>
                <w:lang w:val="en-GB" w:eastAsia="en-GB"/>
              </w:rPr>
              <w:t>with ≥ 1 p</w:t>
            </w:r>
            <w:r w:rsidR="00390035" w:rsidRPr="00390035">
              <w:rPr>
                <w:rFonts w:eastAsia="Times New Roman"/>
                <w:b/>
                <w:sz w:val="20"/>
                <w:szCs w:val="20"/>
                <w:lang w:val="en-GB" w:eastAsia="en-GB"/>
              </w:rPr>
              <w:t xml:space="preserve">rescribed/dispensed </w:t>
            </w:r>
            <w:r w:rsidRPr="00A924B9">
              <w:rPr>
                <w:rFonts w:eastAsia="Times New Roman"/>
                <w:b/>
                <w:sz w:val="20"/>
                <w:szCs w:val="20"/>
                <w:lang w:val="en-GB" w:eastAsia="en-GB"/>
              </w:rPr>
              <w:t>triptan in the time period</w:t>
            </w:r>
          </w:p>
        </w:tc>
        <w:tc>
          <w:tcPr>
            <w:tcW w:w="2340" w:type="dxa"/>
            <w:shd w:val="clear" w:color="auto" w:fill="F2F2F2" w:themeFill="background1" w:themeFillShade="F2"/>
          </w:tcPr>
          <w:p w14:paraId="6B61F141" w14:textId="2F03A7D0" w:rsidR="005F2C3B" w:rsidRPr="00A924B9" w:rsidRDefault="005F2C3B" w:rsidP="00BA4DC4">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Prevalence per 100 of ≥ 1 </w:t>
            </w:r>
            <w:r w:rsidR="00390035">
              <w:t xml:space="preserve"> </w:t>
            </w:r>
            <w:r w:rsidR="00390035" w:rsidRPr="00390035">
              <w:rPr>
                <w:rFonts w:eastAsia="Times New Roman"/>
                <w:b/>
                <w:sz w:val="20"/>
                <w:szCs w:val="20"/>
                <w:lang w:val="en-GB" w:eastAsia="en-GB"/>
              </w:rPr>
              <w:t xml:space="preserve">prescribed/dispensed </w:t>
            </w:r>
            <w:r w:rsidRPr="00A924B9">
              <w:rPr>
                <w:rFonts w:eastAsia="Times New Roman"/>
                <w:b/>
                <w:sz w:val="20"/>
                <w:szCs w:val="20"/>
                <w:lang w:val="en-GB" w:eastAsia="en-GB"/>
              </w:rPr>
              <w:t xml:space="preserve"> triptan</w:t>
            </w:r>
            <w:r w:rsidR="00BA4DC4">
              <w:rPr>
                <w:rFonts w:eastAsia="Times New Roman"/>
                <w:b/>
                <w:sz w:val="20"/>
                <w:szCs w:val="20"/>
                <w:lang w:val="en-GB" w:eastAsia="en-GB"/>
              </w:rPr>
              <w:t xml:space="preserve"> (95% CI)</w:t>
            </w:r>
          </w:p>
        </w:tc>
        <w:tc>
          <w:tcPr>
            <w:tcW w:w="1440" w:type="dxa"/>
            <w:shd w:val="clear" w:color="auto" w:fill="F2F2F2" w:themeFill="background1" w:themeFillShade="F2"/>
          </w:tcPr>
          <w:p w14:paraId="27712C2C" w14:textId="166A7A69" w:rsidR="005F2C3B" w:rsidRPr="00A924B9" w:rsidRDefault="00172E13" w:rsidP="00274D87">
            <w:pPr>
              <w:widowControl/>
              <w:ind w:left="0" w:firstLine="0"/>
              <w:rPr>
                <w:rFonts w:eastAsia="Times New Roman"/>
                <w:b/>
                <w:sz w:val="20"/>
                <w:szCs w:val="20"/>
                <w:lang w:val="en-GB" w:eastAsia="en-GB"/>
              </w:rPr>
            </w:pPr>
            <w:r w:rsidRPr="00A924B9">
              <w:rPr>
                <w:rFonts w:eastAsia="Times New Roman"/>
                <w:b/>
                <w:sz w:val="20"/>
                <w:szCs w:val="20"/>
                <w:lang w:val="en-GB" w:eastAsia="en-GB"/>
              </w:rPr>
              <w:t>Number of pregnancies in the time period</w:t>
            </w:r>
          </w:p>
        </w:tc>
        <w:tc>
          <w:tcPr>
            <w:tcW w:w="1951" w:type="dxa"/>
            <w:shd w:val="clear" w:color="auto" w:fill="F2F2F2" w:themeFill="background1" w:themeFillShade="F2"/>
          </w:tcPr>
          <w:p w14:paraId="3BB85AA4" w14:textId="7A73D677" w:rsidR="005F2C3B" w:rsidRPr="00A924B9" w:rsidRDefault="005F2C3B"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with ≥ 2 </w:t>
            </w:r>
            <w:r w:rsidR="00390035">
              <w:t xml:space="preserve"> </w:t>
            </w:r>
            <w:r w:rsidR="00390035" w:rsidRPr="00390035">
              <w:rPr>
                <w:rFonts w:eastAsia="Times New Roman"/>
                <w:b/>
                <w:sz w:val="20"/>
                <w:szCs w:val="20"/>
                <w:lang w:val="en-GB" w:eastAsia="en-GB"/>
              </w:rPr>
              <w:t xml:space="preserve">prescribed/dispensed </w:t>
            </w:r>
            <w:r w:rsidRPr="00A924B9">
              <w:rPr>
                <w:rFonts w:eastAsia="Times New Roman"/>
                <w:b/>
                <w:sz w:val="20"/>
                <w:szCs w:val="20"/>
                <w:lang w:val="en-GB" w:eastAsia="en-GB"/>
              </w:rPr>
              <w:t xml:space="preserve"> triptans in the time period</w:t>
            </w:r>
          </w:p>
        </w:tc>
        <w:tc>
          <w:tcPr>
            <w:tcW w:w="2264" w:type="dxa"/>
            <w:shd w:val="clear" w:color="auto" w:fill="F2F2F2" w:themeFill="background1" w:themeFillShade="F2"/>
          </w:tcPr>
          <w:p w14:paraId="2A7A2A6F" w14:textId="0B84FF77" w:rsidR="005F2C3B" w:rsidRPr="00A924B9" w:rsidRDefault="00390035" w:rsidP="00390035">
            <w:pPr>
              <w:widowControl/>
              <w:ind w:left="0" w:firstLine="0"/>
              <w:rPr>
                <w:rFonts w:eastAsia="Times New Roman"/>
                <w:b/>
                <w:sz w:val="20"/>
                <w:szCs w:val="20"/>
                <w:lang w:val="en-GB" w:eastAsia="en-GB"/>
              </w:rPr>
            </w:pPr>
            <w:r>
              <w:rPr>
                <w:rFonts w:eastAsia="Times New Roman"/>
                <w:b/>
                <w:sz w:val="20"/>
                <w:szCs w:val="20"/>
                <w:lang w:val="en-GB" w:eastAsia="en-GB"/>
              </w:rPr>
              <w:t xml:space="preserve">Prevalence per 100 of ≥ 2 </w:t>
            </w:r>
            <w:r>
              <w:t xml:space="preserve"> </w:t>
            </w:r>
            <w:r w:rsidRPr="00390035">
              <w:rPr>
                <w:rFonts w:eastAsia="Times New Roman"/>
                <w:b/>
                <w:sz w:val="20"/>
                <w:szCs w:val="20"/>
                <w:lang w:val="en-GB" w:eastAsia="en-GB"/>
              </w:rPr>
              <w:t xml:space="preserve">prescribed/dispensed </w:t>
            </w:r>
            <w:r w:rsidR="005F2C3B" w:rsidRPr="00A924B9">
              <w:rPr>
                <w:rFonts w:eastAsia="Times New Roman"/>
                <w:b/>
                <w:sz w:val="20"/>
                <w:szCs w:val="20"/>
                <w:lang w:val="en-GB" w:eastAsia="en-GB"/>
              </w:rPr>
              <w:t xml:space="preserve"> triptans</w:t>
            </w:r>
            <w:r w:rsidR="00BA4DC4">
              <w:rPr>
                <w:rFonts w:eastAsia="Times New Roman"/>
                <w:b/>
                <w:sz w:val="20"/>
                <w:szCs w:val="20"/>
                <w:lang w:val="en-GB" w:eastAsia="en-GB"/>
              </w:rPr>
              <w:t xml:space="preserve"> (95% CI)</w:t>
            </w:r>
          </w:p>
        </w:tc>
      </w:tr>
      <w:tr w:rsidR="00CD7EE5" w:rsidRPr="00A924B9" w14:paraId="42769DF5" w14:textId="77777777" w:rsidTr="00172E13">
        <w:trPr>
          <w:trHeight w:val="185"/>
        </w:trPr>
        <w:tc>
          <w:tcPr>
            <w:tcW w:w="2515" w:type="dxa"/>
          </w:tcPr>
          <w:p w14:paraId="332D04D0" w14:textId="77777777" w:rsidR="00CD7EE5" w:rsidRPr="00A924B9" w:rsidRDefault="00CD7EE5" w:rsidP="00CD7EE5">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530" w:type="dxa"/>
          </w:tcPr>
          <w:p w14:paraId="611E7E7F" w14:textId="2E5D2DB9" w:rsidR="00CD7EE5" w:rsidRPr="00502E76" w:rsidRDefault="00CD7EE5" w:rsidP="00502E76">
            <w:pPr>
              <w:widowControl/>
              <w:ind w:left="0" w:firstLine="0"/>
              <w:jc w:val="center"/>
              <w:rPr>
                <w:rFonts w:eastAsia="Times New Roman"/>
                <w:sz w:val="20"/>
                <w:szCs w:val="20"/>
                <w:highlight w:val="yellow"/>
                <w:lang w:val="en-GB" w:eastAsia="en-GB"/>
              </w:rPr>
            </w:pPr>
          </w:p>
        </w:tc>
        <w:tc>
          <w:tcPr>
            <w:tcW w:w="2520" w:type="dxa"/>
          </w:tcPr>
          <w:p w14:paraId="69E7AD4B" w14:textId="77777777" w:rsidR="00CD7EE5" w:rsidRPr="00A924B9" w:rsidRDefault="00CD7EE5" w:rsidP="00502E76">
            <w:pPr>
              <w:widowControl/>
              <w:ind w:left="0" w:firstLine="0"/>
              <w:jc w:val="center"/>
              <w:rPr>
                <w:rFonts w:eastAsia="Times New Roman"/>
                <w:sz w:val="20"/>
                <w:szCs w:val="20"/>
                <w:lang w:val="en-GB" w:eastAsia="en-GB"/>
              </w:rPr>
            </w:pPr>
          </w:p>
        </w:tc>
        <w:tc>
          <w:tcPr>
            <w:tcW w:w="2340" w:type="dxa"/>
          </w:tcPr>
          <w:p w14:paraId="77F00A4F" w14:textId="77777777" w:rsidR="00CD7EE5" w:rsidRPr="00A924B9" w:rsidRDefault="00CD7EE5" w:rsidP="00502E76">
            <w:pPr>
              <w:widowControl/>
              <w:ind w:firstLine="0"/>
              <w:jc w:val="center"/>
              <w:rPr>
                <w:rFonts w:eastAsia="Times New Roman"/>
                <w:sz w:val="20"/>
                <w:szCs w:val="20"/>
                <w:lang w:val="en-GB" w:eastAsia="en-GB"/>
              </w:rPr>
            </w:pPr>
          </w:p>
        </w:tc>
        <w:tc>
          <w:tcPr>
            <w:tcW w:w="1440" w:type="dxa"/>
          </w:tcPr>
          <w:p w14:paraId="4EC86066" w14:textId="16469F62" w:rsidR="00CD7EE5" w:rsidRPr="00A924B9" w:rsidRDefault="00CD7EE5" w:rsidP="00502E76">
            <w:pPr>
              <w:widowControl/>
              <w:ind w:firstLine="0"/>
              <w:jc w:val="center"/>
              <w:rPr>
                <w:rFonts w:eastAsia="Times New Roman"/>
                <w:sz w:val="20"/>
                <w:szCs w:val="20"/>
                <w:lang w:val="en-GB" w:eastAsia="en-GB"/>
              </w:rPr>
            </w:pPr>
          </w:p>
        </w:tc>
        <w:tc>
          <w:tcPr>
            <w:tcW w:w="1951" w:type="dxa"/>
          </w:tcPr>
          <w:p w14:paraId="782711E0" w14:textId="77777777" w:rsidR="00CD7EE5" w:rsidRPr="00A924B9" w:rsidRDefault="00CD7EE5" w:rsidP="00CD7EE5">
            <w:pPr>
              <w:widowControl/>
              <w:ind w:firstLine="0"/>
              <w:jc w:val="left"/>
              <w:rPr>
                <w:rFonts w:eastAsia="Times New Roman"/>
                <w:sz w:val="20"/>
                <w:szCs w:val="20"/>
                <w:lang w:val="en-GB" w:eastAsia="en-GB"/>
              </w:rPr>
            </w:pPr>
          </w:p>
        </w:tc>
        <w:tc>
          <w:tcPr>
            <w:tcW w:w="2264" w:type="dxa"/>
          </w:tcPr>
          <w:p w14:paraId="0DE5C300" w14:textId="77777777" w:rsidR="00CD7EE5" w:rsidRPr="00A924B9" w:rsidRDefault="00CD7EE5" w:rsidP="00CD7EE5">
            <w:pPr>
              <w:widowControl/>
              <w:ind w:firstLine="0"/>
              <w:jc w:val="left"/>
              <w:rPr>
                <w:rFonts w:eastAsia="Times New Roman"/>
                <w:sz w:val="20"/>
                <w:szCs w:val="20"/>
                <w:lang w:val="en-GB" w:eastAsia="en-GB"/>
              </w:rPr>
            </w:pPr>
          </w:p>
        </w:tc>
      </w:tr>
      <w:tr w:rsidR="003C78EA" w:rsidRPr="00A924B9" w14:paraId="6B7E7EC9" w14:textId="77777777" w:rsidTr="00172E13">
        <w:trPr>
          <w:trHeight w:val="244"/>
        </w:trPr>
        <w:tc>
          <w:tcPr>
            <w:tcW w:w="2515" w:type="dxa"/>
          </w:tcPr>
          <w:p w14:paraId="5B969A5E"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9-12 months &lt; LMP</w:t>
            </w:r>
          </w:p>
        </w:tc>
        <w:tc>
          <w:tcPr>
            <w:tcW w:w="1530" w:type="dxa"/>
          </w:tcPr>
          <w:p w14:paraId="3BACE43C" w14:textId="3F0E676D"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72BCB4B3"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4C6D2E3D"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1393B3B4" w14:textId="47AFD1BF"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2461B631"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5397394F"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06F4AC26" w14:textId="77777777" w:rsidTr="00172E13">
        <w:trPr>
          <w:trHeight w:val="244"/>
        </w:trPr>
        <w:tc>
          <w:tcPr>
            <w:tcW w:w="2515" w:type="dxa"/>
          </w:tcPr>
          <w:p w14:paraId="6ED2E538"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6-9 months &lt; LMP</w:t>
            </w:r>
          </w:p>
        </w:tc>
        <w:tc>
          <w:tcPr>
            <w:tcW w:w="1530" w:type="dxa"/>
          </w:tcPr>
          <w:p w14:paraId="2BB08D75" w14:textId="454840AA"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2F2F7B93" w14:textId="77777777" w:rsidR="003C78EA" w:rsidRPr="00A924B9" w:rsidRDefault="003C78EA" w:rsidP="00502E76">
            <w:pPr>
              <w:widowControl/>
              <w:ind w:firstLine="0"/>
              <w:jc w:val="center"/>
              <w:rPr>
                <w:rFonts w:eastAsia="Times New Roman"/>
                <w:sz w:val="20"/>
                <w:szCs w:val="20"/>
                <w:lang w:val="en-GB" w:eastAsia="en-GB"/>
              </w:rPr>
            </w:pPr>
          </w:p>
        </w:tc>
        <w:tc>
          <w:tcPr>
            <w:tcW w:w="2340" w:type="dxa"/>
          </w:tcPr>
          <w:p w14:paraId="4BA48779" w14:textId="77777777" w:rsidR="003C78EA" w:rsidRPr="00A924B9" w:rsidRDefault="003C78EA" w:rsidP="00502E76">
            <w:pPr>
              <w:widowControl/>
              <w:ind w:firstLine="0"/>
              <w:jc w:val="center"/>
              <w:rPr>
                <w:rFonts w:eastAsia="Times New Roman"/>
                <w:sz w:val="20"/>
                <w:szCs w:val="20"/>
                <w:lang w:val="en-GB" w:eastAsia="en-GB"/>
              </w:rPr>
            </w:pPr>
          </w:p>
        </w:tc>
        <w:tc>
          <w:tcPr>
            <w:tcW w:w="1440" w:type="dxa"/>
          </w:tcPr>
          <w:p w14:paraId="01EE1B55" w14:textId="26A28EAD" w:rsidR="003C78EA" w:rsidRPr="00A924B9" w:rsidRDefault="003C78EA" w:rsidP="00502E76">
            <w:pPr>
              <w:widowControl/>
              <w:ind w:firstLine="0"/>
              <w:jc w:val="center"/>
              <w:rPr>
                <w:rFonts w:eastAsia="Times New Roman"/>
                <w:sz w:val="20"/>
                <w:szCs w:val="20"/>
                <w:lang w:val="en-GB" w:eastAsia="en-GB"/>
              </w:rPr>
            </w:pPr>
          </w:p>
        </w:tc>
        <w:tc>
          <w:tcPr>
            <w:tcW w:w="1951" w:type="dxa"/>
          </w:tcPr>
          <w:p w14:paraId="269B2E59" w14:textId="77777777" w:rsidR="003C78EA" w:rsidRPr="00A924B9" w:rsidRDefault="003C78EA" w:rsidP="003C78EA">
            <w:pPr>
              <w:widowControl/>
              <w:ind w:firstLine="0"/>
              <w:jc w:val="left"/>
              <w:rPr>
                <w:rFonts w:eastAsia="Times New Roman"/>
                <w:sz w:val="20"/>
                <w:szCs w:val="20"/>
                <w:lang w:val="en-GB" w:eastAsia="en-GB"/>
              </w:rPr>
            </w:pPr>
          </w:p>
        </w:tc>
        <w:tc>
          <w:tcPr>
            <w:tcW w:w="2264" w:type="dxa"/>
          </w:tcPr>
          <w:p w14:paraId="2A4DD517" w14:textId="77777777" w:rsidR="003C78EA" w:rsidRPr="00A924B9" w:rsidRDefault="003C78EA" w:rsidP="003C78EA">
            <w:pPr>
              <w:widowControl/>
              <w:ind w:firstLine="0"/>
              <w:jc w:val="left"/>
              <w:rPr>
                <w:rFonts w:eastAsia="Times New Roman"/>
                <w:sz w:val="20"/>
                <w:szCs w:val="20"/>
                <w:lang w:val="en-GB" w:eastAsia="en-GB"/>
              </w:rPr>
            </w:pPr>
          </w:p>
        </w:tc>
      </w:tr>
      <w:tr w:rsidR="003C78EA" w:rsidRPr="00A924B9" w14:paraId="77C1929A" w14:textId="77777777" w:rsidTr="00172E13">
        <w:trPr>
          <w:trHeight w:val="244"/>
        </w:trPr>
        <w:tc>
          <w:tcPr>
            <w:tcW w:w="2515" w:type="dxa"/>
          </w:tcPr>
          <w:p w14:paraId="737CEAA5"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3-6 months &lt; LMP</w:t>
            </w:r>
          </w:p>
        </w:tc>
        <w:tc>
          <w:tcPr>
            <w:tcW w:w="1530" w:type="dxa"/>
          </w:tcPr>
          <w:p w14:paraId="1A42A8AA" w14:textId="24848FF5"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0A4D4AD1"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523BEB39"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5FBBC57E" w14:textId="7FE58DF9"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4194602B"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743A32F3"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47F596D6" w14:textId="77777777" w:rsidTr="00172E13">
        <w:trPr>
          <w:trHeight w:val="244"/>
        </w:trPr>
        <w:tc>
          <w:tcPr>
            <w:tcW w:w="2515" w:type="dxa"/>
          </w:tcPr>
          <w:p w14:paraId="582227BD"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0-3 months &lt; LMP</w:t>
            </w:r>
          </w:p>
        </w:tc>
        <w:tc>
          <w:tcPr>
            <w:tcW w:w="1530" w:type="dxa"/>
          </w:tcPr>
          <w:p w14:paraId="315B5900" w14:textId="0CBB0641"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18721897"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6C26062F"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09C83529" w14:textId="0C935F48"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60AC1193"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442B30A2"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6BDAB729" w14:textId="77777777" w:rsidTr="00172E13">
        <w:trPr>
          <w:trHeight w:val="244"/>
        </w:trPr>
        <w:tc>
          <w:tcPr>
            <w:tcW w:w="2515" w:type="dxa"/>
          </w:tcPr>
          <w:p w14:paraId="33A85D5E" w14:textId="77777777" w:rsidR="003C78EA" w:rsidRPr="00A924B9" w:rsidRDefault="003C78EA" w:rsidP="003C78EA">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530" w:type="dxa"/>
          </w:tcPr>
          <w:p w14:paraId="5D12BFE1" w14:textId="559EABDE"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335807AF"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532BA275"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4C045332" w14:textId="7DEBAED2"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5CF88632"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45410E9F"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3F3B4472" w14:textId="77777777" w:rsidTr="00172E13">
        <w:trPr>
          <w:trHeight w:val="244"/>
        </w:trPr>
        <w:tc>
          <w:tcPr>
            <w:tcW w:w="2515" w:type="dxa"/>
          </w:tcPr>
          <w:p w14:paraId="40B19216"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530" w:type="dxa"/>
          </w:tcPr>
          <w:p w14:paraId="773E28EF" w14:textId="48A019A1"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26B55BF3"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16954E53"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78EA7FD8" w14:textId="43344DF9"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57377C6D"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06AD3E4A"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3074F42C" w14:textId="77777777" w:rsidTr="00172E13">
        <w:trPr>
          <w:trHeight w:val="244"/>
        </w:trPr>
        <w:tc>
          <w:tcPr>
            <w:tcW w:w="2515" w:type="dxa"/>
          </w:tcPr>
          <w:p w14:paraId="5FBD9FA8"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530" w:type="dxa"/>
          </w:tcPr>
          <w:p w14:paraId="08A2CC7F" w14:textId="55D803A6"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688BDD28"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58B02A23"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794D5C0D" w14:textId="41041CF7"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27D148AC"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22DDC255"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037B872D" w14:textId="77777777" w:rsidTr="00172E13">
        <w:trPr>
          <w:trHeight w:val="244"/>
        </w:trPr>
        <w:tc>
          <w:tcPr>
            <w:tcW w:w="2515" w:type="dxa"/>
          </w:tcPr>
          <w:p w14:paraId="11C805CB" w14:textId="77777777" w:rsidR="003C78EA" w:rsidRPr="00A924B9" w:rsidRDefault="003C78EA" w:rsidP="003C78EA">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530" w:type="dxa"/>
          </w:tcPr>
          <w:p w14:paraId="4192ED00" w14:textId="31B82D25"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3C9AF1F1"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1F407555"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06E1FC00" w14:textId="5B10E1ED"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268D2F5E"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115EF8CD" w14:textId="77777777" w:rsidR="003C78EA" w:rsidRPr="00A924B9" w:rsidRDefault="003C78EA" w:rsidP="003C78EA">
            <w:pPr>
              <w:widowControl/>
              <w:ind w:left="0" w:firstLine="0"/>
              <w:jc w:val="left"/>
              <w:rPr>
                <w:rFonts w:eastAsia="Times New Roman"/>
                <w:sz w:val="20"/>
                <w:szCs w:val="20"/>
                <w:lang w:val="en-GB" w:eastAsia="en-GB"/>
              </w:rPr>
            </w:pPr>
          </w:p>
        </w:tc>
      </w:tr>
      <w:tr w:rsidR="003C78EA" w:rsidRPr="00A924B9" w14:paraId="40C438ED" w14:textId="77777777" w:rsidTr="00172E13">
        <w:trPr>
          <w:trHeight w:val="244"/>
        </w:trPr>
        <w:tc>
          <w:tcPr>
            <w:tcW w:w="2515" w:type="dxa"/>
          </w:tcPr>
          <w:p w14:paraId="34FD6D64" w14:textId="2099E791" w:rsidR="003C78EA" w:rsidRPr="00A924B9" w:rsidRDefault="003C78EA" w:rsidP="003C78EA">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530" w:type="dxa"/>
          </w:tcPr>
          <w:p w14:paraId="795A56F6" w14:textId="412B66BE" w:rsidR="003C78EA" w:rsidRPr="00502E76" w:rsidRDefault="003C78EA" w:rsidP="00502E76">
            <w:pPr>
              <w:widowControl/>
              <w:ind w:left="0" w:firstLine="0"/>
              <w:jc w:val="center"/>
              <w:rPr>
                <w:rFonts w:eastAsia="Times New Roman"/>
                <w:sz w:val="20"/>
                <w:szCs w:val="20"/>
                <w:highlight w:val="yellow"/>
                <w:lang w:val="en-GB" w:eastAsia="en-GB"/>
              </w:rPr>
            </w:pPr>
          </w:p>
        </w:tc>
        <w:tc>
          <w:tcPr>
            <w:tcW w:w="2520" w:type="dxa"/>
          </w:tcPr>
          <w:p w14:paraId="19C72011" w14:textId="77777777" w:rsidR="003C78EA" w:rsidRPr="00A924B9" w:rsidRDefault="003C78EA" w:rsidP="00502E76">
            <w:pPr>
              <w:widowControl/>
              <w:ind w:left="0" w:firstLine="0"/>
              <w:jc w:val="center"/>
              <w:rPr>
                <w:rFonts w:eastAsia="Times New Roman"/>
                <w:sz w:val="20"/>
                <w:szCs w:val="20"/>
                <w:lang w:val="en-GB" w:eastAsia="en-GB"/>
              </w:rPr>
            </w:pPr>
          </w:p>
        </w:tc>
        <w:tc>
          <w:tcPr>
            <w:tcW w:w="2340" w:type="dxa"/>
          </w:tcPr>
          <w:p w14:paraId="0725FA08" w14:textId="77777777" w:rsidR="003C78EA" w:rsidRPr="00A924B9" w:rsidRDefault="003C78EA" w:rsidP="00502E76">
            <w:pPr>
              <w:widowControl/>
              <w:ind w:left="0" w:firstLine="0"/>
              <w:jc w:val="center"/>
              <w:rPr>
                <w:rFonts w:eastAsia="Times New Roman"/>
                <w:sz w:val="20"/>
                <w:szCs w:val="20"/>
                <w:lang w:val="en-GB" w:eastAsia="en-GB"/>
              </w:rPr>
            </w:pPr>
          </w:p>
        </w:tc>
        <w:tc>
          <w:tcPr>
            <w:tcW w:w="1440" w:type="dxa"/>
          </w:tcPr>
          <w:p w14:paraId="56F5ADD1" w14:textId="01A8BB70" w:rsidR="003C78EA" w:rsidRPr="00A924B9" w:rsidRDefault="003C78EA" w:rsidP="00502E76">
            <w:pPr>
              <w:widowControl/>
              <w:ind w:left="0" w:firstLine="0"/>
              <w:jc w:val="center"/>
              <w:rPr>
                <w:rFonts w:eastAsia="Times New Roman"/>
                <w:sz w:val="20"/>
                <w:szCs w:val="20"/>
                <w:lang w:val="en-GB" w:eastAsia="en-GB"/>
              </w:rPr>
            </w:pPr>
          </w:p>
        </w:tc>
        <w:tc>
          <w:tcPr>
            <w:tcW w:w="1951" w:type="dxa"/>
          </w:tcPr>
          <w:p w14:paraId="2A1A0B83" w14:textId="77777777" w:rsidR="003C78EA" w:rsidRPr="00A924B9" w:rsidRDefault="003C78EA" w:rsidP="003C78EA">
            <w:pPr>
              <w:widowControl/>
              <w:ind w:left="0" w:firstLine="0"/>
              <w:jc w:val="left"/>
              <w:rPr>
                <w:rFonts w:eastAsia="Times New Roman"/>
                <w:sz w:val="20"/>
                <w:szCs w:val="20"/>
                <w:lang w:val="en-GB" w:eastAsia="en-GB"/>
              </w:rPr>
            </w:pPr>
          </w:p>
        </w:tc>
        <w:tc>
          <w:tcPr>
            <w:tcW w:w="2264" w:type="dxa"/>
          </w:tcPr>
          <w:p w14:paraId="4438593C" w14:textId="77777777" w:rsidR="003C78EA" w:rsidRPr="00A924B9" w:rsidRDefault="003C78EA" w:rsidP="003C78EA">
            <w:pPr>
              <w:widowControl/>
              <w:ind w:left="0" w:firstLine="0"/>
              <w:jc w:val="left"/>
              <w:rPr>
                <w:rFonts w:eastAsia="Times New Roman"/>
                <w:sz w:val="20"/>
                <w:szCs w:val="20"/>
                <w:lang w:val="en-GB" w:eastAsia="en-GB"/>
              </w:rPr>
            </w:pPr>
          </w:p>
        </w:tc>
      </w:tr>
    </w:tbl>
    <w:p w14:paraId="4D83BFE0" w14:textId="77777777" w:rsidR="005F2C3B" w:rsidRPr="00A924B9" w:rsidRDefault="005F2C3B" w:rsidP="005F2C3B">
      <w:pPr>
        <w:pStyle w:val="NoSpacing"/>
        <w:spacing w:line="276" w:lineRule="auto"/>
        <w:contextualSpacing/>
        <w:rPr>
          <w:b/>
          <w:sz w:val="24"/>
        </w:rPr>
      </w:pPr>
    </w:p>
    <w:p w14:paraId="5264D2A2" w14:textId="77777777" w:rsidR="005F2C3B" w:rsidRPr="00A924B9" w:rsidRDefault="005F2C3B" w:rsidP="005F2C3B">
      <w:pPr>
        <w:pStyle w:val="NoSpacing"/>
        <w:spacing w:line="276" w:lineRule="auto"/>
        <w:contextualSpacing/>
        <w:rPr>
          <w:b/>
          <w:sz w:val="24"/>
        </w:rPr>
      </w:pPr>
    </w:p>
    <w:p w14:paraId="00F17E07" w14:textId="77777777" w:rsidR="005F2C3B" w:rsidRPr="00A924B9" w:rsidRDefault="005F2C3B" w:rsidP="005F2C3B">
      <w:pPr>
        <w:spacing w:line="276" w:lineRule="auto"/>
        <w:ind w:left="0" w:firstLine="0"/>
        <w:rPr>
          <w:b/>
        </w:rPr>
        <w:sectPr w:rsidR="005F2C3B" w:rsidRPr="00A924B9" w:rsidSect="00E738AD">
          <w:pgSz w:w="16838" w:h="11906" w:orient="landscape" w:code="9"/>
          <w:pgMar w:top="1440" w:right="1440" w:bottom="1440" w:left="1440" w:header="706" w:footer="706" w:gutter="0"/>
          <w:cols w:space="708"/>
          <w:docGrid w:linePitch="360"/>
        </w:sectPr>
      </w:pPr>
    </w:p>
    <w:p w14:paraId="3688733F" w14:textId="0211A635" w:rsidR="005F2C3B" w:rsidRPr="00A924B9" w:rsidRDefault="005F2C3B" w:rsidP="005F2C3B">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sidR="00A37A7B" w:rsidRPr="00A924B9">
        <w:rPr>
          <w:rFonts w:eastAsia="Times New Roman"/>
          <w:b/>
          <w:szCs w:val="20"/>
          <w:lang w:eastAsia="en-GB"/>
        </w:rPr>
        <w:t>2</w:t>
      </w:r>
      <w:r w:rsidRPr="00A924B9">
        <w:rPr>
          <w:rFonts w:eastAsia="Times New Roman"/>
          <w:szCs w:val="20"/>
          <w:lang w:eastAsia="en-GB"/>
        </w:rPr>
        <w:t xml:space="preserve">. Patterns of </w:t>
      </w:r>
      <w:r w:rsidRPr="00A924B9">
        <w:rPr>
          <w:rFonts w:eastAsia="Times New Roman"/>
          <w:sz w:val="20"/>
          <w:szCs w:val="20"/>
          <w:lang w:eastAsia="en-GB"/>
        </w:rPr>
        <w:t xml:space="preserve">≥ 1 </w:t>
      </w:r>
      <w:r w:rsidR="008E2C58">
        <w:t>prescribed/</w:t>
      </w:r>
      <w:r w:rsidR="008E2C58" w:rsidRPr="00DC7961">
        <w:t>dispensed</w:t>
      </w:r>
      <w:r w:rsidRPr="00A924B9">
        <w:rPr>
          <w:rFonts w:eastAsia="Times New Roman"/>
          <w:szCs w:val="20"/>
          <w:lang w:eastAsia="en-GB"/>
        </w:rPr>
        <w:t xml:space="preserve"> triptan and other migraine medications prescriptions before, during, and after pregnancy among women with migraine, by data source</w:t>
      </w:r>
    </w:p>
    <w:tbl>
      <w:tblPr>
        <w:tblStyle w:val="TableGridLight1"/>
        <w:tblpPr w:leftFromText="180" w:rightFromText="180" w:vertAnchor="text" w:tblpX="-608" w:tblpY="1"/>
        <w:tblW w:w="15385" w:type="dxa"/>
        <w:tblLayout w:type="fixed"/>
        <w:tblLook w:val="04A0" w:firstRow="1" w:lastRow="0" w:firstColumn="1" w:lastColumn="0" w:noHBand="0" w:noVBand="1"/>
      </w:tblPr>
      <w:tblGrid>
        <w:gridCol w:w="2785"/>
        <w:gridCol w:w="1170"/>
        <w:gridCol w:w="1170"/>
        <w:gridCol w:w="1530"/>
        <w:gridCol w:w="1620"/>
        <w:gridCol w:w="1530"/>
        <w:gridCol w:w="1260"/>
        <w:gridCol w:w="1530"/>
        <w:gridCol w:w="1350"/>
        <w:gridCol w:w="1440"/>
      </w:tblGrid>
      <w:tr w:rsidR="005F2C3B" w:rsidRPr="00A924B9" w14:paraId="40BB5264" w14:textId="77777777" w:rsidTr="2C82B25F">
        <w:trPr>
          <w:trHeight w:val="242"/>
          <w:tblHeader/>
        </w:trPr>
        <w:tc>
          <w:tcPr>
            <w:tcW w:w="2785" w:type="dxa"/>
            <w:shd w:val="clear" w:color="auto" w:fill="F2F2F2" w:themeFill="background1" w:themeFillShade="F2"/>
          </w:tcPr>
          <w:p w14:paraId="2BBA0B22" w14:textId="77777777" w:rsidR="005F2C3B" w:rsidRPr="00A924B9" w:rsidRDefault="005F2C3B" w:rsidP="00274D87">
            <w:pPr>
              <w:widowControl/>
              <w:ind w:left="0" w:firstLine="0"/>
              <w:rPr>
                <w:rFonts w:eastAsia="Times New Roman"/>
                <w:sz w:val="20"/>
                <w:szCs w:val="20"/>
                <w:lang w:val="en-GB" w:eastAsia="en-GB"/>
              </w:rPr>
            </w:pPr>
          </w:p>
        </w:tc>
        <w:tc>
          <w:tcPr>
            <w:tcW w:w="12600" w:type="dxa"/>
            <w:gridSpan w:val="9"/>
            <w:shd w:val="clear" w:color="auto" w:fill="F2F2F2" w:themeFill="background1" w:themeFillShade="F2"/>
          </w:tcPr>
          <w:p w14:paraId="1B49E9A0" w14:textId="77173ADE" w:rsidR="005F2C3B" w:rsidRPr="00A924B9" w:rsidRDefault="005F2C3B" w:rsidP="00274D87">
            <w:pPr>
              <w:widowControl/>
              <w:ind w:left="0" w:firstLine="0"/>
              <w:jc w:val="center"/>
              <w:rPr>
                <w:rFonts w:eastAsia="Times New Roman"/>
                <w:b/>
                <w:sz w:val="20"/>
                <w:szCs w:val="20"/>
                <w:lang w:val="en-GB" w:eastAsia="en-GB"/>
              </w:rPr>
            </w:pPr>
            <w:r w:rsidRPr="00A924B9">
              <w:rPr>
                <w:rFonts w:eastAsia="Times New Roman"/>
                <w:b/>
                <w:sz w:val="20"/>
                <w:szCs w:val="20"/>
                <w:lang w:val="en-GB" w:eastAsia="en-GB"/>
              </w:rPr>
              <w:t xml:space="preserve">Prevalence of ≥ 1 </w:t>
            </w:r>
            <w:r w:rsidR="00390035">
              <w:rPr>
                <w:rFonts w:eastAsia="Times New Roman"/>
                <w:b/>
                <w:sz w:val="20"/>
                <w:szCs w:val="20"/>
                <w:lang w:val="en-GB" w:eastAsia="en-GB"/>
              </w:rPr>
              <w:t>prescribed/</w:t>
            </w:r>
            <w:r w:rsidRPr="00A924B9">
              <w:rPr>
                <w:rFonts w:eastAsia="Times New Roman"/>
                <w:b/>
                <w:sz w:val="20"/>
                <w:szCs w:val="20"/>
                <w:lang w:val="en-GB" w:eastAsia="en-GB"/>
              </w:rPr>
              <w:t>dispensed prescription of migraine medicine per 100 pregnancies, with 95% CI</w:t>
            </w:r>
          </w:p>
          <w:p w14:paraId="7D946388" w14:textId="77777777" w:rsidR="005F2C3B" w:rsidRPr="00A924B9" w:rsidRDefault="005F2C3B" w:rsidP="00274D87">
            <w:pPr>
              <w:widowControl/>
              <w:ind w:left="0" w:firstLine="0"/>
              <w:jc w:val="center"/>
              <w:rPr>
                <w:rFonts w:eastAsia="Times New Roman"/>
                <w:b/>
                <w:sz w:val="20"/>
                <w:szCs w:val="20"/>
                <w:lang w:val="en-GB" w:eastAsia="en-GB"/>
              </w:rPr>
            </w:pPr>
          </w:p>
        </w:tc>
      </w:tr>
      <w:tr w:rsidR="005F2C3B" w:rsidRPr="00A924B9" w14:paraId="4280F7F1" w14:textId="77777777" w:rsidTr="2C82B25F">
        <w:trPr>
          <w:trHeight w:val="184"/>
          <w:tblHeader/>
        </w:trPr>
        <w:tc>
          <w:tcPr>
            <w:tcW w:w="2785" w:type="dxa"/>
            <w:shd w:val="clear" w:color="auto" w:fill="F2F2F2" w:themeFill="background1" w:themeFillShade="F2"/>
          </w:tcPr>
          <w:p w14:paraId="6D549513" w14:textId="77777777" w:rsidR="005F2C3B" w:rsidRPr="00A924B9" w:rsidRDefault="005F2C3B" w:rsidP="00274D87">
            <w:pPr>
              <w:ind w:left="0" w:firstLine="0"/>
              <w:jc w:val="left"/>
              <w:rPr>
                <w:rFonts w:eastAsia="Times New Roman"/>
                <w:sz w:val="20"/>
                <w:szCs w:val="20"/>
                <w:lang w:val="en-GB" w:eastAsia="en-GB"/>
              </w:rPr>
            </w:pPr>
          </w:p>
        </w:tc>
        <w:tc>
          <w:tcPr>
            <w:tcW w:w="1170" w:type="dxa"/>
            <w:shd w:val="clear" w:color="auto" w:fill="F2F2F2" w:themeFill="background1" w:themeFillShade="F2"/>
          </w:tcPr>
          <w:p w14:paraId="60E7F66E"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Finland</w:t>
            </w:r>
          </w:p>
        </w:tc>
        <w:tc>
          <w:tcPr>
            <w:tcW w:w="1170" w:type="dxa"/>
            <w:shd w:val="clear" w:color="auto" w:fill="F2F2F2" w:themeFill="background1" w:themeFillShade="F2"/>
          </w:tcPr>
          <w:p w14:paraId="3DE5D5F8"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France</w:t>
            </w:r>
          </w:p>
        </w:tc>
        <w:tc>
          <w:tcPr>
            <w:tcW w:w="1530" w:type="dxa"/>
            <w:shd w:val="clear" w:color="auto" w:fill="F2F2F2" w:themeFill="background1" w:themeFillShade="F2"/>
          </w:tcPr>
          <w:p w14:paraId="354E562C" w14:textId="77777777" w:rsidR="005F2C3B" w:rsidRPr="00A924B9" w:rsidRDefault="005F2C3B" w:rsidP="2C82B25F">
            <w:pPr>
              <w:ind w:left="0" w:firstLine="0"/>
              <w:jc w:val="center"/>
              <w:rPr>
                <w:rFonts w:eastAsia="Times New Roman"/>
                <w:b/>
                <w:bCs/>
                <w:sz w:val="20"/>
                <w:szCs w:val="20"/>
                <w:lang w:val="en-GB" w:eastAsia="en-GB"/>
              </w:rPr>
            </w:pPr>
            <w:del w:id="49" w:author="Vera Ruth Mitter" w:date="2022-11-25T13:33:00Z">
              <w:r w:rsidRPr="2C82B25F" w:rsidDel="005F2C3B">
                <w:rPr>
                  <w:rFonts w:eastAsia="Times New Roman"/>
                  <w:b/>
                  <w:bCs/>
                  <w:sz w:val="20"/>
                  <w:szCs w:val="20"/>
                  <w:lang w:val="en-GB" w:eastAsia="en-GB"/>
                </w:rPr>
                <w:delText>Germany</w:delText>
              </w:r>
            </w:del>
          </w:p>
        </w:tc>
        <w:tc>
          <w:tcPr>
            <w:tcW w:w="1620" w:type="dxa"/>
            <w:shd w:val="clear" w:color="auto" w:fill="F2F2F2" w:themeFill="background1" w:themeFillShade="F2"/>
          </w:tcPr>
          <w:p w14:paraId="194CAFFA" w14:textId="77777777" w:rsidR="005F2C3B" w:rsidRPr="00A924B9" w:rsidRDefault="005F2C3B" w:rsidP="2C82B25F">
            <w:pPr>
              <w:ind w:left="0" w:firstLine="0"/>
              <w:jc w:val="center"/>
              <w:rPr>
                <w:rFonts w:eastAsia="Times New Roman"/>
                <w:b/>
                <w:bCs/>
                <w:sz w:val="20"/>
                <w:szCs w:val="20"/>
                <w:lang w:val="en-GB" w:eastAsia="en-GB"/>
              </w:rPr>
            </w:pPr>
            <w:del w:id="50" w:author="Vera Ruth Mitter" w:date="2022-11-25T13:33:00Z">
              <w:r w:rsidRPr="2C82B25F" w:rsidDel="005F2C3B">
                <w:rPr>
                  <w:rFonts w:eastAsia="Times New Roman"/>
                  <w:b/>
                  <w:bCs/>
                  <w:sz w:val="20"/>
                  <w:szCs w:val="20"/>
                  <w:lang w:val="en-GB" w:eastAsia="en-GB"/>
                </w:rPr>
                <w:delText>Italy (Tuscany)</w:delText>
              </w:r>
            </w:del>
          </w:p>
        </w:tc>
        <w:tc>
          <w:tcPr>
            <w:tcW w:w="1530" w:type="dxa"/>
            <w:shd w:val="clear" w:color="auto" w:fill="F2F2F2" w:themeFill="background1" w:themeFillShade="F2"/>
          </w:tcPr>
          <w:p w14:paraId="2E07C311"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Italy  (Emilia-Romagna)</w:t>
            </w:r>
          </w:p>
        </w:tc>
        <w:tc>
          <w:tcPr>
            <w:tcW w:w="1260" w:type="dxa"/>
            <w:shd w:val="clear" w:color="auto" w:fill="F2F2F2" w:themeFill="background1" w:themeFillShade="F2"/>
          </w:tcPr>
          <w:p w14:paraId="7AD33452"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Norway</w:t>
            </w:r>
          </w:p>
        </w:tc>
        <w:tc>
          <w:tcPr>
            <w:tcW w:w="1530" w:type="dxa"/>
            <w:shd w:val="clear" w:color="auto" w:fill="F2F2F2" w:themeFill="background1" w:themeFillShade="F2"/>
          </w:tcPr>
          <w:p w14:paraId="138B2321"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Spain (Valencian region)</w:t>
            </w:r>
          </w:p>
        </w:tc>
        <w:tc>
          <w:tcPr>
            <w:tcW w:w="1350" w:type="dxa"/>
            <w:shd w:val="clear" w:color="auto" w:fill="F2F2F2" w:themeFill="background1" w:themeFillShade="F2"/>
          </w:tcPr>
          <w:p w14:paraId="06CE00B9" w14:textId="3FE8C120" w:rsidR="005F2C3B" w:rsidRPr="00A924B9" w:rsidRDefault="005F2C3B" w:rsidP="2C82B25F">
            <w:pPr>
              <w:ind w:left="0" w:firstLine="0"/>
              <w:jc w:val="center"/>
              <w:rPr>
                <w:ins w:id="51" w:author="Vera Ruth Mitter" w:date="2022-11-25T13:33:00Z"/>
                <w:rFonts w:eastAsia="Times New Roman"/>
                <w:b/>
                <w:bCs/>
                <w:sz w:val="20"/>
                <w:szCs w:val="20"/>
                <w:lang w:val="en-GB" w:eastAsia="en-GB"/>
              </w:rPr>
            </w:pPr>
            <w:del w:id="52" w:author="Vera Ruth Mitter" w:date="2022-11-25T13:33:00Z">
              <w:r w:rsidRPr="2C82B25F" w:rsidDel="005F2C3B">
                <w:rPr>
                  <w:rFonts w:eastAsia="Times New Roman"/>
                  <w:b/>
                  <w:bCs/>
                  <w:sz w:val="20"/>
                  <w:szCs w:val="20"/>
                  <w:lang w:val="en-GB" w:eastAsia="en-GB"/>
                </w:rPr>
                <w:delText>UK</w:delText>
              </w:r>
            </w:del>
          </w:p>
          <w:p w14:paraId="5BCF6DD9" w14:textId="078B60F6" w:rsidR="005F2C3B" w:rsidRPr="00A924B9" w:rsidRDefault="2A02689A" w:rsidP="2C82B25F">
            <w:pPr>
              <w:ind w:left="0" w:firstLine="0"/>
              <w:jc w:val="center"/>
              <w:rPr>
                <w:rFonts w:eastAsia="Times New Roman"/>
                <w:b/>
                <w:bCs/>
                <w:sz w:val="20"/>
                <w:szCs w:val="20"/>
                <w:lang w:val="en-GB" w:eastAsia="en-GB"/>
              </w:rPr>
            </w:pPr>
            <w:ins w:id="53" w:author="Vera Ruth Mitter" w:date="2022-11-25T13:33:00Z">
              <w:r w:rsidRPr="2C82B25F">
                <w:rPr>
                  <w:rFonts w:eastAsia="Times New Roman"/>
                  <w:b/>
                  <w:bCs/>
                  <w:sz w:val="20"/>
                  <w:szCs w:val="20"/>
                  <w:lang w:val="en-GB" w:eastAsia="en-GB"/>
                </w:rPr>
                <w:t>Sweden</w:t>
              </w:r>
            </w:ins>
          </w:p>
        </w:tc>
        <w:tc>
          <w:tcPr>
            <w:tcW w:w="1440" w:type="dxa"/>
            <w:shd w:val="clear" w:color="auto" w:fill="F2F2F2" w:themeFill="background1" w:themeFillShade="F2"/>
          </w:tcPr>
          <w:p w14:paraId="3FB5F4E6" w14:textId="77777777" w:rsidR="005F2C3B" w:rsidRPr="00A924B9" w:rsidRDefault="005F2C3B" w:rsidP="00274D87">
            <w:pPr>
              <w:ind w:left="0" w:firstLine="0"/>
              <w:jc w:val="center"/>
              <w:rPr>
                <w:rFonts w:eastAsia="Times New Roman"/>
                <w:b/>
                <w:sz w:val="20"/>
                <w:szCs w:val="20"/>
                <w:lang w:val="en-GB" w:eastAsia="en-GB"/>
              </w:rPr>
            </w:pPr>
            <w:r w:rsidRPr="00A924B9">
              <w:rPr>
                <w:rFonts w:eastAsia="Times New Roman"/>
                <w:b/>
                <w:sz w:val="20"/>
                <w:szCs w:val="20"/>
                <w:lang w:val="en-GB" w:eastAsia="en-GB"/>
              </w:rPr>
              <w:t>Wales</w:t>
            </w:r>
          </w:p>
        </w:tc>
      </w:tr>
      <w:tr w:rsidR="005F2C3B" w:rsidRPr="00A924B9" w14:paraId="570B8A79" w14:textId="77777777" w:rsidTr="2C82B25F">
        <w:trPr>
          <w:trHeight w:val="184"/>
        </w:trPr>
        <w:tc>
          <w:tcPr>
            <w:tcW w:w="2785" w:type="dxa"/>
          </w:tcPr>
          <w:p w14:paraId="68B4B0F7" w14:textId="3ED1C03D" w:rsidR="005F2C3B" w:rsidRPr="00A924B9" w:rsidRDefault="005F2C3B" w:rsidP="00274D87">
            <w:pPr>
              <w:ind w:left="0" w:firstLine="0"/>
              <w:jc w:val="left"/>
              <w:rPr>
                <w:rFonts w:eastAsia="Times New Roman"/>
                <w:b/>
                <w:i/>
                <w:sz w:val="20"/>
                <w:szCs w:val="20"/>
                <w:lang w:val="en-GB" w:eastAsia="en-GB"/>
              </w:rPr>
            </w:pPr>
            <w:r w:rsidRPr="00A924B9">
              <w:rPr>
                <w:rFonts w:eastAsia="Times New Roman"/>
                <w:b/>
                <w:i/>
                <w:sz w:val="20"/>
                <w:szCs w:val="20"/>
                <w:lang w:val="en-GB" w:eastAsia="en-GB"/>
              </w:rPr>
              <w:t>Triptans</w:t>
            </w:r>
            <w:r w:rsidR="004C6A6A">
              <w:rPr>
                <w:rFonts w:eastAsia="Times New Roman"/>
                <w:b/>
                <w:i/>
                <w:sz w:val="20"/>
                <w:szCs w:val="20"/>
                <w:lang w:val="en-GB" w:eastAsia="en-GB"/>
              </w:rPr>
              <w:t>*</w:t>
            </w:r>
          </w:p>
        </w:tc>
        <w:tc>
          <w:tcPr>
            <w:tcW w:w="1170" w:type="dxa"/>
          </w:tcPr>
          <w:p w14:paraId="76F5DA74"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0CA957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6D4E3DB" w14:textId="77777777" w:rsidR="005F2C3B" w:rsidRPr="00A924B9" w:rsidRDefault="005F2C3B" w:rsidP="00274D87">
            <w:pPr>
              <w:ind w:firstLine="0"/>
              <w:jc w:val="center"/>
              <w:rPr>
                <w:rFonts w:eastAsia="Times New Roman"/>
                <w:sz w:val="20"/>
                <w:szCs w:val="20"/>
                <w:lang w:val="en-GB" w:eastAsia="en-GB"/>
              </w:rPr>
            </w:pPr>
          </w:p>
        </w:tc>
        <w:tc>
          <w:tcPr>
            <w:tcW w:w="1620" w:type="dxa"/>
          </w:tcPr>
          <w:p w14:paraId="3035F212" w14:textId="77777777" w:rsidR="005F2C3B" w:rsidRPr="00A924B9" w:rsidRDefault="005F2C3B" w:rsidP="00274D87">
            <w:pPr>
              <w:ind w:firstLine="0"/>
              <w:jc w:val="center"/>
              <w:rPr>
                <w:rFonts w:eastAsia="Times New Roman"/>
                <w:sz w:val="20"/>
                <w:szCs w:val="20"/>
                <w:lang w:val="en-GB" w:eastAsia="en-GB"/>
              </w:rPr>
            </w:pPr>
          </w:p>
        </w:tc>
        <w:tc>
          <w:tcPr>
            <w:tcW w:w="1530" w:type="dxa"/>
          </w:tcPr>
          <w:p w14:paraId="20946825" w14:textId="77777777" w:rsidR="005F2C3B" w:rsidRPr="00A924B9" w:rsidRDefault="005F2C3B" w:rsidP="00274D87">
            <w:pPr>
              <w:ind w:firstLine="0"/>
              <w:jc w:val="center"/>
              <w:rPr>
                <w:rFonts w:eastAsia="Times New Roman"/>
                <w:sz w:val="20"/>
                <w:szCs w:val="20"/>
                <w:lang w:val="en-GB" w:eastAsia="en-GB"/>
              </w:rPr>
            </w:pPr>
          </w:p>
        </w:tc>
        <w:tc>
          <w:tcPr>
            <w:tcW w:w="1260" w:type="dxa"/>
          </w:tcPr>
          <w:p w14:paraId="786C117B" w14:textId="77777777" w:rsidR="005F2C3B" w:rsidRPr="00A924B9" w:rsidRDefault="005F2C3B" w:rsidP="00274D87">
            <w:pPr>
              <w:ind w:firstLine="0"/>
              <w:jc w:val="center"/>
              <w:rPr>
                <w:rFonts w:eastAsia="Times New Roman"/>
                <w:sz w:val="20"/>
                <w:szCs w:val="20"/>
                <w:lang w:val="en-GB" w:eastAsia="en-GB"/>
              </w:rPr>
            </w:pPr>
          </w:p>
        </w:tc>
        <w:tc>
          <w:tcPr>
            <w:tcW w:w="1530" w:type="dxa"/>
          </w:tcPr>
          <w:p w14:paraId="64E784CE" w14:textId="77777777" w:rsidR="005F2C3B" w:rsidRPr="00A924B9" w:rsidRDefault="005F2C3B" w:rsidP="00274D87">
            <w:pPr>
              <w:ind w:firstLine="0"/>
              <w:jc w:val="center"/>
              <w:rPr>
                <w:rFonts w:eastAsia="Times New Roman"/>
                <w:sz w:val="20"/>
                <w:szCs w:val="20"/>
                <w:lang w:val="en-GB" w:eastAsia="en-GB"/>
              </w:rPr>
            </w:pPr>
          </w:p>
        </w:tc>
        <w:tc>
          <w:tcPr>
            <w:tcW w:w="1350" w:type="dxa"/>
          </w:tcPr>
          <w:p w14:paraId="20DECD0C" w14:textId="77777777" w:rsidR="005F2C3B" w:rsidRPr="00A924B9" w:rsidRDefault="005F2C3B" w:rsidP="00274D87">
            <w:pPr>
              <w:ind w:firstLine="0"/>
              <w:jc w:val="center"/>
              <w:rPr>
                <w:rFonts w:eastAsia="Times New Roman"/>
                <w:sz w:val="20"/>
                <w:szCs w:val="20"/>
                <w:lang w:val="en-GB" w:eastAsia="en-GB"/>
              </w:rPr>
            </w:pPr>
          </w:p>
        </w:tc>
        <w:tc>
          <w:tcPr>
            <w:tcW w:w="1440" w:type="dxa"/>
          </w:tcPr>
          <w:p w14:paraId="1E6D02A7" w14:textId="77777777" w:rsidR="005F2C3B" w:rsidRPr="00A924B9" w:rsidRDefault="005F2C3B" w:rsidP="00274D87">
            <w:pPr>
              <w:ind w:firstLine="0"/>
              <w:jc w:val="center"/>
              <w:rPr>
                <w:rFonts w:eastAsia="Times New Roman"/>
                <w:sz w:val="20"/>
                <w:szCs w:val="20"/>
                <w:lang w:val="en-GB" w:eastAsia="en-GB"/>
              </w:rPr>
            </w:pPr>
          </w:p>
        </w:tc>
      </w:tr>
      <w:tr w:rsidR="005F2C3B" w:rsidRPr="00A924B9" w14:paraId="450DEDD3" w14:textId="77777777" w:rsidTr="2C82B25F">
        <w:trPr>
          <w:trHeight w:val="184"/>
        </w:trPr>
        <w:tc>
          <w:tcPr>
            <w:tcW w:w="2785" w:type="dxa"/>
          </w:tcPr>
          <w:p w14:paraId="70CC1A92" w14:textId="77777777" w:rsidR="005F2C3B" w:rsidRPr="00A924B9" w:rsidRDefault="005F2C3B" w:rsidP="00274D8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61245257"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977C4D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2C697BD" w14:textId="77777777" w:rsidR="005F2C3B" w:rsidRPr="00A924B9" w:rsidRDefault="005F2C3B" w:rsidP="00274D87">
            <w:pPr>
              <w:ind w:firstLine="0"/>
              <w:jc w:val="center"/>
              <w:rPr>
                <w:rFonts w:eastAsia="Times New Roman"/>
                <w:sz w:val="20"/>
                <w:szCs w:val="20"/>
                <w:lang w:val="en-GB" w:eastAsia="en-GB"/>
              </w:rPr>
            </w:pPr>
          </w:p>
        </w:tc>
        <w:tc>
          <w:tcPr>
            <w:tcW w:w="1620" w:type="dxa"/>
          </w:tcPr>
          <w:p w14:paraId="67B7F344" w14:textId="77777777" w:rsidR="005F2C3B" w:rsidRPr="00A924B9" w:rsidRDefault="005F2C3B" w:rsidP="00274D87">
            <w:pPr>
              <w:ind w:firstLine="0"/>
              <w:jc w:val="center"/>
              <w:rPr>
                <w:rFonts w:eastAsia="Times New Roman"/>
                <w:sz w:val="20"/>
                <w:szCs w:val="20"/>
                <w:lang w:val="en-GB" w:eastAsia="en-GB"/>
              </w:rPr>
            </w:pPr>
          </w:p>
        </w:tc>
        <w:tc>
          <w:tcPr>
            <w:tcW w:w="1530" w:type="dxa"/>
          </w:tcPr>
          <w:p w14:paraId="16FC6E18" w14:textId="77777777" w:rsidR="005F2C3B" w:rsidRPr="00A924B9" w:rsidRDefault="005F2C3B" w:rsidP="00274D87">
            <w:pPr>
              <w:ind w:firstLine="0"/>
              <w:jc w:val="center"/>
              <w:rPr>
                <w:rFonts w:eastAsia="Times New Roman"/>
                <w:sz w:val="20"/>
                <w:szCs w:val="20"/>
                <w:lang w:val="en-GB" w:eastAsia="en-GB"/>
              </w:rPr>
            </w:pPr>
          </w:p>
        </w:tc>
        <w:tc>
          <w:tcPr>
            <w:tcW w:w="1260" w:type="dxa"/>
          </w:tcPr>
          <w:p w14:paraId="6D1841E4" w14:textId="77777777" w:rsidR="005F2C3B" w:rsidRPr="00A924B9" w:rsidRDefault="005F2C3B" w:rsidP="00274D87">
            <w:pPr>
              <w:ind w:firstLine="0"/>
              <w:jc w:val="center"/>
              <w:rPr>
                <w:rFonts w:eastAsia="Times New Roman"/>
                <w:sz w:val="20"/>
                <w:szCs w:val="20"/>
                <w:lang w:val="en-GB" w:eastAsia="en-GB"/>
              </w:rPr>
            </w:pPr>
          </w:p>
        </w:tc>
        <w:tc>
          <w:tcPr>
            <w:tcW w:w="1530" w:type="dxa"/>
          </w:tcPr>
          <w:p w14:paraId="56A4CA5A" w14:textId="77777777" w:rsidR="005F2C3B" w:rsidRPr="00A924B9" w:rsidRDefault="005F2C3B" w:rsidP="00274D87">
            <w:pPr>
              <w:ind w:firstLine="0"/>
              <w:jc w:val="center"/>
              <w:rPr>
                <w:rFonts w:eastAsia="Times New Roman"/>
                <w:sz w:val="20"/>
                <w:szCs w:val="20"/>
                <w:lang w:val="en-GB" w:eastAsia="en-GB"/>
              </w:rPr>
            </w:pPr>
          </w:p>
        </w:tc>
        <w:tc>
          <w:tcPr>
            <w:tcW w:w="1350" w:type="dxa"/>
          </w:tcPr>
          <w:p w14:paraId="0AF3C8B9" w14:textId="77777777" w:rsidR="005F2C3B" w:rsidRPr="00A924B9" w:rsidRDefault="005F2C3B" w:rsidP="00274D87">
            <w:pPr>
              <w:ind w:firstLine="0"/>
              <w:jc w:val="center"/>
              <w:rPr>
                <w:rFonts w:eastAsia="Times New Roman"/>
                <w:sz w:val="20"/>
                <w:szCs w:val="20"/>
                <w:lang w:val="en-GB" w:eastAsia="en-GB"/>
              </w:rPr>
            </w:pPr>
          </w:p>
        </w:tc>
        <w:tc>
          <w:tcPr>
            <w:tcW w:w="1440" w:type="dxa"/>
          </w:tcPr>
          <w:p w14:paraId="45681582" w14:textId="77777777" w:rsidR="005F2C3B" w:rsidRPr="00A924B9" w:rsidRDefault="005F2C3B" w:rsidP="00274D87">
            <w:pPr>
              <w:ind w:firstLine="0"/>
              <w:jc w:val="center"/>
              <w:rPr>
                <w:rFonts w:eastAsia="Times New Roman"/>
                <w:sz w:val="20"/>
                <w:szCs w:val="20"/>
                <w:lang w:val="en-GB" w:eastAsia="en-GB"/>
              </w:rPr>
            </w:pPr>
          </w:p>
        </w:tc>
      </w:tr>
      <w:tr w:rsidR="005F2C3B" w:rsidRPr="00A924B9" w14:paraId="139B14EF" w14:textId="77777777" w:rsidTr="2C82B25F">
        <w:trPr>
          <w:trHeight w:val="242"/>
        </w:trPr>
        <w:tc>
          <w:tcPr>
            <w:tcW w:w="2785" w:type="dxa"/>
          </w:tcPr>
          <w:p w14:paraId="42698A13"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65E2CD3F"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8E8DBA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83E7EF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09A7F0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2084EEA"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3C84E4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66F2AD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1CA82E5"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10C6568"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738B179" w14:textId="77777777" w:rsidTr="2C82B25F">
        <w:trPr>
          <w:trHeight w:val="242"/>
        </w:trPr>
        <w:tc>
          <w:tcPr>
            <w:tcW w:w="2785" w:type="dxa"/>
          </w:tcPr>
          <w:p w14:paraId="3F7ED99C"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006F05C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E3D371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D76ABF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CAF324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8281BE4"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5C2D4B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E6756FB"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D80C79B"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07658C8"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18E2A8A6" w14:textId="77777777" w:rsidTr="2C82B25F">
        <w:trPr>
          <w:trHeight w:val="242"/>
        </w:trPr>
        <w:tc>
          <w:tcPr>
            <w:tcW w:w="2785" w:type="dxa"/>
          </w:tcPr>
          <w:p w14:paraId="44FD2701"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3ECE261C"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598C45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0B1BC2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D8B65D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7CE4B0E"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0225E8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19075F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E0A95A5"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71B99A9"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87FCD48" w14:textId="77777777" w:rsidTr="2C82B25F">
        <w:trPr>
          <w:trHeight w:val="242"/>
        </w:trPr>
        <w:tc>
          <w:tcPr>
            <w:tcW w:w="2785" w:type="dxa"/>
          </w:tcPr>
          <w:p w14:paraId="4A6CA5A2"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451B185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B80E97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B8A493C"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328610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F204342"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3C1076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F45DEC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67F278C"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71CD763"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91F4898" w14:textId="77777777" w:rsidTr="2C82B25F">
        <w:trPr>
          <w:trHeight w:val="242"/>
        </w:trPr>
        <w:tc>
          <w:tcPr>
            <w:tcW w:w="2785" w:type="dxa"/>
          </w:tcPr>
          <w:p w14:paraId="29F2EE3E" w14:textId="782DE7FA" w:rsidR="005F2C3B" w:rsidRPr="00A924B9" w:rsidRDefault="005F2C3B" w:rsidP="008E2C58">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67AA8501"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3BD785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6BD860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FCC9DA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7C7FB76"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E06ACC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11EBF4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39E06F4"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07D7C88"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305D2DC1" w14:textId="77777777" w:rsidTr="2C82B25F">
        <w:trPr>
          <w:trHeight w:val="242"/>
        </w:trPr>
        <w:tc>
          <w:tcPr>
            <w:tcW w:w="2785" w:type="dxa"/>
          </w:tcPr>
          <w:p w14:paraId="5030CB3B" w14:textId="77777777" w:rsidR="005F2C3B" w:rsidRPr="00A924B9" w:rsidRDefault="005F2C3B" w:rsidP="00274D87">
            <w:pPr>
              <w:ind w:left="0" w:firstLine="0"/>
              <w:rPr>
                <w:rFonts w:eastAsia="Times New Roman"/>
                <w:sz w:val="20"/>
                <w:szCs w:val="20"/>
                <w:lang w:val="en-GB" w:eastAsia="en-GB"/>
              </w:rPr>
            </w:pPr>
            <w:r w:rsidRPr="00A924B9">
              <w:rPr>
                <w:b/>
                <w:sz w:val="20"/>
                <w:szCs w:val="20"/>
                <w:lang w:val="en-GB"/>
              </w:rPr>
              <w:t>Other acute migraine treatment</w:t>
            </w:r>
          </w:p>
        </w:tc>
        <w:tc>
          <w:tcPr>
            <w:tcW w:w="1170" w:type="dxa"/>
          </w:tcPr>
          <w:p w14:paraId="7AF1725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BBD7B7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F36F6EC"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AABA26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58183F5"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4B03F9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884922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0E76CD0"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946134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7FD3EAC" w14:textId="77777777" w:rsidTr="2C82B25F">
        <w:trPr>
          <w:trHeight w:val="242"/>
        </w:trPr>
        <w:tc>
          <w:tcPr>
            <w:tcW w:w="2785" w:type="dxa"/>
          </w:tcPr>
          <w:p w14:paraId="01B1251A" w14:textId="77777777" w:rsidR="005F2C3B" w:rsidRPr="00A924B9" w:rsidRDefault="005F2C3B" w:rsidP="00274D87">
            <w:pPr>
              <w:ind w:left="0" w:firstLine="0"/>
              <w:rPr>
                <w:b/>
                <w:i/>
                <w:sz w:val="20"/>
                <w:szCs w:val="20"/>
                <w:lang w:val="en-GB"/>
              </w:rPr>
            </w:pPr>
            <w:r w:rsidRPr="00A924B9">
              <w:rPr>
                <w:b/>
                <w:i/>
                <w:sz w:val="20"/>
                <w:szCs w:val="20"/>
                <w:lang w:val="en-GB"/>
              </w:rPr>
              <w:t>Analgesics</w:t>
            </w:r>
          </w:p>
        </w:tc>
        <w:tc>
          <w:tcPr>
            <w:tcW w:w="1170" w:type="dxa"/>
          </w:tcPr>
          <w:p w14:paraId="03E8FDB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C59E97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05F3DF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0D9D87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052C67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293BC2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8A5517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9326E3C"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EBBDC3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18D3216" w14:textId="77777777" w:rsidTr="2C82B25F">
        <w:trPr>
          <w:trHeight w:val="242"/>
        </w:trPr>
        <w:tc>
          <w:tcPr>
            <w:tcW w:w="2785" w:type="dxa"/>
          </w:tcPr>
          <w:p w14:paraId="195A019C"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2CFC8F3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00E3C9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D384FD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45CC2C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5AA1382"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8BB1E5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D86FD3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EAC0CA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96D4F6F"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D6545CC" w14:textId="77777777" w:rsidTr="2C82B25F">
        <w:trPr>
          <w:trHeight w:val="242"/>
        </w:trPr>
        <w:tc>
          <w:tcPr>
            <w:tcW w:w="2785" w:type="dxa"/>
          </w:tcPr>
          <w:p w14:paraId="40C74AE3"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3890B89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3062F5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F528561"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BD3A83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1EA095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A7659D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961DFF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AD972BA"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313104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CD9F798" w14:textId="77777777" w:rsidTr="2C82B25F">
        <w:trPr>
          <w:trHeight w:val="242"/>
        </w:trPr>
        <w:tc>
          <w:tcPr>
            <w:tcW w:w="2785" w:type="dxa"/>
          </w:tcPr>
          <w:p w14:paraId="21336533"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4BBE10F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59CEF5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096341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D58661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3523CA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4ECC68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A8885D3"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282E19F"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2164ECD"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7D2BDC8" w14:textId="77777777" w:rsidTr="2C82B25F">
        <w:trPr>
          <w:trHeight w:val="242"/>
        </w:trPr>
        <w:tc>
          <w:tcPr>
            <w:tcW w:w="2785" w:type="dxa"/>
          </w:tcPr>
          <w:p w14:paraId="00FC7C5B"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713B6587"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EB2EE4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16BA69C"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9E3647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392397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BB388D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194C8BE"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3E5DC72"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446B676"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1281393D" w14:textId="77777777" w:rsidTr="2C82B25F">
        <w:trPr>
          <w:trHeight w:val="242"/>
        </w:trPr>
        <w:tc>
          <w:tcPr>
            <w:tcW w:w="2785" w:type="dxa"/>
          </w:tcPr>
          <w:p w14:paraId="4AC797AB"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6612582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8CDCD7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A50A95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37C8D2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C3ED26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11A81B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0EF7AE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E4B1B47"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2625C7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B2A0FF0" w14:textId="77777777" w:rsidTr="2C82B25F">
        <w:trPr>
          <w:trHeight w:val="242"/>
        </w:trPr>
        <w:tc>
          <w:tcPr>
            <w:tcW w:w="2785" w:type="dxa"/>
          </w:tcPr>
          <w:p w14:paraId="027D9901" w14:textId="72B5DED5"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27637C8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EAE081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57A17A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7EB2B3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3E53E30"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C8F782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7022DCA"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9A3775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F2575EF"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5B2F759" w14:textId="77777777" w:rsidTr="2C82B25F">
        <w:trPr>
          <w:trHeight w:val="242"/>
        </w:trPr>
        <w:tc>
          <w:tcPr>
            <w:tcW w:w="2785" w:type="dxa"/>
          </w:tcPr>
          <w:p w14:paraId="27B25A48"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NSAIDs</w:t>
            </w:r>
          </w:p>
        </w:tc>
        <w:tc>
          <w:tcPr>
            <w:tcW w:w="1170" w:type="dxa"/>
          </w:tcPr>
          <w:p w14:paraId="003E4BCF"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0EEFAE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B1C13F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F36947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BEA79BE"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D4D1FB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2C60046"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1056D00"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8335E3D"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759DC8D" w14:textId="77777777" w:rsidTr="2C82B25F">
        <w:trPr>
          <w:trHeight w:val="242"/>
        </w:trPr>
        <w:tc>
          <w:tcPr>
            <w:tcW w:w="2785" w:type="dxa"/>
          </w:tcPr>
          <w:p w14:paraId="3DC7B2C0"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31214A0A"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52236C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C9B4AC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C9084C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F423056"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9454AF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25A3CD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ADD3D7A"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48C59B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6DA0283" w14:textId="77777777" w:rsidTr="2C82B25F">
        <w:trPr>
          <w:trHeight w:val="242"/>
        </w:trPr>
        <w:tc>
          <w:tcPr>
            <w:tcW w:w="2785" w:type="dxa"/>
          </w:tcPr>
          <w:p w14:paraId="2D6EF3BA"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1488ECA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3EAAFF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D6D312E"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104901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719CA0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36772E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2B039B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DA3495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C40A3D6"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9357576" w14:textId="77777777" w:rsidTr="2C82B25F">
        <w:trPr>
          <w:trHeight w:val="242"/>
        </w:trPr>
        <w:tc>
          <w:tcPr>
            <w:tcW w:w="2785" w:type="dxa"/>
          </w:tcPr>
          <w:p w14:paraId="349F3727"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5B13ABA8"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CAD39B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C8C6B6A"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20188F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FF136B0"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23CBE39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FE7EA8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F1D3DD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FDA6A85"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974ABE4" w14:textId="77777777" w:rsidTr="2C82B25F">
        <w:trPr>
          <w:trHeight w:val="242"/>
        </w:trPr>
        <w:tc>
          <w:tcPr>
            <w:tcW w:w="2785" w:type="dxa"/>
          </w:tcPr>
          <w:p w14:paraId="12E82788"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6F414307"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5B54D5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764EEBB"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627338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8F0B9B4"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6110B4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6EB6BC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09387CB"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6CD34F1"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477DFCD" w14:textId="77777777" w:rsidTr="2C82B25F">
        <w:trPr>
          <w:trHeight w:val="242"/>
        </w:trPr>
        <w:tc>
          <w:tcPr>
            <w:tcW w:w="2785" w:type="dxa"/>
          </w:tcPr>
          <w:p w14:paraId="5BF2EEFE"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lastRenderedPageBreak/>
              <w:t xml:space="preserve">3 </w:t>
            </w:r>
            <w:proofErr w:type="gramStart"/>
            <w:r w:rsidRPr="00A924B9">
              <w:rPr>
                <w:rFonts w:eastAsia="Times New Roman"/>
                <w:sz w:val="20"/>
                <w:szCs w:val="20"/>
                <w:lang w:val="en-GB" w:eastAsia="en-GB"/>
              </w:rPr>
              <w:t>trimester</w:t>
            </w:r>
            <w:proofErr w:type="gramEnd"/>
          </w:p>
        </w:tc>
        <w:tc>
          <w:tcPr>
            <w:tcW w:w="1170" w:type="dxa"/>
          </w:tcPr>
          <w:p w14:paraId="11C763B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949040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12B476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45ECDE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40DD315"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167C75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558027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C646F19"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406D074"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3688A1BF" w14:textId="77777777" w:rsidTr="2C82B25F">
        <w:trPr>
          <w:trHeight w:val="242"/>
        </w:trPr>
        <w:tc>
          <w:tcPr>
            <w:tcW w:w="2785" w:type="dxa"/>
          </w:tcPr>
          <w:p w14:paraId="25D17B9D" w14:textId="37FDE522"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707FFC17"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8F6F83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59C30C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407954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1F5FEC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53D326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7C26B5D"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89D842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DE2F2C7"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3E3C4761" w14:textId="77777777" w:rsidTr="2C82B25F">
        <w:trPr>
          <w:trHeight w:val="242"/>
        </w:trPr>
        <w:tc>
          <w:tcPr>
            <w:tcW w:w="2785" w:type="dxa"/>
          </w:tcPr>
          <w:p w14:paraId="32B1F421"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Antinauseants</w:t>
            </w:r>
          </w:p>
        </w:tc>
        <w:tc>
          <w:tcPr>
            <w:tcW w:w="1170" w:type="dxa"/>
          </w:tcPr>
          <w:p w14:paraId="6FEF645C"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DEA1D7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979952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85AFB9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572993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86C7FC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56F33B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61EAF7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23E61D7"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FF8BD48" w14:textId="77777777" w:rsidTr="2C82B25F">
        <w:trPr>
          <w:trHeight w:val="242"/>
        </w:trPr>
        <w:tc>
          <w:tcPr>
            <w:tcW w:w="2785" w:type="dxa"/>
          </w:tcPr>
          <w:p w14:paraId="298B18A6"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583D6BEC"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76231D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D1F2801"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F4E5D7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C658E4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2F101C0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80FF10B"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69EE4D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8BD447A"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181DCCF2" w14:textId="77777777" w:rsidTr="2C82B25F">
        <w:trPr>
          <w:trHeight w:val="242"/>
        </w:trPr>
        <w:tc>
          <w:tcPr>
            <w:tcW w:w="2785" w:type="dxa"/>
          </w:tcPr>
          <w:p w14:paraId="64825F80"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7896A45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62C6F1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1AE56AA"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83F900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9850EF9"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09C234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1030755"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C3D10DC"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DBC9E9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2447CA1" w14:textId="77777777" w:rsidTr="2C82B25F">
        <w:trPr>
          <w:trHeight w:val="242"/>
        </w:trPr>
        <w:tc>
          <w:tcPr>
            <w:tcW w:w="2785" w:type="dxa"/>
          </w:tcPr>
          <w:p w14:paraId="4A4C2692"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667093E4"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7E67E6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08BF07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394BDC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C4240A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4B6548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1D68D0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EEC026F"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F26101A"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96F0897" w14:textId="77777777" w:rsidTr="2C82B25F">
        <w:trPr>
          <w:trHeight w:val="242"/>
        </w:trPr>
        <w:tc>
          <w:tcPr>
            <w:tcW w:w="2785" w:type="dxa"/>
          </w:tcPr>
          <w:p w14:paraId="586DF564"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0D6BF36B"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1660D8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3222D6A"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13523E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EAE7B6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6C00FC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1293EF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660AFF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364B7FB5"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3C57DD0" w14:textId="77777777" w:rsidTr="2C82B25F">
        <w:trPr>
          <w:trHeight w:val="242"/>
        </w:trPr>
        <w:tc>
          <w:tcPr>
            <w:tcW w:w="2785" w:type="dxa"/>
          </w:tcPr>
          <w:p w14:paraId="03A9476D"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1025C76A"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45FE46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DCB2F45"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6E145B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B3BE9D9"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487136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D005413"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0A627D4"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152E26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BB6894F" w14:textId="77777777" w:rsidTr="2C82B25F">
        <w:trPr>
          <w:trHeight w:val="242"/>
        </w:trPr>
        <w:tc>
          <w:tcPr>
            <w:tcW w:w="2785" w:type="dxa"/>
          </w:tcPr>
          <w:p w14:paraId="0A7864F7"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after delivery</w:t>
            </w:r>
          </w:p>
        </w:tc>
        <w:tc>
          <w:tcPr>
            <w:tcW w:w="1170" w:type="dxa"/>
          </w:tcPr>
          <w:p w14:paraId="47C6076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316288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41D6210"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647E14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E9AE02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695ECD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0ABE88C"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E0500AC"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0F7C11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8F53DBD" w14:textId="77777777" w:rsidTr="2C82B25F">
        <w:trPr>
          <w:trHeight w:val="242"/>
        </w:trPr>
        <w:tc>
          <w:tcPr>
            <w:tcW w:w="2785" w:type="dxa"/>
          </w:tcPr>
          <w:p w14:paraId="04BE7744" w14:textId="77777777" w:rsidR="005F2C3B" w:rsidRPr="00A924B9" w:rsidRDefault="005F2C3B" w:rsidP="00274D87">
            <w:pPr>
              <w:ind w:left="0" w:firstLine="0"/>
              <w:rPr>
                <w:rFonts w:eastAsia="Times New Roman"/>
                <w:sz w:val="20"/>
                <w:szCs w:val="20"/>
                <w:lang w:val="en-GB" w:eastAsia="en-GB"/>
              </w:rPr>
            </w:pPr>
            <w:r w:rsidRPr="00A924B9">
              <w:rPr>
                <w:b/>
                <w:sz w:val="20"/>
                <w:szCs w:val="20"/>
                <w:lang w:val="en-GB"/>
              </w:rPr>
              <w:t xml:space="preserve">Preventive treatment </w:t>
            </w:r>
          </w:p>
        </w:tc>
        <w:tc>
          <w:tcPr>
            <w:tcW w:w="1170" w:type="dxa"/>
          </w:tcPr>
          <w:p w14:paraId="19F21DD5"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86F3BB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E528BF5"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FD023E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EFF007C"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7C2502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48A412A"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6F29CEE"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47B4AE7"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F4485E3" w14:textId="77777777" w:rsidTr="2C82B25F">
        <w:trPr>
          <w:trHeight w:val="242"/>
        </w:trPr>
        <w:tc>
          <w:tcPr>
            <w:tcW w:w="2785" w:type="dxa"/>
          </w:tcPr>
          <w:p w14:paraId="434E2984"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Metoprolol/ Propranolol</w:t>
            </w:r>
          </w:p>
        </w:tc>
        <w:tc>
          <w:tcPr>
            <w:tcW w:w="1170" w:type="dxa"/>
          </w:tcPr>
          <w:p w14:paraId="289B8D1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280608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205001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4E0C6A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E32924B"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52330F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21A7F4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D9075F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A0A7C04"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A8ED3C8" w14:textId="77777777" w:rsidTr="2C82B25F">
        <w:trPr>
          <w:trHeight w:val="242"/>
        </w:trPr>
        <w:tc>
          <w:tcPr>
            <w:tcW w:w="2785" w:type="dxa"/>
          </w:tcPr>
          <w:p w14:paraId="72D12689"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5CC0442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702E1F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4A4504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EA84B1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955C45E"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A5B0C2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1EE5BB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0410E49"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3ACDF723"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0FE71C0" w14:textId="77777777" w:rsidTr="2C82B25F">
        <w:trPr>
          <w:trHeight w:val="242"/>
        </w:trPr>
        <w:tc>
          <w:tcPr>
            <w:tcW w:w="2785" w:type="dxa"/>
          </w:tcPr>
          <w:p w14:paraId="245F5FDF"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79EDBB09"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02D3DF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2AFADCF"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8ABC00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FF3BB7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46BB10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273297E"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70B995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306A54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464230A" w14:textId="77777777" w:rsidTr="2C82B25F">
        <w:trPr>
          <w:trHeight w:val="242"/>
        </w:trPr>
        <w:tc>
          <w:tcPr>
            <w:tcW w:w="2785" w:type="dxa"/>
          </w:tcPr>
          <w:p w14:paraId="7C5EA2FF"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559FFF14"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609989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92F385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3911BA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0DF8CED"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B2E01B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F059EDB"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25AC0BD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44E2166"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457F25B" w14:textId="77777777" w:rsidTr="2C82B25F">
        <w:trPr>
          <w:trHeight w:val="242"/>
        </w:trPr>
        <w:tc>
          <w:tcPr>
            <w:tcW w:w="2785" w:type="dxa"/>
          </w:tcPr>
          <w:p w14:paraId="20A1206F"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60660815"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550EB9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C6AD12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8E6A21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2E4BC1A"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C10D4F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CC6BEF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F988275"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8D1D15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90CAF3E" w14:textId="77777777" w:rsidTr="2C82B25F">
        <w:trPr>
          <w:trHeight w:val="242"/>
        </w:trPr>
        <w:tc>
          <w:tcPr>
            <w:tcW w:w="2785" w:type="dxa"/>
          </w:tcPr>
          <w:p w14:paraId="7CF97668"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09405C7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527C4E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1B9A7EF"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A6C69B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C2189C6"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DAF2C0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439AE43"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43DF1B6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12A265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64BB385" w14:textId="77777777" w:rsidTr="2C82B25F">
        <w:trPr>
          <w:trHeight w:val="242"/>
        </w:trPr>
        <w:tc>
          <w:tcPr>
            <w:tcW w:w="2785" w:type="dxa"/>
          </w:tcPr>
          <w:p w14:paraId="66ABB1BE" w14:textId="41B1DC47"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63CEA628"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9C9281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513F93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A4C53F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D3D681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7D034B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98441CD"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41DD3B1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F302D6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152D91B" w14:textId="77777777" w:rsidTr="2C82B25F">
        <w:trPr>
          <w:trHeight w:val="242"/>
        </w:trPr>
        <w:tc>
          <w:tcPr>
            <w:tcW w:w="2785" w:type="dxa"/>
          </w:tcPr>
          <w:p w14:paraId="3132D800"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Amitriptyline</w:t>
            </w:r>
          </w:p>
        </w:tc>
        <w:tc>
          <w:tcPr>
            <w:tcW w:w="1170" w:type="dxa"/>
          </w:tcPr>
          <w:p w14:paraId="069533F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4F68A6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1277F4F"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34BCBE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DD9F400"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D72556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6424F9E"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8F5311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169579C"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1F25D4F" w14:textId="77777777" w:rsidTr="2C82B25F">
        <w:trPr>
          <w:trHeight w:val="242"/>
        </w:trPr>
        <w:tc>
          <w:tcPr>
            <w:tcW w:w="2785" w:type="dxa"/>
          </w:tcPr>
          <w:p w14:paraId="725FCE0D"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6070C27B"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0E1C8F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0E7953B"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F54C8A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2A3A9A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BB061D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8A5ED03"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4082749D"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7C093C8"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68E05B7" w14:textId="77777777" w:rsidTr="2C82B25F">
        <w:trPr>
          <w:trHeight w:val="242"/>
        </w:trPr>
        <w:tc>
          <w:tcPr>
            <w:tcW w:w="2785" w:type="dxa"/>
          </w:tcPr>
          <w:p w14:paraId="29F290FE"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59B12C5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CFE540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3E97AC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F1760E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EEE7F59"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E9860F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6CC78E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2D48522D"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A854AA9"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DD97034" w14:textId="77777777" w:rsidTr="2C82B25F">
        <w:trPr>
          <w:trHeight w:val="242"/>
        </w:trPr>
        <w:tc>
          <w:tcPr>
            <w:tcW w:w="2785" w:type="dxa"/>
          </w:tcPr>
          <w:p w14:paraId="417E32E5"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217346F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E757DE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C6B74B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1693EA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D94C8DB"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2FEA6B0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F17B8FD"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C20A184"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AE13C76"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080018E" w14:textId="77777777" w:rsidTr="2C82B25F">
        <w:trPr>
          <w:trHeight w:val="242"/>
        </w:trPr>
        <w:tc>
          <w:tcPr>
            <w:tcW w:w="2785" w:type="dxa"/>
          </w:tcPr>
          <w:p w14:paraId="79B2661C"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4C043D9A"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9BC197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02A6A0A"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632B9C2"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30CFCD4"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44C111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53811B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30C9770"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51A642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E1D94D0" w14:textId="77777777" w:rsidTr="2C82B25F">
        <w:trPr>
          <w:trHeight w:val="242"/>
        </w:trPr>
        <w:tc>
          <w:tcPr>
            <w:tcW w:w="2785" w:type="dxa"/>
          </w:tcPr>
          <w:p w14:paraId="09C88DF0"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6DF9F27F"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8D8E8D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468B5B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00F861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E97258C"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78850D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393026E"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9D10F2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43E1E5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29404DF" w14:textId="77777777" w:rsidTr="2C82B25F">
        <w:trPr>
          <w:trHeight w:val="242"/>
        </w:trPr>
        <w:tc>
          <w:tcPr>
            <w:tcW w:w="2785" w:type="dxa"/>
          </w:tcPr>
          <w:p w14:paraId="2FE2E0C8" w14:textId="671BDB4F"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lastRenderedPageBreak/>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2DD61DB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0A3FC7A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BDA61E0"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3E9A7E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5DB982C"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469937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14C3BDC"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4A16721"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0EFE086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0BA06F7" w14:textId="77777777" w:rsidTr="2C82B25F">
        <w:trPr>
          <w:trHeight w:val="242"/>
        </w:trPr>
        <w:tc>
          <w:tcPr>
            <w:tcW w:w="2785" w:type="dxa"/>
          </w:tcPr>
          <w:p w14:paraId="438BA91E"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Candesartan/Lisinopril/ Verapamil</w:t>
            </w:r>
          </w:p>
        </w:tc>
        <w:tc>
          <w:tcPr>
            <w:tcW w:w="1170" w:type="dxa"/>
          </w:tcPr>
          <w:p w14:paraId="5FE3B00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CE4C50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F665D4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515433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BBF4C7A"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4E5951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695C37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A7773FB"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3A94B49"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F168662" w14:textId="77777777" w:rsidTr="2C82B25F">
        <w:trPr>
          <w:trHeight w:val="242"/>
        </w:trPr>
        <w:tc>
          <w:tcPr>
            <w:tcW w:w="2785" w:type="dxa"/>
          </w:tcPr>
          <w:p w14:paraId="1BA9E43C"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14:paraId="5FA5959B"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E6943E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75F0B00"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435D23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FCF8D2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867227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7A19DB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E2BA28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B0738B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D2EA4FC" w14:textId="77777777" w:rsidTr="2C82B25F">
        <w:trPr>
          <w:trHeight w:val="242"/>
        </w:trPr>
        <w:tc>
          <w:tcPr>
            <w:tcW w:w="2785" w:type="dxa"/>
          </w:tcPr>
          <w:p w14:paraId="1E2E64A0"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74D70DE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93CAD6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7D5570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E77B4A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15B3F98"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4A36F8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CFA688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D89F99B"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139B055"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E9EB0FF" w14:textId="77777777" w:rsidTr="2C82B25F">
        <w:trPr>
          <w:trHeight w:val="242"/>
        </w:trPr>
        <w:tc>
          <w:tcPr>
            <w:tcW w:w="2785" w:type="dxa"/>
          </w:tcPr>
          <w:p w14:paraId="017C5E46"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1B39475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F71EED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0E5134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F21403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9A96B60"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389233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F18803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9FBC79F"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B261274"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D2A4375" w14:textId="77777777" w:rsidTr="2C82B25F">
        <w:trPr>
          <w:trHeight w:val="242"/>
        </w:trPr>
        <w:tc>
          <w:tcPr>
            <w:tcW w:w="2785" w:type="dxa"/>
          </w:tcPr>
          <w:p w14:paraId="58F92411"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68E97CB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062387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31D321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21704F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826D13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436435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0C24F3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965354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AB92E18"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3B97D7EE" w14:textId="77777777" w:rsidTr="2C82B25F">
        <w:trPr>
          <w:trHeight w:val="242"/>
        </w:trPr>
        <w:tc>
          <w:tcPr>
            <w:tcW w:w="2785" w:type="dxa"/>
          </w:tcPr>
          <w:p w14:paraId="496AB958"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1E5536A5"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61E0AF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9979A5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808078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7162B7A"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88EA1D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2E389A1"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E2394C5"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60F14A4"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90283D2" w14:textId="77777777" w:rsidTr="2C82B25F">
        <w:trPr>
          <w:trHeight w:val="242"/>
        </w:trPr>
        <w:tc>
          <w:tcPr>
            <w:tcW w:w="2785" w:type="dxa"/>
          </w:tcPr>
          <w:p w14:paraId="4B43A525" w14:textId="33EB1E7A"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7D23548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F6FBCC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CAAF000"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4C5D63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4B7C7E3"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97C030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58C891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B7432FD"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3D4E28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235C384" w14:textId="77777777" w:rsidTr="2C82B25F">
        <w:trPr>
          <w:trHeight w:val="242"/>
        </w:trPr>
        <w:tc>
          <w:tcPr>
            <w:tcW w:w="2785" w:type="dxa"/>
          </w:tcPr>
          <w:p w14:paraId="0087ED07"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Topiramate/valproic acid</w:t>
            </w:r>
          </w:p>
        </w:tc>
        <w:tc>
          <w:tcPr>
            <w:tcW w:w="1170" w:type="dxa"/>
          </w:tcPr>
          <w:p w14:paraId="799CE1EF"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294771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4A9E76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51F34C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938B8BD"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101433E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219024E"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447A6A2A"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747A29A"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AB2B124" w14:textId="77777777" w:rsidTr="2C82B25F">
        <w:trPr>
          <w:trHeight w:val="242"/>
        </w:trPr>
        <w:tc>
          <w:tcPr>
            <w:tcW w:w="2785" w:type="dxa"/>
          </w:tcPr>
          <w:p w14:paraId="639A6310" w14:textId="77777777" w:rsidR="005F2C3B" w:rsidRPr="00A924B9" w:rsidRDefault="005F2C3B" w:rsidP="00274D8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14:paraId="34D73AE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FFC65F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0E0CD0F"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5B279CD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9B94053"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2E55D8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44313A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C552236"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90E753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3E65A099" w14:textId="77777777" w:rsidTr="2C82B25F">
        <w:trPr>
          <w:trHeight w:val="242"/>
        </w:trPr>
        <w:tc>
          <w:tcPr>
            <w:tcW w:w="2785" w:type="dxa"/>
          </w:tcPr>
          <w:p w14:paraId="644291D6"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68E19DD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27094C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4074F3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7768CB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A00B72C"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87FEE6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EE9899B"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4050F552"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CE027D9"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12EBF78D" w14:textId="77777777" w:rsidTr="2C82B25F">
        <w:trPr>
          <w:trHeight w:val="242"/>
        </w:trPr>
        <w:tc>
          <w:tcPr>
            <w:tcW w:w="2785" w:type="dxa"/>
          </w:tcPr>
          <w:p w14:paraId="5BCEF5A8"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2DB3135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9F993E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6ABA73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023B89F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1292C3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391FF2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2F5EBA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F5E753B"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5C4332C"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5DDF5B0" w14:textId="77777777" w:rsidTr="2C82B25F">
        <w:trPr>
          <w:trHeight w:val="242"/>
        </w:trPr>
        <w:tc>
          <w:tcPr>
            <w:tcW w:w="2785" w:type="dxa"/>
          </w:tcPr>
          <w:p w14:paraId="0184AA87"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598EA966"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1059C4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F491626"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11E39F2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45D4B7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A26270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4B4BE04"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4EA844F"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3E290E9"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20ABB78" w14:textId="77777777" w:rsidTr="2C82B25F">
        <w:trPr>
          <w:trHeight w:val="242"/>
        </w:trPr>
        <w:tc>
          <w:tcPr>
            <w:tcW w:w="2785" w:type="dxa"/>
          </w:tcPr>
          <w:p w14:paraId="6F273FDE"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4FCA2D2C"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1A33BED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E2CE704"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BA7650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FDBE94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2912EE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6C1DD50"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6542E2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67ADA05"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FA9B14C" w14:textId="77777777" w:rsidTr="2C82B25F">
        <w:trPr>
          <w:trHeight w:val="242"/>
        </w:trPr>
        <w:tc>
          <w:tcPr>
            <w:tcW w:w="2785" w:type="dxa"/>
          </w:tcPr>
          <w:p w14:paraId="20C6D9A4" w14:textId="11580E76"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0798238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729889D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0EC46EE"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36A0C3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663D8E5"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F84C27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3268556"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7D6102F"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3A3789A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A7A0922" w14:textId="77777777" w:rsidTr="2C82B25F">
        <w:trPr>
          <w:trHeight w:val="242"/>
        </w:trPr>
        <w:tc>
          <w:tcPr>
            <w:tcW w:w="2785" w:type="dxa"/>
          </w:tcPr>
          <w:p w14:paraId="2C03AFB0" w14:textId="77777777" w:rsidR="005F2C3B" w:rsidRPr="00A924B9" w:rsidRDefault="005F2C3B" w:rsidP="00274D87">
            <w:pPr>
              <w:ind w:left="0" w:firstLine="0"/>
              <w:rPr>
                <w:rFonts w:eastAsia="Times New Roman"/>
                <w:sz w:val="20"/>
                <w:szCs w:val="20"/>
                <w:lang w:val="en-GB" w:eastAsia="en-GB"/>
              </w:rPr>
            </w:pPr>
            <w:r w:rsidRPr="00A924B9">
              <w:rPr>
                <w:b/>
                <w:i/>
                <w:sz w:val="20"/>
                <w:szCs w:val="20"/>
                <w:lang w:val="en-GB"/>
              </w:rPr>
              <w:t>Botulinum toxin</w:t>
            </w:r>
          </w:p>
        </w:tc>
        <w:tc>
          <w:tcPr>
            <w:tcW w:w="1170" w:type="dxa"/>
          </w:tcPr>
          <w:p w14:paraId="2477CF2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353BBD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E597C9F"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A0EB9F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20179F9"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DB10A3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BE2BC9F"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46B0044"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7F62F1B"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6DA9725" w14:textId="77777777" w:rsidTr="2C82B25F">
        <w:trPr>
          <w:trHeight w:val="242"/>
        </w:trPr>
        <w:tc>
          <w:tcPr>
            <w:tcW w:w="2785" w:type="dxa"/>
          </w:tcPr>
          <w:p w14:paraId="46BD2D86" w14:textId="77777777" w:rsidR="005F2C3B" w:rsidRPr="00A924B9" w:rsidRDefault="005F2C3B" w:rsidP="00274D8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14:paraId="62885527"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337B37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AEC2D6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1968E1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7D65270"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425681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A17B05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69D50652"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C605646"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9BBB675" w14:textId="77777777" w:rsidTr="2C82B25F">
        <w:trPr>
          <w:trHeight w:val="242"/>
        </w:trPr>
        <w:tc>
          <w:tcPr>
            <w:tcW w:w="2785" w:type="dxa"/>
          </w:tcPr>
          <w:p w14:paraId="0AE52682"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14030852"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362E30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3ABF74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7395A8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E536FD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61F69A2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C844DD7"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AAB0720"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E3D1E2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56BED8F" w14:textId="77777777" w:rsidTr="2C82B25F">
        <w:trPr>
          <w:trHeight w:val="242"/>
        </w:trPr>
        <w:tc>
          <w:tcPr>
            <w:tcW w:w="2785" w:type="dxa"/>
          </w:tcPr>
          <w:p w14:paraId="615387FC"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5C94B473"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4FDB7AD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2037201"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9394E2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6790EEE"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D3EA09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6A3C2C8"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13744B26"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F73B82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739C60F" w14:textId="77777777" w:rsidTr="2C82B25F">
        <w:trPr>
          <w:trHeight w:val="242"/>
        </w:trPr>
        <w:tc>
          <w:tcPr>
            <w:tcW w:w="2785" w:type="dxa"/>
          </w:tcPr>
          <w:p w14:paraId="58854E81"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0D21969D"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C9BC02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E277E12"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C1C539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5BF22D7"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20A8764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9CEA2BC"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7460CCC"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2565A363"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53410DC5" w14:textId="77777777" w:rsidTr="2C82B25F">
        <w:trPr>
          <w:trHeight w:val="242"/>
        </w:trPr>
        <w:tc>
          <w:tcPr>
            <w:tcW w:w="2785" w:type="dxa"/>
          </w:tcPr>
          <w:p w14:paraId="0E701707"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7D301865"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924C50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2A6FAB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6AEC937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0E258C2"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5673CF2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3E02D9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A40F84E"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6982A000"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6B61530" w14:textId="77777777" w:rsidTr="2C82B25F">
        <w:trPr>
          <w:trHeight w:val="242"/>
        </w:trPr>
        <w:tc>
          <w:tcPr>
            <w:tcW w:w="2785" w:type="dxa"/>
          </w:tcPr>
          <w:p w14:paraId="01BA1C61" w14:textId="076DBED4"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w:t>
            </w:r>
            <w:r w:rsidRPr="00A924B9">
              <w:rPr>
                <w:rFonts w:eastAsia="Times New Roman"/>
                <w:sz w:val="20"/>
                <w:szCs w:val="20"/>
                <w:lang w:val="en-GB" w:eastAsia="en-GB"/>
              </w:rPr>
              <w:lastRenderedPageBreak/>
              <w:t>after delivery</w:t>
            </w:r>
          </w:p>
        </w:tc>
        <w:tc>
          <w:tcPr>
            <w:tcW w:w="1170" w:type="dxa"/>
          </w:tcPr>
          <w:p w14:paraId="5BDF7899"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7226AB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E65A761"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4CD32275"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ADDC3D6"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8AEC0B6"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323C309"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DFDFD98"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3F69B72"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7DCBF433" w14:textId="77777777" w:rsidTr="2C82B25F">
        <w:trPr>
          <w:trHeight w:val="242"/>
        </w:trPr>
        <w:tc>
          <w:tcPr>
            <w:tcW w:w="2785" w:type="dxa"/>
          </w:tcPr>
          <w:p w14:paraId="4257DC28" w14:textId="329D70FD" w:rsidR="005F2C3B" w:rsidRPr="00A924B9" w:rsidRDefault="005F2C3B" w:rsidP="00274D87">
            <w:pPr>
              <w:ind w:left="0" w:firstLine="0"/>
              <w:rPr>
                <w:rFonts w:eastAsia="Times New Roman"/>
                <w:sz w:val="20"/>
                <w:szCs w:val="20"/>
                <w:lang w:val="en-GB" w:eastAsia="en-GB"/>
              </w:rPr>
            </w:pPr>
            <w:r w:rsidRPr="00A924B9">
              <w:rPr>
                <w:b/>
                <w:i/>
                <w:sz w:val="20"/>
                <w:szCs w:val="20"/>
                <w:lang w:val="en-GB"/>
              </w:rPr>
              <w:t xml:space="preserve">Calcitonin gene-related peptide (CGRP) antagonists </w:t>
            </w:r>
          </w:p>
        </w:tc>
        <w:tc>
          <w:tcPr>
            <w:tcW w:w="1170" w:type="dxa"/>
          </w:tcPr>
          <w:p w14:paraId="3FA5BEFA"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49C4B7E"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B09165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6AABADA"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ECF46B1"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0D7B3C4"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E183A46"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728061A0"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22E1AEE"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0F247171" w14:textId="77777777" w:rsidTr="2C82B25F">
        <w:trPr>
          <w:trHeight w:val="242"/>
        </w:trPr>
        <w:tc>
          <w:tcPr>
            <w:tcW w:w="2785" w:type="dxa"/>
          </w:tcPr>
          <w:p w14:paraId="14643D45" w14:textId="77777777" w:rsidR="005F2C3B" w:rsidRPr="00A924B9" w:rsidRDefault="005F2C3B" w:rsidP="00274D8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14:paraId="648F338A"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4B92D2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F06A403"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2CCED551"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5DA502E"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342C0A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62E700D1"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3174CE2"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3FED56B7"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6037DD40" w14:textId="77777777" w:rsidTr="2C82B25F">
        <w:trPr>
          <w:trHeight w:val="242"/>
        </w:trPr>
        <w:tc>
          <w:tcPr>
            <w:tcW w:w="2785" w:type="dxa"/>
          </w:tcPr>
          <w:p w14:paraId="0420B00E" w14:textId="77777777" w:rsidR="005F2C3B" w:rsidRPr="00A924B9" w:rsidRDefault="005F2C3B"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14:paraId="750EBEC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51BAEE1B"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B4D52A9"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068D07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0136D55"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44561D8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6B6F6F1"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242C58EA"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545BC8EC"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83EC80E" w14:textId="77777777" w:rsidTr="2C82B25F">
        <w:trPr>
          <w:trHeight w:val="242"/>
        </w:trPr>
        <w:tc>
          <w:tcPr>
            <w:tcW w:w="2785" w:type="dxa"/>
          </w:tcPr>
          <w:p w14:paraId="5A2FC015"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74E8CBAE"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1DABB3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F4BE658"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DD0A9D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91172B4"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3D6A4120"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30514B62"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39C5B183"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7037D04B"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41CF5823" w14:textId="77777777" w:rsidTr="2C82B25F">
        <w:trPr>
          <w:trHeight w:val="242"/>
        </w:trPr>
        <w:tc>
          <w:tcPr>
            <w:tcW w:w="2785" w:type="dxa"/>
          </w:tcPr>
          <w:p w14:paraId="0B8D8FD7"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50D3DAE9"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6A81F22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16330C39"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F68A293"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C31C043"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0BA9A289"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05CD0D3B"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26815166"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4A1C7C0A"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2958B5BC" w14:textId="77777777" w:rsidTr="2C82B25F">
        <w:trPr>
          <w:trHeight w:val="242"/>
        </w:trPr>
        <w:tc>
          <w:tcPr>
            <w:tcW w:w="2785" w:type="dxa"/>
          </w:tcPr>
          <w:p w14:paraId="4A74FBA6" w14:textId="77777777" w:rsidR="005F2C3B" w:rsidRPr="00A924B9" w:rsidRDefault="005F2C3B"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04E6ED58"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2A2BFADF"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744415CD"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73053CAD"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2AF5A592"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2CDD9B18"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C93C561"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5C07F606"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38763193" w14:textId="77777777" w:rsidR="005F2C3B" w:rsidRPr="00A924B9" w:rsidRDefault="005F2C3B" w:rsidP="00274D87">
            <w:pPr>
              <w:ind w:left="0" w:firstLine="0"/>
              <w:jc w:val="center"/>
              <w:rPr>
                <w:rFonts w:eastAsia="Times New Roman"/>
                <w:sz w:val="20"/>
                <w:szCs w:val="20"/>
                <w:lang w:val="en-GB" w:eastAsia="en-GB"/>
              </w:rPr>
            </w:pPr>
          </w:p>
        </w:tc>
      </w:tr>
      <w:tr w:rsidR="005F2C3B" w:rsidRPr="00A924B9" w14:paraId="1345E9EF" w14:textId="77777777" w:rsidTr="2C82B25F">
        <w:trPr>
          <w:trHeight w:val="242"/>
        </w:trPr>
        <w:tc>
          <w:tcPr>
            <w:tcW w:w="2785" w:type="dxa"/>
          </w:tcPr>
          <w:p w14:paraId="4B40C543" w14:textId="6183FC08" w:rsidR="005F2C3B" w:rsidRPr="00A924B9" w:rsidRDefault="005F2C3B" w:rsidP="008E2C58">
            <w:pPr>
              <w:ind w:left="0" w:firstLine="0"/>
              <w:rPr>
                <w:rFonts w:eastAsia="Times New Roman"/>
                <w:sz w:val="20"/>
                <w:szCs w:val="20"/>
                <w:lang w:val="en-GB" w:eastAsia="en-GB"/>
              </w:rPr>
            </w:pPr>
            <w:r w:rsidRPr="00A924B9">
              <w:rPr>
                <w:rFonts w:eastAsia="Times New Roman"/>
                <w:sz w:val="20"/>
                <w:szCs w:val="20"/>
                <w:lang w:val="en-GB" w:eastAsia="en-GB"/>
              </w:rPr>
              <w:t>Any time in the 0-</w:t>
            </w:r>
            <w:r w:rsidR="008E2C58">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0EDC7EA0" w14:textId="77777777" w:rsidR="005F2C3B" w:rsidRPr="00A924B9" w:rsidRDefault="005F2C3B" w:rsidP="00274D87">
            <w:pPr>
              <w:ind w:left="0" w:firstLine="0"/>
              <w:jc w:val="center"/>
              <w:rPr>
                <w:rFonts w:eastAsia="Times New Roman"/>
                <w:sz w:val="20"/>
                <w:szCs w:val="20"/>
                <w:lang w:val="en-GB" w:eastAsia="en-GB"/>
              </w:rPr>
            </w:pPr>
          </w:p>
        </w:tc>
        <w:tc>
          <w:tcPr>
            <w:tcW w:w="1170" w:type="dxa"/>
          </w:tcPr>
          <w:p w14:paraId="3BF26717"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D69A237" w14:textId="77777777" w:rsidR="005F2C3B" w:rsidRPr="00A924B9" w:rsidRDefault="005F2C3B" w:rsidP="00274D87">
            <w:pPr>
              <w:ind w:left="0" w:firstLine="0"/>
              <w:jc w:val="center"/>
              <w:rPr>
                <w:rFonts w:eastAsia="Times New Roman"/>
                <w:sz w:val="20"/>
                <w:szCs w:val="20"/>
                <w:lang w:val="en-GB" w:eastAsia="en-GB"/>
              </w:rPr>
            </w:pPr>
          </w:p>
        </w:tc>
        <w:tc>
          <w:tcPr>
            <w:tcW w:w="1620" w:type="dxa"/>
          </w:tcPr>
          <w:p w14:paraId="3880EF0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455F7BBF" w14:textId="77777777" w:rsidR="005F2C3B" w:rsidRPr="00A924B9" w:rsidRDefault="005F2C3B" w:rsidP="00274D87">
            <w:pPr>
              <w:ind w:left="0" w:firstLine="0"/>
              <w:jc w:val="center"/>
              <w:rPr>
                <w:rFonts w:eastAsia="Times New Roman"/>
                <w:sz w:val="20"/>
                <w:szCs w:val="20"/>
                <w:lang w:val="en-GB" w:eastAsia="en-GB"/>
              </w:rPr>
            </w:pPr>
          </w:p>
        </w:tc>
        <w:tc>
          <w:tcPr>
            <w:tcW w:w="1260" w:type="dxa"/>
          </w:tcPr>
          <w:p w14:paraId="7B1B26CC" w14:textId="77777777" w:rsidR="005F2C3B" w:rsidRPr="00A924B9" w:rsidRDefault="005F2C3B" w:rsidP="00274D87">
            <w:pPr>
              <w:ind w:left="0" w:firstLine="0"/>
              <w:jc w:val="center"/>
              <w:rPr>
                <w:rFonts w:eastAsia="Times New Roman"/>
                <w:sz w:val="20"/>
                <w:szCs w:val="20"/>
                <w:lang w:val="en-GB" w:eastAsia="en-GB"/>
              </w:rPr>
            </w:pPr>
          </w:p>
        </w:tc>
        <w:tc>
          <w:tcPr>
            <w:tcW w:w="1530" w:type="dxa"/>
          </w:tcPr>
          <w:p w14:paraId="5BAC6D33" w14:textId="77777777" w:rsidR="005F2C3B" w:rsidRPr="00A924B9" w:rsidRDefault="005F2C3B" w:rsidP="00274D87">
            <w:pPr>
              <w:ind w:left="0" w:firstLine="0"/>
              <w:jc w:val="center"/>
              <w:rPr>
                <w:rFonts w:eastAsia="Times New Roman"/>
                <w:sz w:val="20"/>
                <w:szCs w:val="20"/>
                <w:lang w:val="en-GB" w:eastAsia="en-GB"/>
              </w:rPr>
            </w:pPr>
          </w:p>
        </w:tc>
        <w:tc>
          <w:tcPr>
            <w:tcW w:w="1350" w:type="dxa"/>
          </w:tcPr>
          <w:p w14:paraId="00E61892" w14:textId="77777777" w:rsidR="005F2C3B" w:rsidRPr="00A924B9" w:rsidRDefault="005F2C3B" w:rsidP="00274D87">
            <w:pPr>
              <w:ind w:left="0" w:firstLine="0"/>
              <w:jc w:val="center"/>
              <w:rPr>
                <w:rFonts w:eastAsia="Times New Roman"/>
                <w:sz w:val="20"/>
                <w:szCs w:val="20"/>
                <w:lang w:val="en-GB" w:eastAsia="en-GB"/>
              </w:rPr>
            </w:pPr>
          </w:p>
        </w:tc>
        <w:tc>
          <w:tcPr>
            <w:tcW w:w="1440" w:type="dxa"/>
          </w:tcPr>
          <w:p w14:paraId="164940C1" w14:textId="77777777" w:rsidR="005F2C3B" w:rsidRPr="00A924B9" w:rsidRDefault="005F2C3B" w:rsidP="00274D87">
            <w:pPr>
              <w:ind w:left="0" w:firstLine="0"/>
              <w:jc w:val="center"/>
              <w:rPr>
                <w:rFonts w:eastAsia="Times New Roman"/>
                <w:sz w:val="20"/>
                <w:szCs w:val="20"/>
                <w:lang w:val="en-GB" w:eastAsia="en-GB"/>
              </w:rPr>
            </w:pPr>
          </w:p>
        </w:tc>
      </w:tr>
      <w:tr w:rsidR="00F34F29" w:rsidRPr="00A924B9" w14:paraId="504D052C" w14:textId="77777777" w:rsidTr="2C82B25F">
        <w:trPr>
          <w:trHeight w:val="242"/>
        </w:trPr>
        <w:tc>
          <w:tcPr>
            <w:tcW w:w="2785" w:type="dxa"/>
          </w:tcPr>
          <w:p w14:paraId="45B66965" w14:textId="5906434B" w:rsidR="00F34F29" w:rsidRPr="00A924B9" w:rsidRDefault="00F34F29" w:rsidP="00F34F29">
            <w:pPr>
              <w:ind w:left="0" w:firstLine="0"/>
              <w:rPr>
                <w:rFonts w:eastAsia="Times New Roman"/>
                <w:sz w:val="20"/>
                <w:szCs w:val="20"/>
                <w:lang w:eastAsia="en-GB"/>
              </w:rPr>
            </w:pPr>
            <w:r>
              <w:rPr>
                <w:b/>
                <w:i/>
                <w:sz w:val="20"/>
                <w:szCs w:val="20"/>
                <w:lang w:val="en-GB"/>
              </w:rPr>
              <w:t>C</w:t>
            </w:r>
            <w:r w:rsidRPr="00A924B9">
              <w:rPr>
                <w:b/>
                <w:i/>
                <w:sz w:val="20"/>
                <w:szCs w:val="20"/>
                <w:lang w:val="en-GB"/>
              </w:rPr>
              <w:t>lonidine</w:t>
            </w:r>
            <w:r>
              <w:rPr>
                <w:b/>
                <w:i/>
                <w:sz w:val="20"/>
                <w:szCs w:val="20"/>
                <w:lang w:val="en-GB"/>
              </w:rPr>
              <w:t xml:space="preserve"> / pizotifen</w:t>
            </w:r>
          </w:p>
        </w:tc>
        <w:tc>
          <w:tcPr>
            <w:tcW w:w="1170" w:type="dxa"/>
          </w:tcPr>
          <w:p w14:paraId="01F62595"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5B0C6918"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06289EC2"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5F5F2535"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60234CF3"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454BF94B"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0EA7851F"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4BAAA5B1"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6CA35050"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1E6FE240" w14:textId="77777777" w:rsidTr="2C82B25F">
        <w:trPr>
          <w:trHeight w:val="242"/>
        </w:trPr>
        <w:tc>
          <w:tcPr>
            <w:tcW w:w="2785" w:type="dxa"/>
          </w:tcPr>
          <w:p w14:paraId="35CC496B" w14:textId="192127F8" w:rsidR="00F34F29" w:rsidRPr="00A924B9" w:rsidRDefault="00F34F29" w:rsidP="00F34F29">
            <w:pPr>
              <w:ind w:left="0" w:firstLine="0"/>
              <w:rPr>
                <w:rFonts w:eastAsia="Times New Roman"/>
                <w:sz w:val="20"/>
                <w:szCs w:val="20"/>
                <w:lang w:eastAsia="en-GB"/>
              </w:rPr>
            </w:pPr>
            <w:r w:rsidRPr="00A924B9">
              <w:rPr>
                <w:rFonts w:eastAsia="Times New Roman"/>
                <w:sz w:val="20"/>
                <w:szCs w:val="20"/>
                <w:lang w:val="en-GB" w:eastAsia="en-GB"/>
              </w:rPr>
              <w:t>Any time in the 0-12 months &lt; LMP</w:t>
            </w:r>
          </w:p>
        </w:tc>
        <w:tc>
          <w:tcPr>
            <w:tcW w:w="1170" w:type="dxa"/>
          </w:tcPr>
          <w:p w14:paraId="79295EF1"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432C31EC"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1183F3A5"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0E26AA4E"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7C603000"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111E5CA6"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54D50E77"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0C98D3FC"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5E091B79"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5C646F7E" w14:textId="77777777" w:rsidTr="2C82B25F">
        <w:trPr>
          <w:trHeight w:val="242"/>
        </w:trPr>
        <w:tc>
          <w:tcPr>
            <w:tcW w:w="2785" w:type="dxa"/>
          </w:tcPr>
          <w:p w14:paraId="45477D4D" w14:textId="28070413" w:rsidR="00F34F29" w:rsidRPr="00A924B9" w:rsidRDefault="00F34F29" w:rsidP="00F34F29">
            <w:pPr>
              <w:ind w:left="0" w:firstLine="0"/>
              <w:rPr>
                <w:rFonts w:eastAsia="Times New Roman"/>
                <w:sz w:val="20"/>
                <w:szCs w:val="20"/>
                <w:lang w:eastAsia="en-GB"/>
              </w:rPr>
            </w:pPr>
            <w:r w:rsidRPr="00A924B9">
              <w:rPr>
                <w:rFonts w:eastAsia="Times New Roman"/>
                <w:sz w:val="20"/>
                <w:szCs w:val="20"/>
                <w:lang w:val="en-GB" w:eastAsia="en-GB"/>
              </w:rPr>
              <w:t>Any time during pregnancy</w:t>
            </w:r>
          </w:p>
        </w:tc>
        <w:tc>
          <w:tcPr>
            <w:tcW w:w="1170" w:type="dxa"/>
          </w:tcPr>
          <w:p w14:paraId="629EDAD2"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033DA10E"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6E5845BD"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4B785195"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61DE9D84"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344DA95F"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226761E1"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7322A956"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13C735B7"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4703693F" w14:textId="77777777" w:rsidTr="2C82B25F">
        <w:trPr>
          <w:trHeight w:val="242"/>
        </w:trPr>
        <w:tc>
          <w:tcPr>
            <w:tcW w:w="2785" w:type="dxa"/>
          </w:tcPr>
          <w:p w14:paraId="14160F97" w14:textId="30342279" w:rsidR="00F34F29" w:rsidRPr="00F34F29" w:rsidRDefault="00F34F29" w:rsidP="00F34F29">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14:paraId="2D60CD07"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75A64FB8"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084D3F4E"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168257C0"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216D0E02"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6FBF3179"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14D9EB7E"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072BF00F"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3BA5142A"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16F248F8" w14:textId="77777777" w:rsidTr="2C82B25F">
        <w:trPr>
          <w:trHeight w:val="242"/>
        </w:trPr>
        <w:tc>
          <w:tcPr>
            <w:tcW w:w="2785" w:type="dxa"/>
          </w:tcPr>
          <w:p w14:paraId="68E9757E" w14:textId="5B1B4011" w:rsidR="00F34F29" w:rsidRPr="00F34F29" w:rsidRDefault="00F34F29" w:rsidP="00F34F29">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14:paraId="5F4D5A48"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358D717F"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0E47D9D9"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757D22F6"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5CB31BFF"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5E45DD60"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394AA09D"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7F0080B9"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5157234E"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02D78141" w14:textId="77777777" w:rsidTr="2C82B25F">
        <w:trPr>
          <w:trHeight w:val="242"/>
        </w:trPr>
        <w:tc>
          <w:tcPr>
            <w:tcW w:w="2785" w:type="dxa"/>
          </w:tcPr>
          <w:p w14:paraId="67E61F91" w14:textId="3F75AA49" w:rsidR="00F34F29" w:rsidRPr="00F34F29" w:rsidRDefault="00F34F29" w:rsidP="00F34F29">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14:paraId="0255F6D7"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36EB3E91"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79CC1DD0"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26A09CF1"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7AB17E12"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063E8568"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2790ACD7"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74438793"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5DB4F994" w14:textId="77777777" w:rsidR="00F34F29" w:rsidRPr="00A924B9" w:rsidRDefault="00F34F29" w:rsidP="00F34F29">
            <w:pPr>
              <w:ind w:left="0" w:firstLine="0"/>
              <w:jc w:val="center"/>
              <w:rPr>
                <w:rFonts w:eastAsia="Times New Roman"/>
                <w:sz w:val="20"/>
                <w:szCs w:val="20"/>
                <w:lang w:eastAsia="en-GB"/>
              </w:rPr>
            </w:pPr>
          </w:p>
        </w:tc>
      </w:tr>
      <w:tr w:rsidR="00F34F29" w:rsidRPr="00A924B9" w14:paraId="5C8EA8A2" w14:textId="77777777" w:rsidTr="2C82B25F">
        <w:trPr>
          <w:trHeight w:val="242"/>
        </w:trPr>
        <w:tc>
          <w:tcPr>
            <w:tcW w:w="2785" w:type="dxa"/>
          </w:tcPr>
          <w:p w14:paraId="20864FF7" w14:textId="201291C1" w:rsidR="00F34F29" w:rsidRPr="00A924B9" w:rsidRDefault="00F34F29" w:rsidP="00F34F29">
            <w:pPr>
              <w:ind w:left="0" w:firstLine="0"/>
              <w:rPr>
                <w:rFonts w:eastAsia="Times New Roman"/>
                <w:sz w:val="20"/>
                <w:szCs w:val="20"/>
                <w:lang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14:paraId="5BB676CC" w14:textId="77777777" w:rsidR="00F34F29" w:rsidRPr="00A924B9" w:rsidRDefault="00F34F29" w:rsidP="00F34F29">
            <w:pPr>
              <w:ind w:left="0" w:firstLine="0"/>
              <w:jc w:val="center"/>
              <w:rPr>
                <w:rFonts w:eastAsia="Times New Roman"/>
                <w:sz w:val="20"/>
                <w:szCs w:val="20"/>
                <w:lang w:eastAsia="en-GB"/>
              </w:rPr>
            </w:pPr>
          </w:p>
        </w:tc>
        <w:tc>
          <w:tcPr>
            <w:tcW w:w="1170" w:type="dxa"/>
          </w:tcPr>
          <w:p w14:paraId="01F84635"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2CAA076B" w14:textId="77777777" w:rsidR="00F34F29" w:rsidRPr="00A924B9" w:rsidRDefault="00F34F29" w:rsidP="00F34F29">
            <w:pPr>
              <w:ind w:left="0" w:firstLine="0"/>
              <w:jc w:val="center"/>
              <w:rPr>
                <w:rFonts w:eastAsia="Times New Roman"/>
                <w:sz w:val="20"/>
                <w:szCs w:val="20"/>
                <w:lang w:eastAsia="en-GB"/>
              </w:rPr>
            </w:pPr>
          </w:p>
        </w:tc>
        <w:tc>
          <w:tcPr>
            <w:tcW w:w="1620" w:type="dxa"/>
          </w:tcPr>
          <w:p w14:paraId="11EB5524"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0C2DF237" w14:textId="77777777" w:rsidR="00F34F29" w:rsidRPr="00A924B9" w:rsidRDefault="00F34F29" w:rsidP="00F34F29">
            <w:pPr>
              <w:ind w:left="0" w:firstLine="0"/>
              <w:jc w:val="center"/>
              <w:rPr>
                <w:rFonts w:eastAsia="Times New Roman"/>
                <w:sz w:val="20"/>
                <w:szCs w:val="20"/>
                <w:lang w:eastAsia="en-GB"/>
              </w:rPr>
            </w:pPr>
          </w:p>
        </w:tc>
        <w:tc>
          <w:tcPr>
            <w:tcW w:w="1260" w:type="dxa"/>
          </w:tcPr>
          <w:p w14:paraId="59B1DAEE" w14:textId="77777777" w:rsidR="00F34F29" w:rsidRPr="00A924B9" w:rsidRDefault="00F34F29" w:rsidP="00F34F29">
            <w:pPr>
              <w:ind w:left="0" w:firstLine="0"/>
              <w:jc w:val="center"/>
              <w:rPr>
                <w:rFonts w:eastAsia="Times New Roman"/>
                <w:sz w:val="20"/>
                <w:szCs w:val="20"/>
                <w:lang w:eastAsia="en-GB"/>
              </w:rPr>
            </w:pPr>
          </w:p>
        </w:tc>
        <w:tc>
          <w:tcPr>
            <w:tcW w:w="1530" w:type="dxa"/>
          </w:tcPr>
          <w:p w14:paraId="1728CA15" w14:textId="77777777" w:rsidR="00F34F29" w:rsidRPr="00A924B9" w:rsidRDefault="00F34F29" w:rsidP="00F34F29">
            <w:pPr>
              <w:ind w:left="0" w:firstLine="0"/>
              <w:jc w:val="center"/>
              <w:rPr>
                <w:rFonts w:eastAsia="Times New Roman"/>
                <w:sz w:val="20"/>
                <w:szCs w:val="20"/>
                <w:lang w:eastAsia="en-GB"/>
              </w:rPr>
            </w:pPr>
          </w:p>
        </w:tc>
        <w:tc>
          <w:tcPr>
            <w:tcW w:w="1350" w:type="dxa"/>
          </w:tcPr>
          <w:p w14:paraId="12DD5781" w14:textId="77777777" w:rsidR="00F34F29" w:rsidRPr="00A924B9" w:rsidRDefault="00F34F29" w:rsidP="00F34F29">
            <w:pPr>
              <w:ind w:left="0" w:firstLine="0"/>
              <w:jc w:val="center"/>
              <w:rPr>
                <w:rFonts w:eastAsia="Times New Roman"/>
                <w:sz w:val="20"/>
                <w:szCs w:val="20"/>
                <w:lang w:eastAsia="en-GB"/>
              </w:rPr>
            </w:pPr>
          </w:p>
        </w:tc>
        <w:tc>
          <w:tcPr>
            <w:tcW w:w="1440" w:type="dxa"/>
          </w:tcPr>
          <w:p w14:paraId="5072BB77" w14:textId="77777777" w:rsidR="00F34F29" w:rsidRPr="00A924B9" w:rsidRDefault="00F34F29" w:rsidP="00F34F29">
            <w:pPr>
              <w:ind w:left="0" w:firstLine="0"/>
              <w:jc w:val="center"/>
              <w:rPr>
                <w:rFonts w:eastAsia="Times New Roman"/>
                <w:sz w:val="20"/>
                <w:szCs w:val="20"/>
                <w:lang w:eastAsia="en-GB"/>
              </w:rPr>
            </w:pPr>
          </w:p>
        </w:tc>
      </w:tr>
    </w:tbl>
    <w:p w14:paraId="7C2C2F2E" w14:textId="035E3959" w:rsidR="005F2C3B" w:rsidRPr="004C6A6A" w:rsidRDefault="004C6A6A" w:rsidP="005F2C3B">
      <w:pPr>
        <w:pStyle w:val="NoSpacing"/>
        <w:spacing w:line="276" w:lineRule="auto"/>
        <w:contextualSpacing/>
        <w:rPr>
          <w:sz w:val="18"/>
        </w:rPr>
      </w:pPr>
      <w:r w:rsidRPr="00804445">
        <w:rPr>
          <w:sz w:val="18"/>
        </w:rPr>
        <w:t>*The numbers in the rows for triptans are the same as those in Table shell 1 for each specific data source (see Table shell 1 in the excel format).</w:t>
      </w:r>
      <w:r w:rsidRPr="004C6A6A">
        <w:rPr>
          <w:sz w:val="18"/>
        </w:rPr>
        <w:t xml:space="preserve"> </w:t>
      </w:r>
    </w:p>
    <w:p w14:paraId="461AE67E" w14:textId="77777777" w:rsidR="005F2C3B" w:rsidRPr="00A924B9" w:rsidRDefault="005F2C3B" w:rsidP="005F2C3B">
      <w:pPr>
        <w:pStyle w:val="NoSpacing"/>
        <w:spacing w:line="276" w:lineRule="auto"/>
        <w:contextualSpacing/>
        <w:rPr>
          <w:b/>
          <w:sz w:val="24"/>
        </w:rPr>
      </w:pPr>
    </w:p>
    <w:p w14:paraId="11094BDD" w14:textId="0AE95928" w:rsidR="005F2C3B" w:rsidRPr="00A924B9" w:rsidRDefault="005F2C3B" w:rsidP="005F2C3B">
      <w:pPr>
        <w:rPr>
          <w:b/>
        </w:rPr>
      </w:pPr>
      <w:r w:rsidRPr="00A924B9">
        <w:rPr>
          <w:b/>
        </w:rPr>
        <w:br w:type="page"/>
      </w:r>
    </w:p>
    <w:p w14:paraId="2CB019D4" w14:textId="1B365AAF" w:rsidR="005F2C3B" w:rsidRPr="00A924B9" w:rsidRDefault="005F2C3B" w:rsidP="005F2C3B">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sidR="00A37A7B" w:rsidRPr="00A924B9">
        <w:rPr>
          <w:rFonts w:eastAsia="Times New Roman"/>
          <w:b/>
          <w:szCs w:val="20"/>
          <w:lang w:eastAsia="en-GB"/>
        </w:rPr>
        <w:t>3</w:t>
      </w:r>
      <w:r w:rsidRPr="00A924B9">
        <w:rPr>
          <w:rFonts w:eastAsia="Times New Roman"/>
          <w:szCs w:val="20"/>
          <w:lang w:eastAsia="en-GB"/>
        </w:rPr>
        <w:t xml:space="preserve">. Trends overtime of prevalence of </w:t>
      </w:r>
      <w:r w:rsidRPr="00A924B9">
        <w:rPr>
          <w:rFonts w:eastAsia="Times New Roman"/>
          <w:sz w:val="20"/>
          <w:szCs w:val="20"/>
          <w:lang w:eastAsia="en-GB"/>
        </w:rPr>
        <w:t xml:space="preserve">≥ 1 </w:t>
      </w:r>
      <w:r w:rsidR="008E2C58">
        <w:t>prescribed/</w:t>
      </w:r>
      <w:r w:rsidR="008E2C58" w:rsidRPr="00DC7961">
        <w:t>dispensed</w:t>
      </w:r>
      <w:r w:rsidRPr="00A924B9">
        <w:rPr>
          <w:rFonts w:eastAsia="Times New Roman"/>
          <w:szCs w:val="20"/>
          <w:lang w:eastAsia="en-GB"/>
        </w:rPr>
        <w:t xml:space="preserve"> triptan prescriptions before, during, and after pregnancy among women with migraine</w:t>
      </w:r>
      <w:r w:rsidR="004C6A6A">
        <w:rPr>
          <w:rFonts w:eastAsia="Times New Roman"/>
          <w:szCs w:val="20"/>
          <w:lang w:eastAsia="en-GB"/>
        </w:rPr>
        <w:t>*</w:t>
      </w:r>
    </w:p>
    <w:tbl>
      <w:tblPr>
        <w:tblStyle w:val="TableGridLight1"/>
        <w:tblpPr w:leftFromText="180" w:rightFromText="180" w:vertAnchor="text" w:tblpX="12" w:tblpY="1"/>
        <w:tblW w:w="14652" w:type="dxa"/>
        <w:tblLayout w:type="fixed"/>
        <w:tblLook w:val="04A0" w:firstRow="1" w:lastRow="0" w:firstColumn="1" w:lastColumn="0" w:noHBand="0" w:noVBand="1"/>
      </w:tblPr>
      <w:tblGrid>
        <w:gridCol w:w="1800"/>
        <w:gridCol w:w="2364"/>
        <w:gridCol w:w="2051"/>
        <w:gridCol w:w="1963"/>
        <w:gridCol w:w="2201"/>
        <w:gridCol w:w="2201"/>
        <w:gridCol w:w="2072"/>
      </w:tblGrid>
      <w:tr w:rsidR="005F2C3B" w:rsidRPr="00804445" w14:paraId="56BBFE49" w14:textId="77777777" w:rsidTr="00274D87">
        <w:trPr>
          <w:trHeight w:val="189"/>
        </w:trPr>
        <w:tc>
          <w:tcPr>
            <w:tcW w:w="1800" w:type="dxa"/>
            <w:shd w:val="clear" w:color="auto" w:fill="F2F2F2" w:themeFill="background1" w:themeFillShade="F2"/>
          </w:tcPr>
          <w:p w14:paraId="7ADBAADC" w14:textId="77777777" w:rsidR="005F2C3B" w:rsidRPr="00A924B9" w:rsidRDefault="005F2C3B" w:rsidP="00274D87">
            <w:pPr>
              <w:ind w:left="0" w:firstLine="0"/>
              <w:jc w:val="left"/>
              <w:rPr>
                <w:rFonts w:eastAsia="Times New Roman"/>
                <w:sz w:val="20"/>
                <w:szCs w:val="20"/>
                <w:lang w:val="en-GB" w:eastAsia="en-GB"/>
              </w:rPr>
            </w:pPr>
          </w:p>
        </w:tc>
        <w:tc>
          <w:tcPr>
            <w:tcW w:w="12852" w:type="dxa"/>
            <w:gridSpan w:val="6"/>
            <w:shd w:val="clear" w:color="auto" w:fill="F2F2F2" w:themeFill="background1" w:themeFillShade="F2"/>
          </w:tcPr>
          <w:p w14:paraId="5836B9C0" w14:textId="77777777" w:rsidR="005F2C3B" w:rsidRPr="00804445" w:rsidRDefault="005F2C3B" w:rsidP="00274D87">
            <w:pPr>
              <w:widowControl/>
              <w:ind w:left="0" w:firstLine="0"/>
              <w:jc w:val="center"/>
              <w:rPr>
                <w:rFonts w:eastAsia="Times New Roman"/>
                <w:b/>
                <w:sz w:val="20"/>
                <w:szCs w:val="20"/>
                <w:lang w:val="en-GB" w:eastAsia="en-GB"/>
              </w:rPr>
            </w:pPr>
            <w:r w:rsidRPr="00804445">
              <w:rPr>
                <w:rFonts w:eastAsia="Times New Roman"/>
                <w:b/>
                <w:sz w:val="20"/>
                <w:szCs w:val="20"/>
                <w:lang w:val="en-GB" w:eastAsia="en-GB"/>
              </w:rPr>
              <w:t>Prevalence of ≥ 1 dispensed triptans per 100 pregnancies, with 95% CI</w:t>
            </w:r>
          </w:p>
          <w:p w14:paraId="4680D018"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6B117E49" w14:textId="77777777" w:rsidTr="00274D87">
        <w:trPr>
          <w:trHeight w:val="189"/>
        </w:trPr>
        <w:tc>
          <w:tcPr>
            <w:tcW w:w="1800" w:type="dxa"/>
            <w:shd w:val="clear" w:color="auto" w:fill="F2F2F2" w:themeFill="background1" w:themeFillShade="F2"/>
          </w:tcPr>
          <w:p w14:paraId="051720FF" w14:textId="79C0813A" w:rsidR="005F2C3B" w:rsidRPr="00804445" w:rsidRDefault="005F2C3B" w:rsidP="00320A83">
            <w:pPr>
              <w:ind w:left="0" w:firstLine="0"/>
              <w:jc w:val="left"/>
              <w:rPr>
                <w:rFonts w:eastAsia="Times New Roman"/>
                <w:b/>
                <w:sz w:val="20"/>
                <w:szCs w:val="20"/>
                <w:lang w:val="en-GB" w:eastAsia="en-GB"/>
              </w:rPr>
            </w:pPr>
            <w:r w:rsidRPr="00804445">
              <w:rPr>
                <w:rFonts w:eastAsia="Times New Roman"/>
                <w:b/>
                <w:sz w:val="20"/>
                <w:szCs w:val="20"/>
                <w:lang w:val="en-GB" w:eastAsia="en-GB"/>
              </w:rPr>
              <w:t>Calendar year</w:t>
            </w:r>
            <w:r w:rsidR="001D1EC7" w:rsidRPr="00804445">
              <w:rPr>
                <w:rFonts w:eastAsia="Times New Roman"/>
                <w:b/>
                <w:sz w:val="20"/>
                <w:szCs w:val="20"/>
                <w:lang w:val="en-GB" w:eastAsia="en-GB"/>
              </w:rPr>
              <w:t xml:space="preserve"> of </w:t>
            </w:r>
            <w:r w:rsidR="00320A83">
              <w:rPr>
                <w:rFonts w:eastAsia="Times New Roman"/>
                <w:b/>
                <w:sz w:val="20"/>
                <w:szCs w:val="20"/>
                <w:lang w:val="en-GB" w:eastAsia="en-GB"/>
              </w:rPr>
              <w:t>LMP</w:t>
            </w:r>
          </w:p>
        </w:tc>
        <w:tc>
          <w:tcPr>
            <w:tcW w:w="2364" w:type="dxa"/>
            <w:shd w:val="clear" w:color="auto" w:fill="F2F2F2" w:themeFill="background1" w:themeFillShade="F2"/>
          </w:tcPr>
          <w:p w14:paraId="63598E62" w14:textId="77777777" w:rsidR="005F2C3B" w:rsidRPr="00804445" w:rsidRDefault="005F2C3B" w:rsidP="00274D87">
            <w:pPr>
              <w:ind w:left="0" w:firstLine="0"/>
              <w:jc w:val="center"/>
              <w:rPr>
                <w:rFonts w:eastAsia="Calibri"/>
                <w:b/>
                <w:sz w:val="20"/>
                <w:szCs w:val="20"/>
                <w:lang w:val="en-GB"/>
              </w:rPr>
            </w:pPr>
            <w:r w:rsidRPr="00804445">
              <w:rPr>
                <w:rFonts w:eastAsia="Times New Roman"/>
                <w:b/>
                <w:sz w:val="20"/>
                <w:szCs w:val="20"/>
                <w:lang w:val="en-GB" w:eastAsia="en-GB"/>
              </w:rPr>
              <w:t>Any time in the 0-12 months &lt; LMP</w:t>
            </w:r>
          </w:p>
        </w:tc>
        <w:tc>
          <w:tcPr>
            <w:tcW w:w="2051" w:type="dxa"/>
            <w:shd w:val="clear" w:color="auto" w:fill="F2F2F2" w:themeFill="background1" w:themeFillShade="F2"/>
          </w:tcPr>
          <w:p w14:paraId="7DB824D5" w14:textId="77777777" w:rsidR="005F2C3B" w:rsidRPr="00804445" w:rsidRDefault="005F2C3B" w:rsidP="00274D87">
            <w:pPr>
              <w:ind w:left="0" w:firstLine="0"/>
              <w:jc w:val="center"/>
              <w:rPr>
                <w:rFonts w:eastAsia="Calibri"/>
                <w:b/>
                <w:sz w:val="20"/>
                <w:szCs w:val="20"/>
                <w:lang w:val="en-GB"/>
              </w:rPr>
            </w:pPr>
            <w:r w:rsidRPr="00804445">
              <w:rPr>
                <w:rFonts w:eastAsia="Times New Roman"/>
                <w:b/>
                <w:sz w:val="20"/>
                <w:szCs w:val="20"/>
                <w:lang w:val="en-GB" w:eastAsia="en-GB"/>
              </w:rPr>
              <w:t>Any time during pregnancy</w:t>
            </w:r>
          </w:p>
        </w:tc>
        <w:tc>
          <w:tcPr>
            <w:tcW w:w="1963" w:type="dxa"/>
            <w:shd w:val="clear" w:color="auto" w:fill="F2F2F2" w:themeFill="background1" w:themeFillShade="F2"/>
          </w:tcPr>
          <w:p w14:paraId="1C69FA6A" w14:textId="77777777" w:rsidR="005F2C3B" w:rsidRPr="00804445" w:rsidRDefault="005F2C3B" w:rsidP="00274D87">
            <w:pPr>
              <w:ind w:left="0" w:firstLine="0"/>
              <w:jc w:val="center"/>
              <w:rPr>
                <w:rFonts w:eastAsia="Calibri"/>
                <w:b/>
                <w:sz w:val="20"/>
                <w:szCs w:val="20"/>
                <w:lang w:val="en-GB"/>
              </w:rPr>
            </w:pPr>
            <w:r w:rsidRPr="00804445">
              <w:rPr>
                <w:rFonts w:eastAsia="Times New Roman"/>
                <w:b/>
                <w:sz w:val="20"/>
                <w:szCs w:val="20"/>
                <w:lang w:val="en-GB" w:eastAsia="en-GB"/>
              </w:rPr>
              <w:t>1 trimester</w:t>
            </w:r>
          </w:p>
        </w:tc>
        <w:tc>
          <w:tcPr>
            <w:tcW w:w="2201" w:type="dxa"/>
            <w:shd w:val="clear" w:color="auto" w:fill="F2F2F2" w:themeFill="background1" w:themeFillShade="F2"/>
          </w:tcPr>
          <w:p w14:paraId="28B871E0" w14:textId="77777777" w:rsidR="005F2C3B" w:rsidRPr="00804445" w:rsidRDefault="005F2C3B" w:rsidP="00274D87">
            <w:pPr>
              <w:ind w:left="0" w:firstLine="0"/>
              <w:jc w:val="center"/>
              <w:rPr>
                <w:rFonts w:eastAsia="Times New Roman"/>
                <w:b/>
                <w:sz w:val="20"/>
                <w:szCs w:val="20"/>
                <w:lang w:val="en-GB" w:eastAsia="en-GB"/>
              </w:rPr>
            </w:pPr>
            <w:r w:rsidRPr="00804445">
              <w:rPr>
                <w:rFonts w:eastAsia="Times New Roman"/>
                <w:b/>
                <w:sz w:val="20"/>
                <w:szCs w:val="20"/>
                <w:lang w:val="en-GB" w:eastAsia="en-GB"/>
              </w:rPr>
              <w:t xml:space="preserve">2 </w:t>
            </w:r>
            <w:proofErr w:type="gramStart"/>
            <w:r w:rsidRPr="00804445">
              <w:rPr>
                <w:rFonts w:eastAsia="Times New Roman"/>
                <w:b/>
                <w:sz w:val="20"/>
                <w:szCs w:val="20"/>
                <w:lang w:val="en-GB" w:eastAsia="en-GB"/>
              </w:rPr>
              <w:t>trimester</w:t>
            </w:r>
            <w:proofErr w:type="gramEnd"/>
          </w:p>
        </w:tc>
        <w:tc>
          <w:tcPr>
            <w:tcW w:w="2201" w:type="dxa"/>
            <w:shd w:val="clear" w:color="auto" w:fill="F2F2F2" w:themeFill="background1" w:themeFillShade="F2"/>
          </w:tcPr>
          <w:p w14:paraId="46F56F26" w14:textId="77777777" w:rsidR="005F2C3B" w:rsidRPr="00804445" w:rsidRDefault="005F2C3B" w:rsidP="00274D87">
            <w:pPr>
              <w:ind w:left="0" w:firstLine="0"/>
              <w:jc w:val="center"/>
              <w:rPr>
                <w:rFonts w:eastAsia="Times New Roman"/>
                <w:b/>
                <w:sz w:val="20"/>
                <w:szCs w:val="20"/>
                <w:lang w:val="en-GB" w:eastAsia="en-GB"/>
              </w:rPr>
            </w:pPr>
            <w:r w:rsidRPr="00804445">
              <w:rPr>
                <w:rFonts w:eastAsia="Times New Roman"/>
                <w:b/>
                <w:sz w:val="20"/>
                <w:szCs w:val="20"/>
                <w:lang w:val="en-GB" w:eastAsia="en-GB"/>
              </w:rPr>
              <w:t xml:space="preserve">3 </w:t>
            </w:r>
            <w:proofErr w:type="gramStart"/>
            <w:r w:rsidRPr="00804445">
              <w:rPr>
                <w:rFonts w:eastAsia="Times New Roman"/>
                <w:b/>
                <w:sz w:val="20"/>
                <w:szCs w:val="20"/>
                <w:lang w:val="en-GB" w:eastAsia="en-GB"/>
              </w:rPr>
              <w:t>trimester</w:t>
            </w:r>
            <w:proofErr w:type="gramEnd"/>
          </w:p>
        </w:tc>
        <w:tc>
          <w:tcPr>
            <w:tcW w:w="2072" w:type="dxa"/>
            <w:shd w:val="clear" w:color="auto" w:fill="F2F2F2" w:themeFill="background1" w:themeFillShade="F2"/>
          </w:tcPr>
          <w:p w14:paraId="50B5D74D" w14:textId="110DD455" w:rsidR="005F2C3B" w:rsidRPr="00804445" w:rsidRDefault="005F2C3B" w:rsidP="008E2C58">
            <w:pPr>
              <w:ind w:left="0" w:firstLine="0"/>
              <w:jc w:val="center"/>
              <w:rPr>
                <w:rFonts w:eastAsia="Times New Roman"/>
                <w:b/>
                <w:sz w:val="20"/>
                <w:szCs w:val="20"/>
                <w:lang w:val="en-GB" w:eastAsia="en-GB"/>
              </w:rPr>
            </w:pPr>
            <w:r w:rsidRPr="00804445">
              <w:rPr>
                <w:rFonts w:eastAsia="Times New Roman"/>
                <w:b/>
                <w:sz w:val="20"/>
                <w:szCs w:val="20"/>
                <w:lang w:val="en-GB" w:eastAsia="en-GB"/>
              </w:rPr>
              <w:t>Any time in the 0-</w:t>
            </w:r>
            <w:r w:rsidR="008E2C58" w:rsidRPr="00804445">
              <w:rPr>
                <w:rFonts w:eastAsia="Times New Roman"/>
                <w:b/>
                <w:sz w:val="20"/>
                <w:szCs w:val="20"/>
                <w:lang w:val="en-GB" w:eastAsia="en-GB"/>
              </w:rPr>
              <w:t>3</w:t>
            </w:r>
            <w:r w:rsidRPr="00804445">
              <w:rPr>
                <w:rFonts w:eastAsia="Times New Roman"/>
                <w:b/>
                <w:sz w:val="20"/>
                <w:szCs w:val="20"/>
                <w:lang w:val="en-GB" w:eastAsia="en-GB"/>
              </w:rPr>
              <w:t xml:space="preserve"> months after delivery</w:t>
            </w:r>
          </w:p>
        </w:tc>
      </w:tr>
      <w:tr w:rsidR="005F2C3B" w:rsidRPr="00804445" w14:paraId="2B272B8C" w14:textId="77777777" w:rsidTr="00274D87">
        <w:trPr>
          <w:trHeight w:val="189"/>
        </w:trPr>
        <w:tc>
          <w:tcPr>
            <w:tcW w:w="1800" w:type="dxa"/>
          </w:tcPr>
          <w:p w14:paraId="1926A424"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2005</w:t>
            </w:r>
          </w:p>
        </w:tc>
        <w:tc>
          <w:tcPr>
            <w:tcW w:w="2364" w:type="dxa"/>
          </w:tcPr>
          <w:p w14:paraId="7A73C906"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46F3E41D"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15830CF9"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5F95572A"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7F3DD4A0"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0212ED53" w14:textId="77777777" w:rsidR="005F2C3B" w:rsidRPr="00804445" w:rsidRDefault="005F2C3B" w:rsidP="00274D87">
            <w:pPr>
              <w:ind w:firstLine="0"/>
              <w:jc w:val="center"/>
              <w:rPr>
                <w:rFonts w:eastAsia="Times New Roman"/>
                <w:sz w:val="20"/>
                <w:szCs w:val="20"/>
                <w:lang w:val="en-GB" w:eastAsia="en-GB"/>
              </w:rPr>
            </w:pPr>
          </w:p>
        </w:tc>
      </w:tr>
      <w:tr w:rsidR="005F2C3B" w:rsidRPr="00804445" w14:paraId="1BDD8D7E" w14:textId="77777777" w:rsidTr="00274D87">
        <w:trPr>
          <w:trHeight w:val="249"/>
        </w:trPr>
        <w:tc>
          <w:tcPr>
            <w:tcW w:w="1800" w:type="dxa"/>
          </w:tcPr>
          <w:p w14:paraId="18BE5BA7"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2006</w:t>
            </w:r>
          </w:p>
        </w:tc>
        <w:tc>
          <w:tcPr>
            <w:tcW w:w="2364" w:type="dxa"/>
          </w:tcPr>
          <w:p w14:paraId="59CECC37"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6D7D3CCF"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7892C170"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3113E9CA"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3FCA6D9"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6E99C312"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5971E423" w14:textId="77777777" w:rsidTr="00274D87">
        <w:trPr>
          <w:trHeight w:val="249"/>
        </w:trPr>
        <w:tc>
          <w:tcPr>
            <w:tcW w:w="1800" w:type="dxa"/>
          </w:tcPr>
          <w:p w14:paraId="1D89C94E"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2007</w:t>
            </w:r>
          </w:p>
        </w:tc>
        <w:tc>
          <w:tcPr>
            <w:tcW w:w="2364" w:type="dxa"/>
          </w:tcPr>
          <w:p w14:paraId="49FC8775"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77E57056" w14:textId="77777777" w:rsidR="005F2C3B" w:rsidRPr="00804445" w:rsidRDefault="005F2C3B" w:rsidP="00274D87">
            <w:pPr>
              <w:ind w:firstLine="0"/>
              <w:jc w:val="center"/>
              <w:rPr>
                <w:rFonts w:eastAsia="Times New Roman"/>
                <w:sz w:val="20"/>
                <w:szCs w:val="20"/>
                <w:lang w:val="en-GB" w:eastAsia="en-GB"/>
              </w:rPr>
            </w:pPr>
          </w:p>
        </w:tc>
        <w:tc>
          <w:tcPr>
            <w:tcW w:w="1963" w:type="dxa"/>
          </w:tcPr>
          <w:p w14:paraId="38139578"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6259EABE"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2E8F662C"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4E4F7615" w14:textId="77777777" w:rsidR="005F2C3B" w:rsidRPr="00804445" w:rsidRDefault="005F2C3B" w:rsidP="00274D87">
            <w:pPr>
              <w:ind w:firstLine="0"/>
              <w:jc w:val="center"/>
              <w:rPr>
                <w:rFonts w:eastAsia="Times New Roman"/>
                <w:sz w:val="20"/>
                <w:szCs w:val="20"/>
                <w:lang w:val="en-GB" w:eastAsia="en-GB"/>
              </w:rPr>
            </w:pPr>
          </w:p>
        </w:tc>
      </w:tr>
      <w:tr w:rsidR="005F2C3B" w:rsidRPr="00804445" w14:paraId="54E2DF97" w14:textId="77777777" w:rsidTr="00274D87">
        <w:trPr>
          <w:trHeight w:val="249"/>
        </w:trPr>
        <w:tc>
          <w:tcPr>
            <w:tcW w:w="1800" w:type="dxa"/>
          </w:tcPr>
          <w:p w14:paraId="0149EAC2"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2008</w:t>
            </w:r>
          </w:p>
        </w:tc>
        <w:tc>
          <w:tcPr>
            <w:tcW w:w="2364" w:type="dxa"/>
          </w:tcPr>
          <w:p w14:paraId="0BBFD85D"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59DC30FD"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6F505102"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77409BE1"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04A90525"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63372066"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1B49FB6C" w14:textId="77777777" w:rsidTr="00274D87">
        <w:trPr>
          <w:trHeight w:val="249"/>
        </w:trPr>
        <w:tc>
          <w:tcPr>
            <w:tcW w:w="1800" w:type="dxa"/>
          </w:tcPr>
          <w:p w14:paraId="1EA88B55"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2009</w:t>
            </w:r>
          </w:p>
        </w:tc>
        <w:tc>
          <w:tcPr>
            <w:tcW w:w="2364" w:type="dxa"/>
          </w:tcPr>
          <w:p w14:paraId="42F60FCC"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74C8EFBB"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5BA1C4FB"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80EA853"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155C5B83"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132F5E86"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47291946" w14:textId="77777777" w:rsidTr="00274D87">
        <w:trPr>
          <w:trHeight w:val="249"/>
        </w:trPr>
        <w:tc>
          <w:tcPr>
            <w:tcW w:w="1800" w:type="dxa"/>
          </w:tcPr>
          <w:p w14:paraId="003F0F51"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2010</w:t>
            </w:r>
          </w:p>
        </w:tc>
        <w:tc>
          <w:tcPr>
            <w:tcW w:w="2364" w:type="dxa"/>
          </w:tcPr>
          <w:p w14:paraId="0E3B48EE"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13699647"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54B6CC08"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03BE41AF"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34EA760C"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21BF68ED"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120A6C88" w14:textId="77777777" w:rsidTr="00274D87">
        <w:trPr>
          <w:trHeight w:val="249"/>
        </w:trPr>
        <w:tc>
          <w:tcPr>
            <w:tcW w:w="1800" w:type="dxa"/>
          </w:tcPr>
          <w:p w14:paraId="0EBB6FB8"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2011</w:t>
            </w:r>
          </w:p>
        </w:tc>
        <w:tc>
          <w:tcPr>
            <w:tcW w:w="2364" w:type="dxa"/>
          </w:tcPr>
          <w:p w14:paraId="47B99ECA"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370D8705"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1D01AA47"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3EE2900"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42A7E294"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3DAC3217"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7F841E5A" w14:textId="77777777" w:rsidTr="00274D87">
        <w:trPr>
          <w:trHeight w:val="249"/>
        </w:trPr>
        <w:tc>
          <w:tcPr>
            <w:tcW w:w="1800" w:type="dxa"/>
          </w:tcPr>
          <w:p w14:paraId="34F25E85"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2012</w:t>
            </w:r>
          </w:p>
        </w:tc>
        <w:tc>
          <w:tcPr>
            <w:tcW w:w="2364" w:type="dxa"/>
          </w:tcPr>
          <w:p w14:paraId="5120E83C"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767A306B"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48A064EB"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4C4C6283"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296C1EF2"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33EBFE36"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4BBB65E7" w14:textId="77777777" w:rsidTr="00274D87">
        <w:trPr>
          <w:trHeight w:val="249"/>
        </w:trPr>
        <w:tc>
          <w:tcPr>
            <w:tcW w:w="1800" w:type="dxa"/>
          </w:tcPr>
          <w:p w14:paraId="0A8D6081"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2013</w:t>
            </w:r>
          </w:p>
        </w:tc>
        <w:tc>
          <w:tcPr>
            <w:tcW w:w="2364" w:type="dxa"/>
          </w:tcPr>
          <w:p w14:paraId="6CBBE770"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7FAAA4D3"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50823DA5"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2F83BAAF"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B9D99F2"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1827D8F8"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1452B815" w14:textId="77777777" w:rsidTr="00274D87">
        <w:trPr>
          <w:trHeight w:val="249"/>
        </w:trPr>
        <w:tc>
          <w:tcPr>
            <w:tcW w:w="1800" w:type="dxa"/>
          </w:tcPr>
          <w:p w14:paraId="6F413784"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2014</w:t>
            </w:r>
          </w:p>
        </w:tc>
        <w:tc>
          <w:tcPr>
            <w:tcW w:w="2364" w:type="dxa"/>
          </w:tcPr>
          <w:p w14:paraId="33FBB2AC"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5A0243BA"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23ED2F35"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5D38C8A9"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676F560"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7CB058FC"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7699F5BD" w14:textId="77777777" w:rsidTr="00274D87">
        <w:trPr>
          <w:trHeight w:val="249"/>
        </w:trPr>
        <w:tc>
          <w:tcPr>
            <w:tcW w:w="1800" w:type="dxa"/>
          </w:tcPr>
          <w:p w14:paraId="446CACE9"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2015</w:t>
            </w:r>
          </w:p>
        </w:tc>
        <w:tc>
          <w:tcPr>
            <w:tcW w:w="2364" w:type="dxa"/>
          </w:tcPr>
          <w:p w14:paraId="183231BA" w14:textId="77777777" w:rsidR="005F2C3B" w:rsidRPr="00804445" w:rsidRDefault="005F2C3B" w:rsidP="00274D87">
            <w:pPr>
              <w:ind w:left="0" w:firstLine="0"/>
              <w:jc w:val="center"/>
              <w:rPr>
                <w:rFonts w:eastAsia="Times New Roman"/>
                <w:sz w:val="20"/>
                <w:szCs w:val="20"/>
                <w:lang w:val="en-GB" w:eastAsia="en-GB"/>
              </w:rPr>
            </w:pPr>
          </w:p>
        </w:tc>
        <w:tc>
          <w:tcPr>
            <w:tcW w:w="2051" w:type="dxa"/>
          </w:tcPr>
          <w:p w14:paraId="58AA6032" w14:textId="77777777" w:rsidR="005F2C3B" w:rsidRPr="00804445" w:rsidRDefault="005F2C3B" w:rsidP="00274D87">
            <w:pPr>
              <w:ind w:left="0" w:firstLine="0"/>
              <w:jc w:val="center"/>
              <w:rPr>
                <w:rFonts w:eastAsia="Times New Roman"/>
                <w:sz w:val="20"/>
                <w:szCs w:val="20"/>
                <w:lang w:val="en-GB" w:eastAsia="en-GB"/>
              </w:rPr>
            </w:pPr>
          </w:p>
        </w:tc>
        <w:tc>
          <w:tcPr>
            <w:tcW w:w="1963" w:type="dxa"/>
          </w:tcPr>
          <w:p w14:paraId="1B393DC6"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7E03A613" w14:textId="77777777" w:rsidR="005F2C3B" w:rsidRPr="00804445" w:rsidRDefault="005F2C3B" w:rsidP="00274D87">
            <w:pPr>
              <w:ind w:left="0" w:firstLine="0"/>
              <w:jc w:val="center"/>
              <w:rPr>
                <w:rFonts w:eastAsia="Times New Roman"/>
                <w:sz w:val="20"/>
                <w:szCs w:val="20"/>
                <w:lang w:val="en-GB" w:eastAsia="en-GB"/>
              </w:rPr>
            </w:pPr>
          </w:p>
        </w:tc>
        <w:tc>
          <w:tcPr>
            <w:tcW w:w="2201" w:type="dxa"/>
          </w:tcPr>
          <w:p w14:paraId="6D071C3D" w14:textId="77777777" w:rsidR="005F2C3B" w:rsidRPr="00804445" w:rsidRDefault="005F2C3B" w:rsidP="00274D87">
            <w:pPr>
              <w:ind w:left="0" w:firstLine="0"/>
              <w:jc w:val="center"/>
              <w:rPr>
                <w:rFonts w:eastAsia="Times New Roman"/>
                <w:sz w:val="20"/>
                <w:szCs w:val="20"/>
                <w:lang w:val="en-GB" w:eastAsia="en-GB"/>
              </w:rPr>
            </w:pPr>
          </w:p>
        </w:tc>
        <w:tc>
          <w:tcPr>
            <w:tcW w:w="2072" w:type="dxa"/>
          </w:tcPr>
          <w:p w14:paraId="44D33B62" w14:textId="77777777" w:rsidR="005F2C3B" w:rsidRPr="00804445" w:rsidRDefault="005F2C3B" w:rsidP="00274D87">
            <w:pPr>
              <w:ind w:left="0" w:firstLine="0"/>
              <w:jc w:val="center"/>
              <w:rPr>
                <w:rFonts w:eastAsia="Times New Roman"/>
                <w:sz w:val="20"/>
                <w:szCs w:val="20"/>
                <w:lang w:val="en-GB" w:eastAsia="en-GB"/>
              </w:rPr>
            </w:pPr>
          </w:p>
        </w:tc>
      </w:tr>
      <w:tr w:rsidR="005F2C3B" w:rsidRPr="00804445" w14:paraId="05E18B15" w14:textId="77777777" w:rsidTr="00274D87">
        <w:trPr>
          <w:trHeight w:val="249"/>
        </w:trPr>
        <w:tc>
          <w:tcPr>
            <w:tcW w:w="1800" w:type="dxa"/>
          </w:tcPr>
          <w:p w14:paraId="0B755D62"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2016</w:t>
            </w:r>
          </w:p>
        </w:tc>
        <w:tc>
          <w:tcPr>
            <w:tcW w:w="2364" w:type="dxa"/>
          </w:tcPr>
          <w:p w14:paraId="308C26AF" w14:textId="77777777" w:rsidR="005F2C3B" w:rsidRPr="00804445" w:rsidRDefault="005F2C3B" w:rsidP="00274D87">
            <w:pPr>
              <w:widowControl/>
              <w:ind w:firstLine="0"/>
              <w:jc w:val="center"/>
              <w:rPr>
                <w:rFonts w:eastAsia="Times New Roman"/>
                <w:sz w:val="20"/>
                <w:szCs w:val="20"/>
                <w:lang w:val="en-GB" w:eastAsia="en-GB"/>
              </w:rPr>
            </w:pPr>
          </w:p>
        </w:tc>
        <w:tc>
          <w:tcPr>
            <w:tcW w:w="2051" w:type="dxa"/>
          </w:tcPr>
          <w:p w14:paraId="0BB4D641" w14:textId="77777777" w:rsidR="005F2C3B" w:rsidRPr="00804445" w:rsidRDefault="005F2C3B" w:rsidP="00274D87">
            <w:pPr>
              <w:widowControl/>
              <w:ind w:firstLine="0"/>
              <w:jc w:val="center"/>
              <w:rPr>
                <w:rFonts w:eastAsia="Times New Roman"/>
                <w:sz w:val="20"/>
                <w:szCs w:val="20"/>
                <w:lang w:val="en-GB" w:eastAsia="en-GB"/>
              </w:rPr>
            </w:pPr>
          </w:p>
        </w:tc>
        <w:tc>
          <w:tcPr>
            <w:tcW w:w="1963" w:type="dxa"/>
          </w:tcPr>
          <w:p w14:paraId="338C2473" w14:textId="77777777" w:rsidR="005F2C3B" w:rsidRPr="00804445" w:rsidRDefault="005F2C3B" w:rsidP="00274D87">
            <w:pPr>
              <w:widowControl/>
              <w:ind w:firstLine="0"/>
              <w:jc w:val="center"/>
              <w:rPr>
                <w:rFonts w:eastAsia="Times New Roman"/>
                <w:sz w:val="20"/>
                <w:szCs w:val="20"/>
                <w:lang w:val="en-GB" w:eastAsia="en-GB"/>
              </w:rPr>
            </w:pPr>
          </w:p>
        </w:tc>
        <w:tc>
          <w:tcPr>
            <w:tcW w:w="2201" w:type="dxa"/>
          </w:tcPr>
          <w:p w14:paraId="225F2965"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37C3C476"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6C54A241" w14:textId="77777777" w:rsidR="005F2C3B" w:rsidRPr="00804445" w:rsidRDefault="005F2C3B" w:rsidP="00274D87">
            <w:pPr>
              <w:ind w:firstLine="0"/>
              <w:jc w:val="center"/>
              <w:rPr>
                <w:rFonts w:eastAsia="Times New Roman"/>
                <w:sz w:val="20"/>
                <w:szCs w:val="20"/>
                <w:lang w:val="en-GB" w:eastAsia="en-GB"/>
              </w:rPr>
            </w:pPr>
          </w:p>
        </w:tc>
      </w:tr>
      <w:tr w:rsidR="005F2C3B" w:rsidRPr="00804445" w14:paraId="2D0BAA29" w14:textId="77777777" w:rsidTr="00274D87">
        <w:trPr>
          <w:trHeight w:val="249"/>
        </w:trPr>
        <w:tc>
          <w:tcPr>
            <w:tcW w:w="1800" w:type="dxa"/>
          </w:tcPr>
          <w:p w14:paraId="38A154A9"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2017</w:t>
            </w:r>
          </w:p>
        </w:tc>
        <w:tc>
          <w:tcPr>
            <w:tcW w:w="2364" w:type="dxa"/>
          </w:tcPr>
          <w:p w14:paraId="20399B6F" w14:textId="77777777" w:rsidR="005F2C3B" w:rsidRPr="00804445" w:rsidRDefault="005F2C3B" w:rsidP="00274D87">
            <w:pPr>
              <w:widowControl/>
              <w:ind w:firstLine="0"/>
              <w:jc w:val="center"/>
              <w:rPr>
                <w:rFonts w:eastAsia="Times New Roman"/>
                <w:sz w:val="20"/>
                <w:szCs w:val="20"/>
                <w:lang w:val="en-GB" w:eastAsia="en-GB"/>
              </w:rPr>
            </w:pPr>
          </w:p>
        </w:tc>
        <w:tc>
          <w:tcPr>
            <w:tcW w:w="2051" w:type="dxa"/>
          </w:tcPr>
          <w:p w14:paraId="5D0CA21A" w14:textId="77777777" w:rsidR="005F2C3B" w:rsidRPr="00804445" w:rsidRDefault="005F2C3B" w:rsidP="00274D87">
            <w:pPr>
              <w:widowControl/>
              <w:ind w:firstLine="0"/>
              <w:jc w:val="center"/>
              <w:rPr>
                <w:rFonts w:eastAsia="Times New Roman"/>
                <w:sz w:val="20"/>
                <w:szCs w:val="20"/>
                <w:lang w:val="en-GB" w:eastAsia="en-GB"/>
              </w:rPr>
            </w:pPr>
          </w:p>
        </w:tc>
        <w:tc>
          <w:tcPr>
            <w:tcW w:w="1963" w:type="dxa"/>
          </w:tcPr>
          <w:p w14:paraId="48B3A2CD" w14:textId="77777777" w:rsidR="005F2C3B" w:rsidRPr="00804445" w:rsidRDefault="005F2C3B" w:rsidP="00274D87">
            <w:pPr>
              <w:widowControl/>
              <w:ind w:firstLine="0"/>
              <w:jc w:val="center"/>
              <w:rPr>
                <w:rFonts w:eastAsia="Times New Roman"/>
                <w:sz w:val="20"/>
                <w:szCs w:val="20"/>
                <w:lang w:val="en-GB" w:eastAsia="en-GB"/>
              </w:rPr>
            </w:pPr>
          </w:p>
        </w:tc>
        <w:tc>
          <w:tcPr>
            <w:tcW w:w="2201" w:type="dxa"/>
          </w:tcPr>
          <w:p w14:paraId="2E7966C5"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0268544F"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77770BC6" w14:textId="77777777" w:rsidR="005F2C3B" w:rsidRPr="00804445" w:rsidRDefault="005F2C3B" w:rsidP="00274D87">
            <w:pPr>
              <w:ind w:firstLine="0"/>
              <w:jc w:val="center"/>
              <w:rPr>
                <w:rFonts w:eastAsia="Times New Roman"/>
                <w:sz w:val="20"/>
                <w:szCs w:val="20"/>
                <w:lang w:val="en-GB" w:eastAsia="en-GB"/>
              </w:rPr>
            </w:pPr>
          </w:p>
        </w:tc>
      </w:tr>
      <w:tr w:rsidR="005F2C3B" w:rsidRPr="00804445" w14:paraId="50551628" w14:textId="77777777" w:rsidTr="00274D87">
        <w:trPr>
          <w:trHeight w:val="249"/>
        </w:trPr>
        <w:tc>
          <w:tcPr>
            <w:tcW w:w="1800" w:type="dxa"/>
          </w:tcPr>
          <w:p w14:paraId="338BC1C9"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2018</w:t>
            </w:r>
          </w:p>
        </w:tc>
        <w:tc>
          <w:tcPr>
            <w:tcW w:w="2364" w:type="dxa"/>
          </w:tcPr>
          <w:p w14:paraId="1395FC29" w14:textId="77777777" w:rsidR="005F2C3B" w:rsidRPr="00804445" w:rsidRDefault="005F2C3B" w:rsidP="00274D87">
            <w:pPr>
              <w:widowControl/>
              <w:ind w:firstLine="0"/>
              <w:jc w:val="center"/>
              <w:rPr>
                <w:rFonts w:eastAsia="Times New Roman"/>
                <w:sz w:val="20"/>
                <w:szCs w:val="20"/>
                <w:lang w:val="en-GB" w:eastAsia="en-GB"/>
              </w:rPr>
            </w:pPr>
          </w:p>
        </w:tc>
        <w:tc>
          <w:tcPr>
            <w:tcW w:w="2051" w:type="dxa"/>
          </w:tcPr>
          <w:p w14:paraId="7BF776F3" w14:textId="77777777" w:rsidR="005F2C3B" w:rsidRPr="00804445" w:rsidRDefault="005F2C3B" w:rsidP="00274D87">
            <w:pPr>
              <w:widowControl/>
              <w:ind w:firstLine="0"/>
              <w:jc w:val="center"/>
              <w:rPr>
                <w:rFonts w:eastAsia="Times New Roman"/>
                <w:sz w:val="20"/>
                <w:szCs w:val="20"/>
                <w:lang w:val="en-GB" w:eastAsia="en-GB"/>
              </w:rPr>
            </w:pPr>
          </w:p>
        </w:tc>
        <w:tc>
          <w:tcPr>
            <w:tcW w:w="1963" w:type="dxa"/>
          </w:tcPr>
          <w:p w14:paraId="5F9B421C" w14:textId="77777777" w:rsidR="005F2C3B" w:rsidRPr="00804445" w:rsidRDefault="005F2C3B" w:rsidP="00274D87">
            <w:pPr>
              <w:widowControl/>
              <w:ind w:firstLine="0"/>
              <w:jc w:val="center"/>
              <w:rPr>
                <w:rFonts w:eastAsia="Times New Roman"/>
                <w:sz w:val="20"/>
                <w:szCs w:val="20"/>
                <w:lang w:val="en-GB" w:eastAsia="en-GB"/>
              </w:rPr>
            </w:pPr>
          </w:p>
        </w:tc>
        <w:tc>
          <w:tcPr>
            <w:tcW w:w="2201" w:type="dxa"/>
          </w:tcPr>
          <w:p w14:paraId="6244137F"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68ACDB7B"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4A6CF08C" w14:textId="77777777" w:rsidR="005F2C3B" w:rsidRPr="00804445" w:rsidRDefault="005F2C3B" w:rsidP="00274D87">
            <w:pPr>
              <w:ind w:firstLine="0"/>
              <w:jc w:val="center"/>
              <w:rPr>
                <w:rFonts w:eastAsia="Times New Roman"/>
                <w:sz w:val="20"/>
                <w:szCs w:val="20"/>
                <w:lang w:val="en-GB" w:eastAsia="en-GB"/>
              </w:rPr>
            </w:pPr>
          </w:p>
        </w:tc>
      </w:tr>
      <w:tr w:rsidR="005F2C3B" w:rsidRPr="00804445" w14:paraId="3C0E6DB5" w14:textId="77777777" w:rsidTr="00274D87">
        <w:trPr>
          <w:trHeight w:val="249"/>
        </w:trPr>
        <w:tc>
          <w:tcPr>
            <w:tcW w:w="1800" w:type="dxa"/>
          </w:tcPr>
          <w:p w14:paraId="6B3FDA90" w14:textId="77777777" w:rsidR="005F2C3B" w:rsidRPr="00804445" w:rsidRDefault="005F2C3B" w:rsidP="00274D8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2019</w:t>
            </w:r>
          </w:p>
        </w:tc>
        <w:tc>
          <w:tcPr>
            <w:tcW w:w="2364" w:type="dxa"/>
          </w:tcPr>
          <w:p w14:paraId="0BB0C4F2" w14:textId="77777777" w:rsidR="005F2C3B" w:rsidRPr="00804445" w:rsidRDefault="005F2C3B" w:rsidP="00274D87">
            <w:pPr>
              <w:ind w:firstLine="0"/>
              <w:jc w:val="center"/>
              <w:rPr>
                <w:rFonts w:eastAsia="Times New Roman"/>
                <w:sz w:val="20"/>
                <w:szCs w:val="20"/>
                <w:lang w:val="en-GB" w:eastAsia="en-GB"/>
              </w:rPr>
            </w:pPr>
          </w:p>
        </w:tc>
        <w:tc>
          <w:tcPr>
            <w:tcW w:w="2051" w:type="dxa"/>
          </w:tcPr>
          <w:p w14:paraId="17802A7E" w14:textId="77777777" w:rsidR="005F2C3B" w:rsidRPr="00804445" w:rsidRDefault="005F2C3B" w:rsidP="00274D87">
            <w:pPr>
              <w:ind w:firstLine="0"/>
              <w:jc w:val="center"/>
              <w:rPr>
                <w:rFonts w:eastAsia="Times New Roman"/>
                <w:sz w:val="20"/>
                <w:szCs w:val="20"/>
                <w:lang w:val="en-GB" w:eastAsia="en-GB"/>
              </w:rPr>
            </w:pPr>
          </w:p>
        </w:tc>
        <w:tc>
          <w:tcPr>
            <w:tcW w:w="1963" w:type="dxa"/>
          </w:tcPr>
          <w:p w14:paraId="2AEAEE8E"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11CE7BB4" w14:textId="77777777" w:rsidR="005F2C3B" w:rsidRPr="00804445" w:rsidRDefault="005F2C3B" w:rsidP="00274D87">
            <w:pPr>
              <w:ind w:firstLine="0"/>
              <w:jc w:val="center"/>
              <w:rPr>
                <w:rFonts w:eastAsia="Times New Roman"/>
                <w:sz w:val="20"/>
                <w:szCs w:val="20"/>
                <w:lang w:val="en-GB" w:eastAsia="en-GB"/>
              </w:rPr>
            </w:pPr>
          </w:p>
        </w:tc>
        <w:tc>
          <w:tcPr>
            <w:tcW w:w="2201" w:type="dxa"/>
          </w:tcPr>
          <w:p w14:paraId="396C721F" w14:textId="77777777" w:rsidR="005F2C3B" w:rsidRPr="00804445" w:rsidRDefault="005F2C3B" w:rsidP="00274D87">
            <w:pPr>
              <w:ind w:firstLine="0"/>
              <w:jc w:val="center"/>
              <w:rPr>
                <w:rFonts w:eastAsia="Times New Roman"/>
                <w:sz w:val="20"/>
                <w:szCs w:val="20"/>
                <w:lang w:val="en-GB" w:eastAsia="en-GB"/>
              </w:rPr>
            </w:pPr>
          </w:p>
        </w:tc>
        <w:tc>
          <w:tcPr>
            <w:tcW w:w="2072" w:type="dxa"/>
          </w:tcPr>
          <w:p w14:paraId="1062DEEA" w14:textId="77777777" w:rsidR="005F2C3B" w:rsidRPr="00804445" w:rsidRDefault="005F2C3B" w:rsidP="00274D87">
            <w:pPr>
              <w:ind w:firstLine="0"/>
              <w:jc w:val="center"/>
              <w:rPr>
                <w:rFonts w:eastAsia="Times New Roman"/>
                <w:sz w:val="20"/>
                <w:szCs w:val="20"/>
                <w:lang w:val="en-GB" w:eastAsia="en-GB"/>
              </w:rPr>
            </w:pPr>
          </w:p>
        </w:tc>
      </w:tr>
    </w:tbl>
    <w:p w14:paraId="10938329" w14:textId="065F14D7" w:rsidR="005F2C3B" w:rsidRPr="004C6A6A" w:rsidRDefault="00320A83" w:rsidP="005F2C3B">
      <w:pPr>
        <w:spacing w:line="276" w:lineRule="auto"/>
        <w:ind w:left="0" w:firstLine="0"/>
        <w:rPr>
          <w:sz w:val="18"/>
        </w:rPr>
        <w:sectPr w:rsidR="005F2C3B" w:rsidRPr="004C6A6A" w:rsidSect="00F152EA">
          <w:pgSz w:w="16838" w:h="11906" w:orient="landscape" w:code="9"/>
          <w:pgMar w:top="1440" w:right="1440" w:bottom="1440" w:left="1440" w:header="706" w:footer="706" w:gutter="0"/>
          <w:cols w:space="708"/>
          <w:docGrid w:linePitch="360"/>
        </w:sectPr>
      </w:pPr>
      <w:r>
        <w:rPr>
          <w:sz w:val="18"/>
        </w:rPr>
        <w:t xml:space="preserve">*Data from this Table will be </w:t>
      </w:r>
      <w:r w:rsidR="004C6A6A" w:rsidRPr="00804445">
        <w:rPr>
          <w:sz w:val="18"/>
        </w:rPr>
        <w:t>presented as Figure.</w:t>
      </w:r>
    </w:p>
    <w:p w14:paraId="5C30FDE1" w14:textId="083FC885" w:rsidR="00A37A7B" w:rsidRPr="00A924B9" w:rsidRDefault="00A37A7B" w:rsidP="00A37A7B">
      <w:pPr>
        <w:spacing w:line="276" w:lineRule="auto"/>
        <w:ind w:left="0" w:firstLine="0"/>
        <w:rPr>
          <w:rFonts w:eastAsia="Times New Roman"/>
          <w:szCs w:val="20"/>
          <w:lang w:eastAsia="en-GB"/>
        </w:rPr>
      </w:pPr>
      <w:r w:rsidRPr="00A924B9">
        <w:rPr>
          <w:rFonts w:eastAsia="Times New Roman"/>
          <w:b/>
          <w:szCs w:val="20"/>
          <w:lang w:eastAsia="en-GB"/>
        </w:rPr>
        <w:lastRenderedPageBreak/>
        <w:t>Table shell 4</w:t>
      </w:r>
      <w:r w:rsidRPr="00A924B9">
        <w:rPr>
          <w:rFonts w:eastAsia="Times New Roman"/>
          <w:szCs w:val="20"/>
          <w:lang w:eastAsia="en-GB"/>
        </w:rPr>
        <w:t xml:space="preserve">. Prevalence of </w:t>
      </w:r>
      <w:r w:rsidR="008E2C58">
        <w:t>prescribed/</w:t>
      </w:r>
      <w:r w:rsidR="008E2C58" w:rsidRPr="00DC7961">
        <w:t>dispensed</w:t>
      </w:r>
      <w:r w:rsidRPr="00A924B9">
        <w:rPr>
          <w:rFonts w:eastAsia="Times New Roman"/>
          <w:szCs w:val="20"/>
          <w:lang w:eastAsia="en-GB"/>
        </w:rPr>
        <w:t xml:space="preserve"> triptan prescriptions before, during, and after pregnancy among women with migraine, based on sensitivity analyses re-defining the triptan exposure</w:t>
      </w:r>
      <w:r w:rsidR="00172E13" w:rsidRPr="00172E13">
        <w:rPr>
          <w:rFonts w:eastAsia="Times New Roman"/>
          <w:szCs w:val="20"/>
          <w:lang w:eastAsia="en-GB"/>
        </w:rPr>
        <w:t xml:space="preserve"> </w:t>
      </w:r>
      <w:r w:rsidR="00172E13">
        <w:rPr>
          <w:rFonts w:eastAsia="Times New Roman"/>
          <w:szCs w:val="20"/>
          <w:lang w:eastAsia="en-GB"/>
        </w:rPr>
        <w:t>definition</w:t>
      </w:r>
    </w:p>
    <w:tbl>
      <w:tblPr>
        <w:tblStyle w:val="TableGridLight1"/>
        <w:tblpPr w:leftFromText="180" w:rightFromText="180" w:vertAnchor="text" w:tblpX="27" w:tblpY="1"/>
        <w:tblW w:w="14233" w:type="dxa"/>
        <w:tblLayout w:type="fixed"/>
        <w:tblLook w:val="04A0" w:firstRow="1" w:lastRow="0" w:firstColumn="1" w:lastColumn="0" w:noHBand="0" w:noVBand="1"/>
      </w:tblPr>
      <w:tblGrid>
        <w:gridCol w:w="5204"/>
        <w:gridCol w:w="2370"/>
        <w:gridCol w:w="3348"/>
        <w:gridCol w:w="3311"/>
      </w:tblGrid>
      <w:tr w:rsidR="00213F61" w:rsidRPr="00A924B9" w14:paraId="1A56FA4C" w14:textId="77777777" w:rsidTr="00213F61">
        <w:trPr>
          <w:trHeight w:val="461"/>
        </w:trPr>
        <w:tc>
          <w:tcPr>
            <w:tcW w:w="5204" w:type="dxa"/>
            <w:shd w:val="clear" w:color="auto" w:fill="F2F2F2" w:themeFill="background1" w:themeFillShade="F2"/>
          </w:tcPr>
          <w:p w14:paraId="5E8877F4" w14:textId="77777777" w:rsidR="00213F61" w:rsidRPr="00A924B9" w:rsidRDefault="00213F61" w:rsidP="00274D87">
            <w:pPr>
              <w:ind w:left="0" w:firstLine="0"/>
              <w:rPr>
                <w:rFonts w:eastAsia="Times New Roman"/>
                <w:b/>
                <w:sz w:val="20"/>
                <w:szCs w:val="20"/>
                <w:lang w:val="en-GB" w:eastAsia="en-GB"/>
              </w:rPr>
            </w:pPr>
          </w:p>
        </w:tc>
        <w:tc>
          <w:tcPr>
            <w:tcW w:w="9029" w:type="dxa"/>
            <w:gridSpan w:val="3"/>
            <w:shd w:val="clear" w:color="auto" w:fill="F2F2F2" w:themeFill="background1" w:themeFillShade="F2"/>
          </w:tcPr>
          <w:p w14:paraId="164794E8" w14:textId="1BFD75A5" w:rsidR="00213F61" w:rsidRPr="008E2C58" w:rsidRDefault="00213F61" w:rsidP="008E2C58">
            <w:pPr>
              <w:ind w:left="0" w:firstLine="0"/>
              <w:jc w:val="left"/>
              <w:rPr>
                <w:rFonts w:eastAsia="Times New Roman"/>
                <w:b/>
                <w:sz w:val="20"/>
                <w:szCs w:val="20"/>
                <w:lang w:val="en-GB" w:eastAsia="en-GB"/>
              </w:rPr>
            </w:pPr>
            <w:r w:rsidRPr="008E2C58">
              <w:rPr>
                <w:rFonts w:eastAsia="Times New Roman"/>
                <w:b/>
                <w:sz w:val="20"/>
                <w:szCs w:val="20"/>
                <w:lang w:val="en-GB" w:eastAsia="en-GB"/>
              </w:rPr>
              <w:t xml:space="preserve">Re-definition of exposure in sensitivity analysis </w:t>
            </w:r>
            <w:r>
              <w:rPr>
                <w:rFonts w:eastAsia="Times New Roman"/>
                <w:b/>
                <w:sz w:val="20"/>
                <w:szCs w:val="20"/>
                <w:lang w:val="en-GB" w:eastAsia="en-GB"/>
              </w:rPr>
              <w:t>2</w:t>
            </w:r>
          </w:p>
        </w:tc>
      </w:tr>
      <w:tr w:rsidR="00213F61" w:rsidRPr="00A924B9" w14:paraId="308E3A87" w14:textId="77777777" w:rsidTr="00213F61">
        <w:trPr>
          <w:trHeight w:val="256"/>
        </w:trPr>
        <w:tc>
          <w:tcPr>
            <w:tcW w:w="5204" w:type="dxa"/>
            <w:shd w:val="clear" w:color="auto" w:fill="F2F2F2" w:themeFill="background1" w:themeFillShade="F2"/>
          </w:tcPr>
          <w:p w14:paraId="15CCFB4C" w14:textId="77777777" w:rsidR="00213F61" w:rsidRPr="00A924B9" w:rsidRDefault="00213F61" w:rsidP="00172E13">
            <w:pPr>
              <w:widowControl/>
              <w:ind w:left="0" w:firstLine="0"/>
              <w:rPr>
                <w:rFonts w:eastAsia="Times New Roman"/>
                <w:b/>
                <w:sz w:val="20"/>
                <w:szCs w:val="20"/>
                <w:lang w:val="en-GB" w:eastAsia="en-GB"/>
              </w:rPr>
            </w:pPr>
          </w:p>
        </w:tc>
        <w:tc>
          <w:tcPr>
            <w:tcW w:w="2370" w:type="dxa"/>
            <w:shd w:val="clear" w:color="auto" w:fill="F2F2F2" w:themeFill="background1" w:themeFillShade="F2"/>
          </w:tcPr>
          <w:p w14:paraId="73D1433C" w14:textId="77777777" w:rsidR="00213F61" w:rsidRPr="00A924B9" w:rsidRDefault="00213F61" w:rsidP="00172E13">
            <w:pPr>
              <w:widowControl/>
              <w:ind w:left="0" w:firstLine="0"/>
              <w:rPr>
                <w:rFonts w:eastAsia="Times New Roman"/>
                <w:b/>
                <w:sz w:val="20"/>
                <w:szCs w:val="20"/>
                <w:lang w:val="en-GB" w:eastAsia="en-GB"/>
              </w:rPr>
            </w:pPr>
            <w:r w:rsidRPr="00A924B9">
              <w:rPr>
                <w:rFonts w:eastAsia="Times New Roman"/>
                <w:b/>
                <w:sz w:val="20"/>
                <w:szCs w:val="20"/>
                <w:lang w:val="en-GB" w:eastAsia="en-GB"/>
              </w:rPr>
              <w:t>Number of pregnancies in the time period</w:t>
            </w:r>
          </w:p>
        </w:tc>
        <w:tc>
          <w:tcPr>
            <w:tcW w:w="3348" w:type="dxa"/>
            <w:shd w:val="clear" w:color="auto" w:fill="F2F2F2" w:themeFill="background1" w:themeFillShade="F2"/>
          </w:tcPr>
          <w:p w14:paraId="3E0D5094" w14:textId="025E0D3A" w:rsidR="00213F61" w:rsidRPr="008E2C58" w:rsidRDefault="00213F61" w:rsidP="00172E13">
            <w:pPr>
              <w:widowControl/>
              <w:ind w:left="0" w:firstLine="0"/>
              <w:jc w:val="left"/>
              <w:rPr>
                <w:rFonts w:eastAsia="Times New Roman"/>
                <w:b/>
                <w:sz w:val="20"/>
                <w:szCs w:val="20"/>
                <w:lang w:val="en-GB" w:eastAsia="en-GB"/>
              </w:rPr>
            </w:pPr>
            <w:r w:rsidRPr="008E2C58">
              <w:rPr>
                <w:rFonts w:eastAsia="Times New Roman"/>
                <w:b/>
                <w:sz w:val="20"/>
                <w:szCs w:val="20"/>
                <w:lang w:val="en-GB" w:eastAsia="en-GB"/>
              </w:rPr>
              <w:t xml:space="preserve">Number of pregnancies with ≥ 1 </w:t>
            </w:r>
            <w:r>
              <w:t xml:space="preserve"> </w:t>
            </w:r>
            <w:r w:rsidRPr="00172E13">
              <w:rPr>
                <w:rFonts w:eastAsia="Times New Roman"/>
                <w:b/>
                <w:sz w:val="20"/>
                <w:szCs w:val="20"/>
                <w:lang w:val="en-GB" w:eastAsia="en-GB"/>
              </w:rPr>
              <w:t xml:space="preserve">prescribed/dispensed </w:t>
            </w:r>
            <w:r w:rsidRPr="008E2C58">
              <w:rPr>
                <w:rFonts w:eastAsia="Times New Roman"/>
                <w:b/>
                <w:sz w:val="20"/>
                <w:szCs w:val="20"/>
                <w:lang w:val="en-GB" w:eastAsia="en-GB"/>
              </w:rPr>
              <w:t xml:space="preserve"> triptan in the time period</w:t>
            </w:r>
          </w:p>
        </w:tc>
        <w:tc>
          <w:tcPr>
            <w:tcW w:w="3310" w:type="dxa"/>
            <w:shd w:val="clear" w:color="auto" w:fill="F2F2F2" w:themeFill="background1" w:themeFillShade="F2"/>
          </w:tcPr>
          <w:p w14:paraId="1FD91A4E" w14:textId="46F4ABF1" w:rsidR="00213F61" w:rsidRPr="008E2C58" w:rsidRDefault="00213F61" w:rsidP="00172E13">
            <w:pPr>
              <w:widowControl/>
              <w:ind w:left="0" w:firstLine="0"/>
              <w:jc w:val="left"/>
              <w:rPr>
                <w:rFonts w:eastAsia="Times New Roman"/>
                <w:b/>
                <w:sz w:val="20"/>
                <w:szCs w:val="20"/>
                <w:lang w:val="en-GB" w:eastAsia="en-GB"/>
              </w:rPr>
            </w:pPr>
            <w:r w:rsidRPr="008E2C58">
              <w:rPr>
                <w:rFonts w:eastAsia="Times New Roman"/>
                <w:b/>
                <w:sz w:val="20"/>
                <w:szCs w:val="20"/>
                <w:lang w:val="en-GB" w:eastAsia="en-GB"/>
              </w:rPr>
              <w:t xml:space="preserve">Prevalence per 100 of ≥ 1 </w:t>
            </w:r>
            <w:r>
              <w:t xml:space="preserve"> </w:t>
            </w:r>
            <w:r w:rsidRPr="00172E13">
              <w:rPr>
                <w:rFonts w:eastAsia="Times New Roman"/>
                <w:b/>
                <w:sz w:val="20"/>
                <w:szCs w:val="20"/>
                <w:lang w:val="en-GB" w:eastAsia="en-GB"/>
              </w:rPr>
              <w:t xml:space="preserve">prescribed/dispensed </w:t>
            </w:r>
            <w:r w:rsidRPr="008E2C58">
              <w:rPr>
                <w:rFonts w:eastAsia="Times New Roman"/>
                <w:b/>
                <w:sz w:val="20"/>
                <w:szCs w:val="20"/>
                <w:lang w:val="en-GB" w:eastAsia="en-GB"/>
              </w:rPr>
              <w:t>triptan</w:t>
            </w:r>
          </w:p>
        </w:tc>
      </w:tr>
      <w:tr w:rsidR="00213F61" w:rsidRPr="00A924B9" w14:paraId="739EF665" w14:textId="77777777" w:rsidTr="00213F61">
        <w:trPr>
          <w:trHeight w:val="194"/>
        </w:trPr>
        <w:tc>
          <w:tcPr>
            <w:tcW w:w="5204" w:type="dxa"/>
          </w:tcPr>
          <w:p w14:paraId="5B680C22" w14:textId="77777777" w:rsidR="00213F61" w:rsidRPr="00A924B9" w:rsidRDefault="00213F61" w:rsidP="00172E13">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2370" w:type="dxa"/>
          </w:tcPr>
          <w:p w14:paraId="41A64BF1" w14:textId="77777777" w:rsidR="00213F61" w:rsidRPr="00A924B9" w:rsidRDefault="00213F61" w:rsidP="00172E13">
            <w:pPr>
              <w:widowControl/>
              <w:ind w:left="0" w:firstLine="0"/>
              <w:jc w:val="center"/>
              <w:rPr>
                <w:rFonts w:eastAsia="Times New Roman"/>
                <w:sz w:val="20"/>
                <w:szCs w:val="20"/>
                <w:lang w:val="en-GB" w:eastAsia="en-GB"/>
              </w:rPr>
            </w:pPr>
          </w:p>
        </w:tc>
        <w:tc>
          <w:tcPr>
            <w:tcW w:w="3348" w:type="dxa"/>
          </w:tcPr>
          <w:p w14:paraId="23BC435B" w14:textId="77777777" w:rsidR="00213F61" w:rsidRPr="00A924B9" w:rsidRDefault="00213F61" w:rsidP="00172E13">
            <w:pPr>
              <w:widowControl/>
              <w:ind w:left="0" w:firstLine="0"/>
              <w:jc w:val="center"/>
              <w:rPr>
                <w:rFonts w:eastAsia="Times New Roman"/>
                <w:sz w:val="20"/>
                <w:szCs w:val="20"/>
                <w:lang w:val="en-GB" w:eastAsia="en-GB"/>
              </w:rPr>
            </w:pPr>
          </w:p>
        </w:tc>
        <w:tc>
          <w:tcPr>
            <w:tcW w:w="3310" w:type="dxa"/>
          </w:tcPr>
          <w:p w14:paraId="0870B5A1" w14:textId="77777777" w:rsidR="00213F61" w:rsidRPr="00A924B9" w:rsidRDefault="00213F61" w:rsidP="00172E13">
            <w:pPr>
              <w:widowControl/>
              <w:ind w:firstLine="0"/>
              <w:jc w:val="center"/>
              <w:rPr>
                <w:rFonts w:eastAsia="Times New Roman"/>
                <w:sz w:val="20"/>
                <w:szCs w:val="20"/>
                <w:lang w:val="en-GB" w:eastAsia="en-GB"/>
              </w:rPr>
            </w:pPr>
          </w:p>
        </w:tc>
      </w:tr>
      <w:tr w:rsidR="00213F61" w:rsidRPr="00A924B9" w14:paraId="49A620E7" w14:textId="77777777" w:rsidTr="00213F61">
        <w:trPr>
          <w:trHeight w:val="256"/>
        </w:trPr>
        <w:tc>
          <w:tcPr>
            <w:tcW w:w="5204" w:type="dxa"/>
          </w:tcPr>
          <w:p w14:paraId="345F72BC"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9-12 months &lt; LMP</w:t>
            </w:r>
          </w:p>
        </w:tc>
        <w:tc>
          <w:tcPr>
            <w:tcW w:w="2370" w:type="dxa"/>
          </w:tcPr>
          <w:p w14:paraId="4CC15B75" w14:textId="77777777" w:rsidR="00213F61" w:rsidRPr="00A924B9" w:rsidRDefault="00213F61" w:rsidP="00172E13">
            <w:pPr>
              <w:widowControl/>
              <w:ind w:firstLine="0"/>
              <w:jc w:val="center"/>
              <w:rPr>
                <w:rFonts w:eastAsia="Times New Roman"/>
                <w:sz w:val="20"/>
                <w:szCs w:val="20"/>
                <w:lang w:val="en-GB" w:eastAsia="en-GB"/>
              </w:rPr>
            </w:pPr>
          </w:p>
        </w:tc>
        <w:tc>
          <w:tcPr>
            <w:tcW w:w="3348" w:type="dxa"/>
          </w:tcPr>
          <w:p w14:paraId="30DE6415" w14:textId="77777777" w:rsidR="00213F61" w:rsidRPr="00A924B9" w:rsidRDefault="00213F61" w:rsidP="00172E13">
            <w:pPr>
              <w:widowControl/>
              <w:ind w:firstLine="0"/>
              <w:jc w:val="center"/>
              <w:rPr>
                <w:rFonts w:eastAsia="Times New Roman"/>
                <w:sz w:val="20"/>
                <w:szCs w:val="20"/>
                <w:lang w:val="en-GB" w:eastAsia="en-GB"/>
              </w:rPr>
            </w:pPr>
          </w:p>
        </w:tc>
        <w:tc>
          <w:tcPr>
            <w:tcW w:w="3310" w:type="dxa"/>
          </w:tcPr>
          <w:p w14:paraId="5EB24588" w14:textId="77777777" w:rsidR="00213F61" w:rsidRPr="00A924B9" w:rsidRDefault="00213F61" w:rsidP="00172E13">
            <w:pPr>
              <w:widowControl/>
              <w:ind w:firstLine="0"/>
              <w:jc w:val="center"/>
              <w:rPr>
                <w:rFonts w:eastAsia="Times New Roman"/>
                <w:sz w:val="20"/>
                <w:szCs w:val="20"/>
                <w:lang w:val="en-GB" w:eastAsia="en-GB"/>
              </w:rPr>
            </w:pPr>
          </w:p>
        </w:tc>
      </w:tr>
      <w:tr w:rsidR="00213F61" w:rsidRPr="00A924B9" w14:paraId="61DBF33F" w14:textId="77777777" w:rsidTr="00213F61">
        <w:trPr>
          <w:trHeight w:val="256"/>
        </w:trPr>
        <w:tc>
          <w:tcPr>
            <w:tcW w:w="5204" w:type="dxa"/>
          </w:tcPr>
          <w:p w14:paraId="05492865"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6-9 months &lt; LMP</w:t>
            </w:r>
          </w:p>
        </w:tc>
        <w:tc>
          <w:tcPr>
            <w:tcW w:w="2370" w:type="dxa"/>
          </w:tcPr>
          <w:p w14:paraId="629F6270" w14:textId="77777777" w:rsidR="00213F61" w:rsidRPr="00A924B9" w:rsidRDefault="00213F61" w:rsidP="00172E13">
            <w:pPr>
              <w:widowControl/>
              <w:ind w:left="0" w:firstLine="0"/>
              <w:jc w:val="center"/>
              <w:rPr>
                <w:rFonts w:eastAsia="Times New Roman"/>
                <w:sz w:val="20"/>
                <w:szCs w:val="20"/>
                <w:lang w:val="en-GB" w:eastAsia="en-GB"/>
              </w:rPr>
            </w:pPr>
          </w:p>
        </w:tc>
        <w:tc>
          <w:tcPr>
            <w:tcW w:w="3348" w:type="dxa"/>
          </w:tcPr>
          <w:p w14:paraId="179041ED" w14:textId="77777777" w:rsidR="00213F61" w:rsidRPr="00A924B9" w:rsidRDefault="00213F61" w:rsidP="00172E13">
            <w:pPr>
              <w:widowControl/>
              <w:ind w:firstLine="0"/>
              <w:jc w:val="center"/>
              <w:rPr>
                <w:rFonts w:eastAsia="Times New Roman"/>
                <w:sz w:val="20"/>
                <w:szCs w:val="20"/>
                <w:lang w:val="en-GB" w:eastAsia="en-GB"/>
              </w:rPr>
            </w:pPr>
          </w:p>
        </w:tc>
        <w:tc>
          <w:tcPr>
            <w:tcW w:w="3310" w:type="dxa"/>
          </w:tcPr>
          <w:p w14:paraId="143DCF68" w14:textId="77777777" w:rsidR="00213F61" w:rsidRPr="00A924B9" w:rsidRDefault="00213F61" w:rsidP="00172E13">
            <w:pPr>
              <w:widowControl/>
              <w:ind w:firstLine="0"/>
              <w:jc w:val="center"/>
              <w:rPr>
                <w:rFonts w:eastAsia="Times New Roman"/>
                <w:sz w:val="20"/>
                <w:szCs w:val="20"/>
                <w:lang w:val="en-GB" w:eastAsia="en-GB"/>
              </w:rPr>
            </w:pPr>
          </w:p>
        </w:tc>
      </w:tr>
      <w:tr w:rsidR="00213F61" w:rsidRPr="00A924B9" w14:paraId="1C61C407" w14:textId="77777777" w:rsidTr="00213F61">
        <w:trPr>
          <w:trHeight w:val="256"/>
        </w:trPr>
        <w:tc>
          <w:tcPr>
            <w:tcW w:w="5204" w:type="dxa"/>
          </w:tcPr>
          <w:p w14:paraId="4E0FAC8D"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3-6 months &lt; LMP</w:t>
            </w:r>
          </w:p>
        </w:tc>
        <w:tc>
          <w:tcPr>
            <w:tcW w:w="2370" w:type="dxa"/>
          </w:tcPr>
          <w:p w14:paraId="4A5B6FF1"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30E25EC6"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775A8CD2"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366C13DE" w14:textId="77777777" w:rsidTr="00213F61">
        <w:trPr>
          <w:trHeight w:val="256"/>
        </w:trPr>
        <w:tc>
          <w:tcPr>
            <w:tcW w:w="5204" w:type="dxa"/>
          </w:tcPr>
          <w:p w14:paraId="6DAA064C"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0-3 months &lt; LMP</w:t>
            </w:r>
          </w:p>
        </w:tc>
        <w:tc>
          <w:tcPr>
            <w:tcW w:w="2370" w:type="dxa"/>
          </w:tcPr>
          <w:p w14:paraId="2EC095EF"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2D44C346"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420418EA"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49B094E3" w14:textId="77777777" w:rsidTr="00213F61">
        <w:trPr>
          <w:trHeight w:val="256"/>
        </w:trPr>
        <w:tc>
          <w:tcPr>
            <w:tcW w:w="5204" w:type="dxa"/>
          </w:tcPr>
          <w:p w14:paraId="6B42FA8C" w14:textId="77777777" w:rsidR="00213F61" w:rsidRPr="00A924B9" w:rsidRDefault="00213F61" w:rsidP="00172E13">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2370" w:type="dxa"/>
          </w:tcPr>
          <w:p w14:paraId="0392B0F8"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2D9BC0FC"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4B474170"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78F93876" w14:textId="77777777" w:rsidTr="00213F61">
        <w:trPr>
          <w:trHeight w:val="256"/>
        </w:trPr>
        <w:tc>
          <w:tcPr>
            <w:tcW w:w="5204" w:type="dxa"/>
          </w:tcPr>
          <w:p w14:paraId="164CA18F"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2370" w:type="dxa"/>
          </w:tcPr>
          <w:p w14:paraId="14DE9D4E"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3B456F36"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71C83518"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19F960CE" w14:textId="77777777" w:rsidTr="00213F61">
        <w:trPr>
          <w:trHeight w:val="256"/>
        </w:trPr>
        <w:tc>
          <w:tcPr>
            <w:tcW w:w="5204" w:type="dxa"/>
          </w:tcPr>
          <w:p w14:paraId="0BF7FDB5"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2370" w:type="dxa"/>
          </w:tcPr>
          <w:p w14:paraId="43CCBF87"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20DC6F6B"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43AB1963"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196094C0" w14:textId="77777777" w:rsidTr="00213F61">
        <w:trPr>
          <w:trHeight w:val="256"/>
        </w:trPr>
        <w:tc>
          <w:tcPr>
            <w:tcW w:w="5204" w:type="dxa"/>
          </w:tcPr>
          <w:p w14:paraId="0F038BDE" w14:textId="77777777" w:rsidR="00213F61" w:rsidRPr="00A924B9" w:rsidRDefault="00213F61" w:rsidP="00172E13">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2370" w:type="dxa"/>
          </w:tcPr>
          <w:p w14:paraId="16196CA3" w14:textId="77777777" w:rsidR="00213F61" w:rsidRPr="00A924B9" w:rsidRDefault="00213F61" w:rsidP="00172E13">
            <w:pPr>
              <w:ind w:firstLine="0"/>
              <w:jc w:val="center"/>
              <w:rPr>
                <w:rFonts w:eastAsia="Times New Roman"/>
                <w:sz w:val="20"/>
                <w:szCs w:val="20"/>
                <w:lang w:val="en-GB" w:eastAsia="en-GB"/>
              </w:rPr>
            </w:pPr>
          </w:p>
        </w:tc>
        <w:tc>
          <w:tcPr>
            <w:tcW w:w="3348" w:type="dxa"/>
          </w:tcPr>
          <w:p w14:paraId="68696A66" w14:textId="77777777" w:rsidR="00213F61" w:rsidRPr="00A924B9" w:rsidRDefault="00213F61" w:rsidP="00172E13">
            <w:pPr>
              <w:ind w:firstLine="0"/>
              <w:jc w:val="center"/>
              <w:rPr>
                <w:rFonts w:eastAsia="Times New Roman"/>
                <w:sz w:val="20"/>
                <w:szCs w:val="20"/>
                <w:lang w:val="en-GB" w:eastAsia="en-GB"/>
              </w:rPr>
            </w:pPr>
          </w:p>
        </w:tc>
        <w:tc>
          <w:tcPr>
            <w:tcW w:w="3310" w:type="dxa"/>
          </w:tcPr>
          <w:p w14:paraId="2F23CC4F" w14:textId="77777777" w:rsidR="00213F61" w:rsidRPr="00A924B9" w:rsidRDefault="00213F61" w:rsidP="00172E13">
            <w:pPr>
              <w:ind w:firstLine="0"/>
              <w:jc w:val="center"/>
              <w:rPr>
                <w:rFonts w:eastAsia="Times New Roman"/>
                <w:sz w:val="20"/>
                <w:szCs w:val="20"/>
                <w:lang w:val="en-GB" w:eastAsia="en-GB"/>
              </w:rPr>
            </w:pPr>
          </w:p>
        </w:tc>
      </w:tr>
      <w:tr w:rsidR="00213F61" w:rsidRPr="00A924B9" w14:paraId="11194D7A" w14:textId="77777777" w:rsidTr="00213F61">
        <w:trPr>
          <w:trHeight w:val="256"/>
        </w:trPr>
        <w:tc>
          <w:tcPr>
            <w:tcW w:w="5204" w:type="dxa"/>
          </w:tcPr>
          <w:p w14:paraId="293741CC" w14:textId="461917C1" w:rsidR="00213F61" w:rsidRPr="00A924B9" w:rsidRDefault="00213F61" w:rsidP="00172E13">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2370" w:type="dxa"/>
          </w:tcPr>
          <w:p w14:paraId="47E403DA" w14:textId="77777777" w:rsidR="00213F61" w:rsidRPr="00A924B9" w:rsidRDefault="00213F61" w:rsidP="00172E13">
            <w:pPr>
              <w:widowControl/>
              <w:ind w:firstLine="0"/>
              <w:jc w:val="center"/>
              <w:rPr>
                <w:rFonts w:eastAsia="Times New Roman"/>
                <w:sz w:val="20"/>
                <w:szCs w:val="20"/>
                <w:lang w:val="en-GB" w:eastAsia="en-GB"/>
              </w:rPr>
            </w:pPr>
          </w:p>
        </w:tc>
        <w:tc>
          <w:tcPr>
            <w:tcW w:w="3348" w:type="dxa"/>
          </w:tcPr>
          <w:p w14:paraId="1174ACBF" w14:textId="77777777" w:rsidR="00213F61" w:rsidRPr="00A924B9" w:rsidRDefault="00213F61" w:rsidP="00172E13">
            <w:pPr>
              <w:widowControl/>
              <w:ind w:firstLine="0"/>
              <w:jc w:val="center"/>
              <w:rPr>
                <w:rFonts w:eastAsia="Times New Roman"/>
                <w:sz w:val="20"/>
                <w:szCs w:val="20"/>
                <w:lang w:val="en-GB" w:eastAsia="en-GB"/>
              </w:rPr>
            </w:pPr>
          </w:p>
        </w:tc>
        <w:tc>
          <w:tcPr>
            <w:tcW w:w="3310" w:type="dxa"/>
          </w:tcPr>
          <w:p w14:paraId="4413DA1A" w14:textId="77777777" w:rsidR="00213F61" w:rsidRPr="00A924B9" w:rsidRDefault="00213F61" w:rsidP="00172E13">
            <w:pPr>
              <w:widowControl/>
              <w:ind w:firstLine="0"/>
              <w:jc w:val="center"/>
              <w:rPr>
                <w:rFonts w:eastAsia="Times New Roman"/>
                <w:sz w:val="20"/>
                <w:szCs w:val="20"/>
                <w:lang w:val="en-GB" w:eastAsia="en-GB"/>
              </w:rPr>
            </w:pPr>
          </w:p>
        </w:tc>
      </w:tr>
    </w:tbl>
    <w:p w14:paraId="143375F0" w14:textId="77777777" w:rsidR="00A37A7B" w:rsidRPr="00A924B9" w:rsidRDefault="00A37A7B" w:rsidP="00A37A7B">
      <w:pPr>
        <w:spacing w:line="276" w:lineRule="auto"/>
        <w:ind w:left="0" w:firstLine="0"/>
        <w:rPr>
          <w:rFonts w:eastAsia="Times New Roman"/>
          <w:b/>
          <w:szCs w:val="20"/>
          <w:lang w:eastAsia="en-GB"/>
        </w:rPr>
      </w:pPr>
    </w:p>
    <w:p w14:paraId="15402E10" w14:textId="77777777" w:rsidR="00A37A7B" w:rsidRPr="00A924B9" w:rsidRDefault="00A37A7B" w:rsidP="00A37A7B">
      <w:pPr>
        <w:rPr>
          <w:rFonts w:eastAsia="Times New Roman"/>
          <w:b/>
          <w:szCs w:val="20"/>
          <w:lang w:eastAsia="en-GB"/>
        </w:rPr>
      </w:pPr>
      <w:r w:rsidRPr="00A924B9">
        <w:rPr>
          <w:rFonts w:eastAsia="Times New Roman"/>
          <w:b/>
          <w:szCs w:val="20"/>
          <w:lang w:eastAsia="en-GB"/>
        </w:rPr>
        <w:br w:type="page"/>
      </w:r>
    </w:p>
    <w:p w14:paraId="5A33E64A" w14:textId="6FC8A762" w:rsidR="00A37A7B" w:rsidRPr="00A924B9" w:rsidRDefault="00A37A7B" w:rsidP="00A37A7B">
      <w:pPr>
        <w:spacing w:line="276" w:lineRule="auto"/>
        <w:ind w:left="0" w:firstLine="0"/>
        <w:rPr>
          <w:bCs/>
          <w:u w:val="single"/>
        </w:rPr>
      </w:pPr>
      <w:r w:rsidRPr="00A924B9">
        <w:rPr>
          <w:rFonts w:eastAsia="Times New Roman"/>
          <w:b/>
          <w:szCs w:val="20"/>
          <w:lang w:eastAsia="en-GB"/>
        </w:rPr>
        <w:lastRenderedPageBreak/>
        <w:t>Table shell 5</w:t>
      </w:r>
      <w:r w:rsidR="006745B9">
        <w:rPr>
          <w:rFonts w:eastAsia="Times New Roman"/>
          <w:szCs w:val="20"/>
          <w:lang w:eastAsia="en-GB"/>
        </w:rPr>
        <w:t xml:space="preserve">. Prevalence of </w:t>
      </w:r>
      <w:r w:rsidR="006745B9">
        <w:t>prescribed/</w:t>
      </w:r>
      <w:r w:rsidR="006745B9" w:rsidRPr="00DC7961">
        <w:t>dispensed</w:t>
      </w:r>
      <w:r w:rsidRPr="00A924B9">
        <w:rPr>
          <w:rFonts w:eastAsia="Times New Roman"/>
          <w:szCs w:val="20"/>
          <w:lang w:eastAsia="en-GB"/>
        </w:rPr>
        <w:t xml:space="preserve"> triptan prescriptions during</w:t>
      </w:r>
      <w:r w:rsidR="005C1D9A" w:rsidRPr="00A924B9">
        <w:rPr>
          <w:rFonts w:eastAsia="Times New Roman"/>
          <w:szCs w:val="20"/>
          <w:lang w:eastAsia="en-GB"/>
        </w:rPr>
        <w:t xml:space="preserve"> </w:t>
      </w:r>
      <w:r w:rsidRPr="00A924B9">
        <w:rPr>
          <w:rFonts w:eastAsia="Times New Roman"/>
          <w:szCs w:val="20"/>
          <w:lang w:eastAsia="en-GB"/>
        </w:rPr>
        <w:t>pregnancy among women with migraine, by study period and maternal age at pregnancy start</w:t>
      </w:r>
    </w:p>
    <w:tbl>
      <w:tblPr>
        <w:tblStyle w:val="TableGridLight1"/>
        <w:tblpPr w:leftFromText="180" w:rightFromText="180" w:vertAnchor="text" w:horzAnchor="margin" w:tblpY="164"/>
        <w:tblW w:w="14511" w:type="dxa"/>
        <w:tblLayout w:type="fixed"/>
        <w:tblLook w:val="04A0" w:firstRow="1" w:lastRow="0" w:firstColumn="1" w:lastColumn="0" w:noHBand="0" w:noVBand="1"/>
      </w:tblPr>
      <w:tblGrid>
        <w:gridCol w:w="1165"/>
        <w:gridCol w:w="1170"/>
        <w:gridCol w:w="1620"/>
        <w:gridCol w:w="1530"/>
        <w:gridCol w:w="1440"/>
        <w:gridCol w:w="1404"/>
        <w:gridCol w:w="1138"/>
        <w:gridCol w:w="1302"/>
        <w:gridCol w:w="1139"/>
        <w:gridCol w:w="1301"/>
        <w:gridCol w:w="1302"/>
      </w:tblGrid>
      <w:tr w:rsidR="00A37A7B" w:rsidRPr="00A924B9" w14:paraId="56A2D5E4" w14:textId="77777777" w:rsidTr="00274D87">
        <w:trPr>
          <w:trHeight w:val="231"/>
        </w:trPr>
        <w:tc>
          <w:tcPr>
            <w:tcW w:w="1165" w:type="dxa"/>
            <w:shd w:val="clear" w:color="auto" w:fill="F2F2F2" w:themeFill="background1" w:themeFillShade="F2"/>
          </w:tcPr>
          <w:p w14:paraId="141693DB" w14:textId="79954D4F" w:rsidR="00A37A7B" w:rsidRPr="00A924B9" w:rsidRDefault="00A37A7B" w:rsidP="00320A83">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Calendar </w:t>
            </w:r>
            <w:r w:rsidRPr="00804445">
              <w:rPr>
                <w:rFonts w:eastAsia="Times New Roman"/>
                <w:b/>
                <w:sz w:val="20"/>
                <w:szCs w:val="20"/>
                <w:lang w:val="en-GB" w:eastAsia="en-GB"/>
              </w:rPr>
              <w:t>Year</w:t>
            </w:r>
            <w:r w:rsidR="001D1EC7" w:rsidRPr="00804445">
              <w:rPr>
                <w:rFonts w:eastAsia="Times New Roman"/>
                <w:b/>
                <w:sz w:val="20"/>
                <w:szCs w:val="20"/>
                <w:lang w:val="en-GB" w:eastAsia="en-GB"/>
              </w:rPr>
              <w:t xml:space="preserve"> of </w:t>
            </w:r>
            <w:r w:rsidR="00320A83">
              <w:rPr>
                <w:rFonts w:eastAsia="Times New Roman"/>
                <w:b/>
                <w:sz w:val="20"/>
                <w:szCs w:val="20"/>
                <w:lang w:val="en-GB" w:eastAsia="en-GB"/>
              </w:rPr>
              <w:t>LMP</w:t>
            </w:r>
          </w:p>
        </w:tc>
        <w:tc>
          <w:tcPr>
            <w:tcW w:w="1170" w:type="dxa"/>
            <w:shd w:val="clear" w:color="auto" w:fill="F2F2F2" w:themeFill="background1" w:themeFillShade="F2"/>
          </w:tcPr>
          <w:p w14:paraId="4132EC69" w14:textId="77777777" w:rsidR="00A37A7B" w:rsidRPr="00A924B9" w:rsidRDefault="00A37A7B"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Maternal age at LMP</w:t>
            </w:r>
          </w:p>
        </w:tc>
        <w:tc>
          <w:tcPr>
            <w:tcW w:w="4590" w:type="dxa"/>
            <w:gridSpan w:val="3"/>
            <w:shd w:val="clear" w:color="auto" w:fill="F2F2F2" w:themeFill="background1" w:themeFillShade="F2"/>
          </w:tcPr>
          <w:p w14:paraId="59A4464B" w14:textId="77777777" w:rsidR="00A37A7B" w:rsidRPr="00A924B9" w:rsidRDefault="00A37A7B" w:rsidP="00274D87">
            <w:pPr>
              <w:widowControl/>
              <w:ind w:left="0" w:firstLine="0"/>
              <w:jc w:val="left"/>
              <w:rPr>
                <w:rFonts w:eastAsia="Times New Roman"/>
                <w:sz w:val="20"/>
                <w:szCs w:val="20"/>
                <w:lang w:val="en-GB" w:eastAsia="en-GB"/>
              </w:rPr>
            </w:pPr>
            <w:r w:rsidRPr="00A924B9">
              <w:rPr>
                <w:rFonts w:eastAsia="Times New Roman"/>
                <w:b/>
                <w:sz w:val="20"/>
                <w:szCs w:val="20"/>
                <w:lang w:val="en-GB" w:eastAsia="en-GB"/>
              </w:rPr>
              <w:t>Number of pregnancies in the time period</w:t>
            </w:r>
          </w:p>
        </w:tc>
        <w:tc>
          <w:tcPr>
            <w:tcW w:w="3844" w:type="dxa"/>
            <w:gridSpan w:val="3"/>
            <w:shd w:val="clear" w:color="auto" w:fill="F2F2F2" w:themeFill="background1" w:themeFillShade="F2"/>
          </w:tcPr>
          <w:p w14:paraId="0E299666" w14:textId="184BC888" w:rsidR="00A37A7B" w:rsidRPr="00A924B9" w:rsidRDefault="00A37A7B" w:rsidP="00274D87">
            <w:pPr>
              <w:widowControl/>
              <w:ind w:left="0" w:firstLine="0"/>
              <w:jc w:val="left"/>
              <w:rPr>
                <w:rFonts w:eastAsia="Times New Roman"/>
                <w:sz w:val="20"/>
                <w:szCs w:val="20"/>
                <w:lang w:val="en-GB" w:eastAsia="en-GB"/>
              </w:rPr>
            </w:pPr>
            <w:r w:rsidRPr="00A924B9">
              <w:rPr>
                <w:rFonts w:eastAsia="Times New Roman"/>
                <w:b/>
                <w:sz w:val="20"/>
                <w:szCs w:val="20"/>
                <w:lang w:val="en-GB" w:eastAsia="en-GB"/>
              </w:rPr>
              <w:t xml:space="preserve">Number of pregnancies with ≥ 1 </w:t>
            </w:r>
            <w:r w:rsidR="00172E13">
              <w:rPr>
                <w:rFonts w:eastAsia="Times New Roman"/>
                <w:b/>
                <w:sz w:val="20"/>
                <w:szCs w:val="20"/>
                <w:lang w:val="en-GB" w:eastAsia="en-GB"/>
              </w:rPr>
              <w:t>prescribed/</w:t>
            </w:r>
            <w:r w:rsidRPr="00A924B9">
              <w:rPr>
                <w:rFonts w:eastAsia="Times New Roman"/>
                <w:b/>
                <w:sz w:val="20"/>
                <w:szCs w:val="20"/>
                <w:lang w:val="en-GB" w:eastAsia="en-GB"/>
              </w:rPr>
              <w:t>dispensed triptan in the time period</w:t>
            </w:r>
          </w:p>
        </w:tc>
        <w:tc>
          <w:tcPr>
            <w:tcW w:w="3742" w:type="dxa"/>
            <w:gridSpan w:val="3"/>
            <w:shd w:val="clear" w:color="auto" w:fill="F2F2F2" w:themeFill="background1" w:themeFillShade="F2"/>
          </w:tcPr>
          <w:p w14:paraId="6C7B70CA" w14:textId="289DD7F3" w:rsidR="00A37A7B" w:rsidRPr="00A924B9" w:rsidRDefault="00A37A7B" w:rsidP="00274D87">
            <w:pPr>
              <w:widowControl/>
              <w:ind w:left="0" w:firstLine="0"/>
              <w:jc w:val="left"/>
              <w:rPr>
                <w:rFonts w:eastAsia="Times New Roman"/>
                <w:sz w:val="20"/>
                <w:szCs w:val="20"/>
                <w:lang w:val="en-GB" w:eastAsia="en-GB"/>
              </w:rPr>
            </w:pPr>
            <w:r w:rsidRPr="00A924B9">
              <w:rPr>
                <w:rFonts w:eastAsia="Times New Roman"/>
                <w:b/>
                <w:sz w:val="20"/>
                <w:szCs w:val="20"/>
                <w:lang w:val="en-GB" w:eastAsia="en-GB"/>
              </w:rPr>
              <w:t xml:space="preserve">Prevalence per 100 of ≥ 1 </w:t>
            </w:r>
            <w:r w:rsidR="00172E13">
              <w:rPr>
                <w:rFonts w:eastAsia="Times New Roman"/>
                <w:b/>
                <w:sz w:val="20"/>
                <w:szCs w:val="20"/>
                <w:lang w:val="en-GB" w:eastAsia="en-GB"/>
              </w:rPr>
              <w:t>prescribed/</w:t>
            </w:r>
            <w:r w:rsidRPr="00A924B9">
              <w:rPr>
                <w:rFonts w:eastAsia="Times New Roman"/>
                <w:b/>
                <w:sz w:val="20"/>
                <w:szCs w:val="20"/>
                <w:lang w:val="en-GB" w:eastAsia="en-GB"/>
              </w:rPr>
              <w:t>dispensed triptan</w:t>
            </w:r>
          </w:p>
        </w:tc>
      </w:tr>
      <w:tr w:rsidR="005C1D9A" w:rsidRPr="00A924B9" w14:paraId="391EE674" w14:textId="77777777" w:rsidTr="00274D87">
        <w:trPr>
          <w:trHeight w:val="231"/>
        </w:trPr>
        <w:tc>
          <w:tcPr>
            <w:tcW w:w="1165" w:type="dxa"/>
            <w:shd w:val="clear" w:color="auto" w:fill="F2F2F2" w:themeFill="background1" w:themeFillShade="F2"/>
          </w:tcPr>
          <w:p w14:paraId="3FF463DF"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shd w:val="clear" w:color="auto" w:fill="F2F2F2" w:themeFill="background1" w:themeFillShade="F2"/>
          </w:tcPr>
          <w:p w14:paraId="1DA825E6" w14:textId="77777777" w:rsidR="005C1D9A" w:rsidRPr="00A924B9" w:rsidRDefault="005C1D9A" w:rsidP="005C1D9A">
            <w:pPr>
              <w:widowControl/>
              <w:ind w:left="0" w:firstLine="0"/>
              <w:jc w:val="left"/>
              <w:rPr>
                <w:rFonts w:eastAsia="Times New Roman"/>
                <w:sz w:val="20"/>
                <w:szCs w:val="20"/>
                <w:lang w:val="en-GB" w:eastAsia="en-GB"/>
              </w:rPr>
            </w:pPr>
          </w:p>
        </w:tc>
        <w:tc>
          <w:tcPr>
            <w:tcW w:w="1620" w:type="dxa"/>
            <w:shd w:val="clear" w:color="auto" w:fill="F2F2F2" w:themeFill="background1" w:themeFillShade="F2"/>
          </w:tcPr>
          <w:p w14:paraId="2693CDA0"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 xml:space="preserve">First </w:t>
            </w:r>
          </w:p>
          <w:p w14:paraId="56C2B1C2" w14:textId="0F443896" w:rsidR="005C1D9A" w:rsidRPr="00A924B9" w:rsidRDefault="005C1D9A" w:rsidP="005C1D9A">
            <w:pPr>
              <w:widowControl/>
              <w:ind w:left="0" w:right="-110" w:firstLine="0"/>
              <w:jc w:val="left"/>
              <w:rPr>
                <w:rFonts w:eastAsia="Times New Roman"/>
                <w:sz w:val="20"/>
                <w:szCs w:val="20"/>
                <w:lang w:val="en-GB" w:eastAsia="en-GB"/>
              </w:rPr>
            </w:pPr>
            <w:r w:rsidRPr="00A924B9">
              <w:rPr>
                <w:rFonts w:eastAsia="Times New Roman"/>
                <w:sz w:val="20"/>
                <w:szCs w:val="20"/>
                <w:lang w:val="en-GB" w:eastAsia="en-GB"/>
              </w:rPr>
              <w:t>trimester</w:t>
            </w:r>
          </w:p>
        </w:tc>
        <w:tc>
          <w:tcPr>
            <w:tcW w:w="1530" w:type="dxa"/>
            <w:shd w:val="clear" w:color="auto" w:fill="F2F2F2" w:themeFill="background1" w:themeFillShade="F2"/>
          </w:tcPr>
          <w:p w14:paraId="062A4B14" w14:textId="473B9494"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440" w:type="dxa"/>
            <w:shd w:val="clear" w:color="auto" w:fill="F2F2F2" w:themeFill="background1" w:themeFillShade="F2"/>
          </w:tcPr>
          <w:p w14:paraId="1F8EEB73" w14:textId="53BFD38C"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c>
          <w:tcPr>
            <w:tcW w:w="1404" w:type="dxa"/>
            <w:shd w:val="clear" w:color="auto" w:fill="F2F2F2" w:themeFill="background1" w:themeFillShade="F2"/>
          </w:tcPr>
          <w:p w14:paraId="01237D47"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 xml:space="preserve">First </w:t>
            </w:r>
          </w:p>
          <w:p w14:paraId="48EB628F" w14:textId="4989B0FC"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trimester</w:t>
            </w:r>
          </w:p>
        </w:tc>
        <w:tc>
          <w:tcPr>
            <w:tcW w:w="1138" w:type="dxa"/>
            <w:shd w:val="clear" w:color="auto" w:fill="F2F2F2" w:themeFill="background1" w:themeFillShade="F2"/>
          </w:tcPr>
          <w:p w14:paraId="0930E23E" w14:textId="4257831F"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302" w:type="dxa"/>
            <w:shd w:val="clear" w:color="auto" w:fill="F2F2F2" w:themeFill="background1" w:themeFillShade="F2"/>
          </w:tcPr>
          <w:p w14:paraId="33641348" w14:textId="324E1DD2"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c>
          <w:tcPr>
            <w:tcW w:w="1139" w:type="dxa"/>
            <w:shd w:val="clear" w:color="auto" w:fill="F2F2F2" w:themeFill="background1" w:themeFillShade="F2"/>
          </w:tcPr>
          <w:p w14:paraId="214471D2" w14:textId="79DAC7CB"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First trimester</w:t>
            </w:r>
          </w:p>
        </w:tc>
        <w:tc>
          <w:tcPr>
            <w:tcW w:w="1301" w:type="dxa"/>
            <w:shd w:val="clear" w:color="auto" w:fill="F2F2F2" w:themeFill="background1" w:themeFillShade="F2"/>
          </w:tcPr>
          <w:p w14:paraId="59CF55C3" w14:textId="592FB406"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302" w:type="dxa"/>
            <w:shd w:val="clear" w:color="auto" w:fill="F2F2F2" w:themeFill="background1" w:themeFillShade="F2"/>
          </w:tcPr>
          <w:p w14:paraId="0219F6D4" w14:textId="161A3EFF" w:rsidR="005C1D9A" w:rsidRPr="00A924B9" w:rsidRDefault="005C1D9A" w:rsidP="005C1D9A">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r>
      <w:tr w:rsidR="005C1D9A" w:rsidRPr="00A924B9" w14:paraId="3ABE5DF6" w14:textId="77777777" w:rsidTr="00274D87">
        <w:trPr>
          <w:trHeight w:val="176"/>
        </w:trPr>
        <w:tc>
          <w:tcPr>
            <w:tcW w:w="1165" w:type="dxa"/>
          </w:tcPr>
          <w:p w14:paraId="717BB5E6" w14:textId="1CFAE5F0" w:rsidR="005C1D9A" w:rsidRPr="004C6A6A" w:rsidRDefault="005C1D9A" w:rsidP="00320A83">
            <w:pPr>
              <w:widowControl/>
              <w:ind w:left="0" w:firstLine="0"/>
              <w:jc w:val="left"/>
              <w:rPr>
                <w:rFonts w:eastAsia="Times New Roman"/>
                <w:sz w:val="20"/>
                <w:szCs w:val="20"/>
                <w:lang w:val="en-GB" w:eastAsia="en-GB"/>
              </w:rPr>
            </w:pPr>
            <w:r w:rsidRPr="004C6A6A">
              <w:rPr>
                <w:rFonts w:eastAsia="Times New Roman"/>
                <w:sz w:val="20"/>
                <w:szCs w:val="20"/>
                <w:lang w:val="en-GB" w:eastAsia="en-GB"/>
              </w:rPr>
              <w:t>200</w:t>
            </w:r>
            <w:r w:rsidR="00320A83">
              <w:rPr>
                <w:rFonts w:eastAsia="Times New Roman"/>
                <w:sz w:val="20"/>
                <w:szCs w:val="20"/>
                <w:lang w:val="en-GB" w:eastAsia="en-GB"/>
              </w:rPr>
              <w:t>5</w:t>
            </w:r>
            <w:r w:rsidRPr="004C6A6A">
              <w:rPr>
                <w:rFonts w:eastAsia="Times New Roman"/>
                <w:sz w:val="20"/>
                <w:szCs w:val="20"/>
                <w:lang w:val="en-GB" w:eastAsia="en-GB"/>
              </w:rPr>
              <w:t>-200</w:t>
            </w:r>
            <w:r w:rsidR="00320A83">
              <w:rPr>
                <w:rFonts w:eastAsia="Times New Roman"/>
                <w:sz w:val="20"/>
                <w:szCs w:val="20"/>
                <w:lang w:val="en-GB" w:eastAsia="en-GB"/>
              </w:rPr>
              <w:t>9</w:t>
            </w:r>
          </w:p>
        </w:tc>
        <w:tc>
          <w:tcPr>
            <w:tcW w:w="1170" w:type="dxa"/>
            <w:vAlign w:val="center"/>
          </w:tcPr>
          <w:p w14:paraId="31FE2D85"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14:paraId="7F250F9E"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4BD52B77"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4BF152DD"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0404D1F0"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47F69C02"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5ACBDEED"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5A342102"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1CE32DAF"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525C51E3"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248C44B5" w14:textId="77777777" w:rsidTr="00274D87">
        <w:trPr>
          <w:trHeight w:val="231"/>
        </w:trPr>
        <w:tc>
          <w:tcPr>
            <w:tcW w:w="1165" w:type="dxa"/>
          </w:tcPr>
          <w:p w14:paraId="342780CF"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6A8541E4"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14:paraId="153DA69E"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792DA641"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675007EB"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044CA967"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0C0B7E88"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3001DE08"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52AF9C57"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360DA1BA"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44023A88"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4E6FA33D" w14:textId="77777777" w:rsidTr="00274D87">
        <w:trPr>
          <w:trHeight w:val="231"/>
        </w:trPr>
        <w:tc>
          <w:tcPr>
            <w:tcW w:w="1165" w:type="dxa"/>
          </w:tcPr>
          <w:p w14:paraId="34348A4E"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5EAA8ECD"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14:paraId="50353EB7"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25B3D011"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7E41F0FE"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42C731CA"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6ECDF36A"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6E000BF6"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12D7D049"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7C5E33FE"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44FD8F4F"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74306563" w14:textId="77777777" w:rsidTr="00274D87">
        <w:trPr>
          <w:trHeight w:val="231"/>
        </w:trPr>
        <w:tc>
          <w:tcPr>
            <w:tcW w:w="1165" w:type="dxa"/>
          </w:tcPr>
          <w:p w14:paraId="2BD63753" w14:textId="217FEFB9" w:rsidR="005C1D9A" w:rsidRPr="00A924B9" w:rsidRDefault="005C1D9A" w:rsidP="004C6A6A">
            <w:pPr>
              <w:widowControl/>
              <w:ind w:left="0" w:firstLine="0"/>
              <w:jc w:val="left"/>
              <w:rPr>
                <w:rFonts w:eastAsia="Times New Roman"/>
                <w:sz w:val="20"/>
                <w:szCs w:val="20"/>
                <w:lang w:val="en-GB" w:eastAsia="en-GB"/>
              </w:rPr>
            </w:pPr>
            <w:r w:rsidRPr="00A924B9">
              <w:rPr>
                <w:rFonts w:eastAsia="Times New Roman"/>
                <w:sz w:val="20"/>
                <w:szCs w:val="20"/>
                <w:lang w:val="en-GB" w:eastAsia="en-GB"/>
              </w:rPr>
              <w:t>20</w:t>
            </w:r>
            <w:r w:rsidR="00320A83">
              <w:rPr>
                <w:rFonts w:eastAsia="Times New Roman"/>
                <w:sz w:val="20"/>
                <w:szCs w:val="20"/>
                <w:lang w:val="en-GB" w:eastAsia="en-GB"/>
              </w:rPr>
              <w:t>10</w:t>
            </w:r>
            <w:r w:rsidRPr="00A924B9">
              <w:rPr>
                <w:rFonts w:eastAsia="Times New Roman"/>
                <w:sz w:val="20"/>
                <w:szCs w:val="20"/>
                <w:lang w:val="en-GB" w:eastAsia="en-GB"/>
              </w:rPr>
              <w:t>-201</w:t>
            </w:r>
            <w:r w:rsidR="00320A83">
              <w:rPr>
                <w:rFonts w:eastAsia="Times New Roman"/>
                <w:sz w:val="20"/>
                <w:szCs w:val="20"/>
                <w:lang w:val="en-GB" w:eastAsia="en-GB"/>
              </w:rPr>
              <w:t>4</w:t>
            </w:r>
          </w:p>
        </w:tc>
        <w:tc>
          <w:tcPr>
            <w:tcW w:w="1170" w:type="dxa"/>
            <w:vAlign w:val="center"/>
          </w:tcPr>
          <w:p w14:paraId="54152EA9"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14:paraId="4BABFC7C"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2001FAE3"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0702A824"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0BF9201C"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6F517A08"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23C37706"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1CB9ED3C"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23CED849"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514C38EB"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6BA92209" w14:textId="77777777" w:rsidTr="00274D87">
        <w:trPr>
          <w:trHeight w:val="231"/>
        </w:trPr>
        <w:tc>
          <w:tcPr>
            <w:tcW w:w="1165" w:type="dxa"/>
          </w:tcPr>
          <w:p w14:paraId="7FAE74E2"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62C6EDEC"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14:paraId="04A25F43"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642D4FB9"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395869DD"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0FE20E37"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6E482008"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6001BAC1"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3D667506"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1EA44B23"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1FE33D08"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70B05FB6" w14:textId="77777777" w:rsidTr="00274D87">
        <w:trPr>
          <w:trHeight w:val="231"/>
        </w:trPr>
        <w:tc>
          <w:tcPr>
            <w:tcW w:w="1165" w:type="dxa"/>
          </w:tcPr>
          <w:p w14:paraId="528BB412"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5487F9AB"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14:paraId="7F81FADF"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3882307A"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758A8EB6"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5F91C684"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76798D17"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3026B513"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57FD6E58"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307F1B02"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173BEAEE"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2140AD7F" w14:textId="77777777" w:rsidTr="00274D87">
        <w:trPr>
          <w:trHeight w:val="231"/>
        </w:trPr>
        <w:tc>
          <w:tcPr>
            <w:tcW w:w="1165" w:type="dxa"/>
          </w:tcPr>
          <w:p w14:paraId="3954AC40" w14:textId="138F7B16" w:rsidR="005C1D9A" w:rsidRPr="00A924B9" w:rsidRDefault="005C1D9A" w:rsidP="00320A83">
            <w:pPr>
              <w:widowControl/>
              <w:ind w:left="0" w:firstLine="0"/>
              <w:jc w:val="left"/>
              <w:rPr>
                <w:rFonts w:eastAsia="Times New Roman"/>
                <w:sz w:val="20"/>
                <w:szCs w:val="20"/>
                <w:lang w:val="en-GB" w:eastAsia="en-GB"/>
              </w:rPr>
            </w:pPr>
            <w:r w:rsidRPr="00A924B9">
              <w:rPr>
                <w:rFonts w:eastAsia="Times New Roman"/>
                <w:sz w:val="20"/>
                <w:szCs w:val="20"/>
                <w:lang w:val="en-GB" w:eastAsia="en-GB"/>
              </w:rPr>
              <w:t>201</w:t>
            </w:r>
            <w:r w:rsidR="00320A83">
              <w:rPr>
                <w:rFonts w:eastAsia="Times New Roman"/>
                <w:sz w:val="20"/>
                <w:szCs w:val="20"/>
                <w:lang w:val="en-GB" w:eastAsia="en-GB"/>
              </w:rPr>
              <w:t>5</w:t>
            </w:r>
            <w:r w:rsidRPr="00A924B9">
              <w:rPr>
                <w:rFonts w:eastAsia="Times New Roman"/>
                <w:sz w:val="20"/>
                <w:szCs w:val="20"/>
                <w:lang w:val="en-GB" w:eastAsia="en-GB"/>
              </w:rPr>
              <w:t>-201</w:t>
            </w:r>
            <w:r w:rsidR="00320A83">
              <w:rPr>
                <w:rFonts w:eastAsia="Times New Roman"/>
                <w:sz w:val="20"/>
                <w:szCs w:val="20"/>
                <w:lang w:val="en-GB" w:eastAsia="en-GB"/>
              </w:rPr>
              <w:t>9</w:t>
            </w:r>
          </w:p>
        </w:tc>
        <w:tc>
          <w:tcPr>
            <w:tcW w:w="1170" w:type="dxa"/>
            <w:vAlign w:val="center"/>
          </w:tcPr>
          <w:p w14:paraId="0060D2B8"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14:paraId="1D808A8D"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6750156B"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06529C11"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2A39E4C3"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0A09C33E"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3393D00E"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48A17B35"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76007D16"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0BCBB739"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25D815D8" w14:textId="77777777" w:rsidTr="00274D87">
        <w:trPr>
          <w:trHeight w:val="231"/>
        </w:trPr>
        <w:tc>
          <w:tcPr>
            <w:tcW w:w="1165" w:type="dxa"/>
          </w:tcPr>
          <w:p w14:paraId="494CA5EC"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1C861ED6"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14:paraId="6059B1E3"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6C0A2981"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5CE7241C"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2A6135E4"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6E5D3EFF"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0A46AE4E"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5499AEF1"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26D92DC4"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74BD865A" w14:textId="77777777" w:rsidR="005C1D9A" w:rsidRPr="00A924B9" w:rsidRDefault="005C1D9A" w:rsidP="005C1D9A">
            <w:pPr>
              <w:widowControl/>
              <w:ind w:left="0" w:firstLine="0"/>
              <w:jc w:val="left"/>
              <w:rPr>
                <w:rFonts w:eastAsia="Times New Roman"/>
                <w:sz w:val="20"/>
                <w:szCs w:val="20"/>
                <w:lang w:val="en-GB" w:eastAsia="en-GB"/>
              </w:rPr>
            </w:pPr>
          </w:p>
        </w:tc>
      </w:tr>
      <w:tr w:rsidR="005C1D9A" w:rsidRPr="00A924B9" w14:paraId="2A35191C" w14:textId="77777777" w:rsidTr="00274D87">
        <w:trPr>
          <w:trHeight w:val="287"/>
        </w:trPr>
        <w:tc>
          <w:tcPr>
            <w:tcW w:w="1165" w:type="dxa"/>
          </w:tcPr>
          <w:p w14:paraId="6DCACFB7" w14:textId="77777777" w:rsidR="005C1D9A" w:rsidRPr="00A924B9" w:rsidRDefault="005C1D9A" w:rsidP="005C1D9A">
            <w:pPr>
              <w:widowControl/>
              <w:ind w:left="0" w:firstLine="0"/>
              <w:jc w:val="left"/>
              <w:rPr>
                <w:rFonts w:eastAsia="Times New Roman"/>
                <w:sz w:val="20"/>
                <w:szCs w:val="20"/>
                <w:lang w:val="en-GB" w:eastAsia="en-GB"/>
              </w:rPr>
            </w:pPr>
          </w:p>
        </w:tc>
        <w:tc>
          <w:tcPr>
            <w:tcW w:w="1170" w:type="dxa"/>
            <w:vAlign w:val="center"/>
          </w:tcPr>
          <w:p w14:paraId="188F8DED" w14:textId="77777777" w:rsidR="005C1D9A" w:rsidRPr="00A924B9" w:rsidRDefault="005C1D9A" w:rsidP="005C1D9A">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14:paraId="56448D0C" w14:textId="77777777" w:rsidR="005C1D9A" w:rsidRPr="00A924B9" w:rsidRDefault="005C1D9A" w:rsidP="005C1D9A">
            <w:pPr>
              <w:widowControl/>
              <w:ind w:left="0" w:firstLine="0"/>
              <w:jc w:val="left"/>
              <w:rPr>
                <w:rFonts w:eastAsia="Times New Roman"/>
                <w:sz w:val="20"/>
                <w:szCs w:val="20"/>
                <w:lang w:val="en-GB" w:eastAsia="en-GB"/>
              </w:rPr>
            </w:pPr>
          </w:p>
        </w:tc>
        <w:tc>
          <w:tcPr>
            <w:tcW w:w="1530" w:type="dxa"/>
          </w:tcPr>
          <w:p w14:paraId="1EE3D7EF" w14:textId="77777777" w:rsidR="005C1D9A" w:rsidRPr="00A924B9" w:rsidRDefault="005C1D9A" w:rsidP="005C1D9A">
            <w:pPr>
              <w:widowControl/>
              <w:ind w:left="0" w:firstLine="0"/>
              <w:jc w:val="left"/>
              <w:rPr>
                <w:rFonts w:eastAsia="Times New Roman"/>
                <w:sz w:val="20"/>
                <w:szCs w:val="20"/>
                <w:lang w:val="en-GB" w:eastAsia="en-GB"/>
              </w:rPr>
            </w:pPr>
          </w:p>
        </w:tc>
        <w:tc>
          <w:tcPr>
            <w:tcW w:w="1440" w:type="dxa"/>
          </w:tcPr>
          <w:p w14:paraId="25DFA5BF" w14:textId="77777777" w:rsidR="005C1D9A" w:rsidRPr="00A924B9" w:rsidRDefault="005C1D9A" w:rsidP="005C1D9A">
            <w:pPr>
              <w:widowControl/>
              <w:ind w:left="0" w:firstLine="0"/>
              <w:jc w:val="left"/>
              <w:rPr>
                <w:rFonts w:eastAsia="Times New Roman"/>
                <w:sz w:val="20"/>
                <w:szCs w:val="20"/>
                <w:lang w:val="en-GB" w:eastAsia="en-GB"/>
              </w:rPr>
            </w:pPr>
          </w:p>
        </w:tc>
        <w:tc>
          <w:tcPr>
            <w:tcW w:w="1404" w:type="dxa"/>
          </w:tcPr>
          <w:p w14:paraId="0FE65387" w14:textId="77777777" w:rsidR="005C1D9A" w:rsidRPr="00A924B9" w:rsidRDefault="005C1D9A" w:rsidP="005C1D9A">
            <w:pPr>
              <w:widowControl/>
              <w:ind w:left="0" w:firstLine="0"/>
              <w:jc w:val="left"/>
              <w:rPr>
                <w:rFonts w:eastAsia="Times New Roman"/>
                <w:sz w:val="20"/>
                <w:szCs w:val="20"/>
                <w:lang w:val="en-GB" w:eastAsia="en-GB"/>
              </w:rPr>
            </w:pPr>
          </w:p>
        </w:tc>
        <w:tc>
          <w:tcPr>
            <w:tcW w:w="1138" w:type="dxa"/>
          </w:tcPr>
          <w:p w14:paraId="121F0BEE"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4C19718B" w14:textId="77777777" w:rsidR="005C1D9A" w:rsidRPr="00A924B9" w:rsidRDefault="005C1D9A" w:rsidP="005C1D9A">
            <w:pPr>
              <w:widowControl/>
              <w:ind w:left="0" w:firstLine="0"/>
              <w:jc w:val="left"/>
              <w:rPr>
                <w:rFonts w:eastAsia="Times New Roman"/>
                <w:sz w:val="20"/>
                <w:szCs w:val="20"/>
                <w:lang w:val="en-GB" w:eastAsia="en-GB"/>
              </w:rPr>
            </w:pPr>
          </w:p>
        </w:tc>
        <w:tc>
          <w:tcPr>
            <w:tcW w:w="1139" w:type="dxa"/>
          </w:tcPr>
          <w:p w14:paraId="0725B14C" w14:textId="77777777" w:rsidR="005C1D9A" w:rsidRPr="00A924B9" w:rsidRDefault="005C1D9A" w:rsidP="005C1D9A">
            <w:pPr>
              <w:widowControl/>
              <w:ind w:left="0" w:firstLine="0"/>
              <w:jc w:val="left"/>
              <w:rPr>
                <w:rFonts w:eastAsia="Times New Roman"/>
                <w:sz w:val="20"/>
                <w:szCs w:val="20"/>
                <w:lang w:val="en-GB" w:eastAsia="en-GB"/>
              </w:rPr>
            </w:pPr>
          </w:p>
        </w:tc>
        <w:tc>
          <w:tcPr>
            <w:tcW w:w="1301" w:type="dxa"/>
          </w:tcPr>
          <w:p w14:paraId="4C0F753E" w14:textId="77777777" w:rsidR="005C1D9A" w:rsidRPr="00A924B9" w:rsidRDefault="005C1D9A" w:rsidP="005C1D9A">
            <w:pPr>
              <w:widowControl/>
              <w:ind w:left="0" w:firstLine="0"/>
              <w:jc w:val="left"/>
              <w:rPr>
                <w:rFonts w:eastAsia="Times New Roman"/>
                <w:sz w:val="20"/>
                <w:szCs w:val="20"/>
                <w:lang w:val="en-GB" w:eastAsia="en-GB"/>
              </w:rPr>
            </w:pPr>
          </w:p>
        </w:tc>
        <w:tc>
          <w:tcPr>
            <w:tcW w:w="1302" w:type="dxa"/>
          </w:tcPr>
          <w:p w14:paraId="0811B40D" w14:textId="77777777" w:rsidR="005C1D9A" w:rsidRPr="00A924B9" w:rsidRDefault="005C1D9A" w:rsidP="005C1D9A">
            <w:pPr>
              <w:widowControl/>
              <w:ind w:left="0" w:firstLine="0"/>
              <w:jc w:val="left"/>
              <w:rPr>
                <w:rFonts w:eastAsia="Times New Roman"/>
                <w:sz w:val="20"/>
                <w:szCs w:val="20"/>
                <w:lang w:val="en-GB" w:eastAsia="en-GB"/>
              </w:rPr>
            </w:pPr>
          </w:p>
        </w:tc>
      </w:tr>
    </w:tbl>
    <w:p w14:paraId="2BBCD3C2" w14:textId="1C4783A0" w:rsidR="005C1D9A" w:rsidRPr="00A924B9" w:rsidRDefault="005C1D9A">
      <w:pPr>
        <w:rPr>
          <w:bCs/>
          <w:u w:val="single"/>
        </w:rPr>
      </w:pPr>
      <w:r w:rsidRPr="00A924B9">
        <w:rPr>
          <w:bCs/>
          <w:u w:val="single"/>
        </w:rPr>
        <w:br w:type="page"/>
      </w:r>
    </w:p>
    <w:p w14:paraId="7E915322" w14:textId="77777777" w:rsidR="00A37A7B" w:rsidRPr="00A924B9" w:rsidRDefault="00A37A7B" w:rsidP="00A37A7B">
      <w:pPr>
        <w:pStyle w:val="NoSpacing"/>
        <w:spacing w:line="276" w:lineRule="auto"/>
        <w:contextualSpacing/>
        <w:rPr>
          <w:bCs/>
          <w:u w:val="single"/>
        </w:rPr>
      </w:pPr>
    </w:p>
    <w:p w14:paraId="06149079" w14:textId="701D6C0A" w:rsidR="00A37A7B" w:rsidRPr="00A924B9" w:rsidRDefault="00A37A7B" w:rsidP="00A37A7B">
      <w:pPr>
        <w:spacing w:line="276" w:lineRule="auto"/>
        <w:ind w:left="0" w:firstLine="0"/>
        <w:rPr>
          <w:rFonts w:eastAsia="Times New Roman"/>
          <w:szCs w:val="20"/>
          <w:lang w:eastAsia="en-GB"/>
        </w:rPr>
      </w:pPr>
      <w:r w:rsidRPr="00A924B9">
        <w:rPr>
          <w:rFonts w:eastAsia="Times New Roman"/>
          <w:b/>
          <w:szCs w:val="20"/>
          <w:lang w:eastAsia="en-GB"/>
        </w:rPr>
        <w:t>Table shell 6</w:t>
      </w:r>
      <w:r w:rsidRPr="00A924B9">
        <w:rPr>
          <w:rFonts w:eastAsia="Times New Roman"/>
          <w:szCs w:val="20"/>
          <w:lang w:eastAsia="en-GB"/>
        </w:rPr>
        <w:t xml:space="preserve">. Patterns of </w:t>
      </w:r>
      <w:r w:rsidR="006745B9">
        <w:t>prescribed/</w:t>
      </w:r>
      <w:r w:rsidR="006745B9" w:rsidRPr="00DC7961">
        <w:t>dispensed</w:t>
      </w:r>
      <w:r w:rsidRPr="00A924B9">
        <w:rPr>
          <w:rFonts w:eastAsia="Times New Roman"/>
          <w:szCs w:val="20"/>
          <w:lang w:eastAsia="en-GB"/>
        </w:rPr>
        <w:t xml:space="preserve"> acute and prophylactic migraine prescriptions other than triptans before, during, and after pregnancy among women with migraine</w:t>
      </w:r>
    </w:p>
    <w:tbl>
      <w:tblPr>
        <w:tblStyle w:val="TableGridLight1"/>
        <w:tblpPr w:leftFromText="180" w:rightFromText="180" w:vertAnchor="text" w:tblpX="27" w:tblpY="1"/>
        <w:tblW w:w="8725" w:type="dxa"/>
        <w:tblLayout w:type="fixed"/>
        <w:tblLook w:val="04A0" w:firstRow="1" w:lastRow="0" w:firstColumn="1" w:lastColumn="0" w:noHBand="0" w:noVBand="1"/>
      </w:tblPr>
      <w:tblGrid>
        <w:gridCol w:w="3256"/>
        <w:gridCol w:w="1779"/>
        <w:gridCol w:w="1800"/>
        <w:gridCol w:w="1890"/>
      </w:tblGrid>
      <w:tr w:rsidR="006745B9" w:rsidRPr="00A924B9" w14:paraId="12E854CA" w14:textId="77777777" w:rsidTr="006745B9">
        <w:trPr>
          <w:trHeight w:val="242"/>
          <w:tblHeader/>
        </w:trPr>
        <w:tc>
          <w:tcPr>
            <w:tcW w:w="3256" w:type="dxa"/>
            <w:shd w:val="clear" w:color="auto" w:fill="F2F2F2" w:themeFill="background1" w:themeFillShade="F2"/>
          </w:tcPr>
          <w:p w14:paraId="5DF72103" w14:textId="77777777" w:rsidR="006745B9" w:rsidRPr="00A924B9" w:rsidRDefault="006745B9" w:rsidP="00274D87">
            <w:pPr>
              <w:widowControl/>
              <w:ind w:left="0" w:firstLine="0"/>
              <w:rPr>
                <w:rFonts w:eastAsia="Times New Roman"/>
                <w:b/>
                <w:sz w:val="20"/>
                <w:szCs w:val="20"/>
                <w:lang w:val="en-GB" w:eastAsia="en-GB"/>
              </w:rPr>
            </w:pPr>
          </w:p>
        </w:tc>
        <w:tc>
          <w:tcPr>
            <w:tcW w:w="1779" w:type="dxa"/>
            <w:shd w:val="clear" w:color="auto" w:fill="F2F2F2" w:themeFill="background1" w:themeFillShade="F2"/>
          </w:tcPr>
          <w:p w14:paraId="6CBA4CA0" w14:textId="77777777" w:rsidR="006745B9" w:rsidRPr="00A924B9" w:rsidRDefault="006745B9"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Number of pregnancies in the time period</w:t>
            </w:r>
          </w:p>
        </w:tc>
        <w:tc>
          <w:tcPr>
            <w:tcW w:w="1800" w:type="dxa"/>
            <w:shd w:val="clear" w:color="auto" w:fill="F2F2F2" w:themeFill="background1" w:themeFillShade="F2"/>
          </w:tcPr>
          <w:p w14:paraId="421A7C7A" w14:textId="77777777" w:rsidR="006745B9" w:rsidRPr="00A924B9" w:rsidRDefault="006745B9"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with ≥ 1 dispensed </w:t>
            </w:r>
            <w:proofErr w:type="gramStart"/>
            <w:r w:rsidRPr="00A924B9">
              <w:rPr>
                <w:rFonts w:eastAsia="Times New Roman"/>
                <w:b/>
                <w:sz w:val="20"/>
                <w:szCs w:val="20"/>
                <w:lang w:val="en-GB" w:eastAsia="en-GB"/>
              </w:rPr>
              <w:t>medicines</w:t>
            </w:r>
            <w:proofErr w:type="gramEnd"/>
            <w:r w:rsidRPr="00A924B9">
              <w:rPr>
                <w:rFonts w:eastAsia="Times New Roman"/>
                <w:b/>
                <w:sz w:val="20"/>
                <w:szCs w:val="20"/>
                <w:lang w:val="en-GB" w:eastAsia="en-GB"/>
              </w:rPr>
              <w:t xml:space="preserve"> in the time period</w:t>
            </w:r>
          </w:p>
        </w:tc>
        <w:tc>
          <w:tcPr>
            <w:tcW w:w="1890" w:type="dxa"/>
            <w:shd w:val="clear" w:color="auto" w:fill="F2F2F2" w:themeFill="background1" w:themeFillShade="F2"/>
          </w:tcPr>
          <w:p w14:paraId="0D2632F5" w14:textId="77777777" w:rsidR="006745B9" w:rsidRPr="00A924B9" w:rsidRDefault="006745B9" w:rsidP="00274D8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Prevalence per 100 of ≥ 1 dispensed medicine</w:t>
            </w:r>
          </w:p>
        </w:tc>
      </w:tr>
      <w:tr w:rsidR="006745B9" w:rsidRPr="00A924B9" w14:paraId="7DE9C2FA" w14:textId="77777777" w:rsidTr="006745B9">
        <w:trPr>
          <w:trHeight w:val="184"/>
        </w:trPr>
        <w:tc>
          <w:tcPr>
            <w:tcW w:w="3256" w:type="dxa"/>
          </w:tcPr>
          <w:p w14:paraId="760986F9" w14:textId="77777777" w:rsidR="006745B9" w:rsidRPr="00A924B9" w:rsidRDefault="006745B9" w:rsidP="00274D87">
            <w:pPr>
              <w:ind w:left="0" w:firstLine="0"/>
              <w:jc w:val="left"/>
              <w:rPr>
                <w:rFonts w:eastAsia="Times New Roman"/>
                <w:sz w:val="20"/>
                <w:szCs w:val="20"/>
                <w:lang w:val="en-GB" w:eastAsia="en-GB"/>
              </w:rPr>
            </w:pPr>
            <w:r w:rsidRPr="00A924B9">
              <w:rPr>
                <w:b/>
                <w:sz w:val="20"/>
                <w:szCs w:val="20"/>
                <w:lang w:val="en-GB"/>
              </w:rPr>
              <w:t>Acute migraine treatment</w:t>
            </w:r>
          </w:p>
        </w:tc>
        <w:tc>
          <w:tcPr>
            <w:tcW w:w="1779" w:type="dxa"/>
          </w:tcPr>
          <w:p w14:paraId="668BE422"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FBBD8ED"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047DB725" w14:textId="77777777" w:rsidR="006745B9" w:rsidRPr="00A924B9" w:rsidRDefault="006745B9" w:rsidP="00274D87">
            <w:pPr>
              <w:ind w:firstLine="0"/>
              <w:jc w:val="left"/>
              <w:rPr>
                <w:rFonts w:eastAsia="Times New Roman"/>
                <w:sz w:val="20"/>
                <w:szCs w:val="20"/>
                <w:lang w:val="en-GB" w:eastAsia="en-GB"/>
              </w:rPr>
            </w:pPr>
          </w:p>
        </w:tc>
      </w:tr>
      <w:tr w:rsidR="006745B9" w:rsidRPr="00A924B9" w14:paraId="01C81D40" w14:textId="77777777" w:rsidTr="006745B9">
        <w:trPr>
          <w:trHeight w:val="184"/>
        </w:trPr>
        <w:tc>
          <w:tcPr>
            <w:tcW w:w="3256" w:type="dxa"/>
          </w:tcPr>
          <w:p w14:paraId="0BE9D9A6" w14:textId="77777777" w:rsidR="006745B9" w:rsidRPr="00A924B9" w:rsidRDefault="006745B9" w:rsidP="00274D87">
            <w:pPr>
              <w:ind w:left="0" w:firstLine="0"/>
              <w:jc w:val="left"/>
              <w:rPr>
                <w:b/>
                <w:i/>
                <w:sz w:val="20"/>
                <w:szCs w:val="20"/>
                <w:lang w:val="en-GB"/>
              </w:rPr>
            </w:pPr>
            <w:r w:rsidRPr="00A924B9">
              <w:rPr>
                <w:b/>
                <w:i/>
                <w:sz w:val="20"/>
                <w:szCs w:val="20"/>
                <w:lang w:val="en-GB"/>
              </w:rPr>
              <w:t>Analgesics</w:t>
            </w:r>
          </w:p>
        </w:tc>
        <w:tc>
          <w:tcPr>
            <w:tcW w:w="1779" w:type="dxa"/>
          </w:tcPr>
          <w:p w14:paraId="254F6D47"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3200A91"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F424B59" w14:textId="77777777" w:rsidR="006745B9" w:rsidRPr="00A924B9" w:rsidRDefault="006745B9" w:rsidP="00274D87">
            <w:pPr>
              <w:ind w:firstLine="0"/>
              <w:jc w:val="left"/>
              <w:rPr>
                <w:rFonts w:eastAsia="Times New Roman"/>
                <w:sz w:val="20"/>
                <w:szCs w:val="20"/>
                <w:lang w:val="en-GB" w:eastAsia="en-GB"/>
              </w:rPr>
            </w:pPr>
          </w:p>
        </w:tc>
      </w:tr>
      <w:tr w:rsidR="006745B9" w:rsidRPr="00A924B9" w14:paraId="5B6825C6" w14:textId="77777777" w:rsidTr="006745B9">
        <w:trPr>
          <w:trHeight w:val="184"/>
        </w:trPr>
        <w:tc>
          <w:tcPr>
            <w:tcW w:w="3256" w:type="dxa"/>
          </w:tcPr>
          <w:p w14:paraId="7516DC90" w14:textId="77777777" w:rsidR="006745B9" w:rsidRPr="00A924B9" w:rsidRDefault="006745B9" w:rsidP="00274D8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091888FD"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0D4C0218"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37F8FE54" w14:textId="77777777" w:rsidR="006745B9" w:rsidRPr="00A924B9" w:rsidRDefault="006745B9" w:rsidP="00274D87">
            <w:pPr>
              <w:widowControl/>
              <w:ind w:firstLine="0"/>
              <w:jc w:val="left"/>
              <w:rPr>
                <w:rFonts w:eastAsia="Times New Roman"/>
                <w:sz w:val="20"/>
                <w:szCs w:val="20"/>
                <w:lang w:val="en-GB" w:eastAsia="en-GB"/>
              </w:rPr>
            </w:pPr>
          </w:p>
        </w:tc>
      </w:tr>
      <w:tr w:rsidR="006745B9" w:rsidRPr="00A924B9" w14:paraId="1AC9553A" w14:textId="77777777" w:rsidTr="006745B9">
        <w:trPr>
          <w:trHeight w:val="242"/>
        </w:trPr>
        <w:tc>
          <w:tcPr>
            <w:tcW w:w="3256" w:type="dxa"/>
          </w:tcPr>
          <w:p w14:paraId="457E067C" w14:textId="77777777" w:rsidR="006745B9" w:rsidRPr="00A924B9" w:rsidRDefault="006745B9" w:rsidP="00274D87">
            <w:pPr>
              <w:widowControl/>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0ECBA222"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3517B916"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6A244673"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18084401" w14:textId="77777777" w:rsidTr="006745B9">
        <w:trPr>
          <w:trHeight w:val="242"/>
        </w:trPr>
        <w:tc>
          <w:tcPr>
            <w:tcW w:w="3256" w:type="dxa"/>
          </w:tcPr>
          <w:p w14:paraId="38D761A5"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39C9CD09"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0DCBA0CC" w14:textId="77777777" w:rsidR="006745B9" w:rsidRPr="00A924B9" w:rsidRDefault="006745B9" w:rsidP="00274D87">
            <w:pPr>
              <w:widowControl/>
              <w:ind w:firstLine="0"/>
              <w:jc w:val="left"/>
              <w:rPr>
                <w:rFonts w:eastAsia="Times New Roman"/>
                <w:sz w:val="20"/>
                <w:szCs w:val="20"/>
                <w:lang w:val="en-GB" w:eastAsia="en-GB"/>
              </w:rPr>
            </w:pPr>
          </w:p>
        </w:tc>
        <w:tc>
          <w:tcPr>
            <w:tcW w:w="1890" w:type="dxa"/>
          </w:tcPr>
          <w:p w14:paraId="57E4735F" w14:textId="77777777" w:rsidR="006745B9" w:rsidRPr="00A924B9" w:rsidRDefault="006745B9" w:rsidP="00274D87">
            <w:pPr>
              <w:widowControl/>
              <w:ind w:firstLine="0"/>
              <w:jc w:val="left"/>
              <w:rPr>
                <w:rFonts w:eastAsia="Times New Roman"/>
                <w:sz w:val="20"/>
                <w:szCs w:val="20"/>
                <w:lang w:val="en-GB" w:eastAsia="en-GB"/>
              </w:rPr>
            </w:pPr>
          </w:p>
        </w:tc>
      </w:tr>
      <w:tr w:rsidR="006745B9" w:rsidRPr="00A924B9" w14:paraId="51AD4E94" w14:textId="77777777" w:rsidTr="006745B9">
        <w:trPr>
          <w:trHeight w:val="242"/>
        </w:trPr>
        <w:tc>
          <w:tcPr>
            <w:tcW w:w="3256" w:type="dxa"/>
          </w:tcPr>
          <w:p w14:paraId="1025896C"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0B15AA69"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59373E22"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37577CD6"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0F0898D3" w14:textId="77777777" w:rsidTr="006745B9">
        <w:trPr>
          <w:trHeight w:val="242"/>
        </w:trPr>
        <w:tc>
          <w:tcPr>
            <w:tcW w:w="3256" w:type="dxa"/>
          </w:tcPr>
          <w:p w14:paraId="00AC6A92"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71811E9B"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018009AA"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27FF663F"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5F42360A" w14:textId="77777777" w:rsidTr="006745B9">
        <w:trPr>
          <w:trHeight w:val="242"/>
        </w:trPr>
        <w:tc>
          <w:tcPr>
            <w:tcW w:w="3256" w:type="dxa"/>
          </w:tcPr>
          <w:p w14:paraId="57DB9CB6" w14:textId="34044AD1" w:rsidR="006745B9" w:rsidRPr="00A924B9" w:rsidRDefault="006745B9" w:rsidP="006745B9">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1F17C597"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6E03F2AA"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28816888"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7322D8C5" w14:textId="77777777" w:rsidTr="006745B9">
        <w:trPr>
          <w:trHeight w:val="242"/>
        </w:trPr>
        <w:tc>
          <w:tcPr>
            <w:tcW w:w="3256" w:type="dxa"/>
          </w:tcPr>
          <w:p w14:paraId="0A20190B" w14:textId="77777777" w:rsidR="006745B9" w:rsidRPr="00A924B9" w:rsidRDefault="006745B9" w:rsidP="00274D87">
            <w:pPr>
              <w:widowControl/>
              <w:ind w:left="0" w:firstLine="0"/>
              <w:rPr>
                <w:rFonts w:eastAsia="Times New Roman"/>
                <w:sz w:val="20"/>
                <w:szCs w:val="20"/>
                <w:lang w:val="en-GB" w:eastAsia="en-GB"/>
              </w:rPr>
            </w:pPr>
            <w:r w:rsidRPr="00A924B9">
              <w:rPr>
                <w:b/>
                <w:i/>
                <w:sz w:val="20"/>
                <w:szCs w:val="20"/>
                <w:lang w:val="en-GB"/>
              </w:rPr>
              <w:t>NSAIDs</w:t>
            </w:r>
          </w:p>
        </w:tc>
        <w:tc>
          <w:tcPr>
            <w:tcW w:w="1779" w:type="dxa"/>
          </w:tcPr>
          <w:p w14:paraId="0C6D74B2"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5E227EE5"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6C6AF3CD"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525426F3" w14:textId="77777777" w:rsidTr="006745B9">
        <w:trPr>
          <w:trHeight w:val="242"/>
        </w:trPr>
        <w:tc>
          <w:tcPr>
            <w:tcW w:w="3256" w:type="dxa"/>
          </w:tcPr>
          <w:p w14:paraId="1AE2F528" w14:textId="77777777" w:rsidR="006745B9" w:rsidRPr="00A924B9" w:rsidRDefault="006745B9" w:rsidP="00274D87">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0FE3AF1D"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2CC1AC20"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1CF51122"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3CC409E8" w14:textId="77777777" w:rsidTr="006745B9">
        <w:trPr>
          <w:trHeight w:val="242"/>
        </w:trPr>
        <w:tc>
          <w:tcPr>
            <w:tcW w:w="3256" w:type="dxa"/>
          </w:tcPr>
          <w:p w14:paraId="016706A8" w14:textId="77777777" w:rsidR="006745B9" w:rsidRPr="00A924B9" w:rsidRDefault="006745B9" w:rsidP="00274D87">
            <w:pPr>
              <w:widowControl/>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68770E5B"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3A6EA329"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417622A1"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43C96825" w14:textId="77777777" w:rsidTr="006745B9">
        <w:trPr>
          <w:trHeight w:val="242"/>
        </w:trPr>
        <w:tc>
          <w:tcPr>
            <w:tcW w:w="3256" w:type="dxa"/>
          </w:tcPr>
          <w:p w14:paraId="47BCD290"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31E6AA84"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79285960"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1BF9A666"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50F1E65B" w14:textId="77777777" w:rsidTr="006745B9">
        <w:trPr>
          <w:trHeight w:val="242"/>
        </w:trPr>
        <w:tc>
          <w:tcPr>
            <w:tcW w:w="3256" w:type="dxa"/>
          </w:tcPr>
          <w:p w14:paraId="20AD38F9"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306F60A8"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3BDBC959"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79C83DA2"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27B0597A" w14:textId="77777777" w:rsidTr="006745B9">
        <w:trPr>
          <w:trHeight w:val="242"/>
        </w:trPr>
        <w:tc>
          <w:tcPr>
            <w:tcW w:w="3256" w:type="dxa"/>
          </w:tcPr>
          <w:p w14:paraId="6B1F172F" w14:textId="77777777" w:rsidR="006745B9" w:rsidRPr="00A924B9" w:rsidRDefault="006745B9" w:rsidP="00274D8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22C95605"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20F5BFAE"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0EC74317"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494A92A1" w14:textId="77777777" w:rsidTr="006745B9">
        <w:trPr>
          <w:trHeight w:val="242"/>
        </w:trPr>
        <w:tc>
          <w:tcPr>
            <w:tcW w:w="3256" w:type="dxa"/>
          </w:tcPr>
          <w:p w14:paraId="3365663A" w14:textId="6431383C" w:rsidR="006745B9" w:rsidRPr="00A924B9" w:rsidRDefault="006745B9" w:rsidP="006745B9">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540F8ECB"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73E5E5C6"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55ACC993"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1B8D5EB0" w14:textId="77777777" w:rsidTr="006745B9">
        <w:trPr>
          <w:trHeight w:val="242"/>
        </w:trPr>
        <w:tc>
          <w:tcPr>
            <w:tcW w:w="3256" w:type="dxa"/>
          </w:tcPr>
          <w:p w14:paraId="4CE7FD82" w14:textId="77777777" w:rsidR="006745B9" w:rsidRPr="00A924B9" w:rsidRDefault="006745B9" w:rsidP="00274D87">
            <w:pPr>
              <w:widowControl/>
              <w:ind w:left="0" w:firstLine="0"/>
              <w:rPr>
                <w:rFonts w:eastAsia="Times New Roman"/>
                <w:sz w:val="20"/>
                <w:szCs w:val="20"/>
                <w:lang w:val="en-GB" w:eastAsia="en-GB"/>
              </w:rPr>
            </w:pPr>
            <w:r w:rsidRPr="00A924B9">
              <w:rPr>
                <w:b/>
                <w:i/>
                <w:sz w:val="20"/>
                <w:szCs w:val="20"/>
                <w:lang w:val="en-GB"/>
              </w:rPr>
              <w:t>Antinauseants</w:t>
            </w:r>
          </w:p>
        </w:tc>
        <w:tc>
          <w:tcPr>
            <w:tcW w:w="1779" w:type="dxa"/>
          </w:tcPr>
          <w:p w14:paraId="7AF547F4" w14:textId="77777777" w:rsidR="006745B9" w:rsidRPr="00A924B9" w:rsidRDefault="006745B9" w:rsidP="00274D87">
            <w:pPr>
              <w:widowControl/>
              <w:ind w:left="0" w:firstLine="0"/>
              <w:jc w:val="left"/>
              <w:rPr>
                <w:rFonts w:eastAsia="Times New Roman"/>
                <w:sz w:val="20"/>
                <w:szCs w:val="20"/>
                <w:lang w:val="en-GB" w:eastAsia="en-GB"/>
              </w:rPr>
            </w:pPr>
          </w:p>
        </w:tc>
        <w:tc>
          <w:tcPr>
            <w:tcW w:w="1800" w:type="dxa"/>
          </w:tcPr>
          <w:p w14:paraId="2ED652C7" w14:textId="77777777" w:rsidR="006745B9" w:rsidRPr="00A924B9" w:rsidRDefault="006745B9" w:rsidP="00274D87">
            <w:pPr>
              <w:widowControl/>
              <w:ind w:left="0" w:firstLine="0"/>
              <w:jc w:val="left"/>
              <w:rPr>
                <w:rFonts w:eastAsia="Times New Roman"/>
                <w:sz w:val="20"/>
                <w:szCs w:val="20"/>
                <w:lang w:val="en-GB" w:eastAsia="en-GB"/>
              </w:rPr>
            </w:pPr>
          </w:p>
        </w:tc>
        <w:tc>
          <w:tcPr>
            <w:tcW w:w="1890" w:type="dxa"/>
          </w:tcPr>
          <w:p w14:paraId="6F326EF0" w14:textId="77777777" w:rsidR="006745B9" w:rsidRPr="00A924B9" w:rsidRDefault="006745B9" w:rsidP="00274D87">
            <w:pPr>
              <w:widowControl/>
              <w:ind w:left="0" w:firstLine="0"/>
              <w:jc w:val="left"/>
              <w:rPr>
                <w:rFonts w:eastAsia="Times New Roman"/>
                <w:sz w:val="20"/>
                <w:szCs w:val="20"/>
                <w:lang w:val="en-GB" w:eastAsia="en-GB"/>
              </w:rPr>
            </w:pPr>
          </w:p>
        </w:tc>
      </w:tr>
      <w:tr w:rsidR="006745B9" w:rsidRPr="00A924B9" w14:paraId="02F70EBF" w14:textId="77777777" w:rsidTr="006745B9">
        <w:trPr>
          <w:trHeight w:val="242"/>
        </w:trPr>
        <w:tc>
          <w:tcPr>
            <w:tcW w:w="3256" w:type="dxa"/>
          </w:tcPr>
          <w:p w14:paraId="19763DC3"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682C21A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014E0C3"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3BFF566E"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747CA82" w14:textId="77777777" w:rsidTr="006745B9">
        <w:trPr>
          <w:trHeight w:val="242"/>
        </w:trPr>
        <w:tc>
          <w:tcPr>
            <w:tcW w:w="3256" w:type="dxa"/>
          </w:tcPr>
          <w:p w14:paraId="5AFD6544" w14:textId="77777777" w:rsidR="006745B9" w:rsidRPr="00A924B9" w:rsidRDefault="006745B9" w:rsidP="00274D8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4622BE2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DE647A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6575E7B"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AE6F78E" w14:textId="77777777" w:rsidTr="006745B9">
        <w:trPr>
          <w:trHeight w:val="242"/>
        </w:trPr>
        <w:tc>
          <w:tcPr>
            <w:tcW w:w="3256" w:type="dxa"/>
          </w:tcPr>
          <w:p w14:paraId="38308889"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38F2C929"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551BF81E"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D0A8904"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589E1895" w14:textId="77777777" w:rsidTr="006745B9">
        <w:trPr>
          <w:trHeight w:val="242"/>
        </w:trPr>
        <w:tc>
          <w:tcPr>
            <w:tcW w:w="3256" w:type="dxa"/>
          </w:tcPr>
          <w:p w14:paraId="79B3CDA9"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01E5CCC0"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7EC9B11"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B05D9A7"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5118215" w14:textId="77777777" w:rsidTr="006745B9">
        <w:trPr>
          <w:trHeight w:val="242"/>
        </w:trPr>
        <w:tc>
          <w:tcPr>
            <w:tcW w:w="3256" w:type="dxa"/>
          </w:tcPr>
          <w:p w14:paraId="4421ED63"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649CBFF6"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C7D27C4"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186B7D85"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4F7A767" w14:textId="77777777" w:rsidTr="006745B9">
        <w:trPr>
          <w:trHeight w:val="242"/>
        </w:trPr>
        <w:tc>
          <w:tcPr>
            <w:tcW w:w="3256" w:type="dxa"/>
          </w:tcPr>
          <w:p w14:paraId="2BB82EAE" w14:textId="482C9257" w:rsidR="006745B9" w:rsidRPr="00A924B9" w:rsidRDefault="006745B9" w:rsidP="006745B9">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53E394E3"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5CD3B3D6"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0A6FDBF"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32E02428" w14:textId="77777777" w:rsidTr="006745B9">
        <w:trPr>
          <w:trHeight w:val="242"/>
        </w:trPr>
        <w:tc>
          <w:tcPr>
            <w:tcW w:w="3256" w:type="dxa"/>
          </w:tcPr>
          <w:p w14:paraId="2BDDC5E1" w14:textId="77777777" w:rsidR="006745B9" w:rsidRPr="00A924B9" w:rsidRDefault="006745B9" w:rsidP="00274D87">
            <w:pPr>
              <w:widowControl/>
              <w:ind w:left="0" w:firstLine="0"/>
              <w:jc w:val="left"/>
              <w:rPr>
                <w:rFonts w:eastAsia="Times New Roman"/>
                <w:sz w:val="20"/>
                <w:szCs w:val="20"/>
                <w:lang w:val="en-GB" w:eastAsia="en-GB"/>
              </w:rPr>
            </w:pPr>
            <w:r w:rsidRPr="00A924B9">
              <w:rPr>
                <w:b/>
                <w:sz w:val="20"/>
                <w:szCs w:val="20"/>
                <w:lang w:val="en-GB"/>
              </w:rPr>
              <w:lastRenderedPageBreak/>
              <w:t xml:space="preserve">Preventive treatment </w:t>
            </w:r>
          </w:p>
        </w:tc>
        <w:tc>
          <w:tcPr>
            <w:tcW w:w="1779" w:type="dxa"/>
          </w:tcPr>
          <w:p w14:paraId="75FD09B3"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76A0461"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0936A388"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6D6BA682" w14:textId="77777777" w:rsidTr="006745B9">
        <w:trPr>
          <w:trHeight w:val="242"/>
        </w:trPr>
        <w:tc>
          <w:tcPr>
            <w:tcW w:w="3256" w:type="dxa"/>
          </w:tcPr>
          <w:p w14:paraId="5BD7F2E3" w14:textId="77777777" w:rsidR="006745B9" w:rsidRPr="00A924B9" w:rsidRDefault="006745B9" w:rsidP="00274D87">
            <w:pPr>
              <w:widowControl/>
              <w:ind w:left="0" w:firstLine="0"/>
              <w:rPr>
                <w:b/>
                <w:i/>
                <w:sz w:val="20"/>
                <w:szCs w:val="20"/>
                <w:lang w:val="en-GB"/>
              </w:rPr>
            </w:pPr>
            <w:r w:rsidRPr="00A924B9">
              <w:rPr>
                <w:b/>
                <w:i/>
                <w:sz w:val="20"/>
                <w:szCs w:val="20"/>
                <w:lang w:val="en-GB"/>
              </w:rPr>
              <w:t>Metoprolol/ Propranolol</w:t>
            </w:r>
          </w:p>
        </w:tc>
        <w:tc>
          <w:tcPr>
            <w:tcW w:w="1779" w:type="dxa"/>
          </w:tcPr>
          <w:p w14:paraId="068DDEF0"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BAE42F4"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374B5319"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E70626A" w14:textId="77777777" w:rsidTr="006745B9">
        <w:trPr>
          <w:trHeight w:val="242"/>
        </w:trPr>
        <w:tc>
          <w:tcPr>
            <w:tcW w:w="3256" w:type="dxa"/>
          </w:tcPr>
          <w:p w14:paraId="55DFAC95"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00ECA494"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1726A1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D5C5077"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8F02FDC" w14:textId="77777777" w:rsidTr="006745B9">
        <w:trPr>
          <w:trHeight w:val="242"/>
        </w:trPr>
        <w:tc>
          <w:tcPr>
            <w:tcW w:w="3256" w:type="dxa"/>
          </w:tcPr>
          <w:p w14:paraId="487C4F87"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6403D1C5"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19369B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0F4AF0E4"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3398359B" w14:textId="77777777" w:rsidTr="006745B9">
        <w:trPr>
          <w:trHeight w:val="242"/>
        </w:trPr>
        <w:tc>
          <w:tcPr>
            <w:tcW w:w="3256" w:type="dxa"/>
          </w:tcPr>
          <w:p w14:paraId="0168C6DE"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2BA1F21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ED2169A"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5CBA1601"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DF4A846" w14:textId="77777777" w:rsidTr="006745B9">
        <w:trPr>
          <w:trHeight w:val="242"/>
        </w:trPr>
        <w:tc>
          <w:tcPr>
            <w:tcW w:w="3256" w:type="dxa"/>
          </w:tcPr>
          <w:p w14:paraId="714D42CA"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3C082429"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F601E93"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581B389"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45D5070" w14:textId="77777777" w:rsidTr="006745B9">
        <w:trPr>
          <w:trHeight w:val="242"/>
        </w:trPr>
        <w:tc>
          <w:tcPr>
            <w:tcW w:w="3256" w:type="dxa"/>
          </w:tcPr>
          <w:p w14:paraId="4DE83502"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604674A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9F700B8"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3E34D96"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72C21D17" w14:textId="77777777" w:rsidTr="006745B9">
        <w:trPr>
          <w:trHeight w:val="242"/>
        </w:trPr>
        <w:tc>
          <w:tcPr>
            <w:tcW w:w="3256" w:type="dxa"/>
          </w:tcPr>
          <w:p w14:paraId="4AE3A0D8" w14:textId="34BBBF26" w:rsidR="006745B9" w:rsidRPr="00A924B9" w:rsidRDefault="006745B9" w:rsidP="006745B9">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199E553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A38C5AC"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1F044063"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755991B6" w14:textId="77777777" w:rsidTr="006745B9">
        <w:trPr>
          <w:trHeight w:val="242"/>
        </w:trPr>
        <w:tc>
          <w:tcPr>
            <w:tcW w:w="3256" w:type="dxa"/>
          </w:tcPr>
          <w:p w14:paraId="1BE2E741" w14:textId="77777777" w:rsidR="006745B9" w:rsidRPr="00A924B9" w:rsidRDefault="006745B9" w:rsidP="00274D87">
            <w:pPr>
              <w:widowControl/>
              <w:ind w:left="0" w:firstLine="0"/>
              <w:rPr>
                <w:b/>
                <w:i/>
                <w:sz w:val="20"/>
                <w:szCs w:val="20"/>
                <w:lang w:val="en-GB"/>
              </w:rPr>
            </w:pPr>
            <w:r w:rsidRPr="00A924B9">
              <w:rPr>
                <w:b/>
                <w:i/>
                <w:sz w:val="20"/>
                <w:szCs w:val="20"/>
                <w:lang w:val="en-GB"/>
              </w:rPr>
              <w:t>Amitriptyline</w:t>
            </w:r>
          </w:p>
        </w:tc>
        <w:tc>
          <w:tcPr>
            <w:tcW w:w="1779" w:type="dxa"/>
          </w:tcPr>
          <w:p w14:paraId="6ACE71A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0CEB8AC9"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337F698"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7385C868" w14:textId="77777777" w:rsidTr="006745B9">
        <w:trPr>
          <w:trHeight w:val="242"/>
        </w:trPr>
        <w:tc>
          <w:tcPr>
            <w:tcW w:w="3256" w:type="dxa"/>
          </w:tcPr>
          <w:p w14:paraId="0837E3F7" w14:textId="77777777" w:rsidR="006745B9" w:rsidRPr="00A924B9" w:rsidRDefault="006745B9"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63311D1F"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E371669"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5263A66A"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32B57ECC" w14:textId="77777777" w:rsidTr="006745B9">
        <w:trPr>
          <w:trHeight w:val="242"/>
        </w:trPr>
        <w:tc>
          <w:tcPr>
            <w:tcW w:w="3256" w:type="dxa"/>
          </w:tcPr>
          <w:p w14:paraId="6E6627A7" w14:textId="77777777" w:rsidR="006745B9" w:rsidRPr="00A924B9" w:rsidRDefault="006745B9" w:rsidP="00274D8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600C24D5"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CEDE043"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5CC13ED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6FED9ACA" w14:textId="77777777" w:rsidTr="006745B9">
        <w:trPr>
          <w:trHeight w:val="242"/>
        </w:trPr>
        <w:tc>
          <w:tcPr>
            <w:tcW w:w="3256" w:type="dxa"/>
          </w:tcPr>
          <w:p w14:paraId="77CE2103"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39D5662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ABDB060"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A243F85"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2F8DDFF" w14:textId="77777777" w:rsidTr="006745B9">
        <w:trPr>
          <w:trHeight w:val="242"/>
        </w:trPr>
        <w:tc>
          <w:tcPr>
            <w:tcW w:w="3256" w:type="dxa"/>
          </w:tcPr>
          <w:p w14:paraId="095837D0"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1861E6EE"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EE4ED0F"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F6745E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5C82560" w14:textId="77777777" w:rsidTr="006745B9">
        <w:trPr>
          <w:trHeight w:val="242"/>
        </w:trPr>
        <w:tc>
          <w:tcPr>
            <w:tcW w:w="3256" w:type="dxa"/>
          </w:tcPr>
          <w:p w14:paraId="20692C5F"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7DD7FCD8"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20BF47C"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FAF295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4409B56" w14:textId="77777777" w:rsidTr="006745B9">
        <w:trPr>
          <w:trHeight w:val="242"/>
        </w:trPr>
        <w:tc>
          <w:tcPr>
            <w:tcW w:w="3256" w:type="dxa"/>
          </w:tcPr>
          <w:p w14:paraId="6A4E9762" w14:textId="160010F6" w:rsidR="006745B9" w:rsidRPr="00A924B9" w:rsidRDefault="006745B9" w:rsidP="006745B9">
            <w:pPr>
              <w:ind w:left="0" w:firstLine="0"/>
              <w:rPr>
                <w:rFonts w:eastAsia="Times New Roman"/>
                <w:sz w:val="20"/>
                <w:szCs w:val="20"/>
                <w:lang w:val="en-GB" w:eastAsia="en-GB"/>
              </w:rPr>
            </w:pPr>
            <w:r>
              <w:rPr>
                <w:rFonts w:eastAsia="Times New Roman"/>
                <w:sz w:val="20"/>
                <w:szCs w:val="20"/>
                <w:lang w:val="en-GB" w:eastAsia="en-GB"/>
              </w:rPr>
              <w:t>Any time in the 0-3</w:t>
            </w:r>
            <w:r w:rsidRPr="00A924B9">
              <w:rPr>
                <w:rFonts w:eastAsia="Times New Roman"/>
                <w:sz w:val="20"/>
                <w:szCs w:val="20"/>
                <w:lang w:val="en-GB" w:eastAsia="en-GB"/>
              </w:rPr>
              <w:t xml:space="preserve"> months after delivery</w:t>
            </w:r>
          </w:p>
        </w:tc>
        <w:tc>
          <w:tcPr>
            <w:tcW w:w="1779" w:type="dxa"/>
          </w:tcPr>
          <w:p w14:paraId="64127DB1"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46CC924"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C6D3BC0"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54FECAE" w14:textId="77777777" w:rsidTr="006745B9">
        <w:trPr>
          <w:trHeight w:val="242"/>
        </w:trPr>
        <w:tc>
          <w:tcPr>
            <w:tcW w:w="3256" w:type="dxa"/>
          </w:tcPr>
          <w:p w14:paraId="5D93ECC2" w14:textId="77777777" w:rsidR="006745B9" w:rsidRPr="00A924B9" w:rsidRDefault="006745B9" w:rsidP="00274D87">
            <w:pPr>
              <w:widowControl/>
              <w:ind w:left="0" w:firstLine="0"/>
              <w:rPr>
                <w:b/>
                <w:i/>
                <w:sz w:val="20"/>
                <w:szCs w:val="20"/>
                <w:lang w:val="en-GB"/>
              </w:rPr>
            </w:pPr>
            <w:r w:rsidRPr="00A924B9">
              <w:rPr>
                <w:b/>
                <w:i/>
                <w:sz w:val="20"/>
                <w:szCs w:val="20"/>
                <w:lang w:val="en-GB"/>
              </w:rPr>
              <w:t>Candesartan/Lisinopril/ Verapamil</w:t>
            </w:r>
          </w:p>
        </w:tc>
        <w:tc>
          <w:tcPr>
            <w:tcW w:w="1779" w:type="dxa"/>
          </w:tcPr>
          <w:p w14:paraId="0EEEC95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9AFA410"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235EB41"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2363997" w14:textId="77777777" w:rsidTr="006745B9">
        <w:trPr>
          <w:trHeight w:val="242"/>
        </w:trPr>
        <w:tc>
          <w:tcPr>
            <w:tcW w:w="3256" w:type="dxa"/>
          </w:tcPr>
          <w:p w14:paraId="36378CE1" w14:textId="77777777" w:rsidR="006745B9" w:rsidRPr="00A924B9" w:rsidRDefault="006745B9" w:rsidP="00274D8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0C246587"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B57964D"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1A2DF2E6"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7E7976B" w14:textId="77777777" w:rsidTr="006745B9">
        <w:trPr>
          <w:trHeight w:val="242"/>
        </w:trPr>
        <w:tc>
          <w:tcPr>
            <w:tcW w:w="3256" w:type="dxa"/>
          </w:tcPr>
          <w:p w14:paraId="754C0488" w14:textId="77777777" w:rsidR="006745B9" w:rsidRPr="00A924B9" w:rsidRDefault="006745B9" w:rsidP="00274D8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0056DBD6"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F3C3FB1"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5641D73"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5E19D86" w14:textId="77777777" w:rsidTr="006745B9">
        <w:trPr>
          <w:trHeight w:val="242"/>
        </w:trPr>
        <w:tc>
          <w:tcPr>
            <w:tcW w:w="3256" w:type="dxa"/>
          </w:tcPr>
          <w:p w14:paraId="5AA89E3D"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11CB771C"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5A524B2"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B7D8AFE"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2131236" w14:textId="77777777" w:rsidTr="006745B9">
        <w:trPr>
          <w:trHeight w:val="242"/>
        </w:trPr>
        <w:tc>
          <w:tcPr>
            <w:tcW w:w="3256" w:type="dxa"/>
          </w:tcPr>
          <w:p w14:paraId="5B64F100"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4A7E663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E2518CF"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035B78F"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5276F074" w14:textId="77777777" w:rsidTr="006745B9">
        <w:trPr>
          <w:trHeight w:val="242"/>
        </w:trPr>
        <w:tc>
          <w:tcPr>
            <w:tcW w:w="3256" w:type="dxa"/>
          </w:tcPr>
          <w:p w14:paraId="00AE6608"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3D8CEE2A"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2999002"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38367E5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DCF29B0" w14:textId="77777777" w:rsidTr="006745B9">
        <w:trPr>
          <w:trHeight w:val="242"/>
        </w:trPr>
        <w:tc>
          <w:tcPr>
            <w:tcW w:w="3256" w:type="dxa"/>
          </w:tcPr>
          <w:p w14:paraId="37F36383" w14:textId="05A470F3" w:rsidR="006745B9" w:rsidRPr="00A924B9" w:rsidRDefault="006745B9" w:rsidP="006745B9">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0F3D7C79"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4DCE64E"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97C0896"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53AC0E6" w14:textId="77777777" w:rsidTr="006745B9">
        <w:trPr>
          <w:trHeight w:val="242"/>
        </w:trPr>
        <w:tc>
          <w:tcPr>
            <w:tcW w:w="3256" w:type="dxa"/>
          </w:tcPr>
          <w:p w14:paraId="2F7F0620" w14:textId="77777777" w:rsidR="006745B9" w:rsidRPr="00A924B9" w:rsidRDefault="006745B9" w:rsidP="00274D87">
            <w:pPr>
              <w:widowControl/>
              <w:ind w:left="0" w:firstLine="0"/>
              <w:rPr>
                <w:b/>
                <w:i/>
                <w:sz w:val="20"/>
                <w:szCs w:val="20"/>
                <w:lang w:val="en-GB"/>
              </w:rPr>
            </w:pPr>
            <w:r w:rsidRPr="00A924B9">
              <w:rPr>
                <w:b/>
                <w:i/>
                <w:sz w:val="20"/>
                <w:szCs w:val="20"/>
                <w:lang w:val="en-GB"/>
              </w:rPr>
              <w:t>Topiramate/valproic acid</w:t>
            </w:r>
          </w:p>
        </w:tc>
        <w:tc>
          <w:tcPr>
            <w:tcW w:w="1779" w:type="dxa"/>
          </w:tcPr>
          <w:p w14:paraId="371AD484"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B578C18"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08A63AC8"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0A671E3" w14:textId="77777777" w:rsidTr="006745B9">
        <w:trPr>
          <w:trHeight w:val="242"/>
        </w:trPr>
        <w:tc>
          <w:tcPr>
            <w:tcW w:w="3256" w:type="dxa"/>
          </w:tcPr>
          <w:p w14:paraId="7A071DFA"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7E160BA2"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2EC943F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A40DC73"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3B1C0150" w14:textId="77777777" w:rsidTr="006745B9">
        <w:trPr>
          <w:trHeight w:val="242"/>
        </w:trPr>
        <w:tc>
          <w:tcPr>
            <w:tcW w:w="3256" w:type="dxa"/>
          </w:tcPr>
          <w:p w14:paraId="2C6BDE58"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413D9762"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2E55407"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2D5910B"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150D39D" w14:textId="77777777" w:rsidTr="006745B9">
        <w:trPr>
          <w:trHeight w:val="242"/>
        </w:trPr>
        <w:tc>
          <w:tcPr>
            <w:tcW w:w="3256" w:type="dxa"/>
          </w:tcPr>
          <w:p w14:paraId="3C6B1CD3"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743D9E6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AF371EB"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86638B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8CE5428" w14:textId="77777777" w:rsidTr="006745B9">
        <w:trPr>
          <w:trHeight w:val="242"/>
        </w:trPr>
        <w:tc>
          <w:tcPr>
            <w:tcW w:w="3256" w:type="dxa"/>
          </w:tcPr>
          <w:p w14:paraId="64D2F13E"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lastRenderedPageBreak/>
              <w:t xml:space="preserve">2 </w:t>
            </w:r>
            <w:proofErr w:type="gramStart"/>
            <w:r w:rsidRPr="00A924B9">
              <w:rPr>
                <w:rFonts w:eastAsia="Times New Roman"/>
                <w:sz w:val="20"/>
                <w:szCs w:val="20"/>
                <w:lang w:val="en-GB" w:eastAsia="en-GB"/>
              </w:rPr>
              <w:t>trimester</w:t>
            </w:r>
            <w:proofErr w:type="gramEnd"/>
          </w:p>
        </w:tc>
        <w:tc>
          <w:tcPr>
            <w:tcW w:w="1779" w:type="dxa"/>
          </w:tcPr>
          <w:p w14:paraId="0B7DD51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56530C4"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60CC5BD"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55FA736A" w14:textId="77777777" w:rsidTr="006745B9">
        <w:trPr>
          <w:trHeight w:val="242"/>
        </w:trPr>
        <w:tc>
          <w:tcPr>
            <w:tcW w:w="3256" w:type="dxa"/>
          </w:tcPr>
          <w:p w14:paraId="6E7F3242"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20B802DE"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E52BFE9"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57992F80"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179B350" w14:textId="77777777" w:rsidTr="006745B9">
        <w:trPr>
          <w:trHeight w:val="242"/>
        </w:trPr>
        <w:tc>
          <w:tcPr>
            <w:tcW w:w="3256" w:type="dxa"/>
          </w:tcPr>
          <w:p w14:paraId="042A89F2" w14:textId="179427DA" w:rsidR="006745B9" w:rsidRPr="00A924B9" w:rsidRDefault="006745B9" w:rsidP="006745B9">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 xml:space="preserve">3 </w:t>
            </w:r>
            <w:r w:rsidRPr="00A924B9">
              <w:rPr>
                <w:rFonts w:eastAsia="Times New Roman"/>
                <w:sz w:val="20"/>
                <w:szCs w:val="20"/>
                <w:lang w:val="en-GB" w:eastAsia="en-GB"/>
              </w:rPr>
              <w:t>months after delivery</w:t>
            </w:r>
          </w:p>
        </w:tc>
        <w:tc>
          <w:tcPr>
            <w:tcW w:w="1779" w:type="dxa"/>
          </w:tcPr>
          <w:p w14:paraId="6EFAB39F"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22C9C922"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3235E642"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7CEB0BB" w14:textId="77777777" w:rsidTr="006745B9">
        <w:trPr>
          <w:trHeight w:val="242"/>
        </w:trPr>
        <w:tc>
          <w:tcPr>
            <w:tcW w:w="3256" w:type="dxa"/>
          </w:tcPr>
          <w:p w14:paraId="04E0B884" w14:textId="77777777" w:rsidR="006745B9" w:rsidRPr="00A924B9" w:rsidRDefault="006745B9" w:rsidP="00274D87">
            <w:pPr>
              <w:widowControl/>
              <w:ind w:left="0" w:firstLine="0"/>
              <w:rPr>
                <w:b/>
                <w:i/>
                <w:sz w:val="20"/>
                <w:szCs w:val="20"/>
                <w:lang w:val="en-GB"/>
              </w:rPr>
            </w:pPr>
            <w:r w:rsidRPr="00A924B9">
              <w:rPr>
                <w:b/>
                <w:i/>
                <w:sz w:val="20"/>
                <w:szCs w:val="20"/>
                <w:lang w:val="en-GB"/>
              </w:rPr>
              <w:t>Botulinum toxin</w:t>
            </w:r>
          </w:p>
        </w:tc>
        <w:tc>
          <w:tcPr>
            <w:tcW w:w="1779" w:type="dxa"/>
          </w:tcPr>
          <w:p w14:paraId="3C135920"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D4EEACE"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792B3EE"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53C028DF" w14:textId="77777777" w:rsidTr="006745B9">
        <w:trPr>
          <w:trHeight w:val="242"/>
        </w:trPr>
        <w:tc>
          <w:tcPr>
            <w:tcW w:w="3256" w:type="dxa"/>
          </w:tcPr>
          <w:p w14:paraId="5F5EC5E1"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51DA41AC"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D1643C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1A329FB4"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5467838" w14:textId="77777777" w:rsidTr="006745B9">
        <w:trPr>
          <w:trHeight w:val="242"/>
        </w:trPr>
        <w:tc>
          <w:tcPr>
            <w:tcW w:w="3256" w:type="dxa"/>
          </w:tcPr>
          <w:p w14:paraId="0DECE282"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53BA537E"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2E21E071"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4AC1675"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03D7D43" w14:textId="77777777" w:rsidTr="006745B9">
        <w:trPr>
          <w:trHeight w:val="242"/>
        </w:trPr>
        <w:tc>
          <w:tcPr>
            <w:tcW w:w="3256" w:type="dxa"/>
          </w:tcPr>
          <w:p w14:paraId="1B7EB4D8"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66EC744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1836596F"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811B849"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28F3F4C4" w14:textId="77777777" w:rsidTr="006745B9">
        <w:trPr>
          <w:trHeight w:val="242"/>
        </w:trPr>
        <w:tc>
          <w:tcPr>
            <w:tcW w:w="3256" w:type="dxa"/>
          </w:tcPr>
          <w:p w14:paraId="11FB4C5C"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70AD10C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A6A8F32"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5043B6C"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58A8789B" w14:textId="77777777" w:rsidTr="006745B9">
        <w:trPr>
          <w:trHeight w:val="242"/>
        </w:trPr>
        <w:tc>
          <w:tcPr>
            <w:tcW w:w="3256" w:type="dxa"/>
          </w:tcPr>
          <w:p w14:paraId="3201C464"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08D80B38"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6333237B"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3BE5121B"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A4EBF31" w14:textId="77777777" w:rsidTr="006745B9">
        <w:trPr>
          <w:trHeight w:val="242"/>
        </w:trPr>
        <w:tc>
          <w:tcPr>
            <w:tcW w:w="3256" w:type="dxa"/>
          </w:tcPr>
          <w:p w14:paraId="5227BCEE" w14:textId="5D73844A" w:rsidR="006745B9" w:rsidRPr="00A924B9" w:rsidRDefault="006745B9" w:rsidP="006745B9">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5987E282"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4D096C38"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D8975C2"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61D8DDCC" w14:textId="77777777" w:rsidTr="006745B9">
        <w:trPr>
          <w:trHeight w:val="242"/>
        </w:trPr>
        <w:tc>
          <w:tcPr>
            <w:tcW w:w="3256" w:type="dxa"/>
          </w:tcPr>
          <w:p w14:paraId="5A097B3D" w14:textId="4AD57F4D" w:rsidR="006745B9" w:rsidRPr="00A924B9" w:rsidRDefault="006745B9" w:rsidP="00274D87">
            <w:pPr>
              <w:widowControl/>
              <w:ind w:left="0" w:firstLine="0"/>
              <w:rPr>
                <w:b/>
                <w:i/>
                <w:sz w:val="20"/>
                <w:szCs w:val="20"/>
                <w:lang w:val="en-GB"/>
              </w:rPr>
            </w:pPr>
            <w:r w:rsidRPr="00A924B9">
              <w:rPr>
                <w:b/>
                <w:i/>
                <w:sz w:val="20"/>
                <w:szCs w:val="20"/>
                <w:lang w:val="en-GB"/>
              </w:rPr>
              <w:t xml:space="preserve">Calcitonin gene-related peptide (CGRP) antagonists </w:t>
            </w:r>
          </w:p>
        </w:tc>
        <w:tc>
          <w:tcPr>
            <w:tcW w:w="1779" w:type="dxa"/>
          </w:tcPr>
          <w:p w14:paraId="38C9B518"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2D351CB5"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699B0E10"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4E852184" w14:textId="77777777" w:rsidTr="006745B9">
        <w:trPr>
          <w:trHeight w:val="242"/>
        </w:trPr>
        <w:tc>
          <w:tcPr>
            <w:tcW w:w="3256" w:type="dxa"/>
          </w:tcPr>
          <w:p w14:paraId="57C1BBFE"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14:paraId="3E55D3C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DAAE863"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0A20F69"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CF67658" w14:textId="77777777" w:rsidTr="006745B9">
        <w:trPr>
          <w:trHeight w:val="242"/>
        </w:trPr>
        <w:tc>
          <w:tcPr>
            <w:tcW w:w="3256" w:type="dxa"/>
          </w:tcPr>
          <w:p w14:paraId="6463A8FB" w14:textId="77777777" w:rsidR="006745B9" w:rsidRPr="00A924B9" w:rsidRDefault="006745B9" w:rsidP="00274D8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14:paraId="5E5691D4"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A255A64"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46098924"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7FA6E260" w14:textId="77777777" w:rsidTr="006745B9">
        <w:trPr>
          <w:trHeight w:val="242"/>
        </w:trPr>
        <w:tc>
          <w:tcPr>
            <w:tcW w:w="3256" w:type="dxa"/>
          </w:tcPr>
          <w:p w14:paraId="3626D261"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0A61A6DD"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5F4B14AC"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5E64E0A6"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0B41D9BE" w14:textId="77777777" w:rsidTr="006745B9">
        <w:trPr>
          <w:trHeight w:val="242"/>
        </w:trPr>
        <w:tc>
          <w:tcPr>
            <w:tcW w:w="3256" w:type="dxa"/>
          </w:tcPr>
          <w:p w14:paraId="40477B94"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115CBC9A"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2DBC1FA3"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251672D4"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309A0A80" w14:textId="77777777" w:rsidTr="006745B9">
        <w:trPr>
          <w:trHeight w:val="242"/>
        </w:trPr>
        <w:tc>
          <w:tcPr>
            <w:tcW w:w="3256" w:type="dxa"/>
          </w:tcPr>
          <w:p w14:paraId="784B06F7" w14:textId="77777777" w:rsidR="006745B9" w:rsidRPr="00A924B9" w:rsidRDefault="006745B9" w:rsidP="00274D8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715733BA"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39686C78"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761601D8" w14:textId="77777777" w:rsidR="006745B9" w:rsidRPr="00A924B9" w:rsidRDefault="006745B9" w:rsidP="00274D87">
            <w:pPr>
              <w:ind w:left="0" w:firstLine="0"/>
              <w:jc w:val="left"/>
              <w:rPr>
                <w:rFonts w:eastAsia="Times New Roman"/>
                <w:sz w:val="20"/>
                <w:szCs w:val="20"/>
                <w:lang w:val="en-GB" w:eastAsia="en-GB"/>
              </w:rPr>
            </w:pPr>
          </w:p>
        </w:tc>
      </w:tr>
      <w:tr w:rsidR="006745B9" w:rsidRPr="00A924B9" w14:paraId="182138B7" w14:textId="77777777" w:rsidTr="006745B9">
        <w:trPr>
          <w:trHeight w:val="242"/>
        </w:trPr>
        <w:tc>
          <w:tcPr>
            <w:tcW w:w="3256" w:type="dxa"/>
          </w:tcPr>
          <w:p w14:paraId="2091A060" w14:textId="4AB31008" w:rsidR="006745B9" w:rsidRPr="00A924B9" w:rsidRDefault="006745B9" w:rsidP="006745B9">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0DC24E7B" w14:textId="77777777" w:rsidR="006745B9" w:rsidRPr="00A924B9" w:rsidRDefault="006745B9" w:rsidP="00274D87">
            <w:pPr>
              <w:ind w:left="0" w:firstLine="0"/>
              <w:jc w:val="left"/>
              <w:rPr>
                <w:rFonts w:eastAsia="Times New Roman"/>
                <w:sz w:val="20"/>
                <w:szCs w:val="20"/>
                <w:lang w:val="en-GB" w:eastAsia="en-GB"/>
              </w:rPr>
            </w:pPr>
          </w:p>
        </w:tc>
        <w:tc>
          <w:tcPr>
            <w:tcW w:w="1800" w:type="dxa"/>
          </w:tcPr>
          <w:p w14:paraId="724982B9" w14:textId="77777777" w:rsidR="006745B9" w:rsidRPr="00A924B9" w:rsidRDefault="006745B9" w:rsidP="00274D87">
            <w:pPr>
              <w:ind w:left="0" w:firstLine="0"/>
              <w:jc w:val="left"/>
              <w:rPr>
                <w:rFonts w:eastAsia="Times New Roman"/>
                <w:sz w:val="20"/>
                <w:szCs w:val="20"/>
                <w:lang w:val="en-GB" w:eastAsia="en-GB"/>
              </w:rPr>
            </w:pPr>
          </w:p>
        </w:tc>
        <w:tc>
          <w:tcPr>
            <w:tcW w:w="1890" w:type="dxa"/>
          </w:tcPr>
          <w:p w14:paraId="0928DC56" w14:textId="77777777" w:rsidR="006745B9" w:rsidRPr="00A924B9" w:rsidRDefault="006745B9" w:rsidP="00274D87">
            <w:pPr>
              <w:ind w:left="0" w:firstLine="0"/>
              <w:jc w:val="left"/>
              <w:rPr>
                <w:rFonts w:eastAsia="Times New Roman"/>
                <w:sz w:val="20"/>
                <w:szCs w:val="20"/>
                <w:lang w:val="en-GB" w:eastAsia="en-GB"/>
              </w:rPr>
            </w:pPr>
          </w:p>
        </w:tc>
      </w:tr>
      <w:tr w:rsidR="00F34F29" w:rsidRPr="00A924B9" w14:paraId="0F8D8623" w14:textId="77777777" w:rsidTr="006745B9">
        <w:trPr>
          <w:trHeight w:val="242"/>
        </w:trPr>
        <w:tc>
          <w:tcPr>
            <w:tcW w:w="3256" w:type="dxa"/>
          </w:tcPr>
          <w:p w14:paraId="21CD091F" w14:textId="1AFE50D3" w:rsidR="00F34F29" w:rsidRPr="00A924B9" w:rsidRDefault="00F34F29" w:rsidP="00F34F29">
            <w:pPr>
              <w:ind w:left="0" w:firstLine="0"/>
              <w:jc w:val="left"/>
              <w:rPr>
                <w:rFonts w:eastAsia="Times New Roman"/>
                <w:sz w:val="20"/>
                <w:szCs w:val="20"/>
                <w:lang w:eastAsia="en-GB"/>
              </w:rPr>
            </w:pPr>
            <w:r>
              <w:rPr>
                <w:b/>
                <w:i/>
                <w:sz w:val="20"/>
                <w:szCs w:val="20"/>
                <w:lang w:val="en-GB"/>
              </w:rPr>
              <w:t>Clonidine / pizotifen</w:t>
            </w:r>
          </w:p>
        </w:tc>
        <w:tc>
          <w:tcPr>
            <w:tcW w:w="1779" w:type="dxa"/>
          </w:tcPr>
          <w:p w14:paraId="51E3B497" w14:textId="77777777" w:rsidR="00F34F29" w:rsidRPr="00A924B9" w:rsidRDefault="00F34F29" w:rsidP="00F34F29">
            <w:pPr>
              <w:ind w:left="0" w:firstLine="0"/>
              <w:jc w:val="left"/>
              <w:rPr>
                <w:rFonts w:eastAsia="Times New Roman"/>
                <w:sz w:val="20"/>
                <w:szCs w:val="20"/>
                <w:lang w:eastAsia="en-GB"/>
              </w:rPr>
            </w:pPr>
          </w:p>
        </w:tc>
        <w:tc>
          <w:tcPr>
            <w:tcW w:w="1800" w:type="dxa"/>
          </w:tcPr>
          <w:p w14:paraId="2793E5E4" w14:textId="77777777" w:rsidR="00F34F29" w:rsidRPr="00A924B9" w:rsidRDefault="00F34F29" w:rsidP="00F34F29">
            <w:pPr>
              <w:ind w:left="0" w:firstLine="0"/>
              <w:jc w:val="left"/>
              <w:rPr>
                <w:rFonts w:eastAsia="Times New Roman"/>
                <w:sz w:val="20"/>
                <w:szCs w:val="20"/>
                <w:lang w:eastAsia="en-GB"/>
              </w:rPr>
            </w:pPr>
          </w:p>
        </w:tc>
        <w:tc>
          <w:tcPr>
            <w:tcW w:w="1890" w:type="dxa"/>
          </w:tcPr>
          <w:p w14:paraId="6FE717EB" w14:textId="77777777" w:rsidR="00F34F29" w:rsidRPr="00A924B9" w:rsidRDefault="00F34F29" w:rsidP="00F34F29">
            <w:pPr>
              <w:ind w:left="0" w:firstLine="0"/>
              <w:jc w:val="left"/>
              <w:rPr>
                <w:rFonts w:eastAsia="Times New Roman"/>
                <w:sz w:val="20"/>
                <w:szCs w:val="20"/>
                <w:lang w:eastAsia="en-GB"/>
              </w:rPr>
            </w:pPr>
          </w:p>
        </w:tc>
      </w:tr>
      <w:tr w:rsidR="00F34F29" w:rsidRPr="00A924B9" w14:paraId="424C0FFF" w14:textId="77777777" w:rsidTr="006745B9">
        <w:trPr>
          <w:trHeight w:val="242"/>
        </w:trPr>
        <w:tc>
          <w:tcPr>
            <w:tcW w:w="3256" w:type="dxa"/>
          </w:tcPr>
          <w:p w14:paraId="435FB89E" w14:textId="40DAB0A6" w:rsidR="00F34F29" w:rsidRPr="00A924B9" w:rsidRDefault="00F34F29" w:rsidP="00F34F29">
            <w:pPr>
              <w:ind w:left="0" w:firstLine="0"/>
              <w:jc w:val="left"/>
              <w:rPr>
                <w:rFonts w:eastAsia="Times New Roman"/>
                <w:sz w:val="20"/>
                <w:szCs w:val="20"/>
                <w:lang w:eastAsia="en-GB"/>
              </w:rPr>
            </w:pPr>
            <w:r w:rsidRPr="00A924B9">
              <w:rPr>
                <w:rFonts w:eastAsia="Times New Roman"/>
                <w:sz w:val="20"/>
                <w:szCs w:val="20"/>
                <w:lang w:val="en-GB" w:eastAsia="en-GB"/>
              </w:rPr>
              <w:t>Any time in the 0-12 months &lt; LMP</w:t>
            </w:r>
          </w:p>
        </w:tc>
        <w:tc>
          <w:tcPr>
            <w:tcW w:w="1779" w:type="dxa"/>
          </w:tcPr>
          <w:p w14:paraId="4A3A5F50" w14:textId="77777777" w:rsidR="00F34F29" w:rsidRPr="00A924B9" w:rsidRDefault="00F34F29" w:rsidP="00F34F29">
            <w:pPr>
              <w:ind w:left="0" w:firstLine="0"/>
              <w:jc w:val="left"/>
              <w:rPr>
                <w:rFonts w:eastAsia="Times New Roman"/>
                <w:sz w:val="20"/>
                <w:szCs w:val="20"/>
                <w:lang w:eastAsia="en-GB"/>
              </w:rPr>
            </w:pPr>
          </w:p>
        </w:tc>
        <w:tc>
          <w:tcPr>
            <w:tcW w:w="1800" w:type="dxa"/>
          </w:tcPr>
          <w:p w14:paraId="3C6758B4" w14:textId="77777777" w:rsidR="00F34F29" w:rsidRPr="00A924B9" w:rsidRDefault="00F34F29" w:rsidP="00F34F29">
            <w:pPr>
              <w:ind w:left="0" w:firstLine="0"/>
              <w:jc w:val="left"/>
              <w:rPr>
                <w:rFonts w:eastAsia="Times New Roman"/>
                <w:sz w:val="20"/>
                <w:szCs w:val="20"/>
                <w:lang w:eastAsia="en-GB"/>
              </w:rPr>
            </w:pPr>
          </w:p>
        </w:tc>
        <w:tc>
          <w:tcPr>
            <w:tcW w:w="1890" w:type="dxa"/>
          </w:tcPr>
          <w:p w14:paraId="63C2C6A8" w14:textId="77777777" w:rsidR="00F34F29" w:rsidRPr="00A924B9" w:rsidRDefault="00F34F29" w:rsidP="00F34F29">
            <w:pPr>
              <w:ind w:left="0" w:firstLine="0"/>
              <w:jc w:val="left"/>
              <w:rPr>
                <w:rFonts w:eastAsia="Times New Roman"/>
                <w:sz w:val="20"/>
                <w:szCs w:val="20"/>
                <w:lang w:eastAsia="en-GB"/>
              </w:rPr>
            </w:pPr>
          </w:p>
        </w:tc>
      </w:tr>
      <w:tr w:rsidR="00F34F29" w:rsidRPr="00A924B9" w14:paraId="62F75158" w14:textId="77777777" w:rsidTr="006745B9">
        <w:trPr>
          <w:trHeight w:val="242"/>
        </w:trPr>
        <w:tc>
          <w:tcPr>
            <w:tcW w:w="3256" w:type="dxa"/>
          </w:tcPr>
          <w:p w14:paraId="7B0E71DD" w14:textId="3E1600FF" w:rsidR="00F34F29" w:rsidRPr="00A924B9" w:rsidRDefault="00F34F29" w:rsidP="00F34F29">
            <w:pPr>
              <w:ind w:left="0" w:firstLine="0"/>
              <w:jc w:val="left"/>
              <w:rPr>
                <w:rFonts w:eastAsia="Times New Roman"/>
                <w:sz w:val="20"/>
                <w:szCs w:val="20"/>
                <w:lang w:eastAsia="en-GB"/>
              </w:rPr>
            </w:pPr>
            <w:r w:rsidRPr="00A924B9">
              <w:rPr>
                <w:rFonts w:eastAsia="Times New Roman"/>
                <w:sz w:val="20"/>
                <w:szCs w:val="20"/>
                <w:lang w:val="en-GB" w:eastAsia="en-GB"/>
              </w:rPr>
              <w:t>Any time during pregnancy</w:t>
            </w:r>
          </w:p>
        </w:tc>
        <w:tc>
          <w:tcPr>
            <w:tcW w:w="1779" w:type="dxa"/>
          </w:tcPr>
          <w:p w14:paraId="74332F62" w14:textId="77777777" w:rsidR="00F34F29" w:rsidRPr="00A924B9" w:rsidRDefault="00F34F29" w:rsidP="00F34F29">
            <w:pPr>
              <w:ind w:left="0" w:firstLine="0"/>
              <w:jc w:val="left"/>
              <w:rPr>
                <w:rFonts w:eastAsia="Times New Roman"/>
                <w:sz w:val="20"/>
                <w:szCs w:val="20"/>
                <w:lang w:eastAsia="en-GB"/>
              </w:rPr>
            </w:pPr>
          </w:p>
        </w:tc>
        <w:tc>
          <w:tcPr>
            <w:tcW w:w="1800" w:type="dxa"/>
          </w:tcPr>
          <w:p w14:paraId="6AADA56E" w14:textId="77777777" w:rsidR="00F34F29" w:rsidRPr="00A924B9" w:rsidRDefault="00F34F29" w:rsidP="00F34F29">
            <w:pPr>
              <w:ind w:left="0" w:firstLine="0"/>
              <w:jc w:val="left"/>
              <w:rPr>
                <w:rFonts w:eastAsia="Times New Roman"/>
                <w:sz w:val="20"/>
                <w:szCs w:val="20"/>
                <w:lang w:eastAsia="en-GB"/>
              </w:rPr>
            </w:pPr>
          </w:p>
        </w:tc>
        <w:tc>
          <w:tcPr>
            <w:tcW w:w="1890" w:type="dxa"/>
          </w:tcPr>
          <w:p w14:paraId="22B05D48" w14:textId="77777777" w:rsidR="00F34F29" w:rsidRPr="00A924B9" w:rsidRDefault="00F34F29" w:rsidP="00F34F29">
            <w:pPr>
              <w:ind w:left="0" w:firstLine="0"/>
              <w:jc w:val="left"/>
              <w:rPr>
                <w:rFonts w:eastAsia="Times New Roman"/>
                <w:sz w:val="20"/>
                <w:szCs w:val="20"/>
                <w:lang w:eastAsia="en-GB"/>
              </w:rPr>
            </w:pPr>
          </w:p>
        </w:tc>
      </w:tr>
      <w:tr w:rsidR="00F34F29" w:rsidRPr="00A924B9" w14:paraId="2962B09B" w14:textId="77777777" w:rsidTr="006745B9">
        <w:trPr>
          <w:trHeight w:val="242"/>
        </w:trPr>
        <w:tc>
          <w:tcPr>
            <w:tcW w:w="3256" w:type="dxa"/>
          </w:tcPr>
          <w:p w14:paraId="44F89408" w14:textId="0F156134" w:rsidR="00F34F29" w:rsidRPr="00F34F29" w:rsidRDefault="00F34F29" w:rsidP="00F34F29">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14:paraId="0F53C270" w14:textId="77777777" w:rsidR="00F34F29" w:rsidRPr="00A924B9" w:rsidRDefault="00F34F29" w:rsidP="00F34F29">
            <w:pPr>
              <w:ind w:left="0" w:firstLine="0"/>
              <w:jc w:val="left"/>
              <w:rPr>
                <w:rFonts w:eastAsia="Times New Roman"/>
                <w:sz w:val="20"/>
                <w:szCs w:val="20"/>
                <w:lang w:eastAsia="en-GB"/>
              </w:rPr>
            </w:pPr>
          </w:p>
        </w:tc>
        <w:tc>
          <w:tcPr>
            <w:tcW w:w="1800" w:type="dxa"/>
          </w:tcPr>
          <w:p w14:paraId="1B56F9C3" w14:textId="77777777" w:rsidR="00F34F29" w:rsidRPr="00A924B9" w:rsidRDefault="00F34F29" w:rsidP="00F34F29">
            <w:pPr>
              <w:ind w:left="0" w:firstLine="0"/>
              <w:jc w:val="left"/>
              <w:rPr>
                <w:rFonts w:eastAsia="Times New Roman"/>
                <w:sz w:val="20"/>
                <w:szCs w:val="20"/>
                <w:lang w:eastAsia="en-GB"/>
              </w:rPr>
            </w:pPr>
          </w:p>
        </w:tc>
        <w:tc>
          <w:tcPr>
            <w:tcW w:w="1890" w:type="dxa"/>
          </w:tcPr>
          <w:p w14:paraId="72B874B8" w14:textId="77777777" w:rsidR="00F34F29" w:rsidRPr="00A924B9" w:rsidRDefault="00F34F29" w:rsidP="00F34F29">
            <w:pPr>
              <w:ind w:left="0" w:firstLine="0"/>
              <w:jc w:val="left"/>
              <w:rPr>
                <w:rFonts w:eastAsia="Times New Roman"/>
                <w:sz w:val="20"/>
                <w:szCs w:val="20"/>
                <w:lang w:eastAsia="en-GB"/>
              </w:rPr>
            </w:pPr>
          </w:p>
        </w:tc>
      </w:tr>
      <w:tr w:rsidR="00F34F29" w:rsidRPr="00A924B9" w14:paraId="569D7866" w14:textId="77777777" w:rsidTr="006745B9">
        <w:trPr>
          <w:trHeight w:val="242"/>
        </w:trPr>
        <w:tc>
          <w:tcPr>
            <w:tcW w:w="3256" w:type="dxa"/>
          </w:tcPr>
          <w:p w14:paraId="4A1DE43A" w14:textId="79DAEB82" w:rsidR="00F34F29" w:rsidRPr="00F34F29" w:rsidRDefault="00F34F29" w:rsidP="00F34F29">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14:paraId="77C96E91" w14:textId="77777777" w:rsidR="00F34F29" w:rsidRPr="00A924B9" w:rsidRDefault="00F34F29" w:rsidP="00F34F29">
            <w:pPr>
              <w:ind w:left="0" w:firstLine="0"/>
              <w:jc w:val="left"/>
              <w:rPr>
                <w:rFonts w:eastAsia="Times New Roman"/>
                <w:sz w:val="20"/>
                <w:szCs w:val="20"/>
                <w:lang w:eastAsia="en-GB"/>
              </w:rPr>
            </w:pPr>
          </w:p>
        </w:tc>
        <w:tc>
          <w:tcPr>
            <w:tcW w:w="1800" w:type="dxa"/>
          </w:tcPr>
          <w:p w14:paraId="05A3A74B" w14:textId="77777777" w:rsidR="00F34F29" w:rsidRPr="00A924B9" w:rsidRDefault="00F34F29" w:rsidP="00F34F29">
            <w:pPr>
              <w:ind w:left="0" w:firstLine="0"/>
              <w:jc w:val="left"/>
              <w:rPr>
                <w:rFonts w:eastAsia="Times New Roman"/>
                <w:sz w:val="20"/>
                <w:szCs w:val="20"/>
                <w:lang w:eastAsia="en-GB"/>
              </w:rPr>
            </w:pPr>
          </w:p>
        </w:tc>
        <w:tc>
          <w:tcPr>
            <w:tcW w:w="1890" w:type="dxa"/>
          </w:tcPr>
          <w:p w14:paraId="72558A09" w14:textId="77777777" w:rsidR="00F34F29" w:rsidRPr="00A924B9" w:rsidRDefault="00F34F29" w:rsidP="00F34F29">
            <w:pPr>
              <w:ind w:left="0" w:firstLine="0"/>
              <w:jc w:val="left"/>
              <w:rPr>
                <w:rFonts w:eastAsia="Times New Roman"/>
                <w:sz w:val="20"/>
                <w:szCs w:val="20"/>
                <w:lang w:eastAsia="en-GB"/>
              </w:rPr>
            </w:pPr>
          </w:p>
        </w:tc>
      </w:tr>
      <w:tr w:rsidR="00F34F29" w:rsidRPr="00A924B9" w14:paraId="2A82CB40" w14:textId="77777777" w:rsidTr="006745B9">
        <w:trPr>
          <w:trHeight w:val="242"/>
        </w:trPr>
        <w:tc>
          <w:tcPr>
            <w:tcW w:w="3256" w:type="dxa"/>
          </w:tcPr>
          <w:p w14:paraId="7220C814" w14:textId="6A903411" w:rsidR="00F34F29" w:rsidRPr="00F34F29" w:rsidRDefault="00F34F29" w:rsidP="00F34F29">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14:paraId="6EA89E19" w14:textId="77777777" w:rsidR="00F34F29" w:rsidRPr="00A924B9" w:rsidRDefault="00F34F29" w:rsidP="00F34F29">
            <w:pPr>
              <w:ind w:left="0" w:firstLine="0"/>
              <w:jc w:val="left"/>
              <w:rPr>
                <w:rFonts w:eastAsia="Times New Roman"/>
                <w:sz w:val="20"/>
                <w:szCs w:val="20"/>
                <w:lang w:eastAsia="en-GB"/>
              </w:rPr>
            </w:pPr>
          </w:p>
        </w:tc>
        <w:tc>
          <w:tcPr>
            <w:tcW w:w="1800" w:type="dxa"/>
          </w:tcPr>
          <w:p w14:paraId="55C62895" w14:textId="77777777" w:rsidR="00F34F29" w:rsidRPr="00A924B9" w:rsidRDefault="00F34F29" w:rsidP="00F34F29">
            <w:pPr>
              <w:ind w:left="0" w:firstLine="0"/>
              <w:jc w:val="left"/>
              <w:rPr>
                <w:rFonts w:eastAsia="Times New Roman"/>
                <w:sz w:val="20"/>
                <w:szCs w:val="20"/>
                <w:lang w:eastAsia="en-GB"/>
              </w:rPr>
            </w:pPr>
          </w:p>
        </w:tc>
        <w:tc>
          <w:tcPr>
            <w:tcW w:w="1890" w:type="dxa"/>
          </w:tcPr>
          <w:p w14:paraId="2E0FAD94" w14:textId="77777777" w:rsidR="00F34F29" w:rsidRPr="00A924B9" w:rsidRDefault="00F34F29" w:rsidP="00F34F29">
            <w:pPr>
              <w:ind w:left="0" w:firstLine="0"/>
              <w:jc w:val="left"/>
              <w:rPr>
                <w:rFonts w:eastAsia="Times New Roman"/>
                <w:sz w:val="20"/>
                <w:szCs w:val="20"/>
                <w:lang w:eastAsia="en-GB"/>
              </w:rPr>
            </w:pPr>
          </w:p>
        </w:tc>
      </w:tr>
      <w:tr w:rsidR="00F34F29" w:rsidRPr="00A924B9" w14:paraId="3FF93C2A" w14:textId="77777777" w:rsidTr="006745B9">
        <w:trPr>
          <w:trHeight w:val="242"/>
        </w:trPr>
        <w:tc>
          <w:tcPr>
            <w:tcW w:w="3256" w:type="dxa"/>
          </w:tcPr>
          <w:p w14:paraId="76BC30D6" w14:textId="29490BE4" w:rsidR="00F34F29" w:rsidRPr="00A924B9" w:rsidRDefault="00F34F29" w:rsidP="00F34F29">
            <w:pPr>
              <w:ind w:left="0" w:firstLine="0"/>
              <w:jc w:val="left"/>
              <w:rPr>
                <w:rFonts w:eastAsia="Times New Roman"/>
                <w:sz w:val="20"/>
                <w:szCs w:val="20"/>
                <w:lang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14:paraId="2CAA72BC" w14:textId="77777777" w:rsidR="00F34F29" w:rsidRPr="00A924B9" w:rsidRDefault="00F34F29" w:rsidP="00F34F29">
            <w:pPr>
              <w:ind w:left="0" w:firstLine="0"/>
              <w:jc w:val="left"/>
              <w:rPr>
                <w:rFonts w:eastAsia="Times New Roman"/>
                <w:sz w:val="20"/>
                <w:szCs w:val="20"/>
                <w:lang w:eastAsia="en-GB"/>
              </w:rPr>
            </w:pPr>
          </w:p>
        </w:tc>
        <w:tc>
          <w:tcPr>
            <w:tcW w:w="1800" w:type="dxa"/>
          </w:tcPr>
          <w:p w14:paraId="22006CD7" w14:textId="77777777" w:rsidR="00F34F29" w:rsidRPr="00A924B9" w:rsidRDefault="00F34F29" w:rsidP="00F34F29">
            <w:pPr>
              <w:ind w:left="0" w:firstLine="0"/>
              <w:jc w:val="left"/>
              <w:rPr>
                <w:rFonts w:eastAsia="Times New Roman"/>
                <w:sz w:val="20"/>
                <w:szCs w:val="20"/>
                <w:lang w:eastAsia="en-GB"/>
              </w:rPr>
            </w:pPr>
          </w:p>
        </w:tc>
        <w:tc>
          <w:tcPr>
            <w:tcW w:w="1890" w:type="dxa"/>
          </w:tcPr>
          <w:p w14:paraId="055C4615" w14:textId="77777777" w:rsidR="00F34F29" w:rsidRPr="00A924B9" w:rsidRDefault="00F34F29" w:rsidP="00F34F29">
            <w:pPr>
              <w:ind w:left="0" w:firstLine="0"/>
              <w:jc w:val="left"/>
              <w:rPr>
                <w:rFonts w:eastAsia="Times New Roman"/>
                <w:sz w:val="20"/>
                <w:szCs w:val="20"/>
                <w:lang w:eastAsia="en-GB"/>
              </w:rPr>
            </w:pPr>
          </w:p>
        </w:tc>
      </w:tr>
    </w:tbl>
    <w:p w14:paraId="3C8D0BAE" w14:textId="77777777" w:rsidR="00A37A7B" w:rsidRPr="00A924B9" w:rsidRDefault="00A37A7B" w:rsidP="00FC2E18">
      <w:pPr>
        <w:spacing w:line="276" w:lineRule="auto"/>
        <w:ind w:left="0" w:firstLine="0"/>
        <w:rPr>
          <w:rFonts w:eastAsia="Times New Roman"/>
          <w:b/>
          <w:szCs w:val="20"/>
          <w:lang w:eastAsia="en-GB"/>
        </w:rPr>
      </w:pPr>
    </w:p>
    <w:p w14:paraId="1F2C6CAF" w14:textId="77777777" w:rsidR="00A37A7B" w:rsidRPr="00A924B9" w:rsidRDefault="00A37A7B">
      <w:pPr>
        <w:rPr>
          <w:rFonts w:eastAsia="Times New Roman"/>
          <w:b/>
          <w:szCs w:val="20"/>
          <w:lang w:eastAsia="en-GB"/>
        </w:rPr>
      </w:pPr>
      <w:r w:rsidRPr="00A924B9">
        <w:rPr>
          <w:rFonts w:eastAsia="Times New Roman"/>
          <w:b/>
          <w:szCs w:val="20"/>
          <w:lang w:eastAsia="en-GB"/>
        </w:rPr>
        <w:br w:type="page"/>
      </w:r>
    </w:p>
    <w:p w14:paraId="0A5D040D" w14:textId="77777777" w:rsidR="00F152EA" w:rsidRDefault="00F152EA" w:rsidP="00FC2E18">
      <w:pPr>
        <w:spacing w:line="276" w:lineRule="auto"/>
        <w:ind w:left="0" w:firstLine="0"/>
        <w:rPr>
          <w:rFonts w:eastAsia="Times New Roman"/>
          <w:b/>
          <w:szCs w:val="20"/>
          <w:lang w:eastAsia="en-GB"/>
        </w:rPr>
        <w:sectPr w:rsidR="00F152EA" w:rsidSect="00F152EA">
          <w:pgSz w:w="16838" w:h="11906" w:orient="landscape" w:code="9"/>
          <w:pgMar w:top="1440" w:right="1440" w:bottom="1440" w:left="1440" w:header="706" w:footer="706" w:gutter="0"/>
          <w:cols w:space="708"/>
          <w:docGrid w:linePitch="360"/>
        </w:sectPr>
      </w:pPr>
    </w:p>
    <w:p w14:paraId="4DC361AB" w14:textId="69129EA5" w:rsidR="00FC2E18" w:rsidRPr="00A924B9" w:rsidRDefault="00FC2E18" w:rsidP="00FC2E18">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sidR="00A37A7B" w:rsidRPr="00A924B9">
        <w:rPr>
          <w:rFonts w:eastAsia="Times New Roman"/>
          <w:b/>
          <w:szCs w:val="20"/>
          <w:lang w:eastAsia="en-GB"/>
        </w:rPr>
        <w:t>7</w:t>
      </w:r>
      <w:r w:rsidRPr="00A924B9">
        <w:rPr>
          <w:rFonts w:eastAsia="Times New Roman"/>
          <w:szCs w:val="20"/>
          <w:lang w:eastAsia="en-GB"/>
        </w:rPr>
        <w:t>. Baseline characteristics of the pregnancy cohort among women with migraine</w:t>
      </w:r>
      <w:r w:rsidR="00FA65B8" w:rsidRPr="00A924B9">
        <w:rPr>
          <w:rFonts w:eastAsia="Times New Roman"/>
          <w:szCs w:val="20"/>
          <w:lang w:eastAsia="en-GB"/>
        </w:rPr>
        <w:t>, overall and by pattern of triptan use during pregnancy (N=xxx)</w:t>
      </w:r>
      <w:r w:rsidRPr="00A924B9">
        <w:rPr>
          <w:rFonts w:eastAsia="Times New Roman"/>
          <w:szCs w:val="20"/>
          <w:lang w:eastAsia="en-GB"/>
        </w:rPr>
        <w:t xml:space="preserve"> </w:t>
      </w:r>
    </w:p>
    <w:tbl>
      <w:tblPr>
        <w:tblStyle w:val="TableGrid"/>
        <w:tblW w:w="11965" w:type="dxa"/>
        <w:tblLook w:val="04A0" w:firstRow="1" w:lastRow="0" w:firstColumn="1" w:lastColumn="0" w:noHBand="0" w:noVBand="1"/>
      </w:tblPr>
      <w:tblGrid>
        <w:gridCol w:w="3865"/>
        <w:gridCol w:w="1980"/>
        <w:gridCol w:w="2250"/>
        <w:gridCol w:w="2070"/>
        <w:gridCol w:w="1800"/>
      </w:tblGrid>
      <w:tr w:rsidR="00320A83" w:rsidRPr="00A924B9" w14:paraId="142C11A4" w14:textId="77777777" w:rsidTr="00320A83">
        <w:trPr>
          <w:trHeight w:val="557"/>
          <w:tblHeader/>
        </w:trPr>
        <w:tc>
          <w:tcPr>
            <w:tcW w:w="3865" w:type="dxa"/>
            <w:shd w:val="clear" w:color="auto" w:fill="F2F2F2" w:themeFill="background1" w:themeFillShade="F2"/>
          </w:tcPr>
          <w:p w14:paraId="64AEFB7F" w14:textId="03E2DFEA" w:rsidR="00320A83" w:rsidRPr="00804445" w:rsidRDefault="00320A83" w:rsidP="00FC2E18">
            <w:pPr>
              <w:ind w:left="0" w:firstLine="0"/>
              <w:rPr>
                <w:rFonts w:eastAsia="Times New Roman"/>
                <w:b/>
                <w:sz w:val="20"/>
                <w:szCs w:val="20"/>
                <w:lang w:eastAsia="en-GB"/>
              </w:rPr>
            </w:pPr>
            <w:r w:rsidRPr="00804445">
              <w:rPr>
                <w:rFonts w:eastAsia="Times New Roman"/>
                <w:b/>
                <w:sz w:val="20"/>
                <w:szCs w:val="20"/>
                <w:lang w:eastAsia="en-GB"/>
              </w:rPr>
              <w:t>Baseline maternal characteristics</w:t>
            </w:r>
          </w:p>
        </w:tc>
        <w:tc>
          <w:tcPr>
            <w:tcW w:w="1980" w:type="dxa"/>
            <w:shd w:val="clear" w:color="auto" w:fill="F2F2F2" w:themeFill="background1" w:themeFillShade="F2"/>
          </w:tcPr>
          <w:p w14:paraId="5D20E50D" w14:textId="4BC7F9DA" w:rsidR="00320A83" w:rsidRPr="00A924B9" w:rsidRDefault="00320A83" w:rsidP="00E738AD">
            <w:pPr>
              <w:ind w:left="0" w:firstLine="0"/>
              <w:jc w:val="right"/>
              <w:rPr>
                <w:rFonts w:eastAsia="Times New Roman"/>
                <w:b/>
                <w:sz w:val="20"/>
                <w:szCs w:val="20"/>
                <w:lang w:eastAsia="en-GB"/>
              </w:rPr>
            </w:pPr>
            <w:r w:rsidRPr="00A924B9">
              <w:rPr>
                <w:rFonts w:eastAsia="Times New Roman"/>
                <w:b/>
                <w:sz w:val="20"/>
                <w:szCs w:val="20"/>
                <w:lang w:eastAsia="en-GB"/>
              </w:rPr>
              <w:t>Total cohort</w:t>
            </w:r>
          </w:p>
        </w:tc>
        <w:tc>
          <w:tcPr>
            <w:tcW w:w="2250" w:type="dxa"/>
            <w:shd w:val="clear" w:color="auto" w:fill="F2F2F2" w:themeFill="background1" w:themeFillShade="F2"/>
          </w:tcPr>
          <w:p w14:paraId="5200135D" w14:textId="5D3A89E8" w:rsidR="00320A83" w:rsidRPr="00A924B9" w:rsidRDefault="00320A83" w:rsidP="00B04897">
            <w:pPr>
              <w:ind w:left="0" w:firstLine="0"/>
              <w:jc w:val="right"/>
              <w:rPr>
                <w:rFonts w:eastAsia="Times New Roman"/>
                <w:b/>
                <w:sz w:val="20"/>
                <w:szCs w:val="20"/>
                <w:lang w:eastAsia="en-GB"/>
              </w:rPr>
            </w:pPr>
            <w:r w:rsidRPr="00A924B9">
              <w:rPr>
                <w:rFonts w:eastAsia="Times New Roman"/>
                <w:b/>
                <w:sz w:val="20"/>
                <w:szCs w:val="20"/>
                <w:lang w:eastAsia="en-GB"/>
              </w:rPr>
              <w:t>No triptan use before and during pregnancy</w:t>
            </w:r>
          </w:p>
        </w:tc>
        <w:tc>
          <w:tcPr>
            <w:tcW w:w="2070" w:type="dxa"/>
            <w:shd w:val="clear" w:color="auto" w:fill="F2F2F2" w:themeFill="background1" w:themeFillShade="F2"/>
          </w:tcPr>
          <w:p w14:paraId="67F3C959" w14:textId="4B86883B" w:rsidR="00320A83" w:rsidRPr="00A924B9" w:rsidRDefault="00320A83" w:rsidP="00E738AD">
            <w:pPr>
              <w:ind w:left="0" w:firstLine="0"/>
              <w:jc w:val="right"/>
              <w:rPr>
                <w:rFonts w:eastAsia="Times New Roman"/>
                <w:b/>
                <w:sz w:val="20"/>
                <w:szCs w:val="20"/>
                <w:lang w:eastAsia="en-GB"/>
              </w:rPr>
            </w:pPr>
            <w:r w:rsidRPr="00A924B9">
              <w:rPr>
                <w:rFonts w:eastAsia="Times New Roman"/>
                <w:b/>
                <w:sz w:val="20"/>
                <w:szCs w:val="20"/>
                <w:lang w:eastAsia="en-GB"/>
              </w:rPr>
              <w:t>Triptan discontinued in pregnancy</w:t>
            </w:r>
          </w:p>
        </w:tc>
        <w:tc>
          <w:tcPr>
            <w:tcW w:w="1800" w:type="dxa"/>
            <w:shd w:val="clear" w:color="auto" w:fill="F2F2F2" w:themeFill="background1" w:themeFillShade="F2"/>
          </w:tcPr>
          <w:p w14:paraId="0E80511F" w14:textId="0BE45B52" w:rsidR="00320A83" w:rsidRPr="00A924B9" w:rsidRDefault="00320A83" w:rsidP="00FA65B8">
            <w:pPr>
              <w:ind w:left="0" w:firstLine="0"/>
              <w:jc w:val="right"/>
              <w:rPr>
                <w:rFonts w:eastAsia="Times New Roman"/>
                <w:b/>
                <w:sz w:val="20"/>
                <w:szCs w:val="20"/>
                <w:lang w:eastAsia="en-GB"/>
              </w:rPr>
            </w:pPr>
            <w:r w:rsidRPr="00A924B9">
              <w:rPr>
                <w:rFonts w:eastAsia="Times New Roman"/>
                <w:b/>
                <w:sz w:val="20"/>
                <w:szCs w:val="20"/>
                <w:lang w:eastAsia="en-GB"/>
              </w:rPr>
              <w:t>Triptan continued during pregnancy</w:t>
            </w:r>
          </w:p>
        </w:tc>
      </w:tr>
      <w:tr w:rsidR="00320A83" w:rsidRPr="00A924B9" w14:paraId="20954DE8" w14:textId="77777777" w:rsidTr="00320A83">
        <w:trPr>
          <w:trHeight w:val="245"/>
          <w:tblHeader/>
        </w:trPr>
        <w:tc>
          <w:tcPr>
            <w:tcW w:w="3865" w:type="dxa"/>
            <w:shd w:val="clear" w:color="auto" w:fill="F2F2F2" w:themeFill="background1" w:themeFillShade="F2"/>
          </w:tcPr>
          <w:p w14:paraId="33C50E26" w14:textId="156CA42C" w:rsidR="00320A83" w:rsidRPr="00804445" w:rsidRDefault="00320A83" w:rsidP="00FC2E18">
            <w:pPr>
              <w:ind w:left="0" w:firstLine="0"/>
              <w:rPr>
                <w:rFonts w:eastAsia="Times New Roman"/>
                <w:sz w:val="20"/>
                <w:szCs w:val="20"/>
                <w:lang w:eastAsia="en-GB"/>
              </w:rPr>
            </w:pPr>
          </w:p>
        </w:tc>
        <w:tc>
          <w:tcPr>
            <w:tcW w:w="1980" w:type="dxa"/>
            <w:shd w:val="clear" w:color="auto" w:fill="F2F2F2" w:themeFill="background1" w:themeFillShade="F2"/>
          </w:tcPr>
          <w:p w14:paraId="79AD813D" w14:textId="1E239C63"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w:t>
            </w:r>
          </w:p>
        </w:tc>
        <w:tc>
          <w:tcPr>
            <w:tcW w:w="2250" w:type="dxa"/>
            <w:shd w:val="clear" w:color="auto" w:fill="F2F2F2" w:themeFill="background1" w:themeFillShade="F2"/>
          </w:tcPr>
          <w:p w14:paraId="1043F800" w14:textId="3C824DC2"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w:t>
            </w:r>
          </w:p>
        </w:tc>
        <w:tc>
          <w:tcPr>
            <w:tcW w:w="2070" w:type="dxa"/>
            <w:shd w:val="clear" w:color="auto" w:fill="F2F2F2" w:themeFill="background1" w:themeFillShade="F2"/>
          </w:tcPr>
          <w:p w14:paraId="1A8DCEC6" w14:textId="5E881D9B"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w:t>
            </w:r>
          </w:p>
        </w:tc>
        <w:tc>
          <w:tcPr>
            <w:tcW w:w="1800" w:type="dxa"/>
            <w:shd w:val="clear" w:color="auto" w:fill="F2F2F2" w:themeFill="background1" w:themeFillShade="F2"/>
          </w:tcPr>
          <w:p w14:paraId="4D42534D" w14:textId="217331F2"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w:t>
            </w:r>
          </w:p>
        </w:tc>
      </w:tr>
      <w:tr w:rsidR="00320A83" w:rsidRPr="00A924B9" w14:paraId="03B0443E" w14:textId="77777777" w:rsidTr="00320A83">
        <w:trPr>
          <w:trHeight w:val="252"/>
          <w:tblHeader/>
        </w:trPr>
        <w:tc>
          <w:tcPr>
            <w:tcW w:w="3865" w:type="dxa"/>
            <w:shd w:val="clear" w:color="auto" w:fill="F2F2F2" w:themeFill="background1" w:themeFillShade="F2"/>
          </w:tcPr>
          <w:p w14:paraId="4116F0B4" w14:textId="3513666C" w:rsidR="00320A83" w:rsidRPr="00804445" w:rsidRDefault="00320A83" w:rsidP="00E738AD">
            <w:pPr>
              <w:ind w:left="0" w:firstLine="0"/>
              <w:rPr>
                <w:rFonts w:eastAsia="Times New Roman"/>
                <w:i/>
                <w:sz w:val="20"/>
                <w:szCs w:val="20"/>
                <w:lang w:eastAsia="en-GB"/>
              </w:rPr>
            </w:pPr>
          </w:p>
        </w:tc>
        <w:tc>
          <w:tcPr>
            <w:tcW w:w="1980" w:type="dxa"/>
            <w:shd w:val="clear" w:color="auto" w:fill="F2F2F2" w:themeFill="background1" w:themeFillShade="F2"/>
          </w:tcPr>
          <w:p w14:paraId="1ADA878A" w14:textId="7BB5BA2D"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 (%)</w:t>
            </w:r>
          </w:p>
        </w:tc>
        <w:tc>
          <w:tcPr>
            <w:tcW w:w="2250" w:type="dxa"/>
            <w:shd w:val="clear" w:color="auto" w:fill="F2F2F2" w:themeFill="background1" w:themeFillShade="F2"/>
          </w:tcPr>
          <w:p w14:paraId="4C8E6CD5" w14:textId="14209B44"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 (%)</w:t>
            </w:r>
          </w:p>
        </w:tc>
        <w:tc>
          <w:tcPr>
            <w:tcW w:w="2070" w:type="dxa"/>
            <w:shd w:val="clear" w:color="auto" w:fill="F2F2F2" w:themeFill="background1" w:themeFillShade="F2"/>
          </w:tcPr>
          <w:p w14:paraId="0EF20DF6" w14:textId="41F134FA"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 (%)</w:t>
            </w:r>
          </w:p>
        </w:tc>
        <w:tc>
          <w:tcPr>
            <w:tcW w:w="1800" w:type="dxa"/>
            <w:shd w:val="clear" w:color="auto" w:fill="F2F2F2" w:themeFill="background1" w:themeFillShade="F2"/>
          </w:tcPr>
          <w:p w14:paraId="770E3D07" w14:textId="5D8A3A47" w:rsidR="00320A83" w:rsidRPr="00A924B9" w:rsidRDefault="00320A83" w:rsidP="00E738AD">
            <w:pPr>
              <w:ind w:left="0" w:firstLine="0"/>
              <w:jc w:val="right"/>
              <w:rPr>
                <w:rFonts w:eastAsia="Times New Roman"/>
                <w:sz w:val="20"/>
                <w:szCs w:val="20"/>
                <w:lang w:eastAsia="en-GB"/>
              </w:rPr>
            </w:pPr>
            <w:r w:rsidRPr="00A924B9">
              <w:rPr>
                <w:rFonts w:eastAsia="Times New Roman"/>
                <w:sz w:val="20"/>
                <w:szCs w:val="20"/>
                <w:lang w:eastAsia="en-GB"/>
              </w:rPr>
              <w:t>n (%)</w:t>
            </w:r>
          </w:p>
        </w:tc>
      </w:tr>
      <w:tr w:rsidR="00320A83" w:rsidRPr="00A924B9" w14:paraId="1C2162CB" w14:textId="77777777" w:rsidTr="00320A83">
        <w:trPr>
          <w:trHeight w:val="252"/>
        </w:trPr>
        <w:tc>
          <w:tcPr>
            <w:tcW w:w="3865" w:type="dxa"/>
          </w:tcPr>
          <w:p w14:paraId="7DBB2CF6" w14:textId="18D99435" w:rsidR="00320A83" w:rsidRPr="00804445" w:rsidRDefault="00320A83" w:rsidP="00320A83">
            <w:pPr>
              <w:ind w:left="0" w:firstLine="0"/>
              <w:rPr>
                <w:rFonts w:eastAsia="Times New Roman"/>
                <w:sz w:val="20"/>
                <w:szCs w:val="20"/>
                <w:lang w:eastAsia="en-GB"/>
              </w:rPr>
            </w:pPr>
            <w:r w:rsidRPr="00804445">
              <w:rPr>
                <w:sz w:val="20"/>
                <w:szCs w:val="20"/>
              </w:rPr>
              <w:t xml:space="preserve">Calendar year of </w:t>
            </w:r>
            <w:r>
              <w:rPr>
                <w:sz w:val="20"/>
                <w:szCs w:val="20"/>
              </w:rPr>
              <w:t>LMP</w:t>
            </w:r>
          </w:p>
        </w:tc>
        <w:tc>
          <w:tcPr>
            <w:tcW w:w="1980" w:type="dxa"/>
          </w:tcPr>
          <w:p w14:paraId="1C36BA18" w14:textId="281D0E52" w:rsidR="00320A83" w:rsidRPr="00A924B9" w:rsidRDefault="00320A83" w:rsidP="00FC2E18">
            <w:pPr>
              <w:ind w:left="0" w:firstLine="0"/>
              <w:rPr>
                <w:rFonts w:eastAsia="Times New Roman"/>
                <w:sz w:val="20"/>
                <w:szCs w:val="20"/>
                <w:lang w:eastAsia="en-GB"/>
              </w:rPr>
            </w:pPr>
          </w:p>
        </w:tc>
        <w:tc>
          <w:tcPr>
            <w:tcW w:w="2250" w:type="dxa"/>
          </w:tcPr>
          <w:p w14:paraId="7A8DEDB4" w14:textId="77777777" w:rsidR="00320A83" w:rsidRPr="00A924B9" w:rsidRDefault="00320A83" w:rsidP="00FC2E18">
            <w:pPr>
              <w:ind w:left="0" w:firstLine="0"/>
              <w:rPr>
                <w:rFonts w:eastAsia="Times New Roman"/>
                <w:sz w:val="20"/>
                <w:szCs w:val="20"/>
                <w:lang w:eastAsia="en-GB"/>
              </w:rPr>
            </w:pPr>
          </w:p>
        </w:tc>
        <w:tc>
          <w:tcPr>
            <w:tcW w:w="2070" w:type="dxa"/>
          </w:tcPr>
          <w:p w14:paraId="31E4FB11" w14:textId="77777777" w:rsidR="00320A83" w:rsidRPr="00A924B9" w:rsidRDefault="00320A83" w:rsidP="00FC2E18">
            <w:pPr>
              <w:ind w:left="0" w:firstLine="0"/>
              <w:rPr>
                <w:rFonts w:eastAsia="Times New Roman"/>
                <w:sz w:val="20"/>
                <w:szCs w:val="20"/>
                <w:lang w:eastAsia="en-GB"/>
              </w:rPr>
            </w:pPr>
          </w:p>
        </w:tc>
        <w:tc>
          <w:tcPr>
            <w:tcW w:w="1800" w:type="dxa"/>
          </w:tcPr>
          <w:p w14:paraId="38808B93" w14:textId="77777777" w:rsidR="00320A83" w:rsidRPr="00A924B9" w:rsidRDefault="00320A83" w:rsidP="00FC2E18">
            <w:pPr>
              <w:ind w:left="0" w:firstLine="0"/>
              <w:rPr>
                <w:rFonts w:eastAsia="Times New Roman"/>
                <w:sz w:val="20"/>
                <w:szCs w:val="20"/>
                <w:lang w:eastAsia="en-GB"/>
              </w:rPr>
            </w:pPr>
          </w:p>
        </w:tc>
      </w:tr>
      <w:tr w:rsidR="00320A83" w:rsidRPr="00A924B9" w14:paraId="414EC16A" w14:textId="77777777" w:rsidTr="00320A83">
        <w:trPr>
          <w:trHeight w:val="252"/>
        </w:trPr>
        <w:tc>
          <w:tcPr>
            <w:tcW w:w="3865" w:type="dxa"/>
          </w:tcPr>
          <w:p w14:paraId="1F03C1D7" w14:textId="04F6DA51" w:rsidR="00320A83" w:rsidRPr="00804445" w:rsidRDefault="00320A83" w:rsidP="00320A83">
            <w:pPr>
              <w:ind w:left="246" w:firstLine="0"/>
              <w:rPr>
                <w:rFonts w:eastAsia="Times New Roman"/>
                <w:sz w:val="20"/>
                <w:szCs w:val="20"/>
                <w:lang w:eastAsia="en-GB"/>
              </w:rPr>
            </w:pPr>
            <w:r w:rsidRPr="00804445">
              <w:rPr>
                <w:rFonts w:eastAsia="Calibri"/>
                <w:sz w:val="20"/>
                <w:szCs w:val="20"/>
              </w:rPr>
              <w:t>200</w:t>
            </w:r>
            <w:r>
              <w:rPr>
                <w:rFonts w:eastAsia="Calibri"/>
                <w:sz w:val="20"/>
                <w:szCs w:val="20"/>
              </w:rPr>
              <w:t>5</w:t>
            </w:r>
            <w:r w:rsidRPr="00804445">
              <w:rPr>
                <w:rFonts w:eastAsia="Calibri"/>
                <w:sz w:val="20"/>
                <w:szCs w:val="20"/>
              </w:rPr>
              <w:t>-200</w:t>
            </w:r>
            <w:r>
              <w:rPr>
                <w:rFonts w:eastAsia="Calibri"/>
                <w:sz w:val="20"/>
                <w:szCs w:val="20"/>
              </w:rPr>
              <w:t>9</w:t>
            </w:r>
          </w:p>
        </w:tc>
        <w:tc>
          <w:tcPr>
            <w:tcW w:w="1980" w:type="dxa"/>
          </w:tcPr>
          <w:p w14:paraId="47D7CB21" w14:textId="10B8DD05" w:rsidR="00320A83" w:rsidRPr="00A924B9" w:rsidRDefault="00320A83" w:rsidP="00FC2E18">
            <w:pPr>
              <w:ind w:left="0" w:firstLine="0"/>
              <w:rPr>
                <w:rFonts w:eastAsia="Times New Roman"/>
                <w:sz w:val="20"/>
                <w:szCs w:val="20"/>
                <w:lang w:eastAsia="en-GB"/>
              </w:rPr>
            </w:pPr>
          </w:p>
        </w:tc>
        <w:tc>
          <w:tcPr>
            <w:tcW w:w="2250" w:type="dxa"/>
          </w:tcPr>
          <w:p w14:paraId="3C989278" w14:textId="77777777" w:rsidR="00320A83" w:rsidRPr="00A924B9" w:rsidRDefault="00320A83" w:rsidP="00FC2E18">
            <w:pPr>
              <w:ind w:left="0" w:firstLine="0"/>
              <w:rPr>
                <w:rFonts w:eastAsia="Times New Roman"/>
                <w:sz w:val="20"/>
                <w:szCs w:val="20"/>
                <w:lang w:eastAsia="en-GB"/>
              </w:rPr>
            </w:pPr>
          </w:p>
        </w:tc>
        <w:tc>
          <w:tcPr>
            <w:tcW w:w="2070" w:type="dxa"/>
          </w:tcPr>
          <w:p w14:paraId="4437EB7F" w14:textId="77777777" w:rsidR="00320A83" w:rsidRPr="00A924B9" w:rsidRDefault="00320A83" w:rsidP="00FC2E18">
            <w:pPr>
              <w:ind w:left="0" w:firstLine="0"/>
              <w:rPr>
                <w:rFonts w:eastAsia="Times New Roman"/>
                <w:sz w:val="20"/>
                <w:szCs w:val="20"/>
                <w:lang w:eastAsia="en-GB"/>
              </w:rPr>
            </w:pPr>
          </w:p>
        </w:tc>
        <w:tc>
          <w:tcPr>
            <w:tcW w:w="1800" w:type="dxa"/>
          </w:tcPr>
          <w:p w14:paraId="3052422D" w14:textId="77777777" w:rsidR="00320A83" w:rsidRPr="00A924B9" w:rsidRDefault="00320A83" w:rsidP="00FC2E18">
            <w:pPr>
              <w:ind w:left="0" w:firstLine="0"/>
              <w:rPr>
                <w:rFonts w:eastAsia="Times New Roman"/>
                <w:sz w:val="20"/>
                <w:szCs w:val="20"/>
                <w:lang w:eastAsia="en-GB"/>
              </w:rPr>
            </w:pPr>
          </w:p>
        </w:tc>
      </w:tr>
      <w:tr w:rsidR="00320A83" w:rsidRPr="00A924B9" w14:paraId="1B50EE6B" w14:textId="77777777" w:rsidTr="00320A83">
        <w:trPr>
          <w:trHeight w:val="252"/>
        </w:trPr>
        <w:tc>
          <w:tcPr>
            <w:tcW w:w="3865" w:type="dxa"/>
          </w:tcPr>
          <w:p w14:paraId="45165EAB" w14:textId="6F6042BD" w:rsidR="00320A83" w:rsidRPr="00804445" w:rsidRDefault="00320A83" w:rsidP="00AD6833">
            <w:pPr>
              <w:ind w:left="246" w:firstLine="0"/>
              <w:rPr>
                <w:rFonts w:eastAsia="Times New Roman"/>
                <w:sz w:val="20"/>
                <w:szCs w:val="20"/>
                <w:lang w:eastAsia="en-GB"/>
              </w:rPr>
            </w:pPr>
            <w:r>
              <w:rPr>
                <w:rFonts w:eastAsia="Calibri"/>
                <w:sz w:val="20"/>
                <w:szCs w:val="20"/>
              </w:rPr>
              <w:t>2010</w:t>
            </w:r>
            <w:r w:rsidRPr="00804445">
              <w:rPr>
                <w:rFonts w:eastAsia="Calibri"/>
                <w:sz w:val="20"/>
                <w:szCs w:val="20"/>
              </w:rPr>
              <w:t>-201</w:t>
            </w:r>
            <w:r>
              <w:rPr>
                <w:rFonts w:eastAsia="Calibri"/>
                <w:sz w:val="20"/>
                <w:szCs w:val="20"/>
              </w:rPr>
              <w:t>4</w:t>
            </w:r>
          </w:p>
        </w:tc>
        <w:tc>
          <w:tcPr>
            <w:tcW w:w="1980" w:type="dxa"/>
          </w:tcPr>
          <w:p w14:paraId="055ED3BB" w14:textId="6E301158" w:rsidR="00320A83" w:rsidRPr="00A924B9" w:rsidRDefault="00320A83" w:rsidP="00FC2E18">
            <w:pPr>
              <w:ind w:left="0" w:firstLine="0"/>
              <w:rPr>
                <w:rFonts w:eastAsia="Times New Roman"/>
                <w:sz w:val="20"/>
                <w:szCs w:val="20"/>
                <w:lang w:eastAsia="en-GB"/>
              </w:rPr>
            </w:pPr>
          </w:p>
        </w:tc>
        <w:tc>
          <w:tcPr>
            <w:tcW w:w="2250" w:type="dxa"/>
          </w:tcPr>
          <w:p w14:paraId="21ED66B5" w14:textId="77777777" w:rsidR="00320A83" w:rsidRPr="00A924B9" w:rsidRDefault="00320A83" w:rsidP="00FC2E18">
            <w:pPr>
              <w:ind w:left="0" w:firstLine="0"/>
              <w:rPr>
                <w:rFonts w:eastAsia="Times New Roman"/>
                <w:sz w:val="20"/>
                <w:szCs w:val="20"/>
                <w:lang w:eastAsia="en-GB"/>
              </w:rPr>
            </w:pPr>
          </w:p>
        </w:tc>
        <w:tc>
          <w:tcPr>
            <w:tcW w:w="2070" w:type="dxa"/>
          </w:tcPr>
          <w:p w14:paraId="2B89E2F4" w14:textId="77777777" w:rsidR="00320A83" w:rsidRPr="00A924B9" w:rsidRDefault="00320A83" w:rsidP="00FC2E18">
            <w:pPr>
              <w:ind w:left="0" w:firstLine="0"/>
              <w:rPr>
                <w:rFonts w:eastAsia="Times New Roman"/>
                <w:sz w:val="20"/>
                <w:szCs w:val="20"/>
                <w:lang w:eastAsia="en-GB"/>
              </w:rPr>
            </w:pPr>
          </w:p>
        </w:tc>
        <w:tc>
          <w:tcPr>
            <w:tcW w:w="1800" w:type="dxa"/>
          </w:tcPr>
          <w:p w14:paraId="63D48321" w14:textId="77777777" w:rsidR="00320A83" w:rsidRPr="00A924B9" w:rsidRDefault="00320A83" w:rsidP="00FC2E18">
            <w:pPr>
              <w:ind w:left="0" w:firstLine="0"/>
              <w:rPr>
                <w:rFonts w:eastAsia="Times New Roman"/>
                <w:sz w:val="20"/>
                <w:szCs w:val="20"/>
                <w:lang w:eastAsia="en-GB"/>
              </w:rPr>
            </w:pPr>
          </w:p>
        </w:tc>
      </w:tr>
      <w:tr w:rsidR="00320A83" w:rsidRPr="00A924B9" w14:paraId="4A2F5F73" w14:textId="77777777" w:rsidTr="00320A83">
        <w:trPr>
          <w:trHeight w:val="245"/>
        </w:trPr>
        <w:tc>
          <w:tcPr>
            <w:tcW w:w="3865" w:type="dxa"/>
          </w:tcPr>
          <w:p w14:paraId="5B087D7A" w14:textId="74B01579" w:rsidR="00320A83" w:rsidRPr="00804445" w:rsidRDefault="00320A83" w:rsidP="00E738AD">
            <w:pPr>
              <w:ind w:left="246" w:firstLine="0"/>
              <w:rPr>
                <w:rFonts w:eastAsia="Calibri"/>
                <w:sz w:val="20"/>
                <w:szCs w:val="20"/>
              </w:rPr>
            </w:pPr>
            <w:r>
              <w:rPr>
                <w:rFonts w:eastAsia="Calibri"/>
                <w:sz w:val="20"/>
                <w:szCs w:val="20"/>
              </w:rPr>
              <w:t>2015-2019</w:t>
            </w:r>
          </w:p>
        </w:tc>
        <w:tc>
          <w:tcPr>
            <w:tcW w:w="1980" w:type="dxa"/>
          </w:tcPr>
          <w:p w14:paraId="6FC29ECA" w14:textId="77777777" w:rsidR="00320A83" w:rsidRPr="00A924B9" w:rsidRDefault="00320A83" w:rsidP="00FC2E18">
            <w:pPr>
              <w:ind w:left="0" w:firstLine="0"/>
              <w:rPr>
                <w:rFonts w:eastAsia="Times New Roman"/>
                <w:sz w:val="20"/>
                <w:szCs w:val="20"/>
                <w:lang w:eastAsia="en-GB"/>
              </w:rPr>
            </w:pPr>
          </w:p>
        </w:tc>
        <w:tc>
          <w:tcPr>
            <w:tcW w:w="2250" w:type="dxa"/>
          </w:tcPr>
          <w:p w14:paraId="185293B0" w14:textId="77777777" w:rsidR="00320A83" w:rsidRPr="00A924B9" w:rsidRDefault="00320A83" w:rsidP="00FC2E18">
            <w:pPr>
              <w:ind w:left="0" w:firstLine="0"/>
              <w:rPr>
                <w:rFonts w:eastAsia="Times New Roman"/>
                <w:sz w:val="20"/>
                <w:szCs w:val="20"/>
                <w:lang w:eastAsia="en-GB"/>
              </w:rPr>
            </w:pPr>
          </w:p>
        </w:tc>
        <w:tc>
          <w:tcPr>
            <w:tcW w:w="2070" w:type="dxa"/>
          </w:tcPr>
          <w:p w14:paraId="32F8746C" w14:textId="77777777" w:rsidR="00320A83" w:rsidRPr="00A924B9" w:rsidRDefault="00320A83" w:rsidP="00FC2E18">
            <w:pPr>
              <w:ind w:left="0" w:firstLine="0"/>
              <w:rPr>
                <w:rFonts w:eastAsia="Times New Roman"/>
                <w:sz w:val="20"/>
                <w:szCs w:val="20"/>
                <w:lang w:eastAsia="en-GB"/>
              </w:rPr>
            </w:pPr>
          </w:p>
        </w:tc>
        <w:tc>
          <w:tcPr>
            <w:tcW w:w="1800" w:type="dxa"/>
          </w:tcPr>
          <w:p w14:paraId="00971088" w14:textId="77777777" w:rsidR="00320A83" w:rsidRPr="00A924B9" w:rsidRDefault="00320A83" w:rsidP="00FC2E18">
            <w:pPr>
              <w:ind w:left="0" w:firstLine="0"/>
              <w:rPr>
                <w:rFonts w:eastAsia="Times New Roman"/>
                <w:sz w:val="20"/>
                <w:szCs w:val="20"/>
                <w:lang w:eastAsia="en-GB"/>
              </w:rPr>
            </w:pPr>
          </w:p>
        </w:tc>
      </w:tr>
      <w:tr w:rsidR="00320A83" w:rsidRPr="00A924B9" w14:paraId="19228E86" w14:textId="77777777" w:rsidTr="00320A83">
        <w:trPr>
          <w:trHeight w:val="252"/>
        </w:trPr>
        <w:tc>
          <w:tcPr>
            <w:tcW w:w="3865" w:type="dxa"/>
            <w:shd w:val="clear" w:color="auto" w:fill="auto"/>
            <w:vAlign w:val="center"/>
          </w:tcPr>
          <w:p w14:paraId="527BB600" w14:textId="45FA6388" w:rsidR="00320A83" w:rsidRPr="00804445" w:rsidRDefault="00320A83" w:rsidP="00320A83">
            <w:pPr>
              <w:ind w:left="0" w:firstLine="0"/>
              <w:rPr>
                <w:rFonts w:eastAsia="Times New Roman"/>
                <w:sz w:val="20"/>
                <w:szCs w:val="20"/>
                <w:lang w:eastAsia="en-GB"/>
              </w:rPr>
            </w:pPr>
            <w:r w:rsidRPr="00804445">
              <w:rPr>
                <w:rFonts w:eastAsia="Times New Roman"/>
                <w:sz w:val="20"/>
                <w:szCs w:val="20"/>
                <w:lang w:eastAsia="en-GB"/>
              </w:rPr>
              <w:t xml:space="preserve">Maternal age at start of pregnancy </w:t>
            </w:r>
          </w:p>
        </w:tc>
        <w:tc>
          <w:tcPr>
            <w:tcW w:w="1980" w:type="dxa"/>
          </w:tcPr>
          <w:p w14:paraId="6F01F570" w14:textId="77777777" w:rsidR="00320A83" w:rsidRPr="00A924B9" w:rsidRDefault="00320A83" w:rsidP="00E738AD">
            <w:pPr>
              <w:ind w:left="0" w:firstLine="0"/>
              <w:rPr>
                <w:rFonts w:eastAsia="Times New Roman"/>
                <w:sz w:val="20"/>
                <w:szCs w:val="20"/>
                <w:lang w:eastAsia="en-GB"/>
              </w:rPr>
            </w:pPr>
          </w:p>
        </w:tc>
        <w:tc>
          <w:tcPr>
            <w:tcW w:w="2250" w:type="dxa"/>
          </w:tcPr>
          <w:p w14:paraId="3931C8EB" w14:textId="77777777" w:rsidR="00320A83" w:rsidRPr="00A924B9" w:rsidRDefault="00320A83" w:rsidP="00E738AD">
            <w:pPr>
              <w:ind w:left="0" w:firstLine="0"/>
              <w:rPr>
                <w:rFonts w:eastAsia="Times New Roman"/>
                <w:sz w:val="20"/>
                <w:szCs w:val="20"/>
                <w:lang w:eastAsia="en-GB"/>
              </w:rPr>
            </w:pPr>
          </w:p>
        </w:tc>
        <w:tc>
          <w:tcPr>
            <w:tcW w:w="2070" w:type="dxa"/>
          </w:tcPr>
          <w:p w14:paraId="45F5A355" w14:textId="77777777" w:rsidR="00320A83" w:rsidRPr="00A924B9" w:rsidRDefault="00320A83" w:rsidP="00E738AD">
            <w:pPr>
              <w:ind w:left="0" w:firstLine="0"/>
              <w:rPr>
                <w:rFonts w:eastAsia="Times New Roman"/>
                <w:sz w:val="20"/>
                <w:szCs w:val="20"/>
                <w:lang w:eastAsia="en-GB"/>
              </w:rPr>
            </w:pPr>
          </w:p>
        </w:tc>
        <w:tc>
          <w:tcPr>
            <w:tcW w:w="1800" w:type="dxa"/>
          </w:tcPr>
          <w:p w14:paraId="7B87C40D" w14:textId="77777777" w:rsidR="00320A83" w:rsidRPr="00A924B9" w:rsidRDefault="00320A83" w:rsidP="00E738AD">
            <w:pPr>
              <w:ind w:left="0" w:firstLine="0"/>
              <w:rPr>
                <w:rFonts w:eastAsia="Times New Roman"/>
                <w:sz w:val="20"/>
                <w:szCs w:val="20"/>
                <w:lang w:eastAsia="en-GB"/>
              </w:rPr>
            </w:pPr>
          </w:p>
        </w:tc>
      </w:tr>
      <w:tr w:rsidR="00320A83" w:rsidRPr="00A924B9" w14:paraId="0384DE79" w14:textId="77777777" w:rsidTr="00320A83">
        <w:trPr>
          <w:trHeight w:val="252"/>
        </w:trPr>
        <w:tc>
          <w:tcPr>
            <w:tcW w:w="3865" w:type="dxa"/>
            <w:shd w:val="clear" w:color="auto" w:fill="auto"/>
            <w:vAlign w:val="center"/>
          </w:tcPr>
          <w:p w14:paraId="133965A6" w14:textId="11CC4443" w:rsidR="00320A83" w:rsidRPr="00804445" w:rsidRDefault="00320A83" w:rsidP="00B04897">
            <w:pPr>
              <w:ind w:left="246" w:firstLine="0"/>
              <w:rPr>
                <w:rFonts w:eastAsia="Calibri"/>
                <w:sz w:val="20"/>
                <w:szCs w:val="20"/>
              </w:rPr>
            </w:pPr>
            <w:r w:rsidRPr="00804445">
              <w:rPr>
                <w:rFonts w:eastAsia="Calibri"/>
                <w:sz w:val="20"/>
                <w:szCs w:val="20"/>
              </w:rPr>
              <w:t xml:space="preserve">15-24 </w:t>
            </w:r>
          </w:p>
        </w:tc>
        <w:tc>
          <w:tcPr>
            <w:tcW w:w="1980" w:type="dxa"/>
          </w:tcPr>
          <w:p w14:paraId="1BFD5AF6" w14:textId="77777777" w:rsidR="00320A83" w:rsidRPr="00A924B9" w:rsidRDefault="00320A83" w:rsidP="00E738AD">
            <w:pPr>
              <w:ind w:left="0" w:firstLine="0"/>
              <w:rPr>
                <w:rFonts w:eastAsia="Times New Roman"/>
                <w:sz w:val="20"/>
                <w:szCs w:val="20"/>
                <w:lang w:eastAsia="en-GB"/>
              </w:rPr>
            </w:pPr>
          </w:p>
        </w:tc>
        <w:tc>
          <w:tcPr>
            <w:tcW w:w="2250" w:type="dxa"/>
          </w:tcPr>
          <w:p w14:paraId="6197580C" w14:textId="77777777" w:rsidR="00320A83" w:rsidRPr="00A924B9" w:rsidRDefault="00320A83" w:rsidP="00E738AD">
            <w:pPr>
              <w:ind w:left="0" w:firstLine="0"/>
              <w:rPr>
                <w:rFonts w:eastAsia="Times New Roman"/>
                <w:sz w:val="20"/>
                <w:szCs w:val="20"/>
                <w:lang w:eastAsia="en-GB"/>
              </w:rPr>
            </w:pPr>
          </w:p>
        </w:tc>
        <w:tc>
          <w:tcPr>
            <w:tcW w:w="2070" w:type="dxa"/>
          </w:tcPr>
          <w:p w14:paraId="0619A58C" w14:textId="77777777" w:rsidR="00320A83" w:rsidRPr="00A924B9" w:rsidRDefault="00320A83" w:rsidP="00E738AD">
            <w:pPr>
              <w:ind w:left="0" w:firstLine="0"/>
              <w:rPr>
                <w:rFonts w:eastAsia="Times New Roman"/>
                <w:sz w:val="20"/>
                <w:szCs w:val="20"/>
                <w:lang w:eastAsia="en-GB"/>
              </w:rPr>
            </w:pPr>
          </w:p>
        </w:tc>
        <w:tc>
          <w:tcPr>
            <w:tcW w:w="1800" w:type="dxa"/>
          </w:tcPr>
          <w:p w14:paraId="20F08F87" w14:textId="77777777" w:rsidR="00320A83" w:rsidRPr="00A924B9" w:rsidRDefault="00320A83" w:rsidP="00E738AD">
            <w:pPr>
              <w:ind w:left="0" w:firstLine="0"/>
              <w:rPr>
                <w:rFonts w:eastAsia="Times New Roman"/>
                <w:sz w:val="20"/>
                <w:szCs w:val="20"/>
                <w:lang w:eastAsia="en-GB"/>
              </w:rPr>
            </w:pPr>
          </w:p>
        </w:tc>
      </w:tr>
      <w:tr w:rsidR="00320A83" w:rsidRPr="00A924B9" w14:paraId="652D43FC" w14:textId="77777777" w:rsidTr="00320A83">
        <w:trPr>
          <w:trHeight w:val="252"/>
        </w:trPr>
        <w:tc>
          <w:tcPr>
            <w:tcW w:w="3865" w:type="dxa"/>
            <w:shd w:val="clear" w:color="auto" w:fill="auto"/>
            <w:vAlign w:val="center"/>
          </w:tcPr>
          <w:p w14:paraId="48A16405" w14:textId="63FF6262" w:rsidR="00320A83" w:rsidRPr="00804445" w:rsidRDefault="00320A83" w:rsidP="00B04897">
            <w:pPr>
              <w:ind w:left="246" w:firstLine="0"/>
              <w:rPr>
                <w:rFonts w:eastAsia="Calibri"/>
                <w:sz w:val="20"/>
                <w:szCs w:val="20"/>
              </w:rPr>
            </w:pPr>
            <w:r w:rsidRPr="00804445">
              <w:rPr>
                <w:rFonts w:eastAsia="Calibri"/>
                <w:sz w:val="20"/>
                <w:szCs w:val="20"/>
              </w:rPr>
              <w:t>25-39</w:t>
            </w:r>
          </w:p>
        </w:tc>
        <w:tc>
          <w:tcPr>
            <w:tcW w:w="1980" w:type="dxa"/>
          </w:tcPr>
          <w:p w14:paraId="7286E470" w14:textId="77777777" w:rsidR="00320A83" w:rsidRPr="00A924B9" w:rsidRDefault="00320A83" w:rsidP="00E738AD">
            <w:pPr>
              <w:ind w:left="0" w:firstLine="0"/>
              <w:rPr>
                <w:rFonts w:eastAsia="Times New Roman"/>
                <w:sz w:val="20"/>
                <w:szCs w:val="20"/>
                <w:lang w:eastAsia="en-GB"/>
              </w:rPr>
            </w:pPr>
          </w:p>
        </w:tc>
        <w:tc>
          <w:tcPr>
            <w:tcW w:w="2250" w:type="dxa"/>
          </w:tcPr>
          <w:p w14:paraId="3BF6879C" w14:textId="77777777" w:rsidR="00320A83" w:rsidRPr="00A924B9" w:rsidRDefault="00320A83" w:rsidP="00E738AD">
            <w:pPr>
              <w:ind w:left="0" w:firstLine="0"/>
              <w:rPr>
                <w:rFonts w:eastAsia="Times New Roman"/>
                <w:sz w:val="20"/>
                <w:szCs w:val="20"/>
                <w:lang w:eastAsia="en-GB"/>
              </w:rPr>
            </w:pPr>
          </w:p>
        </w:tc>
        <w:tc>
          <w:tcPr>
            <w:tcW w:w="2070" w:type="dxa"/>
          </w:tcPr>
          <w:p w14:paraId="7BBD4D4D" w14:textId="77777777" w:rsidR="00320A83" w:rsidRPr="00A924B9" w:rsidRDefault="00320A83" w:rsidP="00E738AD">
            <w:pPr>
              <w:ind w:left="0" w:firstLine="0"/>
              <w:rPr>
                <w:rFonts w:eastAsia="Times New Roman"/>
                <w:sz w:val="20"/>
                <w:szCs w:val="20"/>
                <w:lang w:eastAsia="en-GB"/>
              </w:rPr>
            </w:pPr>
          </w:p>
        </w:tc>
        <w:tc>
          <w:tcPr>
            <w:tcW w:w="1800" w:type="dxa"/>
          </w:tcPr>
          <w:p w14:paraId="284B76D0" w14:textId="77777777" w:rsidR="00320A83" w:rsidRPr="00A924B9" w:rsidRDefault="00320A83" w:rsidP="00E738AD">
            <w:pPr>
              <w:ind w:left="0" w:firstLine="0"/>
              <w:rPr>
                <w:rFonts w:eastAsia="Times New Roman"/>
                <w:sz w:val="20"/>
                <w:szCs w:val="20"/>
                <w:lang w:eastAsia="en-GB"/>
              </w:rPr>
            </w:pPr>
          </w:p>
        </w:tc>
      </w:tr>
      <w:tr w:rsidR="00320A83" w:rsidRPr="00A924B9" w14:paraId="44C79B1C" w14:textId="77777777" w:rsidTr="00320A83">
        <w:trPr>
          <w:trHeight w:val="252"/>
        </w:trPr>
        <w:tc>
          <w:tcPr>
            <w:tcW w:w="3865" w:type="dxa"/>
            <w:shd w:val="clear" w:color="auto" w:fill="auto"/>
            <w:vAlign w:val="center"/>
          </w:tcPr>
          <w:p w14:paraId="149615F5" w14:textId="1AC32EAD" w:rsidR="00320A83" w:rsidRPr="00804445" w:rsidRDefault="00320A83" w:rsidP="00F152EA">
            <w:pPr>
              <w:ind w:left="246" w:firstLine="0"/>
              <w:rPr>
                <w:rFonts w:eastAsia="Calibri"/>
                <w:sz w:val="20"/>
                <w:szCs w:val="20"/>
              </w:rPr>
            </w:pPr>
            <w:r w:rsidRPr="00804445">
              <w:rPr>
                <w:rFonts w:eastAsia="Calibri"/>
                <w:sz w:val="20"/>
                <w:szCs w:val="20"/>
              </w:rPr>
              <w:t>40-</w:t>
            </w:r>
            <w:r w:rsidR="00F152EA">
              <w:rPr>
                <w:rFonts w:eastAsia="Calibri"/>
                <w:sz w:val="20"/>
                <w:szCs w:val="20"/>
              </w:rPr>
              <w:t>49</w:t>
            </w:r>
          </w:p>
        </w:tc>
        <w:tc>
          <w:tcPr>
            <w:tcW w:w="1980" w:type="dxa"/>
          </w:tcPr>
          <w:p w14:paraId="5CD511B2" w14:textId="77777777" w:rsidR="00320A83" w:rsidRPr="00A924B9" w:rsidRDefault="00320A83" w:rsidP="00E738AD">
            <w:pPr>
              <w:ind w:left="0" w:firstLine="0"/>
              <w:rPr>
                <w:rFonts w:eastAsia="Times New Roman"/>
                <w:sz w:val="20"/>
                <w:szCs w:val="20"/>
                <w:lang w:eastAsia="en-GB"/>
              </w:rPr>
            </w:pPr>
          </w:p>
        </w:tc>
        <w:tc>
          <w:tcPr>
            <w:tcW w:w="2250" w:type="dxa"/>
          </w:tcPr>
          <w:p w14:paraId="7514D49E" w14:textId="77777777" w:rsidR="00320A83" w:rsidRPr="00A924B9" w:rsidRDefault="00320A83" w:rsidP="00E738AD">
            <w:pPr>
              <w:ind w:left="0" w:firstLine="0"/>
              <w:rPr>
                <w:rFonts w:eastAsia="Times New Roman"/>
                <w:sz w:val="20"/>
                <w:szCs w:val="20"/>
                <w:lang w:eastAsia="en-GB"/>
              </w:rPr>
            </w:pPr>
          </w:p>
        </w:tc>
        <w:tc>
          <w:tcPr>
            <w:tcW w:w="2070" w:type="dxa"/>
          </w:tcPr>
          <w:p w14:paraId="3B2DB460" w14:textId="77777777" w:rsidR="00320A83" w:rsidRPr="00A924B9" w:rsidRDefault="00320A83" w:rsidP="00E738AD">
            <w:pPr>
              <w:ind w:left="0" w:firstLine="0"/>
              <w:rPr>
                <w:rFonts w:eastAsia="Times New Roman"/>
                <w:sz w:val="20"/>
                <w:szCs w:val="20"/>
                <w:lang w:eastAsia="en-GB"/>
              </w:rPr>
            </w:pPr>
          </w:p>
        </w:tc>
        <w:tc>
          <w:tcPr>
            <w:tcW w:w="1800" w:type="dxa"/>
          </w:tcPr>
          <w:p w14:paraId="636D8DD5" w14:textId="77777777" w:rsidR="00320A83" w:rsidRPr="00A924B9" w:rsidRDefault="00320A83" w:rsidP="00E738AD">
            <w:pPr>
              <w:ind w:left="0" w:firstLine="0"/>
              <w:rPr>
                <w:rFonts w:eastAsia="Times New Roman"/>
                <w:sz w:val="20"/>
                <w:szCs w:val="20"/>
                <w:lang w:eastAsia="en-GB"/>
              </w:rPr>
            </w:pPr>
          </w:p>
        </w:tc>
      </w:tr>
      <w:tr w:rsidR="00320A83" w:rsidRPr="00A924B9" w14:paraId="03B3527C" w14:textId="77777777" w:rsidTr="00320A83">
        <w:trPr>
          <w:trHeight w:val="252"/>
        </w:trPr>
        <w:tc>
          <w:tcPr>
            <w:tcW w:w="3865" w:type="dxa"/>
            <w:shd w:val="clear" w:color="auto" w:fill="auto"/>
            <w:vAlign w:val="center"/>
          </w:tcPr>
          <w:p w14:paraId="62DC4008" w14:textId="236F3DE0" w:rsidR="00320A83" w:rsidRPr="00804445" w:rsidRDefault="00320A83" w:rsidP="00B04897">
            <w:pPr>
              <w:ind w:left="246" w:firstLine="0"/>
              <w:rPr>
                <w:rFonts w:eastAsia="Calibri"/>
                <w:sz w:val="20"/>
                <w:szCs w:val="20"/>
              </w:rPr>
            </w:pPr>
            <w:r w:rsidRPr="00804445">
              <w:rPr>
                <w:rFonts w:eastAsia="Calibri"/>
                <w:sz w:val="20"/>
                <w:szCs w:val="20"/>
              </w:rPr>
              <w:t>Missing</w:t>
            </w:r>
          </w:p>
        </w:tc>
        <w:tc>
          <w:tcPr>
            <w:tcW w:w="1980" w:type="dxa"/>
          </w:tcPr>
          <w:p w14:paraId="369150F1" w14:textId="77777777" w:rsidR="00320A83" w:rsidRPr="00A924B9" w:rsidRDefault="00320A83" w:rsidP="00E738AD">
            <w:pPr>
              <w:ind w:left="0" w:firstLine="0"/>
              <w:rPr>
                <w:rFonts w:eastAsia="Times New Roman"/>
                <w:sz w:val="20"/>
                <w:szCs w:val="20"/>
                <w:lang w:eastAsia="en-GB"/>
              </w:rPr>
            </w:pPr>
          </w:p>
        </w:tc>
        <w:tc>
          <w:tcPr>
            <w:tcW w:w="2250" w:type="dxa"/>
          </w:tcPr>
          <w:p w14:paraId="7FDB05D0" w14:textId="77777777" w:rsidR="00320A83" w:rsidRPr="00A924B9" w:rsidRDefault="00320A83" w:rsidP="00E738AD">
            <w:pPr>
              <w:ind w:left="0" w:firstLine="0"/>
              <w:rPr>
                <w:rFonts w:eastAsia="Times New Roman"/>
                <w:sz w:val="20"/>
                <w:szCs w:val="20"/>
                <w:lang w:eastAsia="en-GB"/>
              </w:rPr>
            </w:pPr>
          </w:p>
        </w:tc>
        <w:tc>
          <w:tcPr>
            <w:tcW w:w="2070" w:type="dxa"/>
          </w:tcPr>
          <w:p w14:paraId="107AFBB8" w14:textId="77777777" w:rsidR="00320A83" w:rsidRPr="00A924B9" w:rsidRDefault="00320A83" w:rsidP="00E738AD">
            <w:pPr>
              <w:ind w:left="0" w:firstLine="0"/>
              <w:rPr>
                <w:rFonts w:eastAsia="Times New Roman"/>
                <w:sz w:val="20"/>
                <w:szCs w:val="20"/>
                <w:lang w:eastAsia="en-GB"/>
              </w:rPr>
            </w:pPr>
          </w:p>
        </w:tc>
        <w:tc>
          <w:tcPr>
            <w:tcW w:w="1800" w:type="dxa"/>
          </w:tcPr>
          <w:p w14:paraId="59177EC2" w14:textId="77777777" w:rsidR="00320A83" w:rsidRPr="00A924B9" w:rsidRDefault="00320A83" w:rsidP="00E738AD">
            <w:pPr>
              <w:ind w:left="0" w:firstLine="0"/>
              <w:rPr>
                <w:rFonts w:eastAsia="Times New Roman"/>
                <w:sz w:val="20"/>
                <w:szCs w:val="20"/>
                <w:lang w:eastAsia="en-GB"/>
              </w:rPr>
            </w:pPr>
          </w:p>
        </w:tc>
      </w:tr>
      <w:tr w:rsidR="00320A83" w:rsidRPr="00A924B9" w14:paraId="34333E96" w14:textId="77777777" w:rsidTr="00320A83">
        <w:trPr>
          <w:trHeight w:val="252"/>
        </w:trPr>
        <w:tc>
          <w:tcPr>
            <w:tcW w:w="3865" w:type="dxa"/>
          </w:tcPr>
          <w:p w14:paraId="38966427" w14:textId="4C5A0367" w:rsidR="00320A83" w:rsidRPr="00804445" w:rsidRDefault="00320A83" w:rsidP="00E738AD">
            <w:pPr>
              <w:ind w:left="0" w:firstLine="0"/>
              <w:rPr>
                <w:rFonts w:eastAsia="Times New Roman"/>
                <w:sz w:val="20"/>
                <w:szCs w:val="20"/>
                <w:lang w:eastAsia="en-GB"/>
              </w:rPr>
            </w:pPr>
            <w:r w:rsidRPr="00804445">
              <w:rPr>
                <w:rFonts w:eastAsia="Times New Roman"/>
                <w:sz w:val="20"/>
                <w:szCs w:val="20"/>
                <w:lang w:eastAsia="en-GB"/>
              </w:rPr>
              <w:t>Parity at start of pregnancy</w:t>
            </w:r>
          </w:p>
        </w:tc>
        <w:tc>
          <w:tcPr>
            <w:tcW w:w="1980" w:type="dxa"/>
          </w:tcPr>
          <w:p w14:paraId="7C8D03FB" w14:textId="77777777" w:rsidR="00320A83" w:rsidRPr="00A924B9" w:rsidRDefault="00320A83" w:rsidP="00E738AD">
            <w:pPr>
              <w:ind w:left="0" w:firstLine="0"/>
              <w:rPr>
                <w:rFonts w:eastAsia="Times New Roman"/>
                <w:sz w:val="20"/>
                <w:szCs w:val="20"/>
                <w:lang w:eastAsia="en-GB"/>
              </w:rPr>
            </w:pPr>
          </w:p>
        </w:tc>
        <w:tc>
          <w:tcPr>
            <w:tcW w:w="2250" w:type="dxa"/>
          </w:tcPr>
          <w:p w14:paraId="48DEAFE4" w14:textId="77777777" w:rsidR="00320A83" w:rsidRPr="00A924B9" w:rsidRDefault="00320A83" w:rsidP="00E738AD">
            <w:pPr>
              <w:ind w:left="0" w:firstLine="0"/>
              <w:rPr>
                <w:rFonts w:eastAsia="Times New Roman"/>
                <w:sz w:val="20"/>
                <w:szCs w:val="20"/>
                <w:lang w:eastAsia="en-GB"/>
              </w:rPr>
            </w:pPr>
          </w:p>
        </w:tc>
        <w:tc>
          <w:tcPr>
            <w:tcW w:w="2070" w:type="dxa"/>
          </w:tcPr>
          <w:p w14:paraId="220E9379" w14:textId="77777777" w:rsidR="00320A83" w:rsidRPr="00A924B9" w:rsidRDefault="00320A83" w:rsidP="00E738AD">
            <w:pPr>
              <w:ind w:left="0" w:firstLine="0"/>
              <w:rPr>
                <w:rFonts w:eastAsia="Times New Roman"/>
                <w:sz w:val="20"/>
                <w:szCs w:val="20"/>
                <w:lang w:eastAsia="en-GB"/>
              </w:rPr>
            </w:pPr>
          </w:p>
        </w:tc>
        <w:tc>
          <w:tcPr>
            <w:tcW w:w="1800" w:type="dxa"/>
          </w:tcPr>
          <w:p w14:paraId="243C540A" w14:textId="77777777" w:rsidR="00320A83" w:rsidRPr="00A924B9" w:rsidRDefault="00320A83" w:rsidP="00E738AD">
            <w:pPr>
              <w:ind w:left="0" w:firstLine="0"/>
              <w:rPr>
                <w:rFonts w:eastAsia="Times New Roman"/>
                <w:sz w:val="20"/>
                <w:szCs w:val="20"/>
                <w:lang w:eastAsia="en-GB"/>
              </w:rPr>
            </w:pPr>
          </w:p>
        </w:tc>
      </w:tr>
      <w:tr w:rsidR="00320A83" w:rsidRPr="00A924B9" w14:paraId="65E6387F" w14:textId="77777777" w:rsidTr="00320A83">
        <w:trPr>
          <w:trHeight w:val="252"/>
        </w:trPr>
        <w:tc>
          <w:tcPr>
            <w:tcW w:w="3865" w:type="dxa"/>
          </w:tcPr>
          <w:p w14:paraId="2CF4D1A4" w14:textId="6746C731" w:rsidR="00320A83" w:rsidRPr="00804445" w:rsidRDefault="00320A83" w:rsidP="008717C7">
            <w:pPr>
              <w:ind w:left="246" w:firstLine="0"/>
              <w:rPr>
                <w:rFonts w:eastAsia="Calibri"/>
                <w:sz w:val="20"/>
                <w:szCs w:val="20"/>
              </w:rPr>
            </w:pPr>
            <w:r w:rsidRPr="00804445">
              <w:rPr>
                <w:rFonts w:eastAsia="Calibri"/>
                <w:sz w:val="20"/>
                <w:szCs w:val="20"/>
              </w:rPr>
              <w:t>0</w:t>
            </w:r>
          </w:p>
        </w:tc>
        <w:tc>
          <w:tcPr>
            <w:tcW w:w="1980" w:type="dxa"/>
          </w:tcPr>
          <w:p w14:paraId="471B4F8D" w14:textId="77777777" w:rsidR="00320A83" w:rsidRPr="00A924B9" w:rsidRDefault="00320A83" w:rsidP="00E738AD">
            <w:pPr>
              <w:ind w:left="0" w:firstLine="0"/>
              <w:rPr>
                <w:rFonts w:eastAsia="Times New Roman"/>
                <w:sz w:val="20"/>
                <w:szCs w:val="20"/>
                <w:lang w:eastAsia="en-GB"/>
              </w:rPr>
            </w:pPr>
          </w:p>
        </w:tc>
        <w:tc>
          <w:tcPr>
            <w:tcW w:w="2250" w:type="dxa"/>
          </w:tcPr>
          <w:p w14:paraId="7DC7BF4B" w14:textId="77777777" w:rsidR="00320A83" w:rsidRPr="00A924B9" w:rsidRDefault="00320A83" w:rsidP="00E738AD">
            <w:pPr>
              <w:ind w:left="0" w:firstLine="0"/>
              <w:rPr>
                <w:rFonts w:eastAsia="Times New Roman"/>
                <w:sz w:val="20"/>
                <w:szCs w:val="20"/>
                <w:lang w:eastAsia="en-GB"/>
              </w:rPr>
            </w:pPr>
          </w:p>
        </w:tc>
        <w:tc>
          <w:tcPr>
            <w:tcW w:w="2070" w:type="dxa"/>
          </w:tcPr>
          <w:p w14:paraId="73028FBD" w14:textId="77777777" w:rsidR="00320A83" w:rsidRPr="00A924B9" w:rsidRDefault="00320A83" w:rsidP="00E738AD">
            <w:pPr>
              <w:ind w:left="0" w:firstLine="0"/>
              <w:rPr>
                <w:rFonts w:eastAsia="Times New Roman"/>
                <w:sz w:val="20"/>
                <w:szCs w:val="20"/>
                <w:lang w:eastAsia="en-GB"/>
              </w:rPr>
            </w:pPr>
          </w:p>
        </w:tc>
        <w:tc>
          <w:tcPr>
            <w:tcW w:w="1800" w:type="dxa"/>
          </w:tcPr>
          <w:p w14:paraId="44512A4A" w14:textId="77777777" w:rsidR="00320A83" w:rsidRPr="00A924B9" w:rsidRDefault="00320A83" w:rsidP="00E738AD">
            <w:pPr>
              <w:ind w:left="0" w:firstLine="0"/>
              <w:rPr>
                <w:rFonts w:eastAsia="Times New Roman"/>
                <w:sz w:val="20"/>
                <w:szCs w:val="20"/>
                <w:lang w:eastAsia="en-GB"/>
              </w:rPr>
            </w:pPr>
          </w:p>
        </w:tc>
      </w:tr>
      <w:tr w:rsidR="00320A83" w:rsidRPr="00A924B9" w14:paraId="6C647104" w14:textId="77777777" w:rsidTr="00320A83">
        <w:trPr>
          <w:trHeight w:val="252"/>
        </w:trPr>
        <w:tc>
          <w:tcPr>
            <w:tcW w:w="3865" w:type="dxa"/>
          </w:tcPr>
          <w:p w14:paraId="4C126057" w14:textId="2990AB50" w:rsidR="00320A83" w:rsidRPr="00804445" w:rsidRDefault="00320A83" w:rsidP="008717C7">
            <w:pPr>
              <w:ind w:left="246" w:firstLine="0"/>
              <w:rPr>
                <w:rFonts w:eastAsia="Calibri"/>
                <w:sz w:val="20"/>
                <w:szCs w:val="20"/>
              </w:rPr>
            </w:pPr>
            <w:r w:rsidRPr="00804445">
              <w:rPr>
                <w:rFonts w:eastAsia="Calibri"/>
                <w:sz w:val="20"/>
                <w:szCs w:val="20"/>
              </w:rPr>
              <w:t>1</w:t>
            </w:r>
          </w:p>
        </w:tc>
        <w:tc>
          <w:tcPr>
            <w:tcW w:w="1980" w:type="dxa"/>
          </w:tcPr>
          <w:p w14:paraId="7806BB46" w14:textId="77777777" w:rsidR="00320A83" w:rsidRPr="00A924B9" w:rsidRDefault="00320A83" w:rsidP="00E738AD">
            <w:pPr>
              <w:ind w:left="0" w:firstLine="0"/>
              <w:rPr>
                <w:rFonts w:eastAsia="Times New Roman"/>
                <w:sz w:val="20"/>
                <w:szCs w:val="20"/>
                <w:lang w:eastAsia="en-GB"/>
              </w:rPr>
            </w:pPr>
          </w:p>
        </w:tc>
        <w:tc>
          <w:tcPr>
            <w:tcW w:w="2250" w:type="dxa"/>
          </w:tcPr>
          <w:p w14:paraId="354B6C2F" w14:textId="77777777" w:rsidR="00320A83" w:rsidRPr="00A924B9" w:rsidRDefault="00320A83" w:rsidP="00E738AD">
            <w:pPr>
              <w:ind w:left="0" w:firstLine="0"/>
              <w:rPr>
                <w:rFonts w:eastAsia="Times New Roman"/>
                <w:sz w:val="20"/>
                <w:szCs w:val="20"/>
                <w:lang w:eastAsia="en-GB"/>
              </w:rPr>
            </w:pPr>
          </w:p>
        </w:tc>
        <w:tc>
          <w:tcPr>
            <w:tcW w:w="2070" w:type="dxa"/>
          </w:tcPr>
          <w:p w14:paraId="29821560" w14:textId="77777777" w:rsidR="00320A83" w:rsidRPr="00A924B9" w:rsidRDefault="00320A83" w:rsidP="00E738AD">
            <w:pPr>
              <w:ind w:left="0" w:firstLine="0"/>
              <w:rPr>
                <w:rFonts w:eastAsia="Times New Roman"/>
                <w:sz w:val="20"/>
                <w:szCs w:val="20"/>
                <w:lang w:eastAsia="en-GB"/>
              </w:rPr>
            </w:pPr>
          </w:p>
        </w:tc>
        <w:tc>
          <w:tcPr>
            <w:tcW w:w="1800" w:type="dxa"/>
          </w:tcPr>
          <w:p w14:paraId="7E7AD698" w14:textId="77777777" w:rsidR="00320A83" w:rsidRPr="00A924B9" w:rsidRDefault="00320A83" w:rsidP="00E738AD">
            <w:pPr>
              <w:ind w:left="0" w:firstLine="0"/>
              <w:rPr>
                <w:rFonts w:eastAsia="Times New Roman"/>
                <w:sz w:val="20"/>
                <w:szCs w:val="20"/>
                <w:lang w:eastAsia="en-GB"/>
              </w:rPr>
            </w:pPr>
          </w:p>
        </w:tc>
      </w:tr>
      <w:tr w:rsidR="00320A83" w:rsidRPr="00A924B9" w14:paraId="6E6FFA7E" w14:textId="77777777" w:rsidTr="00320A83">
        <w:trPr>
          <w:trHeight w:val="252"/>
        </w:trPr>
        <w:tc>
          <w:tcPr>
            <w:tcW w:w="3865" w:type="dxa"/>
          </w:tcPr>
          <w:p w14:paraId="6450A4C8" w14:textId="17AA2074" w:rsidR="00320A83" w:rsidRPr="00804445" w:rsidRDefault="00320A83" w:rsidP="008717C7">
            <w:pPr>
              <w:ind w:left="246" w:firstLine="0"/>
              <w:rPr>
                <w:rFonts w:eastAsia="Calibri"/>
                <w:sz w:val="20"/>
                <w:szCs w:val="20"/>
              </w:rPr>
            </w:pPr>
            <w:r w:rsidRPr="00804445">
              <w:rPr>
                <w:rFonts w:eastAsia="Calibri"/>
                <w:sz w:val="20"/>
                <w:szCs w:val="20"/>
              </w:rPr>
              <w:t>&gt;1</w:t>
            </w:r>
          </w:p>
        </w:tc>
        <w:tc>
          <w:tcPr>
            <w:tcW w:w="1980" w:type="dxa"/>
          </w:tcPr>
          <w:p w14:paraId="04CE7017" w14:textId="77777777" w:rsidR="00320A83" w:rsidRPr="00A924B9" w:rsidRDefault="00320A83" w:rsidP="00E738AD">
            <w:pPr>
              <w:ind w:left="0" w:firstLine="0"/>
              <w:rPr>
                <w:rFonts w:eastAsia="Times New Roman"/>
                <w:sz w:val="20"/>
                <w:szCs w:val="20"/>
                <w:lang w:eastAsia="en-GB"/>
              </w:rPr>
            </w:pPr>
          </w:p>
        </w:tc>
        <w:tc>
          <w:tcPr>
            <w:tcW w:w="2250" w:type="dxa"/>
          </w:tcPr>
          <w:p w14:paraId="7EAED740" w14:textId="77777777" w:rsidR="00320A83" w:rsidRPr="00A924B9" w:rsidRDefault="00320A83" w:rsidP="00E738AD">
            <w:pPr>
              <w:ind w:left="0" w:firstLine="0"/>
              <w:rPr>
                <w:rFonts w:eastAsia="Times New Roman"/>
                <w:sz w:val="20"/>
                <w:szCs w:val="20"/>
                <w:lang w:eastAsia="en-GB"/>
              </w:rPr>
            </w:pPr>
          </w:p>
        </w:tc>
        <w:tc>
          <w:tcPr>
            <w:tcW w:w="2070" w:type="dxa"/>
          </w:tcPr>
          <w:p w14:paraId="1484BB99" w14:textId="77777777" w:rsidR="00320A83" w:rsidRPr="00A924B9" w:rsidRDefault="00320A83" w:rsidP="00E738AD">
            <w:pPr>
              <w:ind w:left="0" w:firstLine="0"/>
              <w:rPr>
                <w:rFonts w:eastAsia="Times New Roman"/>
                <w:sz w:val="20"/>
                <w:szCs w:val="20"/>
                <w:lang w:eastAsia="en-GB"/>
              </w:rPr>
            </w:pPr>
          </w:p>
        </w:tc>
        <w:tc>
          <w:tcPr>
            <w:tcW w:w="1800" w:type="dxa"/>
          </w:tcPr>
          <w:p w14:paraId="431D8E1C" w14:textId="77777777" w:rsidR="00320A83" w:rsidRPr="00A924B9" w:rsidRDefault="00320A83" w:rsidP="00E738AD">
            <w:pPr>
              <w:ind w:left="0" w:firstLine="0"/>
              <w:rPr>
                <w:rFonts w:eastAsia="Times New Roman"/>
                <w:sz w:val="20"/>
                <w:szCs w:val="20"/>
                <w:lang w:eastAsia="en-GB"/>
              </w:rPr>
            </w:pPr>
          </w:p>
        </w:tc>
      </w:tr>
      <w:tr w:rsidR="00320A83" w:rsidRPr="00A924B9" w14:paraId="00755575" w14:textId="77777777" w:rsidTr="00320A83">
        <w:trPr>
          <w:trHeight w:val="252"/>
        </w:trPr>
        <w:tc>
          <w:tcPr>
            <w:tcW w:w="3865" w:type="dxa"/>
          </w:tcPr>
          <w:p w14:paraId="58E99E9F" w14:textId="651AA0B6" w:rsidR="00320A83" w:rsidRPr="00804445" w:rsidRDefault="00320A83" w:rsidP="008717C7">
            <w:pPr>
              <w:ind w:left="246" w:firstLine="0"/>
              <w:rPr>
                <w:rFonts w:eastAsia="Times New Roman"/>
                <w:sz w:val="20"/>
                <w:szCs w:val="20"/>
                <w:lang w:eastAsia="en-GB"/>
              </w:rPr>
            </w:pPr>
            <w:r w:rsidRPr="00804445">
              <w:rPr>
                <w:rFonts w:eastAsia="Calibri"/>
                <w:sz w:val="20"/>
                <w:szCs w:val="20"/>
              </w:rPr>
              <w:t>Missing</w:t>
            </w:r>
          </w:p>
        </w:tc>
        <w:tc>
          <w:tcPr>
            <w:tcW w:w="1980" w:type="dxa"/>
          </w:tcPr>
          <w:p w14:paraId="15771481" w14:textId="77777777" w:rsidR="00320A83" w:rsidRPr="00A924B9" w:rsidRDefault="00320A83" w:rsidP="00E738AD">
            <w:pPr>
              <w:ind w:left="0" w:firstLine="0"/>
              <w:rPr>
                <w:rFonts w:eastAsia="Times New Roman"/>
                <w:sz w:val="20"/>
                <w:szCs w:val="20"/>
                <w:lang w:eastAsia="en-GB"/>
              </w:rPr>
            </w:pPr>
          </w:p>
        </w:tc>
        <w:tc>
          <w:tcPr>
            <w:tcW w:w="2250" w:type="dxa"/>
          </w:tcPr>
          <w:p w14:paraId="145A4B11" w14:textId="77777777" w:rsidR="00320A83" w:rsidRPr="00A924B9" w:rsidRDefault="00320A83" w:rsidP="00E738AD">
            <w:pPr>
              <w:ind w:left="0" w:firstLine="0"/>
              <w:rPr>
                <w:rFonts w:eastAsia="Times New Roman"/>
                <w:sz w:val="20"/>
                <w:szCs w:val="20"/>
                <w:lang w:eastAsia="en-GB"/>
              </w:rPr>
            </w:pPr>
          </w:p>
        </w:tc>
        <w:tc>
          <w:tcPr>
            <w:tcW w:w="2070" w:type="dxa"/>
          </w:tcPr>
          <w:p w14:paraId="66FE9979" w14:textId="77777777" w:rsidR="00320A83" w:rsidRPr="00A924B9" w:rsidRDefault="00320A83" w:rsidP="00E738AD">
            <w:pPr>
              <w:ind w:left="0" w:firstLine="0"/>
              <w:rPr>
                <w:rFonts w:eastAsia="Times New Roman"/>
                <w:sz w:val="20"/>
                <w:szCs w:val="20"/>
                <w:lang w:eastAsia="en-GB"/>
              </w:rPr>
            </w:pPr>
          </w:p>
        </w:tc>
        <w:tc>
          <w:tcPr>
            <w:tcW w:w="1800" w:type="dxa"/>
          </w:tcPr>
          <w:p w14:paraId="5052B00A" w14:textId="77777777" w:rsidR="00320A83" w:rsidRPr="00A924B9" w:rsidRDefault="00320A83" w:rsidP="00E738AD">
            <w:pPr>
              <w:ind w:left="0" w:firstLine="0"/>
              <w:rPr>
                <w:rFonts w:eastAsia="Times New Roman"/>
                <w:sz w:val="20"/>
                <w:szCs w:val="20"/>
                <w:lang w:eastAsia="en-GB"/>
              </w:rPr>
            </w:pPr>
          </w:p>
        </w:tc>
      </w:tr>
      <w:tr w:rsidR="00320A83" w:rsidRPr="00A924B9" w14:paraId="55515CFD" w14:textId="77777777" w:rsidTr="00320A83">
        <w:trPr>
          <w:trHeight w:val="252"/>
        </w:trPr>
        <w:tc>
          <w:tcPr>
            <w:tcW w:w="3865" w:type="dxa"/>
          </w:tcPr>
          <w:p w14:paraId="0C6A288E" w14:textId="0C634E05" w:rsidR="00320A83" w:rsidRPr="00804445" w:rsidRDefault="00320A83" w:rsidP="00E738AD">
            <w:pPr>
              <w:ind w:left="0" w:firstLine="0"/>
              <w:rPr>
                <w:rFonts w:eastAsia="Times New Roman"/>
                <w:sz w:val="20"/>
                <w:szCs w:val="20"/>
                <w:lang w:eastAsia="en-GB"/>
              </w:rPr>
            </w:pPr>
            <w:r w:rsidRPr="00804445">
              <w:rPr>
                <w:rFonts w:eastAsia="Times New Roman"/>
                <w:sz w:val="20"/>
                <w:szCs w:val="20"/>
                <w:lang w:eastAsia="en-GB"/>
              </w:rPr>
              <w:t>History of spontaneous abortions</w:t>
            </w:r>
          </w:p>
        </w:tc>
        <w:tc>
          <w:tcPr>
            <w:tcW w:w="1980" w:type="dxa"/>
          </w:tcPr>
          <w:p w14:paraId="5FA28FA6" w14:textId="77777777" w:rsidR="00320A83" w:rsidRPr="00A924B9" w:rsidRDefault="00320A83" w:rsidP="00E738AD">
            <w:pPr>
              <w:ind w:left="0" w:firstLine="0"/>
              <w:rPr>
                <w:rFonts w:eastAsia="Times New Roman"/>
                <w:sz w:val="20"/>
                <w:szCs w:val="20"/>
                <w:lang w:eastAsia="en-GB"/>
              </w:rPr>
            </w:pPr>
          </w:p>
        </w:tc>
        <w:tc>
          <w:tcPr>
            <w:tcW w:w="2250" w:type="dxa"/>
          </w:tcPr>
          <w:p w14:paraId="7A6DB8C1" w14:textId="77777777" w:rsidR="00320A83" w:rsidRPr="00A924B9" w:rsidRDefault="00320A83" w:rsidP="00E738AD">
            <w:pPr>
              <w:ind w:left="0" w:firstLine="0"/>
              <w:rPr>
                <w:rFonts w:eastAsia="Times New Roman"/>
                <w:sz w:val="20"/>
                <w:szCs w:val="20"/>
                <w:lang w:eastAsia="en-GB"/>
              </w:rPr>
            </w:pPr>
          </w:p>
        </w:tc>
        <w:tc>
          <w:tcPr>
            <w:tcW w:w="2070" w:type="dxa"/>
          </w:tcPr>
          <w:p w14:paraId="5E55C211" w14:textId="77777777" w:rsidR="00320A83" w:rsidRPr="00A924B9" w:rsidRDefault="00320A83" w:rsidP="00E738AD">
            <w:pPr>
              <w:ind w:left="0" w:firstLine="0"/>
              <w:rPr>
                <w:rFonts w:eastAsia="Times New Roman"/>
                <w:sz w:val="20"/>
                <w:szCs w:val="20"/>
                <w:lang w:eastAsia="en-GB"/>
              </w:rPr>
            </w:pPr>
          </w:p>
        </w:tc>
        <w:tc>
          <w:tcPr>
            <w:tcW w:w="1800" w:type="dxa"/>
          </w:tcPr>
          <w:p w14:paraId="1B02ED0E" w14:textId="77777777" w:rsidR="00320A83" w:rsidRPr="00A924B9" w:rsidRDefault="00320A83" w:rsidP="00E738AD">
            <w:pPr>
              <w:ind w:left="0" w:firstLine="0"/>
              <w:rPr>
                <w:rFonts w:eastAsia="Times New Roman"/>
                <w:sz w:val="20"/>
                <w:szCs w:val="20"/>
                <w:lang w:eastAsia="en-GB"/>
              </w:rPr>
            </w:pPr>
          </w:p>
        </w:tc>
      </w:tr>
      <w:tr w:rsidR="00320A83" w:rsidRPr="00A924B9" w14:paraId="685F7B3D" w14:textId="77777777" w:rsidTr="00320A83">
        <w:trPr>
          <w:trHeight w:val="252"/>
        </w:trPr>
        <w:tc>
          <w:tcPr>
            <w:tcW w:w="3865" w:type="dxa"/>
          </w:tcPr>
          <w:p w14:paraId="2D693EF6" w14:textId="76F317D0" w:rsidR="00320A83" w:rsidRPr="00804445" w:rsidRDefault="00320A83" w:rsidP="00024527">
            <w:pPr>
              <w:ind w:left="246" w:firstLine="0"/>
              <w:rPr>
                <w:rFonts w:eastAsia="Calibri"/>
                <w:sz w:val="20"/>
                <w:szCs w:val="20"/>
              </w:rPr>
            </w:pPr>
            <w:r w:rsidRPr="00804445">
              <w:rPr>
                <w:rFonts w:eastAsia="Calibri"/>
                <w:sz w:val="20"/>
                <w:szCs w:val="20"/>
              </w:rPr>
              <w:t>No</w:t>
            </w:r>
          </w:p>
        </w:tc>
        <w:tc>
          <w:tcPr>
            <w:tcW w:w="1980" w:type="dxa"/>
          </w:tcPr>
          <w:p w14:paraId="39A1302B" w14:textId="77777777" w:rsidR="00320A83" w:rsidRPr="00A924B9" w:rsidRDefault="00320A83" w:rsidP="00024527">
            <w:pPr>
              <w:ind w:left="0" w:firstLine="0"/>
              <w:rPr>
                <w:rFonts w:eastAsia="Times New Roman"/>
                <w:sz w:val="20"/>
                <w:szCs w:val="20"/>
                <w:lang w:eastAsia="en-GB"/>
              </w:rPr>
            </w:pPr>
          </w:p>
        </w:tc>
        <w:tc>
          <w:tcPr>
            <w:tcW w:w="2250" w:type="dxa"/>
          </w:tcPr>
          <w:p w14:paraId="77C1C26D" w14:textId="77777777" w:rsidR="00320A83" w:rsidRPr="00A924B9" w:rsidRDefault="00320A83" w:rsidP="00024527">
            <w:pPr>
              <w:ind w:left="0" w:firstLine="0"/>
              <w:rPr>
                <w:rFonts w:eastAsia="Times New Roman"/>
                <w:sz w:val="20"/>
                <w:szCs w:val="20"/>
                <w:lang w:eastAsia="en-GB"/>
              </w:rPr>
            </w:pPr>
          </w:p>
        </w:tc>
        <w:tc>
          <w:tcPr>
            <w:tcW w:w="2070" w:type="dxa"/>
          </w:tcPr>
          <w:p w14:paraId="5F4CC383" w14:textId="77777777" w:rsidR="00320A83" w:rsidRPr="00A924B9" w:rsidRDefault="00320A83" w:rsidP="00024527">
            <w:pPr>
              <w:ind w:left="0" w:firstLine="0"/>
              <w:rPr>
                <w:rFonts w:eastAsia="Times New Roman"/>
                <w:sz w:val="20"/>
                <w:szCs w:val="20"/>
                <w:lang w:eastAsia="en-GB"/>
              </w:rPr>
            </w:pPr>
          </w:p>
        </w:tc>
        <w:tc>
          <w:tcPr>
            <w:tcW w:w="1800" w:type="dxa"/>
          </w:tcPr>
          <w:p w14:paraId="1EF5526E" w14:textId="77777777" w:rsidR="00320A83" w:rsidRPr="00A924B9" w:rsidRDefault="00320A83" w:rsidP="00024527">
            <w:pPr>
              <w:ind w:left="0" w:firstLine="0"/>
              <w:rPr>
                <w:rFonts w:eastAsia="Times New Roman"/>
                <w:sz w:val="20"/>
                <w:szCs w:val="20"/>
                <w:lang w:eastAsia="en-GB"/>
              </w:rPr>
            </w:pPr>
          </w:p>
        </w:tc>
      </w:tr>
      <w:tr w:rsidR="00320A83" w:rsidRPr="00A924B9" w14:paraId="56B1449C" w14:textId="77777777" w:rsidTr="00320A83">
        <w:trPr>
          <w:trHeight w:val="252"/>
        </w:trPr>
        <w:tc>
          <w:tcPr>
            <w:tcW w:w="3865" w:type="dxa"/>
          </w:tcPr>
          <w:p w14:paraId="3207C7C0" w14:textId="66E5759B" w:rsidR="00320A83" w:rsidRPr="00804445" w:rsidRDefault="00320A83" w:rsidP="00024527">
            <w:pPr>
              <w:ind w:left="246" w:firstLine="0"/>
              <w:rPr>
                <w:rFonts w:eastAsia="Calibri"/>
                <w:sz w:val="20"/>
                <w:szCs w:val="20"/>
              </w:rPr>
            </w:pPr>
            <w:r w:rsidRPr="00804445">
              <w:rPr>
                <w:rFonts w:eastAsia="Calibri"/>
                <w:sz w:val="20"/>
                <w:szCs w:val="20"/>
              </w:rPr>
              <w:t>Yes</w:t>
            </w:r>
          </w:p>
        </w:tc>
        <w:tc>
          <w:tcPr>
            <w:tcW w:w="1980" w:type="dxa"/>
          </w:tcPr>
          <w:p w14:paraId="6F86DC80" w14:textId="77777777" w:rsidR="00320A83" w:rsidRPr="00A924B9" w:rsidRDefault="00320A83" w:rsidP="00024527">
            <w:pPr>
              <w:ind w:left="0" w:firstLine="0"/>
              <w:rPr>
                <w:rFonts w:eastAsia="Times New Roman"/>
                <w:sz w:val="20"/>
                <w:szCs w:val="20"/>
                <w:lang w:eastAsia="en-GB"/>
              </w:rPr>
            </w:pPr>
          </w:p>
        </w:tc>
        <w:tc>
          <w:tcPr>
            <w:tcW w:w="2250" w:type="dxa"/>
          </w:tcPr>
          <w:p w14:paraId="23C60CD8" w14:textId="77777777" w:rsidR="00320A83" w:rsidRPr="00A924B9" w:rsidRDefault="00320A83" w:rsidP="00024527">
            <w:pPr>
              <w:ind w:left="0" w:firstLine="0"/>
              <w:rPr>
                <w:rFonts w:eastAsia="Times New Roman"/>
                <w:sz w:val="20"/>
                <w:szCs w:val="20"/>
                <w:lang w:eastAsia="en-GB"/>
              </w:rPr>
            </w:pPr>
          </w:p>
        </w:tc>
        <w:tc>
          <w:tcPr>
            <w:tcW w:w="2070" w:type="dxa"/>
          </w:tcPr>
          <w:p w14:paraId="7FE77522" w14:textId="77777777" w:rsidR="00320A83" w:rsidRPr="00A924B9" w:rsidRDefault="00320A83" w:rsidP="00024527">
            <w:pPr>
              <w:ind w:left="0" w:firstLine="0"/>
              <w:rPr>
                <w:rFonts w:eastAsia="Times New Roman"/>
                <w:sz w:val="20"/>
                <w:szCs w:val="20"/>
                <w:lang w:eastAsia="en-GB"/>
              </w:rPr>
            </w:pPr>
          </w:p>
        </w:tc>
        <w:tc>
          <w:tcPr>
            <w:tcW w:w="1800" w:type="dxa"/>
          </w:tcPr>
          <w:p w14:paraId="6D85A22B" w14:textId="77777777" w:rsidR="00320A83" w:rsidRPr="00A924B9" w:rsidRDefault="00320A83" w:rsidP="00024527">
            <w:pPr>
              <w:ind w:left="0" w:firstLine="0"/>
              <w:rPr>
                <w:rFonts w:eastAsia="Times New Roman"/>
                <w:sz w:val="20"/>
                <w:szCs w:val="20"/>
                <w:lang w:eastAsia="en-GB"/>
              </w:rPr>
            </w:pPr>
          </w:p>
        </w:tc>
      </w:tr>
      <w:tr w:rsidR="00320A83" w:rsidRPr="00A924B9" w14:paraId="5AAEE024" w14:textId="77777777" w:rsidTr="00320A83">
        <w:trPr>
          <w:trHeight w:val="252"/>
        </w:trPr>
        <w:tc>
          <w:tcPr>
            <w:tcW w:w="3865" w:type="dxa"/>
          </w:tcPr>
          <w:p w14:paraId="432C33D4" w14:textId="2C76D9DD" w:rsidR="00320A83" w:rsidRPr="00804445" w:rsidRDefault="00320A83" w:rsidP="00024527">
            <w:pPr>
              <w:ind w:left="246" w:firstLine="0"/>
              <w:rPr>
                <w:rFonts w:eastAsia="Calibri"/>
                <w:sz w:val="20"/>
                <w:szCs w:val="20"/>
              </w:rPr>
            </w:pPr>
            <w:r w:rsidRPr="00804445">
              <w:rPr>
                <w:rFonts w:eastAsia="Calibri"/>
                <w:sz w:val="20"/>
                <w:szCs w:val="20"/>
              </w:rPr>
              <w:t>Missing</w:t>
            </w:r>
          </w:p>
        </w:tc>
        <w:tc>
          <w:tcPr>
            <w:tcW w:w="1980" w:type="dxa"/>
          </w:tcPr>
          <w:p w14:paraId="11CD2CC0" w14:textId="77777777" w:rsidR="00320A83" w:rsidRPr="00A924B9" w:rsidRDefault="00320A83" w:rsidP="00024527">
            <w:pPr>
              <w:ind w:left="0" w:firstLine="0"/>
              <w:rPr>
                <w:rFonts w:eastAsia="Times New Roman"/>
                <w:sz w:val="20"/>
                <w:szCs w:val="20"/>
                <w:lang w:eastAsia="en-GB"/>
              </w:rPr>
            </w:pPr>
          </w:p>
        </w:tc>
        <w:tc>
          <w:tcPr>
            <w:tcW w:w="2250" w:type="dxa"/>
          </w:tcPr>
          <w:p w14:paraId="073A8856" w14:textId="77777777" w:rsidR="00320A83" w:rsidRPr="00A924B9" w:rsidRDefault="00320A83" w:rsidP="00024527">
            <w:pPr>
              <w:ind w:left="0" w:firstLine="0"/>
              <w:rPr>
                <w:rFonts w:eastAsia="Times New Roman"/>
                <w:sz w:val="20"/>
                <w:szCs w:val="20"/>
                <w:lang w:eastAsia="en-GB"/>
              </w:rPr>
            </w:pPr>
          </w:p>
        </w:tc>
        <w:tc>
          <w:tcPr>
            <w:tcW w:w="2070" w:type="dxa"/>
          </w:tcPr>
          <w:p w14:paraId="6B8D02C3" w14:textId="77777777" w:rsidR="00320A83" w:rsidRPr="00A924B9" w:rsidRDefault="00320A83" w:rsidP="00024527">
            <w:pPr>
              <w:ind w:left="0" w:firstLine="0"/>
              <w:rPr>
                <w:rFonts w:eastAsia="Times New Roman"/>
                <w:sz w:val="20"/>
                <w:szCs w:val="20"/>
                <w:lang w:eastAsia="en-GB"/>
              </w:rPr>
            </w:pPr>
          </w:p>
        </w:tc>
        <w:tc>
          <w:tcPr>
            <w:tcW w:w="1800" w:type="dxa"/>
          </w:tcPr>
          <w:p w14:paraId="1BAFE389" w14:textId="77777777" w:rsidR="00320A83" w:rsidRPr="00A924B9" w:rsidRDefault="00320A83" w:rsidP="00024527">
            <w:pPr>
              <w:ind w:left="0" w:firstLine="0"/>
              <w:rPr>
                <w:rFonts w:eastAsia="Times New Roman"/>
                <w:sz w:val="20"/>
                <w:szCs w:val="20"/>
                <w:lang w:eastAsia="en-GB"/>
              </w:rPr>
            </w:pPr>
          </w:p>
        </w:tc>
      </w:tr>
      <w:tr w:rsidR="00320A83" w:rsidRPr="00A924B9" w14:paraId="4DD960E3" w14:textId="77777777" w:rsidTr="00320A83">
        <w:trPr>
          <w:trHeight w:val="252"/>
        </w:trPr>
        <w:tc>
          <w:tcPr>
            <w:tcW w:w="3865" w:type="dxa"/>
          </w:tcPr>
          <w:p w14:paraId="01D9B8D9" w14:textId="0B1E431B" w:rsidR="00320A83" w:rsidRPr="00804445" w:rsidRDefault="00320A83" w:rsidP="00024527">
            <w:pPr>
              <w:ind w:left="0" w:firstLine="0"/>
              <w:rPr>
                <w:rFonts w:eastAsia="Times New Roman"/>
                <w:sz w:val="20"/>
                <w:szCs w:val="20"/>
                <w:lang w:eastAsia="en-GB"/>
              </w:rPr>
            </w:pPr>
            <w:r w:rsidRPr="00804445">
              <w:rPr>
                <w:rFonts w:eastAsia="Times New Roman"/>
                <w:sz w:val="20"/>
                <w:szCs w:val="20"/>
                <w:lang w:eastAsia="en-GB"/>
              </w:rPr>
              <w:t>History of stillbirths</w:t>
            </w:r>
          </w:p>
        </w:tc>
        <w:tc>
          <w:tcPr>
            <w:tcW w:w="1980" w:type="dxa"/>
          </w:tcPr>
          <w:p w14:paraId="1895024D" w14:textId="77777777" w:rsidR="00320A83" w:rsidRPr="00A924B9" w:rsidRDefault="00320A83" w:rsidP="00024527">
            <w:pPr>
              <w:ind w:left="0" w:firstLine="0"/>
              <w:rPr>
                <w:rFonts w:eastAsia="Times New Roman"/>
                <w:sz w:val="20"/>
                <w:szCs w:val="20"/>
                <w:lang w:eastAsia="en-GB"/>
              </w:rPr>
            </w:pPr>
          </w:p>
        </w:tc>
        <w:tc>
          <w:tcPr>
            <w:tcW w:w="2250" w:type="dxa"/>
          </w:tcPr>
          <w:p w14:paraId="2785F08F" w14:textId="77777777" w:rsidR="00320A83" w:rsidRPr="00A924B9" w:rsidRDefault="00320A83" w:rsidP="00024527">
            <w:pPr>
              <w:ind w:left="0" w:firstLine="0"/>
              <w:rPr>
                <w:rFonts w:eastAsia="Times New Roman"/>
                <w:sz w:val="20"/>
                <w:szCs w:val="20"/>
                <w:lang w:eastAsia="en-GB"/>
              </w:rPr>
            </w:pPr>
          </w:p>
        </w:tc>
        <w:tc>
          <w:tcPr>
            <w:tcW w:w="2070" w:type="dxa"/>
          </w:tcPr>
          <w:p w14:paraId="586A6B59" w14:textId="77777777" w:rsidR="00320A83" w:rsidRPr="00A924B9" w:rsidRDefault="00320A83" w:rsidP="00024527">
            <w:pPr>
              <w:ind w:left="0" w:firstLine="0"/>
              <w:rPr>
                <w:rFonts w:eastAsia="Times New Roman"/>
                <w:sz w:val="20"/>
                <w:szCs w:val="20"/>
                <w:lang w:eastAsia="en-GB"/>
              </w:rPr>
            </w:pPr>
          </w:p>
        </w:tc>
        <w:tc>
          <w:tcPr>
            <w:tcW w:w="1800" w:type="dxa"/>
          </w:tcPr>
          <w:p w14:paraId="05A52787" w14:textId="77777777" w:rsidR="00320A83" w:rsidRPr="00A924B9" w:rsidRDefault="00320A83" w:rsidP="00024527">
            <w:pPr>
              <w:ind w:left="0" w:firstLine="0"/>
              <w:rPr>
                <w:rFonts w:eastAsia="Times New Roman"/>
                <w:sz w:val="20"/>
                <w:szCs w:val="20"/>
                <w:lang w:eastAsia="en-GB"/>
              </w:rPr>
            </w:pPr>
          </w:p>
        </w:tc>
      </w:tr>
      <w:tr w:rsidR="00320A83" w:rsidRPr="00A924B9" w14:paraId="2D562A6A" w14:textId="77777777" w:rsidTr="00320A83">
        <w:trPr>
          <w:trHeight w:val="252"/>
        </w:trPr>
        <w:tc>
          <w:tcPr>
            <w:tcW w:w="3865" w:type="dxa"/>
          </w:tcPr>
          <w:p w14:paraId="70209CB9" w14:textId="12AE4870" w:rsidR="00320A83" w:rsidRPr="00804445" w:rsidRDefault="00320A83" w:rsidP="005C1D9A">
            <w:pPr>
              <w:ind w:left="246" w:firstLine="0"/>
              <w:rPr>
                <w:rFonts w:eastAsia="Calibri"/>
                <w:sz w:val="20"/>
                <w:szCs w:val="20"/>
              </w:rPr>
            </w:pPr>
            <w:r w:rsidRPr="00804445">
              <w:rPr>
                <w:rFonts w:eastAsia="Calibri"/>
                <w:sz w:val="20"/>
                <w:szCs w:val="20"/>
              </w:rPr>
              <w:t>No</w:t>
            </w:r>
          </w:p>
        </w:tc>
        <w:tc>
          <w:tcPr>
            <w:tcW w:w="1980" w:type="dxa"/>
          </w:tcPr>
          <w:p w14:paraId="2E29560D" w14:textId="77777777" w:rsidR="00320A83" w:rsidRPr="00A924B9" w:rsidRDefault="00320A83" w:rsidP="005C1D9A">
            <w:pPr>
              <w:ind w:left="0" w:firstLine="0"/>
              <w:rPr>
                <w:rFonts w:eastAsia="Times New Roman"/>
                <w:sz w:val="20"/>
                <w:szCs w:val="20"/>
                <w:lang w:eastAsia="en-GB"/>
              </w:rPr>
            </w:pPr>
          </w:p>
        </w:tc>
        <w:tc>
          <w:tcPr>
            <w:tcW w:w="2250" w:type="dxa"/>
          </w:tcPr>
          <w:p w14:paraId="02D6F97B" w14:textId="77777777" w:rsidR="00320A83" w:rsidRPr="00A924B9" w:rsidRDefault="00320A83" w:rsidP="005C1D9A">
            <w:pPr>
              <w:ind w:left="0" w:firstLine="0"/>
              <w:rPr>
                <w:rFonts w:eastAsia="Times New Roman"/>
                <w:sz w:val="20"/>
                <w:szCs w:val="20"/>
                <w:lang w:eastAsia="en-GB"/>
              </w:rPr>
            </w:pPr>
          </w:p>
        </w:tc>
        <w:tc>
          <w:tcPr>
            <w:tcW w:w="2070" w:type="dxa"/>
          </w:tcPr>
          <w:p w14:paraId="0C2DA579" w14:textId="77777777" w:rsidR="00320A83" w:rsidRPr="00A924B9" w:rsidRDefault="00320A83" w:rsidP="005C1D9A">
            <w:pPr>
              <w:ind w:left="0" w:firstLine="0"/>
              <w:rPr>
                <w:rFonts w:eastAsia="Times New Roman"/>
                <w:sz w:val="20"/>
                <w:szCs w:val="20"/>
                <w:lang w:eastAsia="en-GB"/>
              </w:rPr>
            </w:pPr>
          </w:p>
        </w:tc>
        <w:tc>
          <w:tcPr>
            <w:tcW w:w="1800" w:type="dxa"/>
          </w:tcPr>
          <w:p w14:paraId="4E31D8DE" w14:textId="77777777" w:rsidR="00320A83" w:rsidRPr="00A924B9" w:rsidRDefault="00320A83" w:rsidP="005C1D9A">
            <w:pPr>
              <w:ind w:left="0" w:firstLine="0"/>
              <w:rPr>
                <w:rFonts w:eastAsia="Times New Roman"/>
                <w:sz w:val="20"/>
                <w:szCs w:val="20"/>
                <w:lang w:eastAsia="en-GB"/>
              </w:rPr>
            </w:pPr>
          </w:p>
        </w:tc>
      </w:tr>
      <w:tr w:rsidR="00320A83" w:rsidRPr="00A924B9" w14:paraId="5041548B" w14:textId="77777777" w:rsidTr="00320A83">
        <w:trPr>
          <w:trHeight w:val="252"/>
        </w:trPr>
        <w:tc>
          <w:tcPr>
            <w:tcW w:w="3865" w:type="dxa"/>
          </w:tcPr>
          <w:p w14:paraId="14B29FC6" w14:textId="431D9EEB" w:rsidR="00320A83" w:rsidRPr="00A924B9" w:rsidRDefault="00320A83" w:rsidP="005C1D9A">
            <w:pPr>
              <w:ind w:left="246" w:firstLine="0"/>
              <w:rPr>
                <w:rFonts w:eastAsia="Calibri"/>
                <w:sz w:val="20"/>
                <w:szCs w:val="20"/>
              </w:rPr>
            </w:pPr>
            <w:r w:rsidRPr="00A924B9">
              <w:rPr>
                <w:rFonts w:eastAsia="Calibri"/>
                <w:sz w:val="20"/>
                <w:szCs w:val="20"/>
              </w:rPr>
              <w:t>Yes</w:t>
            </w:r>
          </w:p>
        </w:tc>
        <w:tc>
          <w:tcPr>
            <w:tcW w:w="1980" w:type="dxa"/>
          </w:tcPr>
          <w:p w14:paraId="23A83238" w14:textId="77777777" w:rsidR="00320A83" w:rsidRPr="00A924B9" w:rsidRDefault="00320A83" w:rsidP="005C1D9A">
            <w:pPr>
              <w:ind w:left="0" w:firstLine="0"/>
              <w:rPr>
                <w:rFonts w:eastAsia="Times New Roman"/>
                <w:sz w:val="20"/>
                <w:szCs w:val="20"/>
                <w:lang w:eastAsia="en-GB"/>
              </w:rPr>
            </w:pPr>
          </w:p>
        </w:tc>
        <w:tc>
          <w:tcPr>
            <w:tcW w:w="2250" w:type="dxa"/>
          </w:tcPr>
          <w:p w14:paraId="069B462B" w14:textId="77777777" w:rsidR="00320A83" w:rsidRPr="00A924B9" w:rsidRDefault="00320A83" w:rsidP="005C1D9A">
            <w:pPr>
              <w:ind w:left="0" w:firstLine="0"/>
              <w:rPr>
                <w:rFonts w:eastAsia="Times New Roman"/>
                <w:sz w:val="20"/>
                <w:szCs w:val="20"/>
                <w:lang w:eastAsia="en-GB"/>
              </w:rPr>
            </w:pPr>
          </w:p>
        </w:tc>
        <w:tc>
          <w:tcPr>
            <w:tcW w:w="2070" w:type="dxa"/>
          </w:tcPr>
          <w:p w14:paraId="0DDF9F77" w14:textId="77777777" w:rsidR="00320A83" w:rsidRPr="00A924B9" w:rsidRDefault="00320A83" w:rsidP="005C1D9A">
            <w:pPr>
              <w:ind w:left="0" w:firstLine="0"/>
              <w:rPr>
                <w:rFonts w:eastAsia="Times New Roman"/>
                <w:sz w:val="20"/>
                <w:szCs w:val="20"/>
                <w:lang w:eastAsia="en-GB"/>
              </w:rPr>
            </w:pPr>
          </w:p>
        </w:tc>
        <w:tc>
          <w:tcPr>
            <w:tcW w:w="1800" w:type="dxa"/>
          </w:tcPr>
          <w:p w14:paraId="56F5426A" w14:textId="77777777" w:rsidR="00320A83" w:rsidRPr="00A924B9" w:rsidRDefault="00320A83" w:rsidP="005C1D9A">
            <w:pPr>
              <w:ind w:left="0" w:firstLine="0"/>
              <w:rPr>
                <w:rFonts w:eastAsia="Times New Roman"/>
                <w:sz w:val="20"/>
                <w:szCs w:val="20"/>
                <w:lang w:eastAsia="en-GB"/>
              </w:rPr>
            </w:pPr>
          </w:p>
        </w:tc>
      </w:tr>
      <w:tr w:rsidR="00320A83" w:rsidRPr="00A924B9" w14:paraId="4AA773AB" w14:textId="77777777" w:rsidTr="00320A83">
        <w:trPr>
          <w:trHeight w:val="252"/>
        </w:trPr>
        <w:tc>
          <w:tcPr>
            <w:tcW w:w="3865" w:type="dxa"/>
          </w:tcPr>
          <w:p w14:paraId="2766B95C" w14:textId="626679FB" w:rsidR="00320A83" w:rsidRPr="00A924B9" w:rsidRDefault="00320A83" w:rsidP="005C1D9A">
            <w:pPr>
              <w:ind w:left="246" w:firstLine="0"/>
              <w:rPr>
                <w:rFonts w:eastAsia="Calibri"/>
                <w:sz w:val="20"/>
                <w:szCs w:val="20"/>
              </w:rPr>
            </w:pPr>
            <w:r w:rsidRPr="00A924B9">
              <w:rPr>
                <w:rFonts w:eastAsia="Calibri"/>
                <w:sz w:val="20"/>
                <w:szCs w:val="20"/>
              </w:rPr>
              <w:t>Missing</w:t>
            </w:r>
          </w:p>
        </w:tc>
        <w:tc>
          <w:tcPr>
            <w:tcW w:w="1980" w:type="dxa"/>
          </w:tcPr>
          <w:p w14:paraId="2AE1D08B" w14:textId="77777777" w:rsidR="00320A83" w:rsidRPr="00A924B9" w:rsidRDefault="00320A83" w:rsidP="005C1D9A">
            <w:pPr>
              <w:ind w:left="0" w:firstLine="0"/>
              <w:rPr>
                <w:rFonts w:eastAsia="Times New Roman"/>
                <w:sz w:val="20"/>
                <w:szCs w:val="20"/>
                <w:lang w:eastAsia="en-GB"/>
              </w:rPr>
            </w:pPr>
          </w:p>
        </w:tc>
        <w:tc>
          <w:tcPr>
            <w:tcW w:w="2250" w:type="dxa"/>
          </w:tcPr>
          <w:p w14:paraId="340A4155" w14:textId="77777777" w:rsidR="00320A83" w:rsidRPr="00A924B9" w:rsidRDefault="00320A83" w:rsidP="005C1D9A">
            <w:pPr>
              <w:ind w:left="0" w:firstLine="0"/>
              <w:rPr>
                <w:rFonts w:eastAsia="Times New Roman"/>
                <w:sz w:val="20"/>
                <w:szCs w:val="20"/>
                <w:lang w:eastAsia="en-GB"/>
              </w:rPr>
            </w:pPr>
          </w:p>
        </w:tc>
        <w:tc>
          <w:tcPr>
            <w:tcW w:w="2070" w:type="dxa"/>
          </w:tcPr>
          <w:p w14:paraId="087935BF" w14:textId="77777777" w:rsidR="00320A83" w:rsidRPr="00A924B9" w:rsidRDefault="00320A83" w:rsidP="005C1D9A">
            <w:pPr>
              <w:ind w:left="0" w:firstLine="0"/>
              <w:rPr>
                <w:rFonts w:eastAsia="Times New Roman"/>
                <w:sz w:val="20"/>
                <w:szCs w:val="20"/>
                <w:lang w:eastAsia="en-GB"/>
              </w:rPr>
            </w:pPr>
          </w:p>
        </w:tc>
        <w:tc>
          <w:tcPr>
            <w:tcW w:w="1800" w:type="dxa"/>
          </w:tcPr>
          <w:p w14:paraId="2D0F8806" w14:textId="77777777" w:rsidR="00320A83" w:rsidRPr="00A924B9" w:rsidRDefault="00320A83" w:rsidP="005C1D9A">
            <w:pPr>
              <w:ind w:left="0" w:firstLine="0"/>
              <w:rPr>
                <w:rFonts w:eastAsia="Times New Roman"/>
                <w:sz w:val="20"/>
                <w:szCs w:val="20"/>
                <w:lang w:eastAsia="en-GB"/>
              </w:rPr>
            </w:pPr>
          </w:p>
        </w:tc>
      </w:tr>
      <w:tr w:rsidR="00320A83" w:rsidRPr="00A924B9" w14:paraId="7BA764EC" w14:textId="77777777" w:rsidTr="00320A83">
        <w:trPr>
          <w:trHeight w:val="252"/>
        </w:trPr>
        <w:tc>
          <w:tcPr>
            <w:tcW w:w="3865" w:type="dxa"/>
          </w:tcPr>
          <w:p w14:paraId="1AD60D6D" w14:textId="699DE864" w:rsidR="00320A83" w:rsidRPr="00A924B9" w:rsidRDefault="00320A83" w:rsidP="005C1D9A">
            <w:pPr>
              <w:ind w:left="0" w:firstLine="0"/>
              <w:rPr>
                <w:rFonts w:eastAsia="Times New Roman"/>
                <w:sz w:val="20"/>
                <w:szCs w:val="20"/>
                <w:lang w:eastAsia="en-GB"/>
              </w:rPr>
            </w:pPr>
            <w:r w:rsidRPr="00A924B9">
              <w:rPr>
                <w:rFonts w:eastAsia="Times New Roman"/>
                <w:sz w:val="20"/>
                <w:szCs w:val="20"/>
                <w:lang w:eastAsia="en-GB"/>
              </w:rPr>
              <w:t>Previous births with</w:t>
            </w:r>
            <w:r>
              <w:rPr>
                <w:rFonts w:eastAsia="Times New Roman"/>
                <w:sz w:val="20"/>
                <w:szCs w:val="20"/>
                <w:lang w:eastAsia="en-GB"/>
              </w:rPr>
              <w:t xml:space="preserve"> major</w:t>
            </w:r>
            <w:r w:rsidRPr="00A924B9">
              <w:rPr>
                <w:rFonts w:eastAsia="Times New Roman"/>
                <w:sz w:val="20"/>
                <w:szCs w:val="20"/>
                <w:lang w:eastAsia="en-GB"/>
              </w:rPr>
              <w:t xml:space="preserve"> malformation</w:t>
            </w:r>
            <w:r>
              <w:rPr>
                <w:rFonts w:eastAsia="Times New Roman"/>
                <w:sz w:val="20"/>
                <w:szCs w:val="20"/>
                <w:lang w:eastAsia="en-GB"/>
              </w:rPr>
              <w:t xml:space="preserve"> in offspring*</w:t>
            </w:r>
          </w:p>
        </w:tc>
        <w:tc>
          <w:tcPr>
            <w:tcW w:w="1980" w:type="dxa"/>
          </w:tcPr>
          <w:p w14:paraId="20CDE1D8" w14:textId="77777777" w:rsidR="00320A83" w:rsidRPr="00A924B9" w:rsidRDefault="00320A83" w:rsidP="005C1D9A">
            <w:pPr>
              <w:ind w:left="0" w:firstLine="0"/>
              <w:rPr>
                <w:rFonts w:eastAsia="Times New Roman"/>
                <w:sz w:val="20"/>
                <w:szCs w:val="20"/>
                <w:lang w:eastAsia="en-GB"/>
              </w:rPr>
            </w:pPr>
          </w:p>
        </w:tc>
        <w:tc>
          <w:tcPr>
            <w:tcW w:w="2250" w:type="dxa"/>
          </w:tcPr>
          <w:p w14:paraId="155DEDBE" w14:textId="77777777" w:rsidR="00320A83" w:rsidRPr="00A924B9" w:rsidRDefault="00320A83" w:rsidP="005C1D9A">
            <w:pPr>
              <w:ind w:left="0" w:firstLine="0"/>
              <w:rPr>
                <w:rFonts w:eastAsia="Times New Roman"/>
                <w:sz w:val="20"/>
                <w:szCs w:val="20"/>
                <w:lang w:eastAsia="en-GB"/>
              </w:rPr>
            </w:pPr>
          </w:p>
        </w:tc>
        <w:tc>
          <w:tcPr>
            <w:tcW w:w="2070" w:type="dxa"/>
          </w:tcPr>
          <w:p w14:paraId="4F76566F" w14:textId="77777777" w:rsidR="00320A83" w:rsidRPr="00A924B9" w:rsidRDefault="00320A83" w:rsidP="005C1D9A">
            <w:pPr>
              <w:ind w:left="0" w:firstLine="0"/>
              <w:rPr>
                <w:rFonts w:eastAsia="Times New Roman"/>
                <w:sz w:val="20"/>
                <w:szCs w:val="20"/>
                <w:lang w:eastAsia="en-GB"/>
              </w:rPr>
            </w:pPr>
          </w:p>
        </w:tc>
        <w:tc>
          <w:tcPr>
            <w:tcW w:w="1800" w:type="dxa"/>
          </w:tcPr>
          <w:p w14:paraId="09DEB3F3" w14:textId="77777777" w:rsidR="00320A83" w:rsidRPr="00A924B9" w:rsidRDefault="00320A83" w:rsidP="005C1D9A">
            <w:pPr>
              <w:ind w:left="0" w:firstLine="0"/>
              <w:rPr>
                <w:rFonts w:eastAsia="Times New Roman"/>
                <w:sz w:val="20"/>
                <w:szCs w:val="20"/>
                <w:lang w:eastAsia="en-GB"/>
              </w:rPr>
            </w:pPr>
          </w:p>
        </w:tc>
      </w:tr>
      <w:tr w:rsidR="00320A83" w:rsidRPr="00A924B9" w14:paraId="5FD922A1" w14:textId="77777777" w:rsidTr="00320A83">
        <w:trPr>
          <w:trHeight w:val="252"/>
        </w:trPr>
        <w:tc>
          <w:tcPr>
            <w:tcW w:w="3865" w:type="dxa"/>
          </w:tcPr>
          <w:p w14:paraId="5FD7AD97" w14:textId="39618834" w:rsidR="00320A83" w:rsidRPr="00A924B9" w:rsidRDefault="00320A83" w:rsidP="005C1D9A">
            <w:pPr>
              <w:ind w:left="246" w:firstLine="0"/>
              <w:rPr>
                <w:rFonts w:eastAsia="Calibri"/>
                <w:sz w:val="20"/>
                <w:szCs w:val="20"/>
              </w:rPr>
            </w:pPr>
            <w:r w:rsidRPr="00A924B9">
              <w:rPr>
                <w:rFonts w:eastAsia="Calibri"/>
                <w:sz w:val="20"/>
                <w:szCs w:val="20"/>
              </w:rPr>
              <w:t>No</w:t>
            </w:r>
          </w:p>
        </w:tc>
        <w:tc>
          <w:tcPr>
            <w:tcW w:w="1980" w:type="dxa"/>
          </w:tcPr>
          <w:p w14:paraId="702B5D6F" w14:textId="77777777" w:rsidR="00320A83" w:rsidRPr="00A924B9" w:rsidRDefault="00320A83" w:rsidP="005C1D9A">
            <w:pPr>
              <w:ind w:left="0" w:firstLine="0"/>
              <w:rPr>
                <w:rFonts w:eastAsia="Times New Roman"/>
                <w:sz w:val="20"/>
                <w:szCs w:val="20"/>
                <w:lang w:eastAsia="en-GB"/>
              </w:rPr>
            </w:pPr>
          </w:p>
        </w:tc>
        <w:tc>
          <w:tcPr>
            <w:tcW w:w="2250" w:type="dxa"/>
          </w:tcPr>
          <w:p w14:paraId="4AAC5486" w14:textId="77777777" w:rsidR="00320A83" w:rsidRPr="00A924B9" w:rsidRDefault="00320A83" w:rsidP="005C1D9A">
            <w:pPr>
              <w:ind w:left="0" w:firstLine="0"/>
              <w:rPr>
                <w:rFonts w:eastAsia="Times New Roman"/>
                <w:sz w:val="20"/>
                <w:szCs w:val="20"/>
                <w:lang w:eastAsia="en-GB"/>
              </w:rPr>
            </w:pPr>
          </w:p>
        </w:tc>
        <w:tc>
          <w:tcPr>
            <w:tcW w:w="2070" w:type="dxa"/>
          </w:tcPr>
          <w:p w14:paraId="5033736B" w14:textId="77777777" w:rsidR="00320A83" w:rsidRPr="00A924B9" w:rsidRDefault="00320A83" w:rsidP="005C1D9A">
            <w:pPr>
              <w:ind w:left="0" w:firstLine="0"/>
              <w:rPr>
                <w:rFonts w:eastAsia="Times New Roman"/>
                <w:sz w:val="20"/>
                <w:szCs w:val="20"/>
                <w:lang w:eastAsia="en-GB"/>
              </w:rPr>
            </w:pPr>
          </w:p>
        </w:tc>
        <w:tc>
          <w:tcPr>
            <w:tcW w:w="1800" w:type="dxa"/>
          </w:tcPr>
          <w:p w14:paraId="60DFA86F" w14:textId="77777777" w:rsidR="00320A83" w:rsidRPr="00A924B9" w:rsidRDefault="00320A83" w:rsidP="005C1D9A">
            <w:pPr>
              <w:ind w:left="0" w:firstLine="0"/>
              <w:rPr>
                <w:rFonts w:eastAsia="Times New Roman"/>
                <w:sz w:val="20"/>
                <w:szCs w:val="20"/>
                <w:lang w:eastAsia="en-GB"/>
              </w:rPr>
            </w:pPr>
          </w:p>
        </w:tc>
      </w:tr>
      <w:tr w:rsidR="00320A83" w:rsidRPr="00A924B9" w14:paraId="7FD1AE75" w14:textId="77777777" w:rsidTr="00320A83">
        <w:trPr>
          <w:trHeight w:val="252"/>
        </w:trPr>
        <w:tc>
          <w:tcPr>
            <w:tcW w:w="3865" w:type="dxa"/>
          </w:tcPr>
          <w:p w14:paraId="281268B6" w14:textId="6DB2FBF1" w:rsidR="00320A83" w:rsidRPr="00A924B9" w:rsidRDefault="00320A83" w:rsidP="005C1D9A">
            <w:pPr>
              <w:ind w:left="246" w:firstLine="0"/>
              <w:rPr>
                <w:rFonts w:eastAsia="Calibri"/>
                <w:sz w:val="20"/>
                <w:szCs w:val="20"/>
              </w:rPr>
            </w:pPr>
            <w:r w:rsidRPr="00A924B9">
              <w:rPr>
                <w:rFonts w:eastAsia="Calibri"/>
                <w:sz w:val="20"/>
                <w:szCs w:val="20"/>
              </w:rPr>
              <w:t>Yes</w:t>
            </w:r>
          </w:p>
        </w:tc>
        <w:tc>
          <w:tcPr>
            <w:tcW w:w="1980" w:type="dxa"/>
          </w:tcPr>
          <w:p w14:paraId="6547C902" w14:textId="77777777" w:rsidR="00320A83" w:rsidRPr="00A924B9" w:rsidRDefault="00320A83" w:rsidP="005C1D9A">
            <w:pPr>
              <w:ind w:left="0" w:firstLine="0"/>
              <w:rPr>
                <w:rFonts w:eastAsia="Times New Roman"/>
                <w:sz w:val="20"/>
                <w:szCs w:val="20"/>
                <w:lang w:eastAsia="en-GB"/>
              </w:rPr>
            </w:pPr>
          </w:p>
        </w:tc>
        <w:tc>
          <w:tcPr>
            <w:tcW w:w="2250" w:type="dxa"/>
          </w:tcPr>
          <w:p w14:paraId="0DF74917" w14:textId="77777777" w:rsidR="00320A83" w:rsidRPr="00A924B9" w:rsidRDefault="00320A83" w:rsidP="005C1D9A">
            <w:pPr>
              <w:ind w:left="0" w:firstLine="0"/>
              <w:rPr>
                <w:rFonts w:eastAsia="Times New Roman"/>
                <w:sz w:val="20"/>
                <w:szCs w:val="20"/>
                <w:lang w:eastAsia="en-GB"/>
              </w:rPr>
            </w:pPr>
          </w:p>
        </w:tc>
        <w:tc>
          <w:tcPr>
            <w:tcW w:w="2070" w:type="dxa"/>
          </w:tcPr>
          <w:p w14:paraId="62BBB864" w14:textId="77777777" w:rsidR="00320A83" w:rsidRPr="00A924B9" w:rsidRDefault="00320A83" w:rsidP="005C1D9A">
            <w:pPr>
              <w:ind w:left="0" w:firstLine="0"/>
              <w:rPr>
                <w:rFonts w:eastAsia="Times New Roman"/>
                <w:sz w:val="20"/>
                <w:szCs w:val="20"/>
                <w:lang w:eastAsia="en-GB"/>
              </w:rPr>
            </w:pPr>
          </w:p>
        </w:tc>
        <w:tc>
          <w:tcPr>
            <w:tcW w:w="1800" w:type="dxa"/>
          </w:tcPr>
          <w:p w14:paraId="569DC7A4" w14:textId="77777777" w:rsidR="00320A83" w:rsidRPr="00A924B9" w:rsidRDefault="00320A83" w:rsidP="005C1D9A">
            <w:pPr>
              <w:ind w:left="0" w:firstLine="0"/>
              <w:rPr>
                <w:rFonts w:eastAsia="Times New Roman"/>
                <w:sz w:val="20"/>
                <w:szCs w:val="20"/>
                <w:lang w:eastAsia="en-GB"/>
              </w:rPr>
            </w:pPr>
          </w:p>
        </w:tc>
      </w:tr>
      <w:tr w:rsidR="00320A83" w:rsidRPr="00A924B9" w14:paraId="08370E10" w14:textId="77777777" w:rsidTr="00320A83">
        <w:trPr>
          <w:trHeight w:val="252"/>
        </w:trPr>
        <w:tc>
          <w:tcPr>
            <w:tcW w:w="3865" w:type="dxa"/>
          </w:tcPr>
          <w:p w14:paraId="39ADD4FF" w14:textId="06785094" w:rsidR="00320A83" w:rsidRPr="00A924B9" w:rsidRDefault="00320A83" w:rsidP="005C1D9A">
            <w:pPr>
              <w:ind w:left="246" w:firstLine="0"/>
              <w:rPr>
                <w:rFonts w:eastAsia="Calibri"/>
                <w:sz w:val="20"/>
                <w:szCs w:val="20"/>
              </w:rPr>
            </w:pPr>
            <w:r w:rsidRPr="00A924B9">
              <w:rPr>
                <w:rFonts w:eastAsia="Calibri"/>
                <w:sz w:val="20"/>
                <w:szCs w:val="20"/>
              </w:rPr>
              <w:t>Missing</w:t>
            </w:r>
          </w:p>
        </w:tc>
        <w:tc>
          <w:tcPr>
            <w:tcW w:w="1980" w:type="dxa"/>
          </w:tcPr>
          <w:p w14:paraId="5CD10377" w14:textId="77777777" w:rsidR="00320A83" w:rsidRPr="00A924B9" w:rsidRDefault="00320A83" w:rsidP="005C1D9A">
            <w:pPr>
              <w:ind w:left="0" w:firstLine="0"/>
              <w:rPr>
                <w:rFonts w:eastAsia="Times New Roman"/>
                <w:sz w:val="20"/>
                <w:szCs w:val="20"/>
                <w:lang w:eastAsia="en-GB"/>
              </w:rPr>
            </w:pPr>
          </w:p>
        </w:tc>
        <w:tc>
          <w:tcPr>
            <w:tcW w:w="2250" w:type="dxa"/>
          </w:tcPr>
          <w:p w14:paraId="597EDB59" w14:textId="77777777" w:rsidR="00320A83" w:rsidRPr="00A924B9" w:rsidRDefault="00320A83" w:rsidP="005C1D9A">
            <w:pPr>
              <w:ind w:left="0" w:firstLine="0"/>
              <w:rPr>
                <w:rFonts w:eastAsia="Times New Roman"/>
                <w:sz w:val="20"/>
                <w:szCs w:val="20"/>
                <w:lang w:eastAsia="en-GB"/>
              </w:rPr>
            </w:pPr>
          </w:p>
        </w:tc>
        <w:tc>
          <w:tcPr>
            <w:tcW w:w="2070" w:type="dxa"/>
          </w:tcPr>
          <w:p w14:paraId="72B1CD7B" w14:textId="77777777" w:rsidR="00320A83" w:rsidRPr="00A924B9" w:rsidRDefault="00320A83" w:rsidP="005C1D9A">
            <w:pPr>
              <w:ind w:left="0" w:firstLine="0"/>
              <w:rPr>
                <w:rFonts w:eastAsia="Times New Roman"/>
                <w:sz w:val="20"/>
                <w:szCs w:val="20"/>
                <w:lang w:eastAsia="en-GB"/>
              </w:rPr>
            </w:pPr>
          </w:p>
        </w:tc>
        <w:tc>
          <w:tcPr>
            <w:tcW w:w="1800" w:type="dxa"/>
          </w:tcPr>
          <w:p w14:paraId="2A24D3F5" w14:textId="77777777" w:rsidR="00320A83" w:rsidRPr="00A924B9" w:rsidRDefault="00320A83" w:rsidP="005C1D9A">
            <w:pPr>
              <w:ind w:left="0" w:firstLine="0"/>
              <w:rPr>
                <w:rFonts w:eastAsia="Times New Roman"/>
                <w:sz w:val="20"/>
                <w:szCs w:val="20"/>
                <w:lang w:eastAsia="en-GB"/>
              </w:rPr>
            </w:pPr>
          </w:p>
        </w:tc>
      </w:tr>
      <w:tr w:rsidR="00320A83" w:rsidRPr="00A924B9" w14:paraId="500351FC" w14:textId="77777777" w:rsidTr="00320A83">
        <w:trPr>
          <w:trHeight w:val="252"/>
        </w:trPr>
        <w:tc>
          <w:tcPr>
            <w:tcW w:w="3865" w:type="dxa"/>
          </w:tcPr>
          <w:p w14:paraId="305C1424" w14:textId="13371C27" w:rsidR="00320A83" w:rsidRPr="00A924B9" w:rsidRDefault="00320A83" w:rsidP="005C1D9A">
            <w:pPr>
              <w:ind w:left="0" w:firstLine="0"/>
              <w:rPr>
                <w:rFonts w:eastAsia="Times New Roman"/>
                <w:sz w:val="20"/>
                <w:szCs w:val="20"/>
                <w:lang w:eastAsia="en-GB"/>
              </w:rPr>
            </w:pPr>
            <w:r w:rsidRPr="00A924B9">
              <w:rPr>
                <w:rFonts w:eastAsia="Times New Roman"/>
                <w:sz w:val="20"/>
                <w:szCs w:val="20"/>
                <w:lang w:eastAsia="en-GB"/>
              </w:rPr>
              <w:lastRenderedPageBreak/>
              <w:t xml:space="preserve">Obesity </w:t>
            </w:r>
            <w:r>
              <w:rPr>
                <w:rFonts w:eastAsia="Times New Roman"/>
                <w:sz w:val="20"/>
                <w:szCs w:val="20"/>
                <w:lang w:eastAsia="en-GB"/>
              </w:rPr>
              <w:t xml:space="preserve">within 12 months </w:t>
            </w:r>
            <w:r w:rsidRPr="00A924B9">
              <w:rPr>
                <w:rFonts w:eastAsia="Times New Roman"/>
                <w:sz w:val="20"/>
                <w:szCs w:val="20"/>
                <w:lang w:eastAsia="en-GB"/>
              </w:rPr>
              <w:t>before pregnancy (BMI≥30)</w:t>
            </w:r>
          </w:p>
        </w:tc>
        <w:tc>
          <w:tcPr>
            <w:tcW w:w="1980" w:type="dxa"/>
          </w:tcPr>
          <w:p w14:paraId="577D6A1E" w14:textId="77777777" w:rsidR="00320A83" w:rsidRPr="00A924B9" w:rsidRDefault="00320A83" w:rsidP="005C1D9A">
            <w:pPr>
              <w:ind w:left="0" w:firstLine="0"/>
              <w:rPr>
                <w:rFonts w:eastAsia="Times New Roman"/>
                <w:sz w:val="20"/>
                <w:szCs w:val="20"/>
                <w:lang w:eastAsia="en-GB"/>
              </w:rPr>
            </w:pPr>
          </w:p>
        </w:tc>
        <w:tc>
          <w:tcPr>
            <w:tcW w:w="2250" w:type="dxa"/>
          </w:tcPr>
          <w:p w14:paraId="015CD95B" w14:textId="77777777" w:rsidR="00320A83" w:rsidRPr="00A924B9" w:rsidRDefault="00320A83" w:rsidP="005C1D9A">
            <w:pPr>
              <w:ind w:left="0" w:firstLine="0"/>
              <w:rPr>
                <w:rFonts w:eastAsia="Times New Roman"/>
                <w:sz w:val="20"/>
                <w:szCs w:val="20"/>
                <w:lang w:eastAsia="en-GB"/>
              </w:rPr>
            </w:pPr>
          </w:p>
        </w:tc>
        <w:tc>
          <w:tcPr>
            <w:tcW w:w="2070" w:type="dxa"/>
          </w:tcPr>
          <w:p w14:paraId="620B28C3" w14:textId="77777777" w:rsidR="00320A83" w:rsidRPr="00A924B9" w:rsidRDefault="00320A83" w:rsidP="005C1D9A">
            <w:pPr>
              <w:ind w:left="0" w:firstLine="0"/>
              <w:rPr>
                <w:rFonts w:eastAsia="Times New Roman"/>
                <w:sz w:val="20"/>
                <w:szCs w:val="20"/>
                <w:lang w:eastAsia="en-GB"/>
              </w:rPr>
            </w:pPr>
          </w:p>
        </w:tc>
        <w:tc>
          <w:tcPr>
            <w:tcW w:w="1800" w:type="dxa"/>
          </w:tcPr>
          <w:p w14:paraId="61279D3A" w14:textId="77777777" w:rsidR="00320A83" w:rsidRPr="00A924B9" w:rsidRDefault="00320A83" w:rsidP="005C1D9A">
            <w:pPr>
              <w:ind w:left="0" w:firstLine="0"/>
              <w:rPr>
                <w:rFonts w:eastAsia="Times New Roman"/>
                <w:sz w:val="20"/>
                <w:szCs w:val="20"/>
                <w:lang w:eastAsia="en-GB"/>
              </w:rPr>
            </w:pPr>
          </w:p>
        </w:tc>
      </w:tr>
      <w:tr w:rsidR="00320A83" w:rsidRPr="00A924B9" w14:paraId="5AFF8ABD" w14:textId="77777777" w:rsidTr="00320A83">
        <w:trPr>
          <w:trHeight w:val="252"/>
        </w:trPr>
        <w:tc>
          <w:tcPr>
            <w:tcW w:w="3865" w:type="dxa"/>
          </w:tcPr>
          <w:p w14:paraId="2A6D212A" w14:textId="68A700EF" w:rsidR="00320A83" w:rsidRPr="00A924B9" w:rsidRDefault="00320A83" w:rsidP="005C1D9A">
            <w:pPr>
              <w:ind w:left="246" w:firstLine="0"/>
              <w:rPr>
                <w:rFonts w:eastAsia="Calibri"/>
                <w:sz w:val="20"/>
                <w:szCs w:val="20"/>
              </w:rPr>
            </w:pPr>
            <w:r w:rsidRPr="00A924B9">
              <w:rPr>
                <w:rFonts w:eastAsia="Calibri"/>
                <w:sz w:val="20"/>
                <w:szCs w:val="20"/>
              </w:rPr>
              <w:t>No</w:t>
            </w:r>
          </w:p>
        </w:tc>
        <w:tc>
          <w:tcPr>
            <w:tcW w:w="1980" w:type="dxa"/>
          </w:tcPr>
          <w:p w14:paraId="379E2253" w14:textId="77777777" w:rsidR="00320A83" w:rsidRPr="00A924B9" w:rsidRDefault="00320A83" w:rsidP="005C1D9A">
            <w:pPr>
              <w:ind w:left="0" w:firstLine="0"/>
              <w:rPr>
                <w:rFonts w:eastAsia="Times New Roman"/>
                <w:sz w:val="20"/>
                <w:szCs w:val="20"/>
                <w:lang w:eastAsia="en-GB"/>
              </w:rPr>
            </w:pPr>
          </w:p>
        </w:tc>
        <w:tc>
          <w:tcPr>
            <w:tcW w:w="2250" w:type="dxa"/>
          </w:tcPr>
          <w:p w14:paraId="48978A5E" w14:textId="77777777" w:rsidR="00320A83" w:rsidRPr="00A924B9" w:rsidRDefault="00320A83" w:rsidP="005C1D9A">
            <w:pPr>
              <w:ind w:left="0" w:firstLine="0"/>
              <w:rPr>
                <w:rFonts w:eastAsia="Times New Roman"/>
                <w:sz w:val="20"/>
                <w:szCs w:val="20"/>
                <w:lang w:eastAsia="en-GB"/>
              </w:rPr>
            </w:pPr>
          </w:p>
        </w:tc>
        <w:tc>
          <w:tcPr>
            <w:tcW w:w="2070" w:type="dxa"/>
          </w:tcPr>
          <w:p w14:paraId="78A4052C" w14:textId="77777777" w:rsidR="00320A83" w:rsidRPr="00A924B9" w:rsidRDefault="00320A83" w:rsidP="005C1D9A">
            <w:pPr>
              <w:ind w:left="0" w:firstLine="0"/>
              <w:rPr>
                <w:rFonts w:eastAsia="Times New Roman"/>
                <w:sz w:val="20"/>
                <w:szCs w:val="20"/>
                <w:lang w:eastAsia="en-GB"/>
              </w:rPr>
            </w:pPr>
          </w:p>
        </w:tc>
        <w:tc>
          <w:tcPr>
            <w:tcW w:w="1800" w:type="dxa"/>
          </w:tcPr>
          <w:p w14:paraId="47675EB2" w14:textId="77777777" w:rsidR="00320A83" w:rsidRPr="00A924B9" w:rsidRDefault="00320A83" w:rsidP="005C1D9A">
            <w:pPr>
              <w:ind w:left="0" w:firstLine="0"/>
              <w:rPr>
                <w:rFonts w:eastAsia="Times New Roman"/>
                <w:sz w:val="20"/>
                <w:szCs w:val="20"/>
                <w:lang w:eastAsia="en-GB"/>
              </w:rPr>
            </w:pPr>
          </w:p>
        </w:tc>
      </w:tr>
      <w:tr w:rsidR="00320A83" w:rsidRPr="00A924B9" w14:paraId="074A445C" w14:textId="77777777" w:rsidTr="00320A83">
        <w:trPr>
          <w:trHeight w:val="252"/>
        </w:trPr>
        <w:tc>
          <w:tcPr>
            <w:tcW w:w="3865" w:type="dxa"/>
          </w:tcPr>
          <w:p w14:paraId="187A570B" w14:textId="5CC94E7D" w:rsidR="00320A83" w:rsidRPr="00A924B9" w:rsidRDefault="00320A83" w:rsidP="005C1D9A">
            <w:pPr>
              <w:ind w:left="246" w:firstLine="0"/>
              <w:rPr>
                <w:rFonts w:eastAsia="Calibri"/>
                <w:sz w:val="20"/>
                <w:szCs w:val="20"/>
              </w:rPr>
            </w:pPr>
            <w:r w:rsidRPr="00A924B9">
              <w:rPr>
                <w:rFonts w:eastAsia="Calibri"/>
                <w:sz w:val="20"/>
                <w:szCs w:val="20"/>
              </w:rPr>
              <w:t>Yes</w:t>
            </w:r>
          </w:p>
        </w:tc>
        <w:tc>
          <w:tcPr>
            <w:tcW w:w="1980" w:type="dxa"/>
          </w:tcPr>
          <w:p w14:paraId="286A076E" w14:textId="77777777" w:rsidR="00320A83" w:rsidRPr="00A924B9" w:rsidRDefault="00320A83" w:rsidP="005C1D9A">
            <w:pPr>
              <w:ind w:left="0" w:firstLine="0"/>
              <w:rPr>
                <w:rFonts w:eastAsia="Times New Roman"/>
                <w:sz w:val="20"/>
                <w:szCs w:val="20"/>
                <w:lang w:eastAsia="en-GB"/>
              </w:rPr>
            </w:pPr>
          </w:p>
        </w:tc>
        <w:tc>
          <w:tcPr>
            <w:tcW w:w="2250" w:type="dxa"/>
          </w:tcPr>
          <w:p w14:paraId="06ABD6EA" w14:textId="77777777" w:rsidR="00320A83" w:rsidRPr="00A924B9" w:rsidRDefault="00320A83" w:rsidP="005C1D9A">
            <w:pPr>
              <w:ind w:left="0" w:firstLine="0"/>
              <w:rPr>
                <w:rFonts w:eastAsia="Times New Roman"/>
                <w:sz w:val="20"/>
                <w:szCs w:val="20"/>
                <w:lang w:eastAsia="en-GB"/>
              </w:rPr>
            </w:pPr>
          </w:p>
        </w:tc>
        <w:tc>
          <w:tcPr>
            <w:tcW w:w="2070" w:type="dxa"/>
          </w:tcPr>
          <w:p w14:paraId="09607B38" w14:textId="77777777" w:rsidR="00320A83" w:rsidRPr="00A924B9" w:rsidRDefault="00320A83" w:rsidP="005C1D9A">
            <w:pPr>
              <w:ind w:left="0" w:firstLine="0"/>
              <w:rPr>
                <w:rFonts w:eastAsia="Times New Roman"/>
                <w:sz w:val="20"/>
                <w:szCs w:val="20"/>
                <w:lang w:eastAsia="en-GB"/>
              </w:rPr>
            </w:pPr>
          </w:p>
        </w:tc>
        <w:tc>
          <w:tcPr>
            <w:tcW w:w="1800" w:type="dxa"/>
          </w:tcPr>
          <w:p w14:paraId="5563CD43" w14:textId="77777777" w:rsidR="00320A83" w:rsidRPr="00A924B9" w:rsidRDefault="00320A83" w:rsidP="005C1D9A">
            <w:pPr>
              <w:ind w:left="0" w:firstLine="0"/>
              <w:rPr>
                <w:rFonts w:eastAsia="Times New Roman"/>
                <w:sz w:val="20"/>
                <w:szCs w:val="20"/>
                <w:lang w:eastAsia="en-GB"/>
              </w:rPr>
            </w:pPr>
          </w:p>
        </w:tc>
      </w:tr>
      <w:tr w:rsidR="00320A83" w:rsidRPr="00A924B9" w14:paraId="0F548A68" w14:textId="77777777" w:rsidTr="00320A83">
        <w:trPr>
          <w:trHeight w:val="252"/>
        </w:trPr>
        <w:tc>
          <w:tcPr>
            <w:tcW w:w="3865" w:type="dxa"/>
          </w:tcPr>
          <w:p w14:paraId="472D1F37" w14:textId="3986E1FB" w:rsidR="00320A83" w:rsidRPr="00A924B9" w:rsidRDefault="00320A83" w:rsidP="005C1D9A">
            <w:pPr>
              <w:ind w:left="246" w:firstLine="0"/>
              <w:rPr>
                <w:rFonts w:eastAsia="Calibri"/>
                <w:sz w:val="20"/>
                <w:szCs w:val="20"/>
              </w:rPr>
            </w:pPr>
            <w:r w:rsidRPr="00A924B9">
              <w:rPr>
                <w:rFonts w:eastAsia="Calibri"/>
                <w:sz w:val="20"/>
                <w:szCs w:val="20"/>
              </w:rPr>
              <w:t>Missing</w:t>
            </w:r>
          </w:p>
        </w:tc>
        <w:tc>
          <w:tcPr>
            <w:tcW w:w="1980" w:type="dxa"/>
          </w:tcPr>
          <w:p w14:paraId="291357C0" w14:textId="77777777" w:rsidR="00320A83" w:rsidRPr="00A924B9" w:rsidRDefault="00320A83" w:rsidP="005C1D9A">
            <w:pPr>
              <w:ind w:left="0" w:firstLine="0"/>
              <w:rPr>
                <w:rFonts w:eastAsia="Times New Roman"/>
                <w:sz w:val="20"/>
                <w:szCs w:val="20"/>
                <w:lang w:eastAsia="en-GB"/>
              </w:rPr>
            </w:pPr>
          </w:p>
        </w:tc>
        <w:tc>
          <w:tcPr>
            <w:tcW w:w="2250" w:type="dxa"/>
          </w:tcPr>
          <w:p w14:paraId="661A2143" w14:textId="77777777" w:rsidR="00320A83" w:rsidRPr="00A924B9" w:rsidRDefault="00320A83" w:rsidP="005C1D9A">
            <w:pPr>
              <w:ind w:left="0" w:firstLine="0"/>
              <w:rPr>
                <w:rFonts w:eastAsia="Times New Roman"/>
                <w:sz w:val="20"/>
                <w:szCs w:val="20"/>
                <w:lang w:eastAsia="en-GB"/>
              </w:rPr>
            </w:pPr>
          </w:p>
        </w:tc>
        <w:tc>
          <w:tcPr>
            <w:tcW w:w="2070" w:type="dxa"/>
          </w:tcPr>
          <w:p w14:paraId="137AF03E" w14:textId="77777777" w:rsidR="00320A83" w:rsidRPr="00A924B9" w:rsidRDefault="00320A83" w:rsidP="005C1D9A">
            <w:pPr>
              <w:ind w:left="0" w:firstLine="0"/>
              <w:rPr>
                <w:rFonts w:eastAsia="Times New Roman"/>
                <w:sz w:val="20"/>
                <w:szCs w:val="20"/>
                <w:lang w:eastAsia="en-GB"/>
              </w:rPr>
            </w:pPr>
          </w:p>
        </w:tc>
        <w:tc>
          <w:tcPr>
            <w:tcW w:w="1800" w:type="dxa"/>
          </w:tcPr>
          <w:p w14:paraId="6E5F3963" w14:textId="77777777" w:rsidR="00320A83" w:rsidRPr="00A924B9" w:rsidRDefault="00320A83" w:rsidP="005C1D9A">
            <w:pPr>
              <w:ind w:left="0" w:firstLine="0"/>
              <w:rPr>
                <w:rFonts w:eastAsia="Times New Roman"/>
                <w:sz w:val="20"/>
                <w:szCs w:val="20"/>
                <w:lang w:eastAsia="en-GB"/>
              </w:rPr>
            </w:pPr>
          </w:p>
        </w:tc>
      </w:tr>
      <w:tr w:rsidR="00320A83" w:rsidRPr="00A924B9" w14:paraId="48EDBF4D" w14:textId="77777777" w:rsidTr="00320A83">
        <w:trPr>
          <w:trHeight w:val="252"/>
        </w:trPr>
        <w:tc>
          <w:tcPr>
            <w:tcW w:w="3865" w:type="dxa"/>
          </w:tcPr>
          <w:p w14:paraId="4FB6BE94" w14:textId="1FAFBCB0" w:rsidR="00320A83" w:rsidRPr="00A924B9" w:rsidRDefault="00320A83" w:rsidP="005C1D9A">
            <w:pPr>
              <w:ind w:left="0" w:firstLine="0"/>
              <w:rPr>
                <w:rFonts w:eastAsia="Times New Roman"/>
                <w:sz w:val="20"/>
                <w:szCs w:val="20"/>
                <w:lang w:eastAsia="en-GB"/>
              </w:rPr>
            </w:pPr>
            <w:r w:rsidRPr="00A924B9">
              <w:rPr>
                <w:rFonts w:eastAsia="Times New Roman"/>
                <w:sz w:val="20"/>
                <w:szCs w:val="20"/>
                <w:lang w:eastAsia="en-GB"/>
              </w:rPr>
              <w:t>Preeclampsia</w:t>
            </w:r>
          </w:p>
        </w:tc>
        <w:tc>
          <w:tcPr>
            <w:tcW w:w="1980" w:type="dxa"/>
          </w:tcPr>
          <w:p w14:paraId="30BA1A7E" w14:textId="77777777" w:rsidR="00320A83" w:rsidRPr="00A924B9" w:rsidRDefault="00320A83" w:rsidP="005C1D9A">
            <w:pPr>
              <w:ind w:left="0" w:firstLine="0"/>
              <w:rPr>
                <w:rFonts w:eastAsia="Times New Roman"/>
                <w:sz w:val="20"/>
                <w:szCs w:val="20"/>
                <w:lang w:eastAsia="en-GB"/>
              </w:rPr>
            </w:pPr>
          </w:p>
        </w:tc>
        <w:tc>
          <w:tcPr>
            <w:tcW w:w="2250" w:type="dxa"/>
          </w:tcPr>
          <w:p w14:paraId="6E972EBC" w14:textId="77777777" w:rsidR="00320A83" w:rsidRPr="00A924B9" w:rsidRDefault="00320A83" w:rsidP="005C1D9A">
            <w:pPr>
              <w:ind w:left="0" w:firstLine="0"/>
              <w:rPr>
                <w:rFonts w:eastAsia="Times New Roman"/>
                <w:sz w:val="20"/>
                <w:szCs w:val="20"/>
                <w:lang w:eastAsia="en-GB"/>
              </w:rPr>
            </w:pPr>
          </w:p>
        </w:tc>
        <w:tc>
          <w:tcPr>
            <w:tcW w:w="2070" w:type="dxa"/>
          </w:tcPr>
          <w:p w14:paraId="38E8CFC5" w14:textId="77777777" w:rsidR="00320A83" w:rsidRPr="00A924B9" w:rsidRDefault="00320A83" w:rsidP="005C1D9A">
            <w:pPr>
              <w:ind w:left="0" w:firstLine="0"/>
              <w:rPr>
                <w:rFonts w:eastAsia="Times New Roman"/>
                <w:sz w:val="20"/>
                <w:szCs w:val="20"/>
                <w:lang w:eastAsia="en-GB"/>
              </w:rPr>
            </w:pPr>
          </w:p>
        </w:tc>
        <w:tc>
          <w:tcPr>
            <w:tcW w:w="1800" w:type="dxa"/>
          </w:tcPr>
          <w:p w14:paraId="56777A94" w14:textId="77777777" w:rsidR="00320A83" w:rsidRPr="00A924B9" w:rsidRDefault="00320A83" w:rsidP="005C1D9A">
            <w:pPr>
              <w:ind w:left="0" w:firstLine="0"/>
              <w:rPr>
                <w:rFonts w:eastAsia="Times New Roman"/>
                <w:sz w:val="20"/>
                <w:szCs w:val="20"/>
                <w:lang w:eastAsia="en-GB"/>
              </w:rPr>
            </w:pPr>
          </w:p>
        </w:tc>
      </w:tr>
      <w:tr w:rsidR="00320A83" w:rsidRPr="00A924B9" w14:paraId="0481BBD7" w14:textId="77777777" w:rsidTr="00320A83">
        <w:trPr>
          <w:trHeight w:val="252"/>
        </w:trPr>
        <w:tc>
          <w:tcPr>
            <w:tcW w:w="3865" w:type="dxa"/>
          </w:tcPr>
          <w:p w14:paraId="67A15F7C" w14:textId="321D0BAE" w:rsidR="00320A83" w:rsidRPr="00A924B9" w:rsidRDefault="00320A83" w:rsidP="005C1D9A">
            <w:pPr>
              <w:ind w:left="246" w:firstLine="0"/>
              <w:rPr>
                <w:rFonts w:eastAsia="Calibri"/>
                <w:sz w:val="20"/>
                <w:szCs w:val="20"/>
              </w:rPr>
            </w:pPr>
            <w:r w:rsidRPr="00A924B9">
              <w:rPr>
                <w:rFonts w:eastAsia="Calibri"/>
                <w:sz w:val="20"/>
                <w:szCs w:val="20"/>
              </w:rPr>
              <w:t>No</w:t>
            </w:r>
          </w:p>
        </w:tc>
        <w:tc>
          <w:tcPr>
            <w:tcW w:w="1980" w:type="dxa"/>
          </w:tcPr>
          <w:p w14:paraId="34D8FB41" w14:textId="77777777" w:rsidR="00320A83" w:rsidRPr="00A924B9" w:rsidRDefault="00320A83" w:rsidP="005C1D9A">
            <w:pPr>
              <w:ind w:left="0" w:firstLine="0"/>
              <w:rPr>
                <w:rFonts w:eastAsia="Times New Roman"/>
                <w:sz w:val="20"/>
                <w:szCs w:val="20"/>
                <w:lang w:eastAsia="en-GB"/>
              </w:rPr>
            </w:pPr>
          </w:p>
        </w:tc>
        <w:tc>
          <w:tcPr>
            <w:tcW w:w="2250" w:type="dxa"/>
          </w:tcPr>
          <w:p w14:paraId="032BB2FA" w14:textId="77777777" w:rsidR="00320A83" w:rsidRPr="00A924B9" w:rsidRDefault="00320A83" w:rsidP="005C1D9A">
            <w:pPr>
              <w:ind w:left="0" w:firstLine="0"/>
              <w:rPr>
                <w:rFonts w:eastAsia="Times New Roman"/>
                <w:sz w:val="20"/>
                <w:szCs w:val="20"/>
                <w:lang w:eastAsia="en-GB"/>
              </w:rPr>
            </w:pPr>
          </w:p>
        </w:tc>
        <w:tc>
          <w:tcPr>
            <w:tcW w:w="2070" w:type="dxa"/>
          </w:tcPr>
          <w:p w14:paraId="3E7DC370" w14:textId="77777777" w:rsidR="00320A83" w:rsidRPr="00A924B9" w:rsidRDefault="00320A83" w:rsidP="005C1D9A">
            <w:pPr>
              <w:ind w:left="0" w:firstLine="0"/>
              <w:rPr>
                <w:rFonts w:eastAsia="Times New Roman"/>
                <w:sz w:val="20"/>
                <w:szCs w:val="20"/>
                <w:lang w:eastAsia="en-GB"/>
              </w:rPr>
            </w:pPr>
          </w:p>
        </w:tc>
        <w:tc>
          <w:tcPr>
            <w:tcW w:w="1800" w:type="dxa"/>
          </w:tcPr>
          <w:p w14:paraId="79BF7661" w14:textId="77777777" w:rsidR="00320A83" w:rsidRPr="00A924B9" w:rsidRDefault="00320A83" w:rsidP="005C1D9A">
            <w:pPr>
              <w:ind w:left="0" w:firstLine="0"/>
              <w:rPr>
                <w:rFonts w:eastAsia="Times New Roman"/>
                <w:sz w:val="20"/>
                <w:szCs w:val="20"/>
                <w:lang w:eastAsia="en-GB"/>
              </w:rPr>
            </w:pPr>
          </w:p>
        </w:tc>
      </w:tr>
      <w:tr w:rsidR="00320A83" w:rsidRPr="00A924B9" w14:paraId="4AF08826" w14:textId="77777777" w:rsidTr="00320A83">
        <w:trPr>
          <w:trHeight w:val="252"/>
        </w:trPr>
        <w:tc>
          <w:tcPr>
            <w:tcW w:w="3865" w:type="dxa"/>
          </w:tcPr>
          <w:p w14:paraId="258861CF" w14:textId="1F55E1B6" w:rsidR="00320A83" w:rsidRPr="00A924B9" w:rsidRDefault="00320A83" w:rsidP="005C1D9A">
            <w:pPr>
              <w:ind w:left="246" w:firstLine="0"/>
              <w:rPr>
                <w:rFonts w:eastAsia="Calibri"/>
                <w:sz w:val="20"/>
                <w:szCs w:val="20"/>
              </w:rPr>
            </w:pPr>
            <w:r w:rsidRPr="00A924B9">
              <w:rPr>
                <w:rFonts w:eastAsia="Calibri"/>
                <w:sz w:val="20"/>
                <w:szCs w:val="20"/>
              </w:rPr>
              <w:t>Yes</w:t>
            </w:r>
          </w:p>
        </w:tc>
        <w:tc>
          <w:tcPr>
            <w:tcW w:w="1980" w:type="dxa"/>
          </w:tcPr>
          <w:p w14:paraId="7C1D0AF4" w14:textId="77777777" w:rsidR="00320A83" w:rsidRPr="00A924B9" w:rsidRDefault="00320A83" w:rsidP="005C1D9A">
            <w:pPr>
              <w:ind w:left="0" w:firstLine="0"/>
              <w:rPr>
                <w:rFonts w:eastAsia="Times New Roman"/>
                <w:sz w:val="20"/>
                <w:szCs w:val="20"/>
                <w:lang w:eastAsia="en-GB"/>
              </w:rPr>
            </w:pPr>
          </w:p>
        </w:tc>
        <w:tc>
          <w:tcPr>
            <w:tcW w:w="2250" w:type="dxa"/>
          </w:tcPr>
          <w:p w14:paraId="013A1ACC" w14:textId="77777777" w:rsidR="00320A83" w:rsidRPr="00A924B9" w:rsidRDefault="00320A83" w:rsidP="005C1D9A">
            <w:pPr>
              <w:ind w:left="0" w:firstLine="0"/>
              <w:rPr>
                <w:rFonts w:eastAsia="Times New Roman"/>
                <w:sz w:val="20"/>
                <w:szCs w:val="20"/>
                <w:lang w:eastAsia="en-GB"/>
              </w:rPr>
            </w:pPr>
          </w:p>
        </w:tc>
        <w:tc>
          <w:tcPr>
            <w:tcW w:w="2070" w:type="dxa"/>
          </w:tcPr>
          <w:p w14:paraId="2D22A3CE" w14:textId="77777777" w:rsidR="00320A83" w:rsidRPr="00A924B9" w:rsidRDefault="00320A83" w:rsidP="005C1D9A">
            <w:pPr>
              <w:ind w:left="0" w:firstLine="0"/>
              <w:rPr>
                <w:rFonts w:eastAsia="Times New Roman"/>
                <w:sz w:val="20"/>
                <w:szCs w:val="20"/>
                <w:lang w:eastAsia="en-GB"/>
              </w:rPr>
            </w:pPr>
          </w:p>
        </w:tc>
        <w:tc>
          <w:tcPr>
            <w:tcW w:w="1800" w:type="dxa"/>
          </w:tcPr>
          <w:p w14:paraId="24F2E94F" w14:textId="77777777" w:rsidR="00320A83" w:rsidRPr="00A924B9" w:rsidRDefault="00320A83" w:rsidP="005C1D9A">
            <w:pPr>
              <w:ind w:left="0" w:firstLine="0"/>
              <w:rPr>
                <w:rFonts w:eastAsia="Times New Roman"/>
                <w:sz w:val="20"/>
                <w:szCs w:val="20"/>
                <w:lang w:eastAsia="en-GB"/>
              </w:rPr>
            </w:pPr>
          </w:p>
        </w:tc>
      </w:tr>
      <w:tr w:rsidR="00320A83" w:rsidRPr="00A924B9" w14:paraId="41A0204E" w14:textId="77777777" w:rsidTr="00320A83">
        <w:trPr>
          <w:trHeight w:val="252"/>
        </w:trPr>
        <w:tc>
          <w:tcPr>
            <w:tcW w:w="3865" w:type="dxa"/>
          </w:tcPr>
          <w:p w14:paraId="032A9FD9" w14:textId="370428D4" w:rsidR="00320A83" w:rsidRPr="00A924B9" w:rsidRDefault="00320A83" w:rsidP="005C1D9A">
            <w:pPr>
              <w:ind w:left="246" w:firstLine="0"/>
              <w:rPr>
                <w:rFonts w:eastAsia="Calibri"/>
                <w:sz w:val="20"/>
                <w:szCs w:val="20"/>
              </w:rPr>
            </w:pPr>
            <w:r w:rsidRPr="00A924B9">
              <w:rPr>
                <w:rFonts w:eastAsia="Calibri"/>
                <w:sz w:val="20"/>
                <w:szCs w:val="20"/>
              </w:rPr>
              <w:t>Missing</w:t>
            </w:r>
          </w:p>
        </w:tc>
        <w:tc>
          <w:tcPr>
            <w:tcW w:w="1980" w:type="dxa"/>
          </w:tcPr>
          <w:p w14:paraId="15430A99" w14:textId="77777777" w:rsidR="00320A83" w:rsidRPr="00A924B9" w:rsidRDefault="00320A83" w:rsidP="005C1D9A">
            <w:pPr>
              <w:ind w:left="0" w:firstLine="0"/>
              <w:rPr>
                <w:rFonts w:eastAsia="Times New Roman"/>
                <w:sz w:val="20"/>
                <w:szCs w:val="20"/>
                <w:lang w:eastAsia="en-GB"/>
              </w:rPr>
            </w:pPr>
          </w:p>
        </w:tc>
        <w:tc>
          <w:tcPr>
            <w:tcW w:w="2250" w:type="dxa"/>
          </w:tcPr>
          <w:p w14:paraId="47FA3CFE" w14:textId="77777777" w:rsidR="00320A83" w:rsidRPr="00A924B9" w:rsidRDefault="00320A83" w:rsidP="005C1D9A">
            <w:pPr>
              <w:ind w:left="0" w:firstLine="0"/>
              <w:rPr>
                <w:rFonts w:eastAsia="Times New Roman"/>
                <w:sz w:val="20"/>
                <w:szCs w:val="20"/>
                <w:lang w:eastAsia="en-GB"/>
              </w:rPr>
            </w:pPr>
          </w:p>
        </w:tc>
        <w:tc>
          <w:tcPr>
            <w:tcW w:w="2070" w:type="dxa"/>
          </w:tcPr>
          <w:p w14:paraId="6602A999" w14:textId="77777777" w:rsidR="00320A83" w:rsidRPr="00A924B9" w:rsidRDefault="00320A83" w:rsidP="005C1D9A">
            <w:pPr>
              <w:ind w:left="0" w:firstLine="0"/>
              <w:rPr>
                <w:rFonts w:eastAsia="Times New Roman"/>
                <w:sz w:val="20"/>
                <w:szCs w:val="20"/>
                <w:lang w:eastAsia="en-GB"/>
              </w:rPr>
            </w:pPr>
          </w:p>
        </w:tc>
        <w:tc>
          <w:tcPr>
            <w:tcW w:w="1800" w:type="dxa"/>
          </w:tcPr>
          <w:p w14:paraId="0F313DCF" w14:textId="77777777" w:rsidR="00320A83" w:rsidRPr="00A924B9" w:rsidRDefault="00320A83" w:rsidP="005C1D9A">
            <w:pPr>
              <w:ind w:left="0" w:firstLine="0"/>
              <w:rPr>
                <w:rFonts w:eastAsia="Times New Roman"/>
                <w:sz w:val="20"/>
                <w:szCs w:val="20"/>
                <w:lang w:eastAsia="en-GB"/>
              </w:rPr>
            </w:pPr>
          </w:p>
        </w:tc>
      </w:tr>
      <w:tr w:rsidR="00320A83" w:rsidRPr="00A924B9" w14:paraId="799B3006" w14:textId="77777777" w:rsidTr="00320A83">
        <w:trPr>
          <w:trHeight w:val="252"/>
        </w:trPr>
        <w:tc>
          <w:tcPr>
            <w:tcW w:w="3865" w:type="dxa"/>
          </w:tcPr>
          <w:p w14:paraId="44B893DE" w14:textId="5585AED3" w:rsidR="00320A83" w:rsidRPr="00A924B9" w:rsidRDefault="00320A83" w:rsidP="005C1D9A">
            <w:pPr>
              <w:ind w:left="0" w:firstLine="0"/>
              <w:rPr>
                <w:rFonts w:eastAsia="Calibri"/>
                <w:sz w:val="20"/>
                <w:szCs w:val="20"/>
              </w:rPr>
            </w:pPr>
            <w:r w:rsidRPr="00A924B9">
              <w:rPr>
                <w:rFonts w:eastAsia="Calibri"/>
                <w:sz w:val="20"/>
                <w:szCs w:val="20"/>
              </w:rPr>
              <w:t>Gestational diabetes</w:t>
            </w:r>
          </w:p>
        </w:tc>
        <w:tc>
          <w:tcPr>
            <w:tcW w:w="1980" w:type="dxa"/>
          </w:tcPr>
          <w:p w14:paraId="780D8D94" w14:textId="77777777" w:rsidR="00320A83" w:rsidRPr="00A924B9" w:rsidRDefault="00320A83" w:rsidP="005C1D9A">
            <w:pPr>
              <w:ind w:left="0" w:firstLine="0"/>
              <w:rPr>
                <w:rFonts w:eastAsia="Times New Roman"/>
                <w:sz w:val="20"/>
                <w:szCs w:val="20"/>
                <w:lang w:eastAsia="en-GB"/>
              </w:rPr>
            </w:pPr>
          </w:p>
        </w:tc>
        <w:tc>
          <w:tcPr>
            <w:tcW w:w="2250" w:type="dxa"/>
          </w:tcPr>
          <w:p w14:paraId="3AFD501E" w14:textId="77777777" w:rsidR="00320A83" w:rsidRPr="00A924B9" w:rsidRDefault="00320A83" w:rsidP="005C1D9A">
            <w:pPr>
              <w:ind w:left="0" w:firstLine="0"/>
              <w:rPr>
                <w:rFonts w:eastAsia="Times New Roman"/>
                <w:sz w:val="20"/>
                <w:szCs w:val="20"/>
                <w:lang w:eastAsia="en-GB"/>
              </w:rPr>
            </w:pPr>
          </w:p>
        </w:tc>
        <w:tc>
          <w:tcPr>
            <w:tcW w:w="2070" w:type="dxa"/>
          </w:tcPr>
          <w:p w14:paraId="22F7515D" w14:textId="77777777" w:rsidR="00320A83" w:rsidRPr="00A924B9" w:rsidRDefault="00320A83" w:rsidP="005C1D9A">
            <w:pPr>
              <w:ind w:left="0" w:firstLine="0"/>
              <w:rPr>
                <w:rFonts w:eastAsia="Times New Roman"/>
                <w:sz w:val="20"/>
                <w:szCs w:val="20"/>
                <w:lang w:eastAsia="en-GB"/>
              </w:rPr>
            </w:pPr>
          </w:p>
        </w:tc>
        <w:tc>
          <w:tcPr>
            <w:tcW w:w="1800" w:type="dxa"/>
          </w:tcPr>
          <w:p w14:paraId="04F914B0" w14:textId="77777777" w:rsidR="00320A83" w:rsidRPr="00A924B9" w:rsidRDefault="00320A83" w:rsidP="005C1D9A">
            <w:pPr>
              <w:ind w:left="0" w:firstLine="0"/>
              <w:rPr>
                <w:rFonts w:eastAsia="Times New Roman"/>
                <w:sz w:val="20"/>
                <w:szCs w:val="20"/>
                <w:lang w:eastAsia="en-GB"/>
              </w:rPr>
            </w:pPr>
          </w:p>
        </w:tc>
      </w:tr>
      <w:tr w:rsidR="00320A83" w:rsidRPr="00A924B9" w14:paraId="59927058" w14:textId="77777777" w:rsidTr="00320A83">
        <w:trPr>
          <w:trHeight w:val="252"/>
        </w:trPr>
        <w:tc>
          <w:tcPr>
            <w:tcW w:w="3865" w:type="dxa"/>
          </w:tcPr>
          <w:p w14:paraId="518E60DF" w14:textId="370C52A2" w:rsidR="00320A83" w:rsidRPr="00A924B9" w:rsidRDefault="00320A83" w:rsidP="005C1D9A">
            <w:pPr>
              <w:ind w:left="246" w:firstLine="0"/>
              <w:rPr>
                <w:rFonts w:eastAsia="Calibri"/>
                <w:sz w:val="20"/>
                <w:szCs w:val="20"/>
              </w:rPr>
            </w:pPr>
            <w:r w:rsidRPr="00A924B9">
              <w:rPr>
                <w:rFonts w:eastAsia="Calibri"/>
                <w:sz w:val="20"/>
                <w:szCs w:val="20"/>
              </w:rPr>
              <w:t>No</w:t>
            </w:r>
          </w:p>
        </w:tc>
        <w:tc>
          <w:tcPr>
            <w:tcW w:w="1980" w:type="dxa"/>
          </w:tcPr>
          <w:p w14:paraId="5E272D3E" w14:textId="77777777" w:rsidR="00320A83" w:rsidRPr="00A924B9" w:rsidRDefault="00320A83" w:rsidP="005C1D9A">
            <w:pPr>
              <w:ind w:left="0" w:firstLine="0"/>
              <w:rPr>
                <w:rFonts w:eastAsia="Times New Roman"/>
                <w:sz w:val="20"/>
                <w:szCs w:val="20"/>
                <w:lang w:eastAsia="en-GB"/>
              </w:rPr>
            </w:pPr>
          </w:p>
        </w:tc>
        <w:tc>
          <w:tcPr>
            <w:tcW w:w="2250" w:type="dxa"/>
          </w:tcPr>
          <w:p w14:paraId="1FFF8263" w14:textId="77777777" w:rsidR="00320A83" w:rsidRPr="00A924B9" w:rsidRDefault="00320A83" w:rsidP="005C1D9A">
            <w:pPr>
              <w:ind w:left="0" w:firstLine="0"/>
              <w:rPr>
                <w:rFonts w:eastAsia="Times New Roman"/>
                <w:sz w:val="20"/>
                <w:szCs w:val="20"/>
                <w:lang w:eastAsia="en-GB"/>
              </w:rPr>
            </w:pPr>
          </w:p>
        </w:tc>
        <w:tc>
          <w:tcPr>
            <w:tcW w:w="2070" w:type="dxa"/>
          </w:tcPr>
          <w:p w14:paraId="2839C1CB" w14:textId="77777777" w:rsidR="00320A83" w:rsidRPr="00A924B9" w:rsidRDefault="00320A83" w:rsidP="005C1D9A">
            <w:pPr>
              <w:ind w:left="0" w:firstLine="0"/>
              <w:rPr>
                <w:rFonts w:eastAsia="Times New Roman"/>
                <w:sz w:val="20"/>
                <w:szCs w:val="20"/>
                <w:lang w:eastAsia="en-GB"/>
              </w:rPr>
            </w:pPr>
          </w:p>
        </w:tc>
        <w:tc>
          <w:tcPr>
            <w:tcW w:w="1800" w:type="dxa"/>
          </w:tcPr>
          <w:p w14:paraId="4ACC5A91" w14:textId="77777777" w:rsidR="00320A83" w:rsidRPr="00A924B9" w:rsidRDefault="00320A83" w:rsidP="005C1D9A">
            <w:pPr>
              <w:ind w:left="0" w:firstLine="0"/>
              <w:rPr>
                <w:rFonts w:eastAsia="Times New Roman"/>
                <w:sz w:val="20"/>
                <w:szCs w:val="20"/>
                <w:lang w:eastAsia="en-GB"/>
              </w:rPr>
            </w:pPr>
          </w:p>
        </w:tc>
      </w:tr>
      <w:tr w:rsidR="00320A83" w:rsidRPr="00A924B9" w14:paraId="2487110D" w14:textId="77777777" w:rsidTr="00320A83">
        <w:trPr>
          <w:trHeight w:val="252"/>
        </w:trPr>
        <w:tc>
          <w:tcPr>
            <w:tcW w:w="3865" w:type="dxa"/>
          </w:tcPr>
          <w:p w14:paraId="61ECD2D5" w14:textId="6ECAEA04" w:rsidR="00320A83" w:rsidRPr="00A924B9" w:rsidRDefault="00320A83" w:rsidP="005C1D9A">
            <w:pPr>
              <w:ind w:left="246" w:firstLine="0"/>
              <w:rPr>
                <w:rFonts w:eastAsia="Calibri"/>
                <w:sz w:val="20"/>
                <w:szCs w:val="20"/>
              </w:rPr>
            </w:pPr>
            <w:r w:rsidRPr="00A924B9">
              <w:rPr>
                <w:rFonts w:eastAsia="Calibri"/>
                <w:sz w:val="20"/>
                <w:szCs w:val="20"/>
              </w:rPr>
              <w:t>Yes</w:t>
            </w:r>
          </w:p>
        </w:tc>
        <w:tc>
          <w:tcPr>
            <w:tcW w:w="1980" w:type="dxa"/>
          </w:tcPr>
          <w:p w14:paraId="556120AD" w14:textId="77777777" w:rsidR="00320A83" w:rsidRPr="00A924B9" w:rsidRDefault="00320A83" w:rsidP="005C1D9A">
            <w:pPr>
              <w:ind w:left="0" w:firstLine="0"/>
              <w:rPr>
                <w:rFonts w:eastAsia="Times New Roman"/>
                <w:sz w:val="20"/>
                <w:szCs w:val="20"/>
                <w:lang w:eastAsia="en-GB"/>
              </w:rPr>
            </w:pPr>
          </w:p>
        </w:tc>
        <w:tc>
          <w:tcPr>
            <w:tcW w:w="2250" w:type="dxa"/>
          </w:tcPr>
          <w:p w14:paraId="0A2F6AE3" w14:textId="77777777" w:rsidR="00320A83" w:rsidRPr="00A924B9" w:rsidRDefault="00320A83" w:rsidP="005C1D9A">
            <w:pPr>
              <w:ind w:left="0" w:firstLine="0"/>
              <w:rPr>
                <w:rFonts w:eastAsia="Times New Roman"/>
                <w:sz w:val="20"/>
                <w:szCs w:val="20"/>
                <w:lang w:eastAsia="en-GB"/>
              </w:rPr>
            </w:pPr>
          </w:p>
        </w:tc>
        <w:tc>
          <w:tcPr>
            <w:tcW w:w="2070" w:type="dxa"/>
          </w:tcPr>
          <w:p w14:paraId="5824385E" w14:textId="77777777" w:rsidR="00320A83" w:rsidRPr="00A924B9" w:rsidRDefault="00320A83" w:rsidP="005C1D9A">
            <w:pPr>
              <w:ind w:left="0" w:firstLine="0"/>
              <w:rPr>
                <w:rFonts w:eastAsia="Times New Roman"/>
                <w:sz w:val="20"/>
                <w:szCs w:val="20"/>
                <w:lang w:eastAsia="en-GB"/>
              </w:rPr>
            </w:pPr>
          </w:p>
        </w:tc>
        <w:tc>
          <w:tcPr>
            <w:tcW w:w="1800" w:type="dxa"/>
          </w:tcPr>
          <w:p w14:paraId="009346F1" w14:textId="77777777" w:rsidR="00320A83" w:rsidRPr="00A924B9" w:rsidRDefault="00320A83" w:rsidP="005C1D9A">
            <w:pPr>
              <w:ind w:left="0" w:firstLine="0"/>
              <w:rPr>
                <w:rFonts w:eastAsia="Times New Roman"/>
                <w:sz w:val="20"/>
                <w:szCs w:val="20"/>
                <w:lang w:eastAsia="en-GB"/>
              </w:rPr>
            </w:pPr>
          </w:p>
        </w:tc>
      </w:tr>
      <w:tr w:rsidR="00320A83" w:rsidRPr="00A924B9" w14:paraId="3442FF52" w14:textId="77777777" w:rsidTr="00320A83">
        <w:trPr>
          <w:trHeight w:val="252"/>
        </w:trPr>
        <w:tc>
          <w:tcPr>
            <w:tcW w:w="3865" w:type="dxa"/>
          </w:tcPr>
          <w:p w14:paraId="6CA5F434" w14:textId="79807B22" w:rsidR="00320A83" w:rsidRPr="00A924B9" w:rsidRDefault="00320A83" w:rsidP="005C1D9A">
            <w:pPr>
              <w:ind w:left="246" w:firstLine="0"/>
              <w:rPr>
                <w:rFonts w:eastAsia="Calibri"/>
                <w:sz w:val="20"/>
                <w:szCs w:val="20"/>
              </w:rPr>
            </w:pPr>
            <w:r w:rsidRPr="00A924B9">
              <w:rPr>
                <w:rFonts w:eastAsia="Calibri"/>
                <w:sz w:val="20"/>
                <w:szCs w:val="20"/>
              </w:rPr>
              <w:t>Missing</w:t>
            </w:r>
          </w:p>
        </w:tc>
        <w:tc>
          <w:tcPr>
            <w:tcW w:w="1980" w:type="dxa"/>
          </w:tcPr>
          <w:p w14:paraId="3596543B" w14:textId="77777777" w:rsidR="00320A83" w:rsidRPr="00A924B9" w:rsidRDefault="00320A83" w:rsidP="005C1D9A">
            <w:pPr>
              <w:ind w:left="0" w:firstLine="0"/>
              <w:rPr>
                <w:rFonts w:eastAsia="Times New Roman"/>
                <w:sz w:val="20"/>
                <w:szCs w:val="20"/>
                <w:lang w:eastAsia="en-GB"/>
              </w:rPr>
            </w:pPr>
          </w:p>
        </w:tc>
        <w:tc>
          <w:tcPr>
            <w:tcW w:w="2250" w:type="dxa"/>
          </w:tcPr>
          <w:p w14:paraId="632A3BDD" w14:textId="77777777" w:rsidR="00320A83" w:rsidRPr="00A924B9" w:rsidRDefault="00320A83" w:rsidP="005C1D9A">
            <w:pPr>
              <w:ind w:left="0" w:firstLine="0"/>
              <w:rPr>
                <w:rFonts w:eastAsia="Times New Roman"/>
                <w:sz w:val="20"/>
                <w:szCs w:val="20"/>
                <w:lang w:eastAsia="en-GB"/>
              </w:rPr>
            </w:pPr>
          </w:p>
        </w:tc>
        <w:tc>
          <w:tcPr>
            <w:tcW w:w="2070" w:type="dxa"/>
          </w:tcPr>
          <w:p w14:paraId="664784B8" w14:textId="77777777" w:rsidR="00320A83" w:rsidRPr="00A924B9" w:rsidRDefault="00320A83" w:rsidP="005C1D9A">
            <w:pPr>
              <w:ind w:left="0" w:firstLine="0"/>
              <w:rPr>
                <w:rFonts w:eastAsia="Times New Roman"/>
                <w:sz w:val="20"/>
                <w:szCs w:val="20"/>
                <w:lang w:eastAsia="en-GB"/>
              </w:rPr>
            </w:pPr>
          </w:p>
        </w:tc>
        <w:tc>
          <w:tcPr>
            <w:tcW w:w="1800" w:type="dxa"/>
          </w:tcPr>
          <w:p w14:paraId="60BB7536" w14:textId="77777777" w:rsidR="00320A83" w:rsidRPr="00A924B9" w:rsidRDefault="00320A83" w:rsidP="005C1D9A">
            <w:pPr>
              <w:ind w:left="0" w:firstLine="0"/>
              <w:rPr>
                <w:rFonts w:eastAsia="Times New Roman"/>
                <w:sz w:val="20"/>
                <w:szCs w:val="20"/>
                <w:lang w:eastAsia="en-GB"/>
              </w:rPr>
            </w:pPr>
          </w:p>
        </w:tc>
      </w:tr>
      <w:tr w:rsidR="00320A83" w:rsidRPr="00A924B9" w14:paraId="3F91119A" w14:textId="77777777" w:rsidTr="00320A83">
        <w:trPr>
          <w:trHeight w:val="252"/>
        </w:trPr>
        <w:tc>
          <w:tcPr>
            <w:tcW w:w="3865" w:type="dxa"/>
          </w:tcPr>
          <w:p w14:paraId="39926B1C" w14:textId="7ACDEF80" w:rsidR="00320A83" w:rsidRPr="00A924B9" w:rsidRDefault="00320A83" w:rsidP="006745B9">
            <w:pPr>
              <w:ind w:left="0" w:firstLine="0"/>
              <w:rPr>
                <w:rFonts w:eastAsia="Calibri"/>
                <w:sz w:val="20"/>
                <w:szCs w:val="20"/>
              </w:rPr>
            </w:pPr>
            <w:r>
              <w:rPr>
                <w:rFonts w:eastAsia="Calibri"/>
                <w:sz w:val="20"/>
                <w:szCs w:val="20"/>
              </w:rPr>
              <w:t xml:space="preserve">Chronic hypertension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14:paraId="4123F653" w14:textId="77777777" w:rsidR="00320A83" w:rsidRPr="00A924B9" w:rsidRDefault="00320A83" w:rsidP="005C1D9A">
            <w:pPr>
              <w:ind w:left="0" w:firstLine="0"/>
              <w:rPr>
                <w:rFonts w:eastAsia="Times New Roman"/>
                <w:sz w:val="20"/>
                <w:szCs w:val="20"/>
                <w:lang w:eastAsia="en-GB"/>
              </w:rPr>
            </w:pPr>
          </w:p>
        </w:tc>
        <w:tc>
          <w:tcPr>
            <w:tcW w:w="2250" w:type="dxa"/>
          </w:tcPr>
          <w:p w14:paraId="1BADB03C" w14:textId="77777777" w:rsidR="00320A83" w:rsidRPr="00A924B9" w:rsidRDefault="00320A83" w:rsidP="005C1D9A">
            <w:pPr>
              <w:ind w:left="0" w:firstLine="0"/>
              <w:rPr>
                <w:rFonts w:eastAsia="Times New Roman"/>
                <w:sz w:val="20"/>
                <w:szCs w:val="20"/>
                <w:lang w:eastAsia="en-GB"/>
              </w:rPr>
            </w:pPr>
          </w:p>
        </w:tc>
        <w:tc>
          <w:tcPr>
            <w:tcW w:w="2070" w:type="dxa"/>
          </w:tcPr>
          <w:p w14:paraId="714EBEB7" w14:textId="77777777" w:rsidR="00320A83" w:rsidRPr="00A924B9" w:rsidRDefault="00320A83" w:rsidP="005C1D9A">
            <w:pPr>
              <w:ind w:left="0" w:firstLine="0"/>
              <w:rPr>
                <w:rFonts w:eastAsia="Times New Roman"/>
                <w:sz w:val="20"/>
                <w:szCs w:val="20"/>
                <w:lang w:eastAsia="en-GB"/>
              </w:rPr>
            </w:pPr>
          </w:p>
        </w:tc>
        <w:tc>
          <w:tcPr>
            <w:tcW w:w="1800" w:type="dxa"/>
          </w:tcPr>
          <w:p w14:paraId="74F77946" w14:textId="77777777" w:rsidR="00320A83" w:rsidRPr="00A924B9" w:rsidRDefault="00320A83" w:rsidP="005C1D9A">
            <w:pPr>
              <w:ind w:left="0" w:firstLine="0"/>
              <w:rPr>
                <w:rFonts w:eastAsia="Times New Roman"/>
                <w:sz w:val="20"/>
                <w:szCs w:val="20"/>
                <w:lang w:eastAsia="en-GB"/>
              </w:rPr>
            </w:pPr>
          </w:p>
        </w:tc>
      </w:tr>
      <w:tr w:rsidR="00320A83" w:rsidRPr="00A924B9" w14:paraId="55C918AE" w14:textId="77777777" w:rsidTr="00320A83">
        <w:trPr>
          <w:trHeight w:val="252"/>
        </w:trPr>
        <w:tc>
          <w:tcPr>
            <w:tcW w:w="3865" w:type="dxa"/>
          </w:tcPr>
          <w:p w14:paraId="3B5D0CA0" w14:textId="15B598CE" w:rsidR="00320A83" w:rsidRPr="00A924B9" w:rsidRDefault="00320A83" w:rsidP="006745B9">
            <w:pPr>
              <w:ind w:left="246" w:firstLine="0"/>
              <w:rPr>
                <w:rFonts w:eastAsia="Calibri"/>
                <w:sz w:val="20"/>
                <w:szCs w:val="20"/>
              </w:rPr>
            </w:pPr>
            <w:r w:rsidRPr="00A924B9">
              <w:rPr>
                <w:rFonts w:eastAsia="Calibri"/>
                <w:sz w:val="20"/>
                <w:szCs w:val="20"/>
              </w:rPr>
              <w:t>No</w:t>
            </w:r>
          </w:p>
        </w:tc>
        <w:tc>
          <w:tcPr>
            <w:tcW w:w="1980" w:type="dxa"/>
          </w:tcPr>
          <w:p w14:paraId="7BBA1B21" w14:textId="77777777" w:rsidR="00320A83" w:rsidRPr="00A924B9" w:rsidRDefault="00320A83" w:rsidP="006745B9">
            <w:pPr>
              <w:ind w:left="0" w:firstLine="0"/>
              <w:rPr>
                <w:rFonts w:eastAsia="Times New Roman"/>
                <w:sz w:val="20"/>
                <w:szCs w:val="20"/>
                <w:lang w:eastAsia="en-GB"/>
              </w:rPr>
            </w:pPr>
          </w:p>
        </w:tc>
        <w:tc>
          <w:tcPr>
            <w:tcW w:w="2250" w:type="dxa"/>
          </w:tcPr>
          <w:p w14:paraId="2DAFCC5B" w14:textId="77777777" w:rsidR="00320A83" w:rsidRPr="00A924B9" w:rsidRDefault="00320A83" w:rsidP="006745B9">
            <w:pPr>
              <w:ind w:left="0" w:firstLine="0"/>
              <w:rPr>
                <w:rFonts w:eastAsia="Times New Roman"/>
                <w:sz w:val="20"/>
                <w:szCs w:val="20"/>
                <w:lang w:eastAsia="en-GB"/>
              </w:rPr>
            </w:pPr>
          </w:p>
        </w:tc>
        <w:tc>
          <w:tcPr>
            <w:tcW w:w="2070" w:type="dxa"/>
          </w:tcPr>
          <w:p w14:paraId="4C3F9334" w14:textId="77777777" w:rsidR="00320A83" w:rsidRPr="00A924B9" w:rsidRDefault="00320A83" w:rsidP="006745B9">
            <w:pPr>
              <w:ind w:left="0" w:firstLine="0"/>
              <w:rPr>
                <w:rFonts w:eastAsia="Times New Roman"/>
                <w:sz w:val="20"/>
                <w:szCs w:val="20"/>
                <w:lang w:eastAsia="en-GB"/>
              </w:rPr>
            </w:pPr>
          </w:p>
        </w:tc>
        <w:tc>
          <w:tcPr>
            <w:tcW w:w="1800" w:type="dxa"/>
          </w:tcPr>
          <w:p w14:paraId="3DFF0B0E" w14:textId="77777777" w:rsidR="00320A83" w:rsidRPr="00A924B9" w:rsidRDefault="00320A83" w:rsidP="006745B9">
            <w:pPr>
              <w:ind w:left="0" w:firstLine="0"/>
              <w:rPr>
                <w:rFonts w:eastAsia="Times New Roman"/>
                <w:sz w:val="20"/>
                <w:szCs w:val="20"/>
                <w:lang w:eastAsia="en-GB"/>
              </w:rPr>
            </w:pPr>
          </w:p>
        </w:tc>
      </w:tr>
      <w:tr w:rsidR="00320A83" w:rsidRPr="00A924B9" w14:paraId="01BFA0CE" w14:textId="77777777" w:rsidTr="00320A83">
        <w:trPr>
          <w:trHeight w:val="252"/>
        </w:trPr>
        <w:tc>
          <w:tcPr>
            <w:tcW w:w="3865" w:type="dxa"/>
          </w:tcPr>
          <w:p w14:paraId="1EC4BC6E" w14:textId="72B3D540" w:rsidR="00320A83" w:rsidRPr="00A924B9" w:rsidRDefault="00320A83" w:rsidP="006745B9">
            <w:pPr>
              <w:ind w:left="246" w:firstLine="0"/>
              <w:rPr>
                <w:rFonts w:eastAsia="Calibri"/>
                <w:sz w:val="20"/>
                <w:szCs w:val="20"/>
              </w:rPr>
            </w:pPr>
            <w:r w:rsidRPr="00A924B9">
              <w:rPr>
                <w:rFonts w:eastAsia="Calibri"/>
                <w:sz w:val="20"/>
                <w:szCs w:val="20"/>
              </w:rPr>
              <w:t>Yes</w:t>
            </w:r>
          </w:p>
        </w:tc>
        <w:tc>
          <w:tcPr>
            <w:tcW w:w="1980" w:type="dxa"/>
          </w:tcPr>
          <w:p w14:paraId="7C7D8D0B" w14:textId="77777777" w:rsidR="00320A83" w:rsidRPr="00A924B9" w:rsidRDefault="00320A83" w:rsidP="006745B9">
            <w:pPr>
              <w:ind w:left="0" w:firstLine="0"/>
              <w:rPr>
                <w:rFonts w:eastAsia="Times New Roman"/>
                <w:sz w:val="20"/>
                <w:szCs w:val="20"/>
                <w:lang w:eastAsia="en-GB"/>
              </w:rPr>
            </w:pPr>
          </w:p>
        </w:tc>
        <w:tc>
          <w:tcPr>
            <w:tcW w:w="2250" w:type="dxa"/>
          </w:tcPr>
          <w:p w14:paraId="7798CAF7" w14:textId="77777777" w:rsidR="00320A83" w:rsidRPr="00A924B9" w:rsidRDefault="00320A83" w:rsidP="006745B9">
            <w:pPr>
              <w:ind w:left="0" w:firstLine="0"/>
              <w:rPr>
                <w:rFonts w:eastAsia="Times New Roman"/>
                <w:sz w:val="20"/>
                <w:szCs w:val="20"/>
                <w:lang w:eastAsia="en-GB"/>
              </w:rPr>
            </w:pPr>
          </w:p>
        </w:tc>
        <w:tc>
          <w:tcPr>
            <w:tcW w:w="2070" w:type="dxa"/>
          </w:tcPr>
          <w:p w14:paraId="3BAF5C31" w14:textId="77777777" w:rsidR="00320A83" w:rsidRPr="00A924B9" w:rsidRDefault="00320A83" w:rsidP="006745B9">
            <w:pPr>
              <w:ind w:left="0" w:firstLine="0"/>
              <w:rPr>
                <w:rFonts w:eastAsia="Times New Roman"/>
                <w:sz w:val="20"/>
                <w:szCs w:val="20"/>
                <w:lang w:eastAsia="en-GB"/>
              </w:rPr>
            </w:pPr>
          </w:p>
        </w:tc>
        <w:tc>
          <w:tcPr>
            <w:tcW w:w="1800" w:type="dxa"/>
          </w:tcPr>
          <w:p w14:paraId="5170A462" w14:textId="77777777" w:rsidR="00320A83" w:rsidRPr="00A924B9" w:rsidRDefault="00320A83" w:rsidP="006745B9">
            <w:pPr>
              <w:ind w:left="0" w:firstLine="0"/>
              <w:rPr>
                <w:rFonts w:eastAsia="Times New Roman"/>
                <w:sz w:val="20"/>
                <w:szCs w:val="20"/>
                <w:lang w:eastAsia="en-GB"/>
              </w:rPr>
            </w:pPr>
          </w:p>
        </w:tc>
      </w:tr>
      <w:tr w:rsidR="00320A83" w:rsidRPr="00A924B9" w14:paraId="62EBB6B1" w14:textId="77777777" w:rsidTr="00320A83">
        <w:trPr>
          <w:trHeight w:val="252"/>
        </w:trPr>
        <w:tc>
          <w:tcPr>
            <w:tcW w:w="3865" w:type="dxa"/>
          </w:tcPr>
          <w:p w14:paraId="2F88A20E" w14:textId="7808DDDA" w:rsidR="00320A83" w:rsidRPr="00A924B9" w:rsidRDefault="00320A83" w:rsidP="006745B9">
            <w:pPr>
              <w:ind w:left="246" w:firstLine="0"/>
              <w:rPr>
                <w:rFonts w:eastAsia="Calibri"/>
                <w:sz w:val="20"/>
                <w:szCs w:val="20"/>
              </w:rPr>
            </w:pPr>
            <w:r w:rsidRPr="00A924B9">
              <w:rPr>
                <w:rFonts w:eastAsia="Calibri"/>
                <w:sz w:val="20"/>
                <w:szCs w:val="20"/>
              </w:rPr>
              <w:t>Missing</w:t>
            </w:r>
          </w:p>
        </w:tc>
        <w:tc>
          <w:tcPr>
            <w:tcW w:w="1980" w:type="dxa"/>
          </w:tcPr>
          <w:p w14:paraId="27BDB4CD" w14:textId="77777777" w:rsidR="00320A83" w:rsidRPr="00A924B9" w:rsidRDefault="00320A83" w:rsidP="006745B9">
            <w:pPr>
              <w:ind w:left="0" w:firstLine="0"/>
              <w:rPr>
                <w:rFonts w:eastAsia="Times New Roman"/>
                <w:sz w:val="20"/>
                <w:szCs w:val="20"/>
                <w:lang w:eastAsia="en-GB"/>
              </w:rPr>
            </w:pPr>
          </w:p>
        </w:tc>
        <w:tc>
          <w:tcPr>
            <w:tcW w:w="2250" w:type="dxa"/>
          </w:tcPr>
          <w:p w14:paraId="33CDF26B" w14:textId="77777777" w:rsidR="00320A83" w:rsidRPr="00A924B9" w:rsidRDefault="00320A83" w:rsidP="006745B9">
            <w:pPr>
              <w:ind w:left="0" w:firstLine="0"/>
              <w:rPr>
                <w:rFonts w:eastAsia="Times New Roman"/>
                <w:sz w:val="20"/>
                <w:szCs w:val="20"/>
                <w:lang w:eastAsia="en-GB"/>
              </w:rPr>
            </w:pPr>
          </w:p>
        </w:tc>
        <w:tc>
          <w:tcPr>
            <w:tcW w:w="2070" w:type="dxa"/>
          </w:tcPr>
          <w:p w14:paraId="7ED9B375" w14:textId="77777777" w:rsidR="00320A83" w:rsidRPr="00A924B9" w:rsidRDefault="00320A83" w:rsidP="006745B9">
            <w:pPr>
              <w:ind w:left="0" w:firstLine="0"/>
              <w:rPr>
                <w:rFonts w:eastAsia="Times New Roman"/>
                <w:sz w:val="20"/>
                <w:szCs w:val="20"/>
                <w:lang w:eastAsia="en-GB"/>
              </w:rPr>
            </w:pPr>
          </w:p>
        </w:tc>
        <w:tc>
          <w:tcPr>
            <w:tcW w:w="1800" w:type="dxa"/>
          </w:tcPr>
          <w:p w14:paraId="00C67F60" w14:textId="77777777" w:rsidR="00320A83" w:rsidRPr="00A924B9" w:rsidRDefault="00320A83" w:rsidP="006745B9">
            <w:pPr>
              <w:ind w:left="0" w:firstLine="0"/>
              <w:rPr>
                <w:rFonts w:eastAsia="Times New Roman"/>
                <w:sz w:val="20"/>
                <w:szCs w:val="20"/>
                <w:lang w:eastAsia="en-GB"/>
              </w:rPr>
            </w:pPr>
          </w:p>
        </w:tc>
      </w:tr>
      <w:tr w:rsidR="00320A83" w:rsidRPr="00A924B9" w14:paraId="548495D8" w14:textId="77777777" w:rsidTr="00320A83">
        <w:trPr>
          <w:trHeight w:val="252"/>
        </w:trPr>
        <w:tc>
          <w:tcPr>
            <w:tcW w:w="3865" w:type="dxa"/>
          </w:tcPr>
          <w:p w14:paraId="07CC9B4A" w14:textId="64EA189B" w:rsidR="00320A83" w:rsidRPr="00A924B9" w:rsidRDefault="00320A83" w:rsidP="006745B9">
            <w:pPr>
              <w:ind w:left="0" w:firstLine="0"/>
              <w:rPr>
                <w:rFonts w:eastAsia="Calibri"/>
                <w:sz w:val="20"/>
                <w:szCs w:val="20"/>
              </w:rPr>
            </w:pPr>
            <w:r>
              <w:rPr>
                <w:rFonts w:eastAsia="Calibri"/>
                <w:sz w:val="20"/>
                <w:szCs w:val="20"/>
              </w:rPr>
              <w:t xml:space="preserve">Depression/anxiety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14:paraId="4F6E2A71" w14:textId="77777777" w:rsidR="00320A83" w:rsidRPr="00A924B9" w:rsidRDefault="00320A83" w:rsidP="006745B9">
            <w:pPr>
              <w:ind w:left="0" w:firstLine="0"/>
              <w:rPr>
                <w:rFonts w:eastAsia="Times New Roman"/>
                <w:sz w:val="20"/>
                <w:szCs w:val="20"/>
                <w:lang w:eastAsia="en-GB"/>
              </w:rPr>
            </w:pPr>
          </w:p>
        </w:tc>
        <w:tc>
          <w:tcPr>
            <w:tcW w:w="2250" w:type="dxa"/>
          </w:tcPr>
          <w:p w14:paraId="505F129B" w14:textId="77777777" w:rsidR="00320A83" w:rsidRPr="00A924B9" w:rsidRDefault="00320A83" w:rsidP="006745B9">
            <w:pPr>
              <w:ind w:left="0" w:firstLine="0"/>
              <w:rPr>
                <w:rFonts w:eastAsia="Times New Roman"/>
                <w:sz w:val="20"/>
                <w:szCs w:val="20"/>
                <w:lang w:eastAsia="en-GB"/>
              </w:rPr>
            </w:pPr>
          </w:p>
        </w:tc>
        <w:tc>
          <w:tcPr>
            <w:tcW w:w="2070" w:type="dxa"/>
          </w:tcPr>
          <w:p w14:paraId="6A59B12D" w14:textId="77777777" w:rsidR="00320A83" w:rsidRPr="00A924B9" w:rsidRDefault="00320A83" w:rsidP="006745B9">
            <w:pPr>
              <w:ind w:left="0" w:firstLine="0"/>
              <w:rPr>
                <w:rFonts w:eastAsia="Times New Roman"/>
                <w:sz w:val="20"/>
                <w:szCs w:val="20"/>
                <w:lang w:eastAsia="en-GB"/>
              </w:rPr>
            </w:pPr>
          </w:p>
        </w:tc>
        <w:tc>
          <w:tcPr>
            <w:tcW w:w="1800" w:type="dxa"/>
          </w:tcPr>
          <w:p w14:paraId="0DEF08A2" w14:textId="77777777" w:rsidR="00320A83" w:rsidRPr="00A924B9" w:rsidRDefault="00320A83" w:rsidP="006745B9">
            <w:pPr>
              <w:ind w:left="0" w:firstLine="0"/>
              <w:rPr>
                <w:rFonts w:eastAsia="Times New Roman"/>
                <w:sz w:val="20"/>
                <w:szCs w:val="20"/>
                <w:lang w:eastAsia="en-GB"/>
              </w:rPr>
            </w:pPr>
          </w:p>
        </w:tc>
      </w:tr>
      <w:tr w:rsidR="00320A83" w:rsidRPr="00A924B9" w14:paraId="5E925DC3" w14:textId="77777777" w:rsidTr="00320A83">
        <w:trPr>
          <w:trHeight w:val="252"/>
        </w:trPr>
        <w:tc>
          <w:tcPr>
            <w:tcW w:w="3865" w:type="dxa"/>
          </w:tcPr>
          <w:p w14:paraId="7D756571" w14:textId="6FCD9339" w:rsidR="00320A83" w:rsidRPr="00A924B9" w:rsidRDefault="00320A83" w:rsidP="006745B9">
            <w:pPr>
              <w:ind w:left="246" w:firstLine="0"/>
              <w:rPr>
                <w:rFonts w:eastAsia="Calibri"/>
                <w:sz w:val="20"/>
                <w:szCs w:val="20"/>
              </w:rPr>
            </w:pPr>
            <w:r w:rsidRPr="00A924B9">
              <w:rPr>
                <w:rFonts w:eastAsia="Calibri"/>
                <w:sz w:val="20"/>
                <w:szCs w:val="20"/>
              </w:rPr>
              <w:t>No</w:t>
            </w:r>
          </w:p>
        </w:tc>
        <w:tc>
          <w:tcPr>
            <w:tcW w:w="1980" w:type="dxa"/>
          </w:tcPr>
          <w:p w14:paraId="1BC1A86C" w14:textId="77777777" w:rsidR="00320A83" w:rsidRPr="00A924B9" w:rsidRDefault="00320A83" w:rsidP="006745B9">
            <w:pPr>
              <w:ind w:left="0" w:firstLine="0"/>
              <w:rPr>
                <w:rFonts w:eastAsia="Times New Roman"/>
                <w:sz w:val="20"/>
                <w:szCs w:val="20"/>
                <w:lang w:eastAsia="en-GB"/>
              </w:rPr>
            </w:pPr>
          </w:p>
        </w:tc>
        <w:tc>
          <w:tcPr>
            <w:tcW w:w="2250" w:type="dxa"/>
          </w:tcPr>
          <w:p w14:paraId="6F670130" w14:textId="77777777" w:rsidR="00320A83" w:rsidRPr="00A924B9" w:rsidRDefault="00320A83" w:rsidP="006745B9">
            <w:pPr>
              <w:ind w:left="0" w:firstLine="0"/>
              <w:rPr>
                <w:rFonts w:eastAsia="Times New Roman"/>
                <w:sz w:val="20"/>
                <w:szCs w:val="20"/>
                <w:lang w:eastAsia="en-GB"/>
              </w:rPr>
            </w:pPr>
          </w:p>
        </w:tc>
        <w:tc>
          <w:tcPr>
            <w:tcW w:w="2070" w:type="dxa"/>
          </w:tcPr>
          <w:p w14:paraId="5DA572FD" w14:textId="77777777" w:rsidR="00320A83" w:rsidRPr="00A924B9" w:rsidRDefault="00320A83" w:rsidP="006745B9">
            <w:pPr>
              <w:ind w:left="0" w:firstLine="0"/>
              <w:rPr>
                <w:rFonts w:eastAsia="Times New Roman"/>
                <w:sz w:val="20"/>
                <w:szCs w:val="20"/>
                <w:lang w:eastAsia="en-GB"/>
              </w:rPr>
            </w:pPr>
          </w:p>
        </w:tc>
        <w:tc>
          <w:tcPr>
            <w:tcW w:w="1800" w:type="dxa"/>
          </w:tcPr>
          <w:p w14:paraId="2F394B1F" w14:textId="77777777" w:rsidR="00320A83" w:rsidRPr="00A924B9" w:rsidRDefault="00320A83" w:rsidP="006745B9">
            <w:pPr>
              <w:ind w:left="0" w:firstLine="0"/>
              <w:rPr>
                <w:rFonts w:eastAsia="Times New Roman"/>
                <w:sz w:val="20"/>
                <w:szCs w:val="20"/>
                <w:lang w:eastAsia="en-GB"/>
              </w:rPr>
            </w:pPr>
          </w:p>
        </w:tc>
      </w:tr>
      <w:tr w:rsidR="00320A83" w:rsidRPr="00A924B9" w14:paraId="26A32603" w14:textId="77777777" w:rsidTr="00320A83">
        <w:trPr>
          <w:trHeight w:val="252"/>
        </w:trPr>
        <w:tc>
          <w:tcPr>
            <w:tcW w:w="3865" w:type="dxa"/>
          </w:tcPr>
          <w:p w14:paraId="3023EFD6" w14:textId="3C95F37C" w:rsidR="00320A83" w:rsidRPr="00A924B9" w:rsidRDefault="00320A83" w:rsidP="006745B9">
            <w:pPr>
              <w:ind w:left="246" w:firstLine="0"/>
              <w:rPr>
                <w:rFonts w:eastAsia="Calibri"/>
                <w:sz w:val="20"/>
                <w:szCs w:val="20"/>
              </w:rPr>
            </w:pPr>
            <w:r w:rsidRPr="00A924B9">
              <w:rPr>
                <w:rFonts w:eastAsia="Calibri"/>
                <w:sz w:val="20"/>
                <w:szCs w:val="20"/>
              </w:rPr>
              <w:t>Yes</w:t>
            </w:r>
          </w:p>
        </w:tc>
        <w:tc>
          <w:tcPr>
            <w:tcW w:w="1980" w:type="dxa"/>
          </w:tcPr>
          <w:p w14:paraId="6DB4B117" w14:textId="77777777" w:rsidR="00320A83" w:rsidRPr="00A924B9" w:rsidRDefault="00320A83" w:rsidP="006745B9">
            <w:pPr>
              <w:ind w:left="0" w:firstLine="0"/>
              <w:rPr>
                <w:rFonts w:eastAsia="Times New Roman"/>
                <w:sz w:val="20"/>
                <w:szCs w:val="20"/>
                <w:lang w:eastAsia="en-GB"/>
              </w:rPr>
            </w:pPr>
          </w:p>
        </w:tc>
        <w:tc>
          <w:tcPr>
            <w:tcW w:w="2250" w:type="dxa"/>
          </w:tcPr>
          <w:p w14:paraId="47FAC314" w14:textId="77777777" w:rsidR="00320A83" w:rsidRPr="00A924B9" w:rsidRDefault="00320A83" w:rsidP="006745B9">
            <w:pPr>
              <w:ind w:left="0" w:firstLine="0"/>
              <w:rPr>
                <w:rFonts w:eastAsia="Times New Roman"/>
                <w:sz w:val="20"/>
                <w:szCs w:val="20"/>
                <w:lang w:eastAsia="en-GB"/>
              </w:rPr>
            </w:pPr>
          </w:p>
        </w:tc>
        <w:tc>
          <w:tcPr>
            <w:tcW w:w="2070" w:type="dxa"/>
          </w:tcPr>
          <w:p w14:paraId="7A1ABCB0" w14:textId="77777777" w:rsidR="00320A83" w:rsidRPr="00A924B9" w:rsidRDefault="00320A83" w:rsidP="006745B9">
            <w:pPr>
              <w:ind w:left="0" w:firstLine="0"/>
              <w:rPr>
                <w:rFonts w:eastAsia="Times New Roman"/>
                <w:sz w:val="20"/>
                <w:szCs w:val="20"/>
                <w:lang w:eastAsia="en-GB"/>
              </w:rPr>
            </w:pPr>
          </w:p>
        </w:tc>
        <w:tc>
          <w:tcPr>
            <w:tcW w:w="1800" w:type="dxa"/>
          </w:tcPr>
          <w:p w14:paraId="6EC5B7C0" w14:textId="77777777" w:rsidR="00320A83" w:rsidRPr="00A924B9" w:rsidRDefault="00320A83" w:rsidP="006745B9">
            <w:pPr>
              <w:ind w:left="0" w:firstLine="0"/>
              <w:rPr>
                <w:rFonts w:eastAsia="Times New Roman"/>
                <w:sz w:val="20"/>
                <w:szCs w:val="20"/>
                <w:lang w:eastAsia="en-GB"/>
              </w:rPr>
            </w:pPr>
          </w:p>
        </w:tc>
      </w:tr>
      <w:tr w:rsidR="00320A83" w:rsidRPr="00A924B9" w14:paraId="59430889" w14:textId="77777777" w:rsidTr="00320A83">
        <w:trPr>
          <w:trHeight w:val="252"/>
        </w:trPr>
        <w:tc>
          <w:tcPr>
            <w:tcW w:w="3865" w:type="dxa"/>
          </w:tcPr>
          <w:p w14:paraId="5BF5FB62" w14:textId="5FAAA699" w:rsidR="00320A83" w:rsidRPr="00A924B9" w:rsidRDefault="00320A83" w:rsidP="006745B9">
            <w:pPr>
              <w:ind w:left="246" w:firstLine="0"/>
              <w:rPr>
                <w:rFonts w:eastAsia="Calibri"/>
                <w:sz w:val="20"/>
                <w:szCs w:val="20"/>
              </w:rPr>
            </w:pPr>
            <w:r w:rsidRPr="00A924B9">
              <w:rPr>
                <w:rFonts w:eastAsia="Calibri"/>
                <w:sz w:val="20"/>
                <w:szCs w:val="20"/>
              </w:rPr>
              <w:t>Missing</w:t>
            </w:r>
          </w:p>
        </w:tc>
        <w:tc>
          <w:tcPr>
            <w:tcW w:w="1980" w:type="dxa"/>
          </w:tcPr>
          <w:p w14:paraId="06B9C495" w14:textId="77777777" w:rsidR="00320A83" w:rsidRPr="00A924B9" w:rsidRDefault="00320A83" w:rsidP="006745B9">
            <w:pPr>
              <w:ind w:left="0" w:firstLine="0"/>
              <w:rPr>
                <w:rFonts w:eastAsia="Times New Roman"/>
                <w:sz w:val="20"/>
                <w:szCs w:val="20"/>
                <w:lang w:eastAsia="en-GB"/>
              </w:rPr>
            </w:pPr>
          </w:p>
        </w:tc>
        <w:tc>
          <w:tcPr>
            <w:tcW w:w="2250" w:type="dxa"/>
          </w:tcPr>
          <w:p w14:paraId="1FB743C6" w14:textId="77777777" w:rsidR="00320A83" w:rsidRPr="00A924B9" w:rsidRDefault="00320A83" w:rsidP="006745B9">
            <w:pPr>
              <w:ind w:left="0" w:firstLine="0"/>
              <w:rPr>
                <w:rFonts w:eastAsia="Times New Roman"/>
                <w:sz w:val="20"/>
                <w:szCs w:val="20"/>
                <w:lang w:eastAsia="en-GB"/>
              </w:rPr>
            </w:pPr>
          </w:p>
        </w:tc>
        <w:tc>
          <w:tcPr>
            <w:tcW w:w="2070" w:type="dxa"/>
          </w:tcPr>
          <w:p w14:paraId="54AFCCE2" w14:textId="77777777" w:rsidR="00320A83" w:rsidRPr="00A924B9" w:rsidRDefault="00320A83" w:rsidP="006745B9">
            <w:pPr>
              <w:ind w:left="0" w:firstLine="0"/>
              <w:rPr>
                <w:rFonts w:eastAsia="Times New Roman"/>
                <w:sz w:val="20"/>
                <w:szCs w:val="20"/>
                <w:lang w:eastAsia="en-GB"/>
              </w:rPr>
            </w:pPr>
          </w:p>
        </w:tc>
        <w:tc>
          <w:tcPr>
            <w:tcW w:w="1800" w:type="dxa"/>
          </w:tcPr>
          <w:p w14:paraId="7753DEA7" w14:textId="77777777" w:rsidR="00320A83" w:rsidRPr="00A924B9" w:rsidRDefault="00320A83" w:rsidP="006745B9">
            <w:pPr>
              <w:ind w:left="0" w:firstLine="0"/>
              <w:rPr>
                <w:rFonts w:eastAsia="Times New Roman"/>
                <w:sz w:val="20"/>
                <w:szCs w:val="20"/>
                <w:lang w:eastAsia="en-GB"/>
              </w:rPr>
            </w:pPr>
          </w:p>
        </w:tc>
      </w:tr>
      <w:tr w:rsidR="00320A83" w:rsidRPr="00A924B9" w14:paraId="2406D9CC" w14:textId="77777777" w:rsidTr="00320A83">
        <w:trPr>
          <w:trHeight w:val="252"/>
        </w:trPr>
        <w:tc>
          <w:tcPr>
            <w:tcW w:w="3865" w:type="dxa"/>
          </w:tcPr>
          <w:p w14:paraId="5EF70C37" w14:textId="6A8F11D8" w:rsidR="00320A83" w:rsidRPr="00A924B9" w:rsidRDefault="00320A83" w:rsidP="006745B9">
            <w:pPr>
              <w:ind w:left="0" w:firstLine="0"/>
              <w:rPr>
                <w:rFonts w:eastAsia="Calibri"/>
                <w:sz w:val="20"/>
                <w:szCs w:val="20"/>
              </w:rPr>
            </w:pPr>
            <w:r>
              <w:rPr>
                <w:rFonts w:eastAsia="Calibri"/>
                <w:sz w:val="20"/>
                <w:szCs w:val="20"/>
              </w:rPr>
              <w:t xml:space="preserve">Epilepsy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14:paraId="469C837B" w14:textId="77777777" w:rsidR="00320A83" w:rsidRPr="00A924B9" w:rsidRDefault="00320A83" w:rsidP="006745B9">
            <w:pPr>
              <w:ind w:left="0" w:firstLine="0"/>
              <w:rPr>
                <w:rFonts w:eastAsia="Times New Roman"/>
                <w:sz w:val="20"/>
                <w:szCs w:val="20"/>
                <w:lang w:eastAsia="en-GB"/>
              </w:rPr>
            </w:pPr>
          </w:p>
        </w:tc>
        <w:tc>
          <w:tcPr>
            <w:tcW w:w="2250" w:type="dxa"/>
          </w:tcPr>
          <w:p w14:paraId="7D6CD5EE" w14:textId="77777777" w:rsidR="00320A83" w:rsidRPr="00A924B9" w:rsidRDefault="00320A83" w:rsidP="006745B9">
            <w:pPr>
              <w:ind w:left="0" w:firstLine="0"/>
              <w:rPr>
                <w:rFonts w:eastAsia="Times New Roman"/>
                <w:sz w:val="20"/>
                <w:szCs w:val="20"/>
                <w:lang w:eastAsia="en-GB"/>
              </w:rPr>
            </w:pPr>
          </w:p>
        </w:tc>
        <w:tc>
          <w:tcPr>
            <w:tcW w:w="2070" w:type="dxa"/>
          </w:tcPr>
          <w:p w14:paraId="5357F9E8" w14:textId="77777777" w:rsidR="00320A83" w:rsidRPr="00A924B9" w:rsidRDefault="00320A83" w:rsidP="006745B9">
            <w:pPr>
              <w:ind w:left="0" w:firstLine="0"/>
              <w:rPr>
                <w:rFonts w:eastAsia="Times New Roman"/>
                <w:sz w:val="20"/>
                <w:szCs w:val="20"/>
                <w:lang w:eastAsia="en-GB"/>
              </w:rPr>
            </w:pPr>
          </w:p>
        </w:tc>
        <w:tc>
          <w:tcPr>
            <w:tcW w:w="1800" w:type="dxa"/>
          </w:tcPr>
          <w:p w14:paraId="711B093A" w14:textId="77777777" w:rsidR="00320A83" w:rsidRPr="00A924B9" w:rsidRDefault="00320A83" w:rsidP="006745B9">
            <w:pPr>
              <w:ind w:left="0" w:firstLine="0"/>
              <w:rPr>
                <w:rFonts w:eastAsia="Times New Roman"/>
                <w:sz w:val="20"/>
                <w:szCs w:val="20"/>
                <w:lang w:eastAsia="en-GB"/>
              </w:rPr>
            </w:pPr>
          </w:p>
        </w:tc>
      </w:tr>
      <w:tr w:rsidR="00320A83" w:rsidRPr="00A924B9" w14:paraId="2515BDA6" w14:textId="77777777" w:rsidTr="00320A83">
        <w:trPr>
          <w:trHeight w:val="252"/>
        </w:trPr>
        <w:tc>
          <w:tcPr>
            <w:tcW w:w="3865" w:type="dxa"/>
          </w:tcPr>
          <w:p w14:paraId="35DE382F" w14:textId="0F966BE8" w:rsidR="00320A83" w:rsidRPr="00A924B9" w:rsidRDefault="00320A83" w:rsidP="006745B9">
            <w:pPr>
              <w:ind w:left="246" w:firstLine="0"/>
              <w:rPr>
                <w:rFonts w:eastAsia="Calibri"/>
                <w:sz w:val="20"/>
                <w:szCs w:val="20"/>
              </w:rPr>
            </w:pPr>
            <w:r w:rsidRPr="00A924B9">
              <w:rPr>
                <w:rFonts w:eastAsia="Calibri"/>
                <w:sz w:val="20"/>
                <w:szCs w:val="20"/>
              </w:rPr>
              <w:t>No</w:t>
            </w:r>
          </w:p>
        </w:tc>
        <w:tc>
          <w:tcPr>
            <w:tcW w:w="1980" w:type="dxa"/>
          </w:tcPr>
          <w:p w14:paraId="291E2B15" w14:textId="77777777" w:rsidR="00320A83" w:rsidRPr="00A924B9" w:rsidRDefault="00320A83" w:rsidP="006745B9">
            <w:pPr>
              <w:ind w:left="0" w:firstLine="0"/>
              <w:rPr>
                <w:rFonts w:eastAsia="Times New Roman"/>
                <w:sz w:val="20"/>
                <w:szCs w:val="20"/>
                <w:lang w:eastAsia="en-GB"/>
              </w:rPr>
            </w:pPr>
          </w:p>
        </w:tc>
        <w:tc>
          <w:tcPr>
            <w:tcW w:w="2250" w:type="dxa"/>
          </w:tcPr>
          <w:p w14:paraId="05678D77" w14:textId="77777777" w:rsidR="00320A83" w:rsidRPr="00A924B9" w:rsidRDefault="00320A83" w:rsidP="006745B9">
            <w:pPr>
              <w:ind w:left="0" w:firstLine="0"/>
              <w:rPr>
                <w:rFonts w:eastAsia="Times New Roman"/>
                <w:sz w:val="20"/>
                <w:szCs w:val="20"/>
                <w:lang w:eastAsia="en-GB"/>
              </w:rPr>
            </w:pPr>
          </w:p>
        </w:tc>
        <w:tc>
          <w:tcPr>
            <w:tcW w:w="2070" w:type="dxa"/>
          </w:tcPr>
          <w:p w14:paraId="70AAB09F" w14:textId="77777777" w:rsidR="00320A83" w:rsidRPr="00A924B9" w:rsidRDefault="00320A83" w:rsidP="006745B9">
            <w:pPr>
              <w:ind w:left="0" w:firstLine="0"/>
              <w:rPr>
                <w:rFonts w:eastAsia="Times New Roman"/>
                <w:sz w:val="20"/>
                <w:szCs w:val="20"/>
                <w:lang w:eastAsia="en-GB"/>
              </w:rPr>
            </w:pPr>
          </w:p>
        </w:tc>
        <w:tc>
          <w:tcPr>
            <w:tcW w:w="1800" w:type="dxa"/>
          </w:tcPr>
          <w:p w14:paraId="5F46ABE9" w14:textId="77777777" w:rsidR="00320A83" w:rsidRPr="00A924B9" w:rsidRDefault="00320A83" w:rsidP="006745B9">
            <w:pPr>
              <w:ind w:left="0" w:firstLine="0"/>
              <w:rPr>
                <w:rFonts w:eastAsia="Times New Roman"/>
                <w:sz w:val="20"/>
                <w:szCs w:val="20"/>
                <w:lang w:eastAsia="en-GB"/>
              </w:rPr>
            </w:pPr>
          </w:p>
        </w:tc>
      </w:tr>
      <w:tr w:rsidR="00320A83" w:rsidRPr="00A924B9" w14:paraId="56021345" w14:textId="77777777" w:rsidTr="00320A83">
        <w:trPr>
          <w:trHeight w:val="252"/>
        </w:trPr>
        <w:tc>
          <w:tcPr>
            <w:tcW w:w="3865" w:type="dxa"/>
          </w:tcPr>
          <w:p w14:paraId="4E194A1E" w14:textId="18B65569" w:rsidR="00320A83" w:rsidRPr="00A924B9" w:rsidRDefault="00320A83" w:rsidP="006745B9">
            <w:pPr>
              <w:ind w:left="246" w:firstLine="0"/>
              <w:rPr>
                <w:rFonts w:eastAsia="Calibri"/>
                <w:sz w:val="20"/>
                <w:szCs w:val="20"/>
              </w:rPr>
            </w:pPr>
            <w:r w:rsidRPr="00A924B9">
              <w:rPr>
                <w:rFonts w:eastAsia="Calibri"/>
                <w:sz w:val="20"/>
                <w:szCs w:val="20"/>
              </w:rPr>
              <w:t>Yes</w:t>
            </w:r>
          </w:p>
        </w:tc>
        <w:tc>
          <w:tcPr>
            <w:tcW w:w="1980" w:type="dxa"/>
          </w:tcPr>
          <w:p w14:paraId="3B3D3F4F" w14:textId="77777777" w:rsidR="00320A83" w:rsidRPr="00A924B9" w:rsidRDefault="00320A83" w:rsidP="006745B9">
            <w:pPr>
              <w:ind w:left="0" w:firstLine="0"/>
              <w:rPr>
                <w:rFonts w:eastAsia="Times New Roman"/>
                <w:sz w:val="20"/>
                <w:szCs w:val="20"/>
                <w:lang w:eastAsia="en-GB"/>
              </w:rPr>
            </w:pPr>
          </w:p>
        </w:tc>
        <w:tc>
          <w:tcPr>
            <w:tcW w:w="2250" w:type="dxa"/>
          </w:tcPr>
          <w:p w14:paraId="37B28E72" w14:textId="77777777" w:rsidR="00320A83" w:rsidRPr="00A924B9" w:rsidRDefault="00320A83" w:rsidP="006745B9">
            <w:pPr>
              <w:ind w:left="0" w:firstLine="0"/>
              <w:rPr>
                <w:rFonts w:eastAsia="Times New Roman"/>
                <w:sz w:val="20"/>
                <w:szCs w:val="20"/>
                <w:lang w:eastAsia="en-GB"/>
              </w:rPr>
            </w:pPr>
          </w:p>
        </w:tc>
        <w:tc>
          <w:tcPr>
            <w:tcW w:w="2070" w:type="dxa"/>
          </w:tcPr>
          <w:p w14:paraId="580F6F99" w14:textId="77777777" w:rsidR="00320A83" w:rsidRPr="00A924B9" w:rsidRDefault="00320A83" w:rsidP="006745B9">
            <w:pPr>
              <w:ind w:left="0" w:firstLine="0"/>
              <w:rPr>
                <w:rFonts w:eastAsia="Times New Roman"/>
                <w:sz w:val="20"/>
                <w:szCs w:val="20"/>
                <w:lang w:eastAsia="en-GB"/>
              </w:rPr>
            </w:pPr>
          </w:p>
        </w:tc>
        <w:tc>
          <w:tcPr>
            <w:tcW w:w="1800" w:type="dxa"/>
          </w:tcPr>
          <w:p w14:paraId="633925A9" w14:textId="77777777" w:rsidR="00320A83" w:rsidRPr="00A924B9" w:rsidRDefault="00320A83" w:rsidP="006745B9">
            <w:pPr>
              <w:ind w:left="0" w:firstLine="0"/>
              <w:rPr>
                <w:rFonts w:eastAsia="Times New Roman"/>
                <w:sz w:val="20"/>
                <w:szCs w:val="20"/>
                <w:lang w:eastAsia="en-GB"/>
              </w:rPr>
            </w:pPr>
          </w:p>
        </w:tc>
      </w:tr>
      <w:tr w:rsidR="00320A83" w:rsidRPr="00A924B9" w14:paraId="7964949C" w14:textId="77777777" w:rsidTr="00320A83">
        <w:trPr>
          <w:trHeight w:val="252"/>
        </w:trPr>
        <w:tc>
          <w:tcPr>
            <w:tcW w:w="3865" w:type="dxa"/>
          </w:tcPr>
          <w:p w14:paraId="28AA1E20" w14:textId="25F7647A" w:rsidR="00320A83" w:rsidRPr="00A924B9" w:rsidRDefault="00320A83" w:rsidP="006745B9">
            <w:pPr>
              <w:ind w:left="246" w:firstLine="0"/>
              <w:rPr>
                <w:rFonts w:eastAsia="Calibri"/>
                <w:sz w:val="20"/>
                <w:szCs w:val="20"/>
              </w:rPr>
            </w:pPr>
            <w:r w:rsidRPr="00A924B9">
              <w:rPr>
                <w:rFonts w:eastAsia="Calibri"/>
                <w:sz w:val="20"/>
                <w:szCs w:val="20"/>
              </w:rPr>
              <w:t>Missing</w:t>
            </w:r>
          </w:p>
        </w:tc>
        <w:tc>
          <w:tcPr>
            <w:tcW w:w="1980" w:type="dxa"/>
          </w:tcPr>
          <w:p w14:paraId="21528639" w14:textId="77777777" w:rsidR="00320A83" w:rsidRPr="00A924B9" w:rsidRDefault="00320A83" w:rsidP="006745B9">
            <w:pPr>
              <w:ind w:left="0" w:firstLine="0"/>
              <w:rPr>
                <w:rFonts w:eastAsia="Times New Roman"/>
                <w:sz w:val="20"/>
                <w:szCs w:val="20"/>
                <w:lang w:eastAsia="en-GB"/>
              </w:rPr>
            </w:pPr>
          </w:p>
        </w:tc>
        <w:tc>
          <w:tcPr>
            <w:tcW w:w="2250" w:type="dxa"/>
          </w:tcPr>
          <w:p w14:paraId="75F3EEF4" w14:textId="77777777" w:rsidR="00320A83" w:rsidRPr="00A924B9" w:rsidRDefault="00320A83" w:rsidP="006745B9">
            <w:pPr>
              <w:ind w:left="0" w:firstLine="0"/>
              <w:rPr>
                <w:rFonts w:eastAsia="Times New Roman"/>
                <w:sz w:val="20"/>
                <w:szCs w:val="20"/>
                <w:lang w:eastAsia="en-GB"/>
              </w:rPr>
            </w:pPr>
          </w:p>
        </w:tc>
        <w:tc>
          <w:tcPr>
            <w:tcW w:w="2070" w:type="dxa"/>
          </w:tcPr>
          <w:p w14:paraId="2A22F3F6" w14:textId="77777777" w:rsidR="00320A83" w:rsidRPr="00A924B9" w:rsidRDefault="00320A83" w:rsidP="006745B9">
            <w:pPr>
              <w:ind w:left="0" w:firstLine="0"/>
              <w:rPr>
                <w:rFonts w:eastAsia="Times New Roman"/>
                <w:sz w:val="20"/>
                <w:szCs w:val="20"/>
                <w:lang w:eastAsia="en-GB"/>
              </w:rPr>
            </w:pPr>
          </w:p>
        </w:tc>
        <w:tc>
          <w:tcPr>
            <w:tcW w:w="1800" w:type="dxa"/>
          </w:tcPr>
          <w:p w14:paraId="19F5FECF" w14:textId="77777777" w:rsidR="00320A83" w:rsidRPr="00A924B9" w:rsidRDefault="00320A83" w:rsidP="006745B9">
            <w:pPr>
              <w:ind w:left="0" w:firstLine="0"/>
              <w:rPr>
                <w:rFonts w:eastAsia="Times New Roman"/>
                <w:sz w:val="20"/>
                <w:szCs w:val="20"/>
                <w:lang w:eastAsia="en-GB"/>
              </w:rPr>
            </w:pPr>
          </w:p>
        </w:tc>
      </w:tr>
      <w:tr w:rsidR="00320A83" w:rsidRPr="00A924B9" w14:paraId="07558AE7" w14:textId="77777777" w:rsidTr="00320A83">
        <w:trPr>
          <w:trHeight w:val="252"/>
        </w:trPr>
        <w:tc>
          <w:tcPr>
            <w:tcW w:w="3865" w:type="dxa"/>
          </w:tcPr>
          <w:p w14:paraId="453DD02C" w14:textId="298AB7B5" w:rsidR="00320A83" w:rsidRPr="00A924B9" w:rsidRDefault="00320A83" w:rsidP="00106AA7">
            <w:pPr>
              <w:ind w:left="0" w:firstLine="0"/>
              <w:rPr>
                <w:rFonts w:eastAsia="Calibri"/>
                <w:sz w:val="20"/>
                <w:szCs w:val="20"/>
              </w:rPr>
            </w:pPr>
            <w:r>
              <w:rPr>
                <w:rFonts w:eastAsia="Calibri"/>
                <w:sz w:val="20"/>
                <w:szCs w:val="20"/>
              </w:rPr>
              <w:t xml:space="preserve">Pre-gestational diabetes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14:paraId="6F680A83" w14:textId="77777777" w:rsidR="00320A83" w:rsidRPr="00A924B9" w:rsidRDefault="00320A83" w:rsidP="006745B9">
            <w:pPr>
              <w:ind w:left="0" w:firstLine="0"/>
              <w:rPr>
                <w:rFonts w:eastAsia="Times New Roman"/>
                <w:sz w:val="20"/>
                <w:szCs w:val="20"/>
                <w:lang w:eastAsia="en-GB"/>
              </w:rPr>
            </w:pPr>
          </w:p>
        </w:tc>
        <w:tc>
          <w:tcPr>
            <w:tcW w:w="2250" w:type="dxa"/>
          </w:tcPr>
          <w:p w14:paraId="05683E54" w14:textId="77777777" w:rsidR="00320A83" w:rsidRPr="00A924B9" w:rsidRDefault="00320A83" w:rsidP="006745B9">
            <w:pPr>
              <w:ind w:left="0" w:firstLine="0"/>
              <w:rPr>
                <w:rFonts w:eastAsia="Times New Roman"/>
                <w:sz w:val="20"/>
                <w:szCs w:val="20"/>
                <w:lang w:eastAsia="en-GB"/>
              </w:rPr>
            </w:pPr>
          </w:p>
        </w:tc>
        <w:tc>
          <w:tcPr>
            <w:tcW w:w="2070" w:type="dxa"/>
          </w:tcPr>
          <w:p w14:paraId="0B2BBE03" w14:textId="77777777" w:rsidR="00320A83" w:rsidRPr="00A924B9" w:rsidRDefault="00320A83" w:rsidP="006745B9">
            <w:pPr>
              <w:ind w:left="0" w:firstLine="0"/>
              <w:rPr>
                <w:rFonts w:eastAsia="Times New Roman"/>
                <w:sz w:val="20"/>
                <w:szCs w:val="20"/>
                <w:lang w:eastAsia="en-GB"/>
              </w:rPr>
            </w:pPr>
          </w:p>
        </w:tc>
        <w:tc>
          <w:tcPr>
            <w:tcW w:w="1800" w:type="dxa"/>
          </w:tcPr>
          <w:p w14:paraId="282533FC" w14:textId="77777777" w:rsidR="00320A83" w:rsidRPr="00A924B9" w:rsidRDefault="00320A83" w:rsidP="006745B9">
            <w:pPr>
              <w:ind w:left="0" w:firstLine="0"/>
              <w:rPr>
                <w:rFonts w:eastAsia="Times New Roman"/>
                <w:sz w:val="20"/>
                <w:szCs w:val="20"/>
                <w:lang w:eastAsia="en-GB"/>
              </w:rPr>
            </w:pPr>
          </w:p>
        </w:tc>
      </w:tr>
      <w:tr w:rsidR="00320A83" w:rsidRPr="00A924B9" w14:paraId="4284C510" w14:textId="77777777" w:rsidTr="00320A83">
        <w:trPr>
          <w:trHeight w:val="252"/>
        </w:trPr>
        <w:tc>
          <w:tcPr>
            <w:tcW w:w="3865" w:type="dxa"/>
          </w:tcPr>
          <w:p w14:paraId="77BE6681" w14:textId="13A64CFF" w:rsidR="00320A83" w:rsidRPr="00A924B9" w:rsidRDefault="00320A83" w:rsidP="006745B9">
            <w:pPr>
              <w:ind w:left="246" w:firstLine="0"/>
              <w:rPr>
                <w:rFonts w:eastAsia="Calibri"/>
                <w:sz w:val="20"/>
                <w:szCs w:val="20"/>
              </w:rPr>
            </w:pPr>
            <w:r w:rsidRPr="00A924B9">
              <w:rPr>
                <w:rFonts w:eastAsia="Calibri"/>
                <w:sz w:val="20"/>
                <w:szCs w:val="20"/>
              </w:rPr>
              <w:lastRenderedPageBreak/>
              <w:t>No</w:t>
            </w:r>
          </w:p>
        </w:tc>
        <w:tc>
          <w:tcPr>
            <w:tcW w:w="1980" w:type="dxa"/>
          </w:tcPr>
          <w:p w14:paraId="5E6F519B" w14:textId="77777777" w:rsidR="00320A83" w:rsidRPr="00A924B9" w:rsidRDefault="00320A83" w:rsidP="006745B9">
            <w:pPr>
              <w:ind w:left="0" w:firstLine="0"/>
              <w:rPr>
                <w:rFonts w:eastAsia="Times New Roman"/>
                <w:sz w:val="20"/>
                <w:szCs w:val="20"/>
                <w:lang w:eastAsia="en-GB"/>
              </w:rPr>
            </w:pPr>
          </w:p>
        </w:tc>
        <w:tc>
          <w:tcPr>
            <w:tcW w:w="2250" w:type="dxa"/>
          </w:tcPr>
          <w:p w14:paraId="6F9A9321" w14:textId="77777777" w:rsidR="00320A83" w:rsidRPr="00A924B9" w:rsidRDefault="00320A83" w:rsidP="006745B9">
            <w:pPr>
              <w:ind w:left="0" w:firstLine="0"/>
              <w:rPr>
                <w:rFonts w:eastAsia="Times New Roman"/>
                <w:sz w:val="20"/>
                <w:szCs w:val="20"/>
                <w:lang w:eastAsia="en-GB"/>
              </w:rPr>
            </w:pPr>
          </w:p>
        </w:tc>
        <w:tc>
          <w:tcPr>
            <w:tcW w:w="2070" w:type="dxa"/>
          </w:tcPr>
          <w:p w14:paraId="180B4171" w14:textId="77777777" w:rsidR="00320A83" w:rsidRPr="00A924B9" w:rsidRDefault="00320A83" w:rsidP="006745B9">
            <w:pPr>
              <w:ind w:left="0" w:firstLine="0"/>
              <w:rPr>
                <w:rFonts w:eastAsia="Times New Roman"/>
                <w:sz w:val="20"/>
                <w:szCs w:val="20"/>
                <w:lang w:eastAsia="en-GB"/>
              </w:rPr>
            </w:pPr>
          </w:p>
        </w:tc>
        <w:tc>
          <w:tcPr>
            <w:tcW w:w="1800" w:type="dxa"/>
          </w:tcPr>
          <w:p w14:paraId="02DA479F" w14:textId="77777777" w:rsidR="00320A83" w:rsidRPr="00A924B9" w:rsidRDefault="00320A83" w:rsidP="006745B9">
            <w:pPr>
              <w:ind w:left="0" w:firstLine="0"/>
              <w:rPr>
                <w:rFonts w:eastAsia="Times New Roman"/>
                <w:sz w:val="20"/>
                <w:szCs w:val="20"/>
                <w:lang w:eastAsia="en-GB"/>
              </w:rPr>
            </w:pPr>
          </w:p>
        </w:tc>
      </w:tr>
      <w:tr w:rsidR="00320A83" w:rsidRPr="00A924B9" w14:paraId="065CAC3B" w14:textId="77777777" w:rsidTr="00320A83">
        <w:trPr>
          <w:trHeight w:val="252"/>
        </w:trPr>
        <w:tc>
          <w:tcPr>
            <w:tcW w:w="3865" w:type="dxa"/>
          </w:tcPr>
          <w:p w14:paraId="7A88DE20" w14:textId="6DE49924" w:rsidR="00320A83" w:rsidRPr="00A924B9" w:rsidRDefault="00320A83" w:rsidP="006745B9">
            <w:pPr>
              <w:ind w:left="246" w:firstLine="0"/>
              <w:rPr>
                <w:rFonts w:eastAsia="Calibri"/>
                <w:sz w:val="20"/>
                <w:szCs w:val="20"/>
              </w:rPr>
            </w:pPr>
            <w:r w:rsidRPr="00A924B9">
              <w:rPr>
                <w:rFonts w:eastAsia="Calibri"/>
                <w:sz w:val="20"/>
                <w:szCs w:val="20"/>
              </w:rPr>
              <w:t>Yes</w:t>
            </w:r>
          </w:p>
        </w:tc>
        <w:tc>
          <w:tcPr>
            <w:tcW w:w="1980" w:type="dxa"/>
          </w:tcPr>
          <w:p w14:paraId="6FBE750C" w14:textId="77777777" w:rsidR="00320A83" w:rsidRPr="00A924B9" w:rsidRDefault="00320A83" w:rsidP="006745B9">
            <w:pPr>
              <w:ind w:left="0" w:firstLine="0"/>
              <w:rPr>
                <w:rFonts w:eastAsia="Times New Roman"/>
                <w:sz w:val="20"/>
                <w:szCs w:val="20"/>
                <w:lang w:eastAsia="en-GB"/>
              </w:rPr>
            </w:pPr>
          </w:p>
        </w:tc>
        <w:tc>
          <w:tcPr>
            <w:tcW w:w="2250" w:type="dxa"/>
          </w:tcPr>
          <w:p w14:paraId="789D3E46" w14:textId="77777777" w:rsidR="00320A83" w:rsidRPr="00A924B9" w:rsidRDefault="00320A83" w:rsidP="006745B9">
            <w:pPr>
              <w:ind w:left="0" w:firstLine="0"/>
              <w:rPr>
                <w:rFonts w:eastAsia="Times New Roman"/>
                <w:sz w:val="20"/>
                <w:szCs w:val="20"/>
                <w:lang w:eastAsia="en-GB"/>
              </w:rPr>
            </w:pPr>
          </w:p>
        </w:tc>
        <w:tc>
          <w:tcPr>
            <w:tcW w:w="2070" w:type="dxa"/>
          </w:tcPr>
          <w:p w14:paraId="436AF971" w14:textId="77777777" w:rsidR="00320A83" w:rsidRPr="00A924B9" w:rsidRDefault="00320A83" w:rsidP="006745B9">
            <w:pPr>
              <w:ind w:left="0" w:firstLine="0"/>
              <w:rPr>
                <w:rFonts w:eastAsia="Times New Roman"/>
                <w:sz w:val="20"/>
                <w:szCs w:val="20"/>
                <w:lang w:eastAsia="en-GB"/>
              </w:rPr>
            </w:pPr>
          </w:p>
        </w:tc>
        <w:tc>
          <w:tcPr>
            <w:tcW w:w="1800" w:type="dxa"/>
          </w:tcPr>
          <w:p w14:paraId="79F0412F" w14:textId="77777777" w:rsidR="00320A83" w:rsidRPr="00A924B9" w:rsidRDefault="00320A83" w:rsidP="006745B9">
            <w:pPr>
              <w:ind w:left="0" w:firstLine="0"/>
              <w:rPr>
                <w:rFonts w:eastAsia="Times New Roman"/>
                <w:sz w:val="20"/>
                <w:szCs w:val="20"/>
                <w:lang w:eastAsia="en-GB"/>
              </w:rPr>
            </w:pPr>
          </w:p>
        </w:tc>
      </w:tr>
      <w:tr w:rsidR="00320A83" w:rsidRPr="00A924B9" w14:paraId="74DE6BD7" w14:textId="77777777" w:rsidTr="00320A83">
        <w:trPr>
          <w:trHeight w:val="252"/>
        </w:trPr>
        <w:tc>
          <w:tcPr>
            <w:tcW w:w="3865" w:type="dxa"/>
          </w:tcPr>
          <w:p w14:paraId="2C4819B8" w14:textId="75D3F75B" w:rsidR="00320A83" w:rsidRPr="00A924B9" w:rsidRDefault="00320A83" w:rsidP="006745B9">
            <w:pPr>
              <w:ind w:left="246" w:firstLine="0"/>
              <w:rPr>
                <w:rFonts w:eastAsia="Calibri"/>
                <w:sz w:val="20"/>
                <w:szCs w:val="20"/>
              </w:rPr>
            </w:pPr>
            <w:r w:rsidRPr="00A924B9">
              <w:rPr>
                <w:rFonts w:eastAsia="Calibri"/>
                <w:sz w:val="20"/>
                <w:szCs w:val="20"/>
              </w:rPr>
              <w:t>Missing</w:t>
            </w:r>
          </w:p>
        </w:tc>
        <w:tc>
          <w:tcPr>
            <w:tcW w:w="1980" w:type="dxa"/>
          </w:tcPr>
          <w:p w14:paraId="650F69DB" w14:textId="77777777" w:rsidR="00320A83" w:rsidRPr="00A924B9" w:rsidRDefault="00320A83" w:rsidP="006745B9">
            <w:pPr>
              <w:ind w:left="0" w:firstLine="0"/>
              <w:rPr>
                <w:rFonts w:eastAsia="Times New Roman"/>
                <w:sz w:val="20"/>
                <w:szCs w:val="20"/>
                <w:lang w:eastAsia="en-GB"/>
              </w:rPr>
            </w:pPr>
          </w:p>
        </w:tc>
        <w:tc>
          <w:tcPr>
            <w:tcW w:w="2250" w:type="dxa"/>
          </w:tcPr>
          <w:p w14:paraId="1B5CD160" w14:textId="77777777" w:rsidR="00320A83" w:rsidRPr="00A924B9" w:rsidRDefault="00320A83" w:rsidP="006745B9">
            <w:pPr>
              <w:ind w:left="0" w:firstLine="0"/>
              <w:rPr>
                <w:rFonts w:eastAsia="Times New Roman"/>
                <w:sz w:val="20"/>
                <w:szCs w:val="20"/>
                <w:lang w:eastAsia="en-GB"/>
              </w:rPr>
            </w:pPr>
          </w:p>
        </w:tc>
        <w:tc>
          <w:tcPr>
            <w:tcW w:w="2070" w:type="dxa"/>
          </w:tcPr>
          <w:p w14:paraId="52D9090B" w14:textId="77777777" w:rsidR="00320A83" w:rsidRPr="00A924B9" w:rsidRDefault="00320A83" w:rsidP="006745B9">
            <w:pPr>
              <w:ind w:left="0" w:firstLine="0"/>
              <w:rPr>
                <w:rFonts w:eastAsia="Times New Roman"/>
                <w:sz w:val="20"/>
                <w:szCs w:val="20"/>
                <w:lang w:eastAsia="en-GB"/>
              </w:rPr>
            </w:pPr>
          </w:p>
        </w:tc>
        <w:tc>
          <w:tcPr>
            <w:tcW w:w="1800" w:type="dxa"/>
          </w:tcPr>
          <w:p w14:paraId="6B3CDB89" w14:textId="77777777" w:rsidR="00320A83" w:rsidRPr="00A924B9" w:rsidRDefault="00320A83" w:rsidP="006745B9">
            <w:pPr>
              <w:ind w:left="0" w:firstLine="0"/>
              <w:rPr>
                <w:rFonts w:eastAsia="Times New Roman"/>
                <w:sz w:val="20"/>
                <w:szCs w:val="20"/>
                <w:lang w:eastAsia="en-GB"/>
              </w:rPr>
            </w:pPr>
          </w:p>
        </w:tc>
      </w:tr>
    </w:tbl>
    <w:p w14:paraId="37CE86E8" w14:textId="224FFAFA" w:rsidR="00E738AD" w:rsidRPr="00AD6833" w:rsidRDefault="00AD6833" w:rsidP="00FA65B8">
      <w:pPr>
        <w:spacing w:line="276" w:lineRule="auto"/>
        <w:rPr>
          <w:b/>
          <w:sz w:val="20"/>
        </w:rPr>
      </w:pPr>
      <w:r w:rsidRPr="00804445">
        <w:rPr>
          <w:b/>
          <w:sz w:val="20"/>
        </w:rPr>
        <w:t>*</w:t>
      </w:r>
      <w:r w:rsidRPr="00804445">
        <w:rPr>
          <w:sz w:val="20"/>
        </w:rPr>
        <w:t>Major malformations defined according to the EUROCAT definition</w:t>
      </w:r>
      <w:r w:rsidR="00804445">
        <w:rPr>
          <w:sz w:val="20"/>
        </w:rPr>
        <w:t>.</w:t>
      </w:r>
    </w:p>
    <w:p w14:paraId="1A1FCEC4" w14:textId="77777777" w:rsidR="0029728C" w:rsidRPr="00A924B9" w:rsidRDefault="0029728C">
      <w:pPr>
        <w:rPr>
          <w:rFonts w:eastAsia="Times New Roman"/>
          <w:b/>
          <w:szCs w:val="20"/>
          <w:lang w:eastAsia="en-GB"/>
        </w:rPr>
      </w:pPr>
      <w:r w:rsidRPr="00A924B9">
        <w:rPr>
          <w:rFonts w:eastAsia="Times New Roman"/>
          <w:b/>
          <w:szCs w:val="20"/>
          <w:lang w:eastAsia="en-GB"/>
        </w:rPr>
        <w:br w:type="page"/>
      </w:r>
    </w:p>
    <w:p w14:paraId="1B78E7D8" w14:textId="41713D7F" w:rsidR="00FA65B8" w:rsidRPr="00A924B9" w:rsidRDefault="00FA65B8" w:rsidP="00FA65B8">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sidR="00A37A7B" w:rsidRPr="00A924B9">
        <w:rPr>
          <w:rFonts w:eastAsia="Times New Roman"/>
          <w:b/>
          <w:szCs w:val="20"/>
          <w:lang w:eastAsia="en-GB"/>
        </w:rPr>
        <w:t>8</w:t>
      </w:r>
      <w:r w:rsidRPr="00A924B9">
        <w:rPr>
          <w:rFonts w:eastAsia="Times New Roman"/>
          <w:szCs w:val="20"/>
          <w:lang w:eastAsia="en-GB"/>
        </w:rPr>
        <w:t xml:space="preserve">. Migraine characteristics of the pregnancy cohort among women with migraine, overall and by pattern of triptan use during pregnancy (N=xxx) </w:t>
      </w:r>
    </w:p>
    <w:tbl>
      <w:tblPr>
        <w:tblStyle w:val="TableGrid"/>
        <w:tblW w:w="11965" w:type="dxa"/>
        <w:tblLook w:val="04A0" w:firstRow="1" w:lastRow="0" w:firstColumn="1" w:lastColumn="0" w:noHBand="0" w:noVBand="1"/>
      </w:tblPr>
      <w:tblGrid>
        <w:gridCol w:w="3865"/>
        <w:gridCol w:w="1980"/>
        <w:gridCol w:w="2250"/>
        <w:gridCol w:w="2070"/>
        <w:gridCol w:w="1800"/>
      </w:tblGrid>
      <w:tr w:rsidR="00C878F4" w:rsidRPr="00A924B9" w14:paraId="277E8FFD" w14:textId="77777777" w:rsidTr="00C878F4">
        <w:trPr>
          <w:trHeight w:val="557"/>
        </w:trPr>
        <w:tc>
          <w:tcPr>
            <w:tcW w:w="3865" w:type="dxa"/>
            <w:shd w:val="clear" w:color="auto" w:fill="F2F2F2" w:themeFill="background1" w:themeFillShade="F2"/>
          </w:tcPr>
          <w:p w14:paraId="0862F72E" w14:textId="610D1070" w:rsidR="00C878F4" w:rsidRPr="00A924B9" w:rsidRDefault="00C878F4" w:rsidP="00FA65B8">
            <w:pPr>
              <w:ind w:left="0" w:firstLine="0"/>
              <w:rPr>
                <w:rFonts w:eastAsia="Times New Roman"/>
                <w:b/>
                <w:sz w:val="20"/>
                <w:szCs w:val="20"/>
                <w:lang w:eastAsia="en-GB"/>
              </w:rPr>
            </w:pPr>
            <w:r w:rsidRPr="00A924B9">
              <w:rPr>
                <w:rFonts w:eastAsia="Times New Roman"/>
                <w:b/>
                <w:sz w:val="20"/>
                <w:szCs w:val="20"/>
                <w:lang w:eastAsia="en-GB"/>
              </w:rPr>
              <w:t>Migraine type and severity</w:t>
            </w:r>
          </w:p>
        </w:tc>
        <w:tc>
          <w:tcPr>
            <w:tcW w:w="1980" w:type="dxa"/>
            <w:shd w:val="clear" w:color="auto" w:fill="F2F2F2" w:themeFill="background1" w:themeFillShade="F2"/>
          </w:tcPr>
          <w:p w14:paraId="57B14B8B" w14:textId="77777777" w:rsidR="00C878F4" w:rsidRPr="00A924B9" w:rsidRDefault="00C878F4" w:rsidP="00FA65B8">
            <w:pPr>
              <w:ind w:left="0" w:firstLine="0"/>
              <w:jc w:val="right"/>
              <w:rPr>
                <w:rFonts w:eastAsia="Times New Roman"/>
                <w:b/>
                <w:sz w:val="20"/>
                <w:szCs w:val="20"/>
                <w:lang w:eastAsia="en-GB"/>
              </w:rPr>
            </w:pPr>
            <w:r w:rsidRPr="00A924B9">
              <w:rPr>
                <w:rFonts w:eastAsia="Times New Roman"/>
                <w:b/>
                <w:sz w:val="20"/>
                <w:szCs w:val="20"/>
                <w:lang w:eastAsia="en-GB"/>
              </w:rPr>
              <w:t>Total cohort</w:t>
            </w:r>
          </w:p>
        </w:tc>
        <w:tc>
          <w:tcPr>
            <w:tcW w:w="2250" w:type="dxa"/>
            <w:shd w:val="clear" w:color="auto" w:fill="F2F2F2" w:themeFill="background1" w:themeFillShade="F2"/>
          </w:tcPr>
          <w:p w14:paraId="47ABF74D" w14:textId="77777777" w:rsidR="00C878F4" w:rsidRPr="00A924B9" w:rsidRDefault="00C878F4" w:rsidP="00FA65B8">
            <w:pPr>
              <w:ind w:left="0" w:firstLine="0"/>
              <w:jc w:val="right"/>
              <w:rPr>
                <w:rFonts w:eastAsia="Times New Roman"/>
                <w:b/>
                <w:sz w:val="20"/>
                <w:szCs w:val="20"/>
                <w:lang w:eastAsia="en-GB"/>
              </w:rPr>
            </w:pPr>
            <w:r w:rsidRPr="00A924B9">
              <w:rPr>
                <w:rFonts w:eastAsia="Times New Roman"/>
                <w:b/>
                <w:sz w:val="20"/>
                <w:szCs w:val="20"/>
                <w:lang w:eastAsia="en-GB"/>
              </w:rPr>
              <w:t>No triptan use before and during pregnancy</w:t>
            </w:r>
          </w:p>
        </w:tc>
        <w:tc>
          <w:tcPr>
            <w:tcW w:w="2070" w:type="dxa"/>
            <w:shd w:val="clear" w:color="auto" w:fill="F2F2F2" w:themeFill="background1" w:themeFillShade="F2"/>
          </w:tcPr>
          <w:p w14:paraId="2B3B1CB7" w14:textId="77777777" w:rsidR="00C878F4" w:rsidRPr="00A924B9" w:rsidRDefault="00C878F4" w:rsidP="00FA65B8">
            <w:pPr>
              <w:ind w:left="0" w:firstLine="0"/>
              <w:jc w:val="right"/>
              <w:rPr>
                <w:rFonts w:eastAsia="Times New Roman"/>
                <w:b/>
                <w:sz w:val="20"/>
                <w:szCs w:val="20"/>
                <w:lang w:eastAsia="en-GB"/>
              </w:rPr>
            </w:pPr>
            <w:r w:rsidRPr="00A924B9">
              <w:rPr>
                <w:rFonts w:eastAsia="Times New Roman"/>
                <w:b/>
                <w:sz w:val="20"/>
                <w:szCs w:val="20"/>
                <w:lang w:eastAsia="en-GB"/>
              </w:rPr>
              <w:t>Triptan discontinued in pregnancy</w:t>
            </w:r>
          </w:p>
        </w:tc>
        <w:tc>
          <w:tcPr>
            <w:tcW w:w="1800" w:type="dxa"/>
            <w:shd w:val="clear" w:color="auto" w:fill="F2F2F2" w:themeFill="background1" w:themeFillShade="F2"/>
          </w:tcPr>
          <w:p w14:paraId="15C966DC" w14:textId="435064E3" w:rsidR="00C878F4" w:rsidRPr="00A924B9" w:rsidRDefault="00C878F4" w:rsidP="00FA65B8">
            <w:pPr>
              <w:ind w:left="0" w:firstLine="0"/>
              <w:jc w:val="right"/>
              <w:rPr>
                <w:rFonts w:eastAsia="Times New Roman"/>
                <w:b/>
                <w:sz w:val="20"/>
                <w:szCs w:val="20"/>
                <w:lang w:eastAsia="en-GB"/>
              </w:rPr>
            </w:pPr>
            <w:r w:rsidRPr="00A924B9">
              <w:rPr>
                <w:rFonts w:eastAsia="Times New Roman"/>
                <w:b/>
                <w:sz w:val="20"/>
                <w:szCs w:val="20"/>
                <w:lang w:eastAsia="en-GB"/>
              </w:rPr>
              <w:t>Triptan continued during pregnancy</w:t>
            </w:r>
          </w:p>
        </w:tc>
      </w:tr>
      <w:tr w:rsidR="00C878F4" w:rsidRPr="00A924B9" w14:paraId="6804A1FA" w14:textId="77777777" w:rsidTr="00C878F4">
        <w:trPr>
          <w:trHeight w:val="245"/>
        </w:trPr>
        <w:tc>
          <w:tcPr>
            <w:tcW w:w="3865" w:type="dxa"/>
            <w:shd w:val="clear" w:color="auto" w:fill="F2F2F2" w:themeFill="background1" w:themeFillShade="F2"/>
          </w:tcPr>
          <w:p w14:paraId="3D66982E" w14:textId="77777777" w:rsidR="00C878F4" w:rsidRPr="00A924B9" w:rsidRDefault="00C878F4" w:rsidP="00FA65B8">
            <w:pPr>
              <w:ind w:left="0" w:firstLine="0"/>
              <w:rPr>
                <w:rFonts w:eastAsia="Times New Roman"/>
                <w:sz w:val="20"/>
                <w:szCs w:val="20"/>
                <w:lang w:eastAsia="en-GB"/>
              </w:rPr>
            </w:pPr>
          </w:p>
        </w:tc>
        <w:tc>
          <w:tcPr>
            <w:tcW w:w="1980" w:type="dxa"/>
            <w:shd w:val="clear" w:color="auto" w:fill="F2F2F2" w:themeFill="background1" w:themeFillShade="F2"/>
          </w:tcPr>
          <w:p w14:paraId="23E8EA30"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w:t>
            </w:r>
          </w:p>
        </w:tc>
        <w:tc>
          <w:tcPr>
            <w:tcW w:w="2250" w:type="dxa"/>
            <w:shd w:val="clear" w:color="auto" w:fill="F2F2F2" w:themeFill="background1" w:themeFillShade="F2"/>
          </w:tcPr>
          <w:p w14:paraId="396D063C"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w:t>
            </w:r>
          </w:p>
        </w:tc>
        <w:tc>
          <w:tcPr>
            <w:tcW w:w="2070" w:type="dxa"/>
            <w:shd w:val="clear" w:color="auto" w:fill="F2F2F2" w:themeFill="background1" w:themeFillShade="F2"/>
          </w:tcPr>
          <w:p w14:paraId="2694FAA0"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w:t>
            </w:r>
          </w:p>
        </w:tc>
        <w:tc>
          <w:tcPr>
            <w:tcW w:w="1800" w:type="dxa"/>
            <w:shd w:val="clear" w:color="auto" w:fill="F2F2F2" w:themeFill="background1" w:themeFillShade="F2"/>
          </w:tcPr>
          <w:p w14:paraId="3C5F82E6"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w:t>
            </w:r>
          </w:p>
        </w:tc>
      </w:tr>
      <w:tr w:rsidR="00C878F4" w:rsidRPr="00A924B9" w14:paraId="7F6837C9" w14:textId="77777777" w:rsidTr="00C878F4">
        <w:trPr>
          <w:trHeight w:val="252"/>
        </w:trPr>
        <w:tc>
          <w:tcPr>
            <w:tcW w:w="3865" w:type="dxa"/>
            <w:shd w:val="clear" w:color="auto" w:fill="F2F2F2" w:themeFill="background1" w:themeFillShade="F2"/>
          </w:tcPr>
          <w:p w14:paraId="14C6D288" w14:textId="77777777" w:rsidR="00C878F4" w:rsidRPr="00A924B9" w:rsidRDefault="00C878F4" w:rsidP="00FA65B8">
            <w:pPr>
              <w:ind w:left="0" w:firstLine="0"/>
              <w:rPr>
                <w:rFonts w:eastAsia="Times New Roman"/>
                <w:i/>
                <w:sz w:val="20"/>
                <w:szCs w:val="20"/>
                <w:lang w:eastAsia="en-GB"/>
              </w:rPr>
            </w:pPr>
          </w:p>
        </w:tc>
        <w:tc>
          <w:tcPr>
            <w:tcW w:w="1980" w:type="dxa"/>
            <w:shd w:val="clear" w:color="auto" w:fill="F2F2F2" w:themeFill="background1" w:themeFillShade="F2"/>
          </w:tcPr>
          <w:p w14:paraId="2A8775A9"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 (%)</w:t>
            </w:r>
          </w:p>
        </w:tc>
        <w:tc>
          <w:tcPr>
            <w:tcW w:w="2250" w:type="dxa"/>
            <w:shd w:val="clear" w:color="auto" w:fill="F2F2F2" w:themeFill="background1" w:themeFillShade="F2"/>
          </w:tcPr>
          <w:p w14:paraId="29B9AE76"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 (%)</w:t>
            </w:r>
          </w:p>
        </w:tc>
        <w:tc>
          <w:tcPr>
            <w:tcW w:w="2070" w:type="dxa"/>
            <w:shd w:val="clear" w:color="auto" w:fill="F2F2F2" w:themeFill="background1" w:themeFillShade="F2"/>
          </w:tcPr>
          <w:p w14:paraId="5366A514"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 (%)</w:t>
            </w:r>
          </w:p>
        </w:tc>
        <w:tc>
          <w:tcPr>
            <w:tcW w:w="1800" w:type="dxa"/>
            <w:shd w:val="clear" w:color="auto" w:fill="F2F2F2" w:themeFill="background1" w:themeFillShade="F2"/>
          </w:tcPr>
          <w:p w14:paraId="23D7E3A8" w14:textId="77777777" w:rsidR="00C878F4" w:rsidRPr="00A924B9" w:rsidRDefault="00C878F4" w:rsidP="00FA65B8">
            <w:pPr>
              <w:ind w:left="0" w:firstLine="0"/>
              <w:jc w:val="right"/>
              <w:rPr>
                <w:rFonts w:eastAsia="Times New Roman"/>
                <w:sz w:val="20"/>
                <w:szCs w:val="20"/>
                <w:lang w:eastAsia="en-GB"/>
              </w:rPr>
            </w:pPr>
            <w:r w:rsidRPr="00A924B9">
              <w:rPr>
                <w:rFonts w:eastAsia="Times New Roman"/>
                <w:sz w:val="20"/>
                <w:szCs w:val="20"/>
                <w:lang w:eastAsia="en-GB"/>
              </w:rPr>
              <w:t>n (%)</w:t>
            </w:r>
          </w:p>
        </w:tc>
      </w:tr>
      <w:tr w:rsidR="00C878F4" w:rsidRPr="00A924B9" w14:paraId="2112ACE2" w14:textId="77777777" w:rsidTr="00C878F4">
        <w:trPr>
          <w:trHeight w:val="252"/>
        </w:trPr>
        <w:tc>
          <w:tcPr>
            <w:tcW w:w="3865" w:type="dxa"/>
          </w:tcPr>
          <w:p w14:paraId="5C311B45" w14:textId="51029824" w:rsidR="00C878F4" w:rsidRPr="00A924B9" w:rsidRDefault="00C878F4" w:rsidP="00AD6833">
            <w:pPr>
              <w:ind w:left="0" w:firstLine="0"/>
              <w:rPr>
                <w:rFonts w:eastAsia="Times New Roman"/>
                <w:sz w:val="20"/>
                <w:szCs w:val="20"/>
                <w:lang w:eastAsia="en-GB"/>
              </w:rPr>
            </w:pPr>
            <w:r w:rsidRPr="00A924B9">
              <w:rPr>
                <w:rFonts w:eastAsia="Times New Roman"/>
                <w:sz w:val="20"/>
                <w:szCs w:val="20"/>
                <w:lang w:eastAsia="en-GB"/>
              </w:rPr>
              <w:t xml:space="preserve">Migraine type </w:t>
            </w:r>
            <w:r>
              <w:rPr>
                <w:rFonts w:eastAsia="Times New Roman"/>
                <w:sz w:val="20"/>
                <w:szCs w:val="20"/>
                <w:lang w:eastAsia="en-GB"/>
              </w:rPr>
              <w:t>in the 12-months period prior to LMP</w:t>
            </w:r>
            <w:r w:rsidRPr="00A924B9">
              <w:rPr>
                <w:rFonts w:eastAsia="Times New Roman"/>
                <w:sz w:val="20"/>
                <w:szCs w:val="20"/>
                <w:lang w:eastAsia="en-GB"/>
              </w:rPr>
              <w:t>*§</w:t>
            </w:r>
          </w:p>
        </w:tc>
        <w:tc>
          <w:tcPr>
            <w:tcW w:w="1980" w:type="dxa"/>
          </w:tcPr>
          <w:p w14:paraId="62F00CA4" w14:textId="77777777" w:rsidR="00C878F4" w:rsidRPr="00A924B9" w:rsidRDefault="00C878F4" w:rsidP="00FA65B8">
            <w:pPr>
              <w:ind w:left="0" w:firstLine="0"/>
              <w:rPr>
                <w:rFonts w:eastAsia="Times New Roman"/>
                <w:sz w:val="20"/>
                <w:szCs w:val="20"/>
                <w:lang w:eastAsia="en-GB"/>
              </w:rPr>
            </w:pPr>
          </w:p>
        </w:tc>
        <w:tc>
          <w:tcPr>
            <w:tcW w:w="2250" w:type="dxa"/>
          </w:tcPr>
          <w:p w14:paraId="2E21E2F8" w14:textId="77777777" w:rsidR="00C878F4" w:rsidRPr="00A924B9" w:rsidRDefault="00C878F4" w:rsidP="00FA65B8">
            <w:pPr>
              <w:ind w:left="0" w:firstLine="0"/>
              <w:rPr>
                <w:rFonts w:eastAsia="Times New Roman"/>
                <w:sz w:val="20"/>
                <w:szCs w:val="20"/>
                <w:lang w:eastAsia="en-GB"/>
              </w:rPr>
            </w:pPr>
          </w:p>
        </w:tc>
        <w:tc>
          <w:tcPr>
            <w:tcW w:w="2070" w:type="dxa"/>
          </w:tcPr>
          <w:p w14:paraId="650D1371" w14:textId="77777777" w:rsidR="00C878F4" w:rsidRPr="00A924B9" w:rsidRDefault="00C878F4" w:rsidP="00FA65B8">
            <w:pPr>
              <w:ind w:left="0" w:firstLine="0"/>
              <w:rPr>
                <w:rFonts w:eastAsia="Times New Roman"/>
                <w:sz w:val="20"/>
                <w:szCs w:val="20"/>
                <w:lang w:eastAsia="en-GB"/>
              </w:rPr>
            </w:pPr>
          </w:p>
        </w:tc>
        <w:tc>
          <w:tcPr>
            <w:tcW w:w="1800" w:type="dxa"/>
          </w:tcPr>
          <w:p w14:paraId="41AFBD9A" w14:textId="77777777" w:rsidR="00C878F4" w:rsidRPr="00A924B9" w:rsidRDefault="00C878F4" w:rsidP="00FA65B8">
            <w:pPr>
              <w:ind w:left="0" w:firstLine="0"/>
              <w:rPr>
                <w:rFonts w:eastAsia="Times New Roman"/>
                <w:sz w:val="20"/>
                <w:szCs w:val="20"/>
                <w:lang w:eastAsia="en-GB"/>
              </w:rPr>
            </w:pPr>
          </w:p>
        </w:tc>
      </w:tr>
      <w:tr w:rsidR="00C878F4" w:rsidRPr="00A924B9" w14:paraId="748E1234" w14:textId="77777777" w:rsidTr="00C878F4">
        <w:trPr>
          <w:trHeight w:val="252"/>
        </w:trPr>
        <w:tc>
          <w:tcPr>
            <w:tcW w:w="3865" w:type="dxa"/>
          </w:tcPr>
          <w:p w14:paraId="647F2028" w14:textId="41287C14" w:rsidR="00C878F4" w:rsidRPr="00A924B9" w:rsidRDefault="00C878F4" w:rsidP="00D27C9D">
            <w:pPr>
              <w:ind w:left="246" w:firstLine="0"/>
              <w:rPr>
                <w:rFonts w:eastAsia="Calibri"/>
                <w:sz w:val="20"/>
                <w:szCs w:val="20"/>
              </w:rPr>
            </w:pPr>
            <w:r w:rsidRPr="00A924B9">
              <w:rPr>
                <w:rFonts w:eastAsia="Calibri"/>
                <w:sz w:val="20"/>
                <w:szCs w:val="20"/>
              </w:rPr>
              <w:t xml:space="preserve">Migraine with aura </w:t>
            </w:r>
          </w:p>
        </w:tc>
        <w:tc>
          <w:tcPr>
            <w:tcW w:w="1980" w:type="dxa"/>
          </w:tcPr>
          <w:p w14:paraId="7C01985C" w14:textId="77777777" w:rsidR="00C878F4" w:rsidRPr="00A924B9" w:rsidRDefault="00C878F4" w:rsidP="00FA65B8">
            <w:pPr>
              <w:ind w:left="0" w:firstLine="0"/>
              <w:rPr>
                <w:rFonts w:eastAsia="Times New Roman"/>
                <w:sz w:val="20"/>
                <w:szCs w:val="20"/>
                <w:lang w:eastAsia="en-GB"/>
              </w:rPr>
            </w:pPr>
          </w:p>
        </w:tc>
        <w:tc>
          <w:tcPr>
            <w:tcW w:w="2250" w:type="dxa"/>
          </w:tcPr>
          <w:p w14:paraId="643F0EF6" w14:textId="77777777" w:rsidR="00C878F4" w:rsidRPr="00A924B9" w:rsidRDefault="00C878F4" w:rsidP="00FA65B8">
            <w:pPr>
              <w:ind w:left="0" w:firstLine="0"/>
              <w:rPr>
                <w:rFonts w:eastAsia="Times New Roman"/>
                <w:sz w:val="20"/>
                <w:szCs w:val="20"/>
                <w:lang w:eastAsia="en-GB"/>
              </w:rPr>
            </w:pPr>
          </w:p>
        </w:tc>
        <w:tc>
          <w:tcPr>
            <w:tcW w:w="2070" w:type="dxa"/>
          </w:tcPr>
          <w:p w14:paraId="622DD1DA" w14:textId="77777777" w:rsidR="00C878F4" w:rsidRPr="00A924B9" w:rsidRDefault="00C878F4" w:rsidP="00FA65B8">
            <w:pPr>
              <w:ind w:left="0" w:firstLine="0"/>
              <w:rPr>
                <w:rFonts w:eastAsia="Times New Roman"/>
                <w:sz w:val="20"/>
                <w:szCs w:val="20"/>
                <w:lang w:eastAsia="en-GB"/>
              </w:rPr>
            </w:pPr>
          </w:p>
        </w:tc>
        <w:tc>
          <w:tcPr>
            <w:tcW w:w="1800" w:type="dxa"/>
          </w:tcPr>
          <w:p w14:paraId="12D873E9" w14:textId="77777777" w:rsidR="00C878F4" w:rsidRPr="00A924B9" w:rsidRDefault="00C878F4" w:rsidP="00FA65B8">
            <w:pPr>
              <w:ind w:left="0" w:firstLine="0"/>
              <w:rPr>
                <w:rFonts w:eastAsia="Times New Roman"/>
                <w:sz w:val="20"/>
                <w:szCs w:val="20"/>
                <w:lang w:eastAsia="en-GB"/>
              </w:rPr>
            </w:pPr>
          </w:p>
        </w:tc>
      </w:tr>
      <w:tr w:rsidR="00C878F4" w:rsidRPr="00A924B9" w14:paraId="1C8395F1" w14:textId="77777777" w:rsidTr="00C878F4">
        <w:trPr>
          <w:trHeight w:val="252"/>
        </w:trPr>
        <w:tc>
          <w:tcPr>
            <w:tcW w:w="3865" w:type="dxa"/>
          </w:tcPr>
          <w:p w14:paraId="095D52D9" w14:textId="53D3E2CC" w:rsidR="00C878F4" w:rsidRPr="00A924B9" w:rsidRDefault="00C878F4" w:rsidP="00D27C9D">
            <w:pPr>
              <w:ind w:left="246" w:firstLine="0"/>
              <w:rPr>
                <w:rFonts w:eastAsia="Calibri"/>
                <w:sz w:val="20"/>
                <w:szCs w:val="20"/>
              </w:rPr>
            </w:pPr>
            <w:r w:rsidRPr="00A924B9">
              <w:rPr>
                <w:rFonts w:eastAsia="Calibri"/>
                <w:sz w:val="20"/>
                <w:szCs w:val="20"/>
              </w:rPr>
              <w:t>Migraine without aura,</w:t>
            </w:r>
          </w:p>
        </w:tc>
        <w:tc>
          <w:tcPr>
            <w:tcW w:w="1980" w:type="dxa"/>
          </w:tcPr>
          <w:p w14:paraId="5C400F58" w14:textId="77777777" w:rsidR="00C878F4" w:rsidRPr="00A924B9" w:rsidRDefault="00C878F4" w:rsidP="00FA65B8">
            <w:pPr>
              <w:ind w:left="0" w:firstLine="0"/>
              <w:rPr>
                <w:rFonts w:eastAsia="Times New Roman"/>
                <w:sz w:val="20"/>
                <w:szCs w:val="20"/>
                <w:lang w:eastAsia="en-GB"/>
              </w:rPr>
            </w:pPr>
          </w:p>
        </w:tc>
        <w:tc>
          <w:tcPr>
            <w:tcW w:w="2250" w:type="dxa"/>
          </w:tcPr>
          <w:p w14:paraId="20998BDF" w14:textId="77777777" w:rsidR="00C878F4" w:rsidRPr="00A924B9" w:rsidRDefault="00C878F4" w:rsidP="00FA65B8">
            <w:pPr>
              <w:ind w:left="0" w:firstLine="0"/>
              <w:rPr>
                <w:rFonts w:eastAsia="Times New Roman"/>
                <w:sz w:val="20"/>
                <w:szCs w:val="20"/>
                <w:lang w:eastAsia="en-GB"/>
              </w:rPr>
            </w:pPr>
          </w:p>
        </w:tc>
        <w:tc>
          <w:tcPr>
            <w:tcW w:w="2070" w:type="dxa"/>
          </w:tcPr>
          <w:p w14:paraId="3D97A8E1" w14:textId="77777777" w:rsidR="00C878F4" w:rsidRPr="00A924B9" w:rsidRDefault="00C878F4" w:rsidP="00FA65B8">
            <w:pPr>
              <w:ind w:left="0" w:firstLine="0"/>
              <w:rPr>
                <w:rFonts w:eastAsia="Times New Roman"/>
                <w:sz w:val="20"/>
                <w:szCs w:val="20"/>
                <w:lang w:eastAsia="en-GB"/>
              </w:rPr>
            </w:pPr>
          </w:p>
        </w:tc>
        <w:tc>
          <w:tcPr>
            <w:tcW w:w="1800" w:type="dxa"/>
          </w:tcPr>
          <w:p w14:paraId="7E36826C" w14:textId="77777777" w:rsidR="00C878F4" w:rsidRPr="00A924B9" w:rsidRDefault="00C878F4" w:rsidP="00FA65B8">
            <w:pPr>
              <w:ind w:left="0" w:firstLine="0"/>
              <w:rPr>
                <w:rFonts w:eastAsia="Times New Roman"/>
                <w:sz w:val="20"/>
                <w:szCs w:val="20"/>
                <w:lang w:eastAsia="en-GB"/>
              </w:rPr>
            </w:pPr>
          </w:p>
        </w:tc>
      </w:tr>
      <w:tr w:rsidR="00C878F4" w:rsidRPr="00A924B9" w14:paraId="0302378A" w14:textId="77777777" w:rsidTr="00C878F4">
        <w:trPr>
          <w:trHeight w:val="245"/>
        </w:trPr>
        <w:tc>
          <w:tcPr>
            <w:tcW w:w="3865" w:type="dxa"/>
          </w:tcPr>
          <w:p w14:paraId="7F1BECB4" w14:textId="5419BF20" w:rsidR="00C878F4" w:rsidRPr="00A924B9" w:rsidRDefault="00C878F4" w:rsidP="00FA65B8">
            <w:pPr>
              <w:ind w:left="246" w:firstLine="0"/>
              <w:rPr>
                <w:rFonts w:eastAsia="Calibri"/>
                <w:sz w:val="20"/>
                <w:szCs w:val="20"/>
              </w:rPr>
            </w:pPr>
            <w:r w:rsidRPr="00A924B9">
              <w:rPr>
                <w:rFonts w:eastAsia="Calibri"/>
                <w:sz w:val="20"/>
                <w:szCs w:val="20"/>
              </w:rPr>
              <w:t xml:space="preserve">Status </w:t>
            </w:r>
            <w:proofErr w:type="spellStart"/>
            <w:r w:rsidRPr="00A924B9">
              <w:rPr>
                <w:rFonts w:eastAsia="Calibri"/>
                <w:sz w:val="20"/>
                <w:szCs w:val="20"/>
              </w:rPr>
              <w:t>migrainosus</w:t>
            </w:r>
            <w:proofErr w:type="spellEnd"/>
          </w:p>
        </w:tc>
        <w:tc>
          <w:tcPr>
            <w:tcW w:w="1980" w:type="dxa"/>
          </w:tcPr>
          <w:p w14:paraId="6D54B165" w14:textId="77777777" w:rsidR="00C878F4" w:rsidRPr="00A924B9" w:rsidRDefault="00C878F4" w:rsidP="00FA65B8">
            <w:pPr>
              <w:ind w:left="0" w:firstLine="0"/>
              <w:rPr>
                <w:rFonts w:eastAsia="Times New Roman"/>
                <w:sz w:val="20"/>
                <w:szCs w:val="20"/>
                <w:lang w:eastAsia="en-GB"/>
              </w:rPr>
            </w:pPr>
          </w:p>
        </w:tc>
        <w:tc>
          <w:tcPr>
            <w:tcW w:w="2250" w:type="dxa"/>
          </w:tcPr>
          <w:p w14:paraId="65266135" w14:textId="77777777" w:rsidR="00C878F4" w:rsidRPr="00A924B9" w:rsidRDefault="00C878F4" w:rsidP="00FA65B8">
            <w:pPr>
              <w:ind w:left="0" w:firstLine="0"/>
              <w:rPr>
                <w:rFonts w:eastAsia="Times New Roman"/>
                <w:sz w:val="20"/>
                <w:szCs w:val="20"/>
                <w:lang w:eastAsia="en-GB"/>
              </w:rPr>
            </w:pPr>
          </w:p>
        </w:tc>
        <w:tc>
          <w:tcPr>
            <w:tcW w:w="2070" w:type="dxa"/>
          </w:tcPr>
          <w:p w14:paraId="0C6C0F4A" w14:textId="77777777" w:rsidR="00C878F4" w:rsidRPr="00A924B9" w:rsidRDefault="00C878F4" w:rsidP="00FA65B8">
            <w:pPr>
              <w:ind w:left="0" w:firstLine="0"/>
              <w:rPr>
                <w:rFonts w:eastAsia="Times New Roman"/>
                <w:sz w:val="20"/>
                <w:szCs w:val="20"/>
                <w:lang w:eastAsia="en-GB"/>
              </w:rPr>
            </w:pPr>
          </w:p>
        </w:tc>
        <w:tc>
          <w:tcPr>
            <w:tcW w:w="1800" w:type="dxa"/>
          </w:tcPr>
          <w:p w14:paraId="289345FA" w14:textId="77777777" w:rsidR="00C878F4" w:rsidRPr="00A924B9" w:rsidRDefault="00C878F4" w:rsidP="00FA65B8">
            <w:pPr>
              <w:ind w:left="0" w:firstLine="0"/>
              <w:rPr>
                <w:rFonts w:eastAsia="Times New Roman"/>
                <w:sz w:val="20"/>
                <w:szCs w:val="20"/>
                <w:lang w:eastAsia="en-GB"/>
              </w:rPr>
            </w:pPr>
          </w:p>
        </w:tc>
      </w:tr>
      <w:tr w:rsidR="00C878F4" w:rsidRPr="00A924B9" w14:paraId="518CF309" w14:textId="77777777" w:rsidTr="00C878F4">
        <w:trPr>
          <w:trHeight w:val="252"/>
        </w:trPr>
        <w:tc>
          <w:tcPr>
            <w:tcW w:w="3865" w:type="dxa"/>
          </w:tcPr>
          <w:p w14:paraId="071955B8" w14:textId="20858D2D" w:rsidR="00C878F4" w:rsidRPr="00A924B9" w:rsidRDefault="00C878F4" w:rsidP="00FA65B8">
            <w:pPr>
              <w:ind w:left="246" w:firstLine="0"/>
              <w:rPr>
                <w:rFonts w:eastAsia="Calibri"/>
                <w:sz w:val="20"/>
                <w:szCs w:val="20"/>
              </w:rPr>
            </w:pPr>
            <w:r w:rsidRPr="00A924B9">
              <w:rPr>
                <w:rFonts w:eastAsia="Calibri"/>
                <w:sz w:val="20"/>
                <w:szCs w:val="20"/>
              </w:rPr>
              <w:t>Complicated migraine</w:t>
            </w:r>
          </w:p>
        </w:tc>
        <w:tc>
          <w:tcPr>
            <w:tcW w:w="1980" w:type="dxa"/>
          </w:tcPr>
          <w:p w14:paraId="71FA2A3E" w14:textId="77777777" w:rsidR="00C878F4" w:rsidRPr="00A924B9" w:rsidRDefault="00C878F4" w:rsidP="00FA65B8">
            <w:pPr>
              <w:ind w:left="0" w:firstLine="0"/>
              <w:rPr>
                <w:rFonts w:eastAsia="Times New Roman"/>
                <w:sz w:val="20"/>
                <w:szCs w:val="20"/>
                <w:lang w:eastAsia="en-GB"/>
              </w:rPr>
            </w:pPr>
          </w:p>
        </w:tc>
        <w:tc>
          <w:tcPr>
            <w:tcW w:w="2250" w:type="dxa"/>
          </w:tcPr>
          <w:p w14:paraId="2533786A" w14:textId="77777777" w:rsidR="00C878F4" w:rsidRPr="00A924B9" w:rsidRDefault="00C878F4" w:rsidP="00FA65B8">
            <w:pPr>
              <w:ind w:left="0" w:firstLine="0"/>
              <w:rPr>
                <w:rFonts w:eastAsia="Times New Roman"/>
                <w:sz w:val="20"/>
                <w:szCs w:val="20"/>
                <w:lang w:eastAsia="en-GB"/>
              </w:rPr>
            </w:pPr>
          </w:p>
        </w:tc>
        <w:tc>
          <w:tcPr>
            <w:tcW w:w="2070" w:type="dxa"/>
          </w:tcPr>
          <w:p w14:paraId="429F346D" w14:textId="77777777" w:rsidR="00C878F4" w:rsidRPr="00A924B9" w:rsidRDefault="00C878F4" w:rsidP="00FA65B8">
            <w:pPr>
              <w:ind w:left="0" w:firstLine="0"/>
              <w:rPr>
                <w:rFonts w:eastAsia="Times New Roman"/>
                <w:sz w:val="20"/>
                <w:szCs w:val="20"/>
                <w:lang w:eastAsia="en-GB"/>
              </w:rPr>
            </w:pPr>
          </w:p>
        </w:tc>
        <w:tc>
          <w:tcPr>
            <w:tcW w:w="1800" w:type="dxa"/>
          </w:tcPr>
          <w:p w14:paraId="70AB2318" w14:textId="77777777" w:rsidR="00C878F4" w:rsidRPr="00A924B9" w:rsidRDefault="00C878F4" w:rsidP="00FA65B8">
            <w:pPr>
              <w:ind w:left="0" w:firstLine="0"/>
              <w:rPr>
                <w:rFonts w:eastAsia="Times New Roman"/>
                <w:sz w:val="20"/>
                <w:szCs w:val="20"/>
                <w:lang w:eastAsia="en-GB"/>
              </w:rPr>
            </w:pPr>
          </w:p>
        </w:tc>
      </w:tr>
      <w:tr w:rsidR="00C878F4" w:rsidRPr="00A924B9" w14:paraId="309D3B27" w14:textId="77777777" w:rsidTr="00C878F4">
        <w:trPr>
          <w:trHeight w:val="252"/>
        </w:trPr>
        <w:tc>
          <w:tcPr>
            <w:tcW w:w="3865" w:type="dxa"/>
          </w:tcPr>
          <w:p w14:paraId="2754771D" w14:textId="6E6DB9F7" w:rsidR="00C878F4" w:rsidRPr="00A924B9" w:rsidRDefault="00C878F4" w:rsidP="00FA65B8">
            <w:pPr>
              <w:ind w:left="246" w:firstLine="0"/>
              <w:rPr>
                <w:rFonts w:eastAsia="Calibri"/>
                <w:sz w:val="20"/>
                <w:szCs w:val="20"/>
              </w:rPr>
            </w:pPr>
            <w:r w:rsidRPr="00A924B9">
              <w:rPr>
                <w:rFonts w:eastAsia="Calibri"/>
                <w:sz w:val="20"/>
                <w:szCs w:val="20"/>
              </w:rPr>
              <w:t>Other migraine</w:t>
            </w:r>
          </w:p>
        </w:tc>
        <w:tc>
          <w:tcPr>
            <w:tcW w:w="1980" w:type="dxa"/>
          </w:tcPr>
          <w:p w14:paraId="6E6A5B04" w14:textId="77777777" w:rsidR="00C878F4" w:rsidRPr="00A924B9" w:rsidRDefault="00C878F4" w:rsidP="00FA65B8">
            <w:pPr>
              <w:ind w:left="0" w:firstLine="0"/>
              <w:rPr>
                <w:rFonts w:eastAsia="Times New Roman"/>
                <w:sz w:val="20"/>
                <w:szCs w:val="20"/>
                <w:lang w:eastAsia="en-GB"/>
              </w:rPr>
            </w:pPr>
          </w:p>
        </w:tc>
        <w:tc>
          <w:tcPr>
            <w:tcW w:w="2250" w:type="dxa"/>
          </w:tcPr>
          <w:p w14:paraId="01328D3C" w14:textId="77777777" w:rsidR="00C878F4" w:rsidRPr="00A924B9" w:rsidRDefault="00C878F4" w:rsidP="00FA65B8">
            <w:pPr>
              <w:ind w:left="0" w:firstLine="0"/>
              <w:rPr>
                <w:rFonts w:eastAsia="Times New Roman"/>
                <w:sz w:val="20"/>
                <w:szCs w:val="20"/>
                <w:lang w:eastAsia="en-GB"/>
              </w:rPr>
            </w:pPr>
          </w:p>
        </w:tc>
        <w:tc>
          <w:tcPr>
            <w:tcW w:w="2070" w:type="dxa"/>
          </w:tcPr>
          <w:p w14:paraId="0B60F61D" w14:textId="77777777" w:rsidR="00C878F4" w:rsidRPr="00A924B9" w:rsidRDefault="00C878F4" w:rsidP="00FA65B8">
            <w:pPr>
              <w:ind w:left="0" w:firstLine="0"/>
              <w:rPr>
                <w:rFonts w:eastAsia="Times New Roman"/>
                <w:sz w:val="20"/>
                <w:szCs w:val="20"/>
                <w:lang w:eastAsia="en-GB"/>
              </w:rPr>
            </w:pPr>
          </w:p>
        </w:tc>
        <w:tc>
          <w:tcPr>
            <w:tcW w:w="1800" w:type="dxa"/>
          </w:tcPr>
          <w:p w14:paraId="21CE7CAC" w14:textId="77777777" w:rsidR="00C878F4" w:rsidRPr="00A924B9" w:rsidRDefault="00C878F4" w:rsidP="00FA65B8">
            <w:pPr>
              <w:ind w:left="0" w:firstLine="0"/>
              <w:rPr>
                <w:rFonts w:eastAsia="Times New Roman"/>
                <w:sz w:val="20"/>
                <w:szCs w:val="20"/>
                <w:lang w:eastAsia="en-GB"/>
              </w:rPr>
            </w:pPr>
          </w:p>
        </w:tc>
      </w:tr>
      <w:tr w:rsidR="00C878F4" w:rsidRPr="00A924B9" w14:paraId="29F16EAE" w14:textId="77777777" w:rsidTr="00C878F4">
        <w:trPr>
          <w:trHeight w:val="252"/>
        </w:trPr>
        <w:tc>
          <w:tcPr>
            <w:tcW w:w="3865" w:type="dxa"/>
          </w:tcPr>
          <w:p w14:paraId="1AF3265E" w14:textId="26E33AB7" w:rsidR="00C878F4" w:rsidRPr="00A924B9" w:rsidRDefault="00C878F4" w:rsidP="00FA65B8">
            <w:pPr>
              <w:ind w:left="246" w:firstLine="0"/>
              <w:rPr>
                <w:rFonts w:eastAsia="Calibri"/>
                <w:sz w:val="20"/>
                <w:szCs w:val="20"/>
              </w:rPr>
            </w:pPr>
            <w:r w:rsidRPr="00A924B9">
              <w:rPr>
                <w:rFonts w:eastAsia="Calibri"/>
                <w:sz w:val="20"/>
                <w:szCs w:val="20"/>
              </w:rPr>
              <w:t>Unspecified migraine</w:t>
            </w:r>
          </w:p>
        </w:tc>
        <w:tc>
          <w:tcPr>
            <w:tcW w:w="1980" w:type="dxa"/>
          </w:tcPr>
          <w:p w14:paraId="7D13A226" w14:textId="77777777" w:rsidR="00C878F4" w:rsidRPr="00A924B9" w:rsidRDefault="00C878F4" w:rsidP="00FA65B8">
            <w:pPr>
              <w:ind w:left="0" w:firstLine="0"/>
              <w:rPr>
                <w:rFonts w:eastAsia="Times New Roman"/>
                <w:sz w:val="20"/>
                <w:szCs w:val="20"/>
                <w:lang w:eastAsia="en-GB"/>
              </w:rPr>
            </w:pPr>
          </w:p>
        </w:tc>
        <w:tc>
          <w:tcPr>
            <w:tcW w:w="2250" w:type="dxa"/>
          </w:tcPr>
          <w:p w14:paraId="754084A0" w14:textId="77777777" w:rsidR="00C878F4" w:rsidRPr="00A924B9" w:rsidRDefault="00C878F4" w:rsidP="00FA65B8">
            <w:pPr>
              <w:ind w:left="0" w:firstLine="0"/>
              <w:rPr>
                <w:rFonts w:eastAsia="Times New Roman"/>
                <w:sz w:val="20"/>
                <w:szCs w:val="20"/>
                <w:lang w:eastAsia="en-GB"/>
              </w:rPr>
            </w:pPr>
          </w:p>
        </w:tc>
        <w:tc>
          <w:tcPr>
            <w:tcW w:w="2070" w:type="dxa"/>
          </w:tcPr>
          <w:p w14:paraId="472CD740" w14:textId="77777777" w:rsidR="00C878F4" w:rsidRPr="00A924B9" w:rsidRDefault="00C878F4" w:rsidP="00FA65B8">
            <w:pPr>
              <w:ind w:left="0" w:firstLine="0"/>
              <w:rPr>
                <w:rFonts w:eastAsia="Times New Roman"/>
                <w:sz w:val="20"/>
                <w:szCs w:val="20"/>
                <w:lang w:eastAsia="en-GB"/>
              </w:rPr>
            </w:pPr>
          </w:p>
        </w:tc>
        <w:tc>
          <w:tcPr>
            <w:tcW w:w="1800" w:type="dxa"/>
          </w:tcPr>
          <w:p w14:paraId="1E4A8619" w14:textId="77777777" w:rsidR="00C878F4" w:rsidRPr="00A924B9" w:rsidRDefault="00C878F4" w:rsidP="00FA65B8">
            <w:pPr>
              <w:ind w:left="0" w:firstLine="0"/>
              <w:rPr>
                <w:rFonts w:eastAsia="Times New Roman"/>
                <w:sz w:val="20"/>
                <w:szCs w:val="20"/>
                <w:lang w:eastAsia="en-GB"/>
              </w:rPr>
            </w:pPr>
          </w:p>
        </w:tc>
      </w:tr>
      <w:tr w:rsidR="00C878F4" w:rsidRPr="00A924B9" w14:paraId="42D81E47" w14:textId="77777777" w:rsidTr="00C878F4">
        <w:trPr>
          <w:trHeight w:val="252"/>
        </w:trPr>
        <w:tc>
          <w:tcPr>
            <w:tcW w:w="3865" w:type="dxa"/>
          </w:tcPr>
          <w:p w14:paraId="2E2FDFD4" w14:textId="15A7FE2B" w:rsidR="00C878F4" w:rsidRPr="00A924B9" w:rsidRDefault="00C878F4" w:rsidP="00AD6833">
            <w:pPr>
              <w:ind w:left="0" w:firstLine="0"/>
              <w:rPr>
                <w:rFonts w:eastAsia="Times New Roman"/>
                <w:sz w:val="20"/>
                <w:szCs w:val="20"/>
                <w:lang w:eastAsia="en-GB"/>
              </w:rPr>
            </w:pPr>
            <w:r w:rsidRPr="00A924B9">
              <w:rPr>
                <w:rFonts w:eastAsia="Times New Roman"/>
                <w:sz w:val="20"/>
                <w:szCs w:val="20"/>
                <w:lang w:eastAsia="en-GB"/>
              </w:rPr>
              <w:t xml:space="preserve">Migraine severity </w:t>
            </w:r>
            <w:r>
              <w:rPr>
                <w:rFonts w:eastAsia="Times New Roman"/>
                <w:sz w:val="20"/>
                <w:szCs w:val="20"/>
                <w:lang w:eastAsia="en-GB"/>
              </w:rPr>
              <w:t>in the 12-months period prior to LMP</w:t>
            </w:r>
            <w:r w:rsidRPr="00A924B9">
              <w:rPr>
                <w:rFonts w:eastAsia="Times New Roman"/>
                <w:sz w:val="20"/>
                <w:szCs w:val="20"/>
                <w:lang w:eastAsia="en-GB"/>
              </w:rPr>
              <w:t>*</w:t>
            </w:r>
          </w:p>
        </w:tc>
        <w:tc>
          <w:tcPr>
            <w:tcW w:w="1980" w:type="dxa"/>
          </w:tcPr>
          <w:p w14:paraId="7DAAA0F4" w14:textId="77777777" w:rsidR="00C878F4" w:rsidRPr="00A924B9" w:rsidRDefault="00C878F4" w:rsidP="00FA65B8">
            <w:pPr>
              <w:ind w:left="0" w:firstLine="0"/>
              <w:rPr>
                <w:rFonts w:eastAsia="Times New Roman"/>
                <w:sz w:val="20"/>
                <w:szCs w:val="20"/>
                <w:lang w:eastAsia="en-GB"/>
              </w:rPr>
            </w:pPr>
          </w:p>
        </w:tc>
        <w:tc>
          <w:tcPr>
            <w:tcW w:w="2250" w:type="dxa"/>
          </w:tcPr>
          <w:p w14:paraId="15EDA1C9" w14:textId="77777777" w:rsidR="00C878F4" w:rsidRPr="00A924B9" w:rsidRDefault="00C878F4" w:rsidP="00FA65B8">
            <w:pPr>
              <w:ind w:left="0" w:firstLine="0"/>
              <w:rPr>
                <w:rFonts w:eastAsia="Times New Roman"/>
                <w:sz w:val="20"/>
                <w:szCs w:val="20"/>
                <w:lang w:eastAsia="en-GB"/>
              </w:rPr>
            </w:pPr>
          </w:p>
        </w:tc>
        <w:tc>
          <w:tcPr>
            <w:tcW w:w="2070" w:type="dxa"/>
          </w:tcPr>
          <w:p w14:paraId="58645A49" w14:textId="77777777" w:rsidR="00C878F4" w:rsidRPr="00A924B9" w:rsidRDefault="00C878F4" w:rsidP="00FA65B8">
            <w:pPr>
              <w:ind w:left="0" w:firstLine="0"/>
              <w:rPr>
                <w:rFonts w:eastAsia="Times New Roman"/>
                <w:sz w:val="20"/>
                <w:szCs w:val="20"/>
                <w:lang w:eastAsia="en-GB"/>
              </w:rPr>
            </w:pPr>
          </w:p>
        </w:tc>
        <w:tc>
          <w:tcPr>
            <w:tcW w:w="1800" w:type="dxa"/>
          </w:tcPr>
          <w:p w14:paraId="1CE87A30" w14:textId="77777777" w:rsidR="00C878F4" w:rsidRPr="00A924B9" w:rsidRDefault="00C878F4" w:rsidP="00FA65B8">
            <w:pPr>
              <w:ind w:left="0" w:firstLine="0"/>
              <w:rPr>
                <w:rFonts w:eastAsia="Times New Roman"/>
                <w:sz w:val="20"/>
                <w:szCs w:val="20"/>
                <w:lang w:eastAsia="en-GB"/>
              </w:rPr>
            </w:pPr>
          </w:p>
        </w:tc>
      </w:tr>
      <w:tr w:rsidR="00C878F4" w:rsidRPr="00A924B9" w14:paraId="6BC9328C" w14:textId="77777777" w:rsidTr="00C878F4">
        <w:trPr>
          <w:trHeight w:val="252"/>
        </w:trPr>
        <w:tc>
          <w:tcPr>
            <w:tcW w:w="3865" w:type="dxa"/>
          </w:tcPr>
          <w:p w14:paraId="780E7384" w14:textId="7726CDD8" w:rsidR="00C878F4" w:rsidRPr="00A924B9" w:rsidRDefault="00C878F4" w:rsidP="00FA65B8">
            <w:pPr>
              <w:ind w:left="246" w:firstLine="0"/>
              <w:rPr>
                <w:rFonts w:eastAsia="Calibri"/>
                <w:sz w:val="20"/>
                <w:szCs w:val="20"/>
              </w:rPr>
            </w:pPr>
            <w:r w:rsidRPr="00A924B9">
              <w:rPr>
                <w:rFonts w:eastAsia="Calibri"/>
                <w:sz w:val="20"/>
                <w:szCs w:val="20"/>
              </w:rPr>
              <w:t>Mild</w:t>
            </w:r>
          </w:p>
        </w:tc>
        <w:tc>
          <w:tcPr>
            <w:tcW w:w="1980" w:type="dxa"/>
          </w:tcPr>
          <w:p w14:paraId="5D72741B" w14:textId="77777777" w:rsidR="00C878F4" w:rsidRPr="00A924B9" w:rsidRDefault="00C878F4" w:rsidP="00FA65B8">
            <w:pPr>
              <w:ind w:left="0" w:firstLine="0"/>
              <w:rPr>
                <w:rFonts w:eastAsia="Times New Roman"/>
                <w:sz w:val="20"/>
                <w:szCs w:val="20"/>
                <w:lang w:eastAsia="en-GB"/>
              </w:rPr>
            </w:pPr>
          </w:p>
        </w:tc>
        <w:tc>
          <w:tcPr>
            <w:tcW w:w="2250" w:type="dxa"/>
          </w:tcPr>
          <w:p w14:paraId="0ADD120B" w14:textId="77777777" w:rsidR="00C878F4" w:rsidRPr="00A924B9" w:rsidRDefault="00C878F4" w:rsidP="00FA65B8">
            <w:pPr>
              <w:ind w:left="0" w:firstLine="0"/>
              <w:rPr>
                <w:rFonts w:eastAsia="Times New Roman"/>
                <w:sz w:val="20"/>
                <w:szCs w:val="20"/>
                <w:lang w:eastAsia="en-GB"/>
              </w:rPr>
            </w:pPr>
          </w:p>
        </w:tc>
        <w:tc>
          <w:tcPr>
            <w:tcW w:w="2070" w:type="dxa"/>
          </w:tcPr>
          <w:p w14:paraId="5E09E87E" w14:textId="77777777" w:rsidR="00C878F4" w:rsidRPr="00A924B9" w:rsidRDefault="00C878F4" w:rsidP="00FA65B8">
            <w:pPr>
              <w:ind w:left="0" w:firstLine="0"/>
              <w:rPr>
                <w:rFonts w:eastAsia="Times New Roman"/>
                <w:sz w:val="20"/>
                <w:szCs w:val="20"/>
                <w:lang w:eastAsia="en-GB"/>
              </w:rPr>
            </w:pPr>
          </w:p>
        </w:tc>
        <w:tc>
          <w:tcPr>
            <w:tcW w:w="1800" w:type="dxa"/>
          </w:tcPr>
          <w:p w14:paraId="3D2901F7" w14:textId="77777777" w:rsidR="00C878F4" w:rsidRPr="00A924B9" w:rsidRDefault="00C878F4" w:rsidP="00FA65B8">
            <w:pPr>
              <w:ind w:left="0" w:firstLine="0"/>
              <w:rPr>
                <w:rFonts w:eastAsia="Times New Roman"/>
                <w:sz w:val="20"/>
                <w:szCs w:val="20"/>
                <w:lang w:eastAsia="en-GB"/>
              </w:rPr>
            </w:pPr>
          </w:p>
        </w:tc>
      </w:tr>
      <w:tr w:rsidR="00C878F4" w:rsidRPr="00A924B9" w14:paraId="3A4AE419" w14:textId="77777777" w:rsidTr="00C878F4">
        <w:trPr>
          <w:trHeight w:val="252"/>
        </w:trPr>
        <w:tc>
          <w:tcPr>
            <w:tcW w:w="3865" w:type="dxa"/>
          </w:tcPr>
          <w:p w14:paraId="20A51135" w14:textId="369740FF" w:rsidR="00C878F4" w:rsidRPr="00A924B9" w:rsidRDefault="00C878F4" w:rsidP="00FA65B8">
            <w:pPr>
              <w:ind w:left="246" w:firstLine="0"/>
              <w:rPr>
                <w:rFonts w:eastAsia="Calibri"/>
                <w:sz w:val="20"/>
                <w:szCs w:val="20"/>
              </w:rPr>
            </w:pPr>
            <w:r w:rsidRPr="00A924B9">
              <w:rPr>
                <w:rFonts w:eastAsia="Calibri"/>
                <w:sz w:val="20"/>
                <w:szCs w:val="20"/>
              </w:rPr>
              <w:t>Moderate</w:t>
            </w:r>
          </w:p>
        </w:tc>
        <w:tc>
          <w:tcPr>
            <w:tcW w:w="1980" w:type="dxa"/>
          </w:tcPr>
          <w:p w14:paraId="7791EAE7" w14:textId="77777777" w:rsidR="00C878F4" w:rsidRPr="00A924B9" w:rsidRDefault="00C878F4" w:rsidP="00FA65B8">
            <w:pPr>
              <w:ind w:left="0" w:firstLine="0"/>
              <w:rPr>
                <w:rFonts w:eastAsia="Times New Roman"/>
                <w:sz w:val="20"/>
                <w:szCs w:val="20"/>
                <w:lang w:eastAsia="en-GB"/>
              </w:rPr>
            </w:pPr>
          </w:p>
        </w:tc>
        <w:tc>
          <w:tcPr>
            <w:tcW w:w="2250" w:type="dxa"/>
          </w:tcPr>
          <w:p w14:paraId="33ED9927" w14:textId="77777777" w:rsidR="00C878F4" w:rsidRPr="00A924B9" w:rsidRDefault="00C878F4" w:rsidP="00FA65B8">
            <w:pPr>
              <w:ind w:left="0" w:firstLine="0"/>
              <w:rPr>
                <w:rFonts w:eastAsia="Times New Roman"/>
                <w:sz w:val="20"/>
                <w:szCs w:val="20"/>
                <w:lang w:eastAsia="en-GB"/>
              </w:rPr>
            </w:pPr>
          </w:p>
        </w:tc>
        <w:tc>
          <w:tcPr>
            <w:tcW w:w="2070" w:type="dxa"/>
          </w:tcPr>
          <w:p w14:paraId="3D19431C" w14:textId="77777777" w:rsidR="00C878F4" w:rsidRPr="00A924B9" w:rsidRDefault="00C878F4" w:rsidP="00FA65B8">
            <w:pPr>
              <w:ind w:left="0" w:firstLine="0"/>
              <w:rPr>
                <w:rFonts w:eastAsia="Times New Roman"/>
                <w:sz w:val="20"/>
                <w:szCs w:val="20"/>
                <w:lang w:eastAsia="en-GB"/>
              </w:rPr>
            </w:pPr>
          </w:p>
        </w:tc>
        <w:tc>
          <w:tcPr>
            <w:tcW w:w="1800" w:type="dxa"/>
          </w:tcPr>
          <w:p w14:paraId="0D307020" w14:textId="77777777" w:rsidR="00C878F4" w:rsidRPr="00A924B9" w:rsidRDefault="00C878F4" w:rsidP="00FA65B8">
            <w:pPr>
              <w:ind w:left="0" w:firstLine="0"/>
              <w:rPr>
                <w:rFonts w:eastAsia="Times New Roman"/>
                <w:sz w:val="20"/>
                <w:szCs w:val="20"/>
                <w:lang w:eastAsia="en-GB"/>
              </w:rPr>
            </w:pPr>
          </w:p>
        </w:tc>
      </w:tr>
      <w:tr w:rsidR="00C878F4" w:rsidRPr="00A924B9" w14:paraId="0B2A3C57" w14:textId="77777777" w:rsidTr="00C878F4">
        <w:trPr>
          <w:trHeight w:val="252"/>
        </w:trPr>
        <w:tc>
          <w:tcPr>
            <w:tcW w:w="3865" w:type="dxa"/>
          </w:tcPr>
          <w:p w14:paraId="661D5624" w14:textId="43F8BD51" w:rsidR="00C878F4" w:rsidRPr="00A924B9" w:rsidRDefault="00C878F4" w:rsidP="00FA65B8">
            <w:pPr>
              <w:ind w:left="246" w:firstLine="0"/>
              <w:rPr>
                <w:rFonts w:eastAsia="Calibri"/>
                <w:sz w:val="20"/>
                <w:szCs w:val="20"/>
              </w:rPr>
            </w:pPr>
            <w:r w:rsidRPr="00A924B9">
              <w:rPr>
                <w:rFonts w:eastAsia="Calibri"/>
                <w:sz w:val="20"/>
                <w:szCs w:val="20"/>
              </w:rPr>
              <w:t>Severe</w:t>
            </w:r>
          </w:p>
        </w:tc>
        <w:tc>
          <w:tcPr>
            <w:tcW w:w="1980" w:type="dxa"/>
          </w:tcPr>
          <w:p w14:paraId="0E7E92BA" w14:textId="77777777" w:rsidR="00C878F4" w:rsidRPr="00A924B9" w:rsidRDefault="00C878F4" w:rsidP="00FA65B8">
            <w:pPr>
              <w:ind w:left="0" w:firstLine="0"/>
              <w:rPr>
                <w:rFonts w:eastAsia="Times New Roman"/>
                <w:sz w:val="20"/>
                <w:szCs w:val="20"/>
                <w:lang w:eastAsia="en-GB"/>
              </w:rPr>
            </w:pPr>
          </w:p>
        </w:tc>
        <w:tc>
          <w:tcPr>
            <w:tcW w:w="2250" w:type="dxa"/>
          </w:tcPr>
          <w:p w14:paraId="28CF8F69" w14:textId="77777777" w:rsidR="00C878F4" w:rsidRPr="00A924B9" w:rsidRDefault="00C878F4" w:rsidP="00FA65B8">
            <w:pPr>
              <w:ind w:left="0" w:firstLine="0"/>
              <w:rPr>
                <w:rFonts w:eastAsia="Times New Roman"/>
                <w:sz w:val="20"/>
                <w:szCs w:val="20"/>
                <w:lang w:eastAsia="en-GB"/>
              </w:rPr>
            </w:pPr>
          </w:p>
        </w:tc>
        <w:tc>
          <w:tcPr>
            <w:tcW w:w="2070" w:type="dxa"/>
          </w:tcPr>
          <w:p w14:paraId="3DBD7E92" w14:textId="77777777" w:rsidR="00C878F4" w:rsidRPr="00A924B9" w:rsidRDefault="00C878F4" w:rsidP="00FA65B8">
            <w:pPr>
              <w:ind w:left="0" w:firstLine="0"/>
              <w:rPr>
                <w:rFonts w:eastAsia="Times New Roman"/>
                <w:sz w:val="20"/>
                <w:szCs w:val="20"/>
                <w:lang w:eastAsia="en-GB"/>
              </w:rPr>
            </w:pPr>
          </w:p>
        </w:tc>
        <w:tc>
          <w:tcPr>
            <w:tcW w:w="1800" w:type="dxa"/>
          </w:tcPr>
          <w:p w14:paraId="29AD6F32" w14:textId="77777777" w:rsidR="00C878F4" w:rsidRPr="00A924B9" w:rsidRDefault="00C878F4" w:rsidP="00FA65B8">
            <w:pPr>
              <w:ind w:left="0" w:firstLine="0"/>
              <w:rPr>
                <w:rFonts w:eastAsia="Times New Roman"/>
                <w:sz w:val="20"/>
                <w:szCs w:val="20"/>
                <w:lang w:eastAsia="en-GB"/>
              </w:rPr>
            </w:pPr>
          </w:p>
        </w:tc>
      </w:tr>
      <w:tr w:rsidR="00C878F4" w:rsidRPr="00A924B9" w14:paraId="47876AB3" w14:textId="77777777" w:rsidTr="00C878F4">
        <w:trPr>
          <w:trHeight w:val="252"/>
        </w:trPr>
        <w:tc>
          <w:tcPr>
            <w:tcW w:w="3865" w:type="dxa"/>
          </w:tcPr>
          <w:p w14:paraId="6E599837" w14:textId="02C4B7AB" w:rsidR="00C878F4" w:rsidRPr="00A924B9" w:rsidRDefault="00C878F4" w:rsidP="00FA65B8">
            <w:pPr>
              <w:ind w:left="246" w:firstLine="0"/>
              <w:rPr>
                <w:rFonts w:eastAsia="Calibri"/>
                <w:sz w:val="20"/>
                <w:szCs w:val="20"/>
              </w:rPr>
            </w:pPr>
            <w:r w:rsidRPr="00A924B9">
              <w:rPr>
                <w:rFonts w:eastAsia="Calibri"/>
                <w:sz w:val="20"/>
                <w:szCs w:val="20"/>
              </w:rPr>
              <w:t>Very severe</w:t>
            </w:r>
          </w:p>
        </w:tc>
        <w:tc>
          <w:tcPr>
            <w:tcW w:w="1980" w:type="dxa"/>
          </w:tcPr>
          <w:p w14:paraId="7E31622C" w14:textId="77777777" w:rsidR="00C878F4" w:rsidRPr="00A924B9" w:rsidRDefault="00C878F4" w:rsidP="00FA65B8">
            <w:pPr>
              <w:ind w:left="0" w:firstLine="0"/>
              <w:rPr>
                <w:rFonts w:eastAsia="Times New Roman"/>
                <w:sz w:val="20"/>
                <w:szCs w:val="20"/>
                <w:lang w:eastAsia="en-GB"/>
              </w:rPr>
            </w:pPr>
          </w:p>
        </w:tc>
        <w:tc>
          <w:tcPr>
            <w:tcW w:w="2250" w:type="dxa"/>
          </w:tcPr>
          <w:p w14:paraId="47903D47" w14:textId="77777777" w:rsidR="00C878F4" w:rsidRPr="00A924B9" w:rsidRDefault="00C878F4" w:rsidP="00FA65B8">
            <w:pPr>
              <w:ind w:left="0" w:firstLine="0"/>
              <w:rPr>
                <w:rFonts w:eastAsia="Times New Roman"/>
                <w:sz w:val="20"/>
                <w:szCs w:val="20"/>
                <w:lang w:eastAsia="en-GB"/>
              </w:rPr>
            </w:pPr>
          </w:p>
        </w:tc>
        <w:tc>
          <w:tcPr>
            <w:tcW w:w="2070" w:type="dxa"/>
          </w:tcPr>
          <w:p w14:paraId="038B9A0C" w14:textId="77777777" w:rsidR="00C878F4" w:rsidRPr="00A924B9" w:rsidRDefault="00C878F4" w:rsidP="00FA65B8">
            <w:pPr>
              <w:ind w:left="0" w:firstLine="0"/>
              <w:rPr>
                <w:rFonts w:eastAsia="Times New Roman"/>
                <w:sz w:val="20"/>
                <w:szCs w:val="20"/>
                <w:lang w:eastAsia="en-GB"/>
              </w:rPr>
            </w:pPr>
          </w:p>
        </w:tc>
        <w:tc>
          <w:tcPr>
            <w:tcW w:w="1800" w:type="dxa"/>
          </w:tcPr>
          <w:p w14:paraId="1DA17C41" w14:textId="77777777" w:rsidR="00C878F4" w:rsidRPr="00A924B9" w:rsidRDefault="00C878F4" w:rsidP="00FA65B8">
            <w:pPr>
              <w:ind w:left="0" w:firstLine="0"/>
              <w:rPr>
                <w:rFonts w:eastAsia="Times New Roman"/>
                <w:sz w:val="20"/>
                <w:szCs w:val="20"/>
                <w:lang w:eastAsia="en-GB"/>
              </w:rPr>
            </w:pPr>
          </w:p>
        </w:tc>
      </w:tr>
    </w:tbl>
    <w:p w14:paraId="0881F4DD" w14:textId="0403F269" w:rsidR="0029728C" w:rsidRPr="00A924B9" w:rsidRDefault="0029728C" w:rsidP="0029728C">
      <w:pPr>
        <w:spacing w:line="276" w:lineRule="auto"/>
        <w:ind w:left="0" w:firstLine="0"/>
        <w:rPr>
          <w:b/>
        </w:rPr>
      </w:pPr>
    </w:p>
    <w:p w14:paraId="228EDABA" w14:textId="2D58FB40" w:rsidR="00B2204F" w:rsidRPr="00A924B9" w:rsidRDefault="00B2204F" w:rsidP="0029728C">
      <w:pPr>
        <w:spacing w:line="276" w:lineRule="auto"/>
        <w:ind w:left="0" w:firstLine="0"/>
      </w:pPr>
      <w:r w:rsidRPr="00A924B9">
        <w:rPr>
          <w:rFonts w:eastAsia="Times New Roman"/>
          <w:sz w:val="20"/>
          <w:szCs w:val="20"/>
          <w:vertAlign w:val="superscript"/>
          <w:lang w:eastAsia="en-GB"/>
        </w:rPr>
        <w:t>*</w:t>
      </w:r>
      <w:r w:rsidR="006F1B42">
        <w:t xml:space="preserve">As defined as in subtask 1.5.4; </w:t>
      </w:r>
      <w:r w:rsidR="006F1B42" w:rsidRPr="006B75CD">
        <w:t xml:space="preserve">Migraine severity during pregnancy </w:t>
      </w:r>
      <w:r w:rsidR="00320A83" w:rsidRPr="006B75CD">
        <w:t>cannot be computed as it is based on triptan prescriptions; we will use as proxy of severity during pregnancy, use of other medication for acute and prophylactic treatment of migraine</w:t>
      </w:r>
      <w:r w:rsidR="006F1B42" w:rsidRPr="006B75CD">
        <w:t>.</w:t>
      </w:r>
    </w:p>
    <w:p w14:paraId="3B6D14CE" w14:textId="77777777" w:rsidR="0029728C" w:rsidRPr="00A924B9" w:rsidRDefault="0029728C">
      <w:pPr>
        <w:rPr>
          <w:rFonts w:eastAsia="Times New Roman"/>
          <w:b/>
          <w:szCs w:val="20"/>
          <w:lang w:eastAsia="en-GB"/>
        </w:rPr>
      </w:pPr>
      <w:r w:rsidRPr="00A924B9">
        <w:rPr>
          <w:rFonts w:eastAsia="Times New Roman"/>
          <w:b/>
          <w:szCs w:val="20"/>
          <w:lang w:eastAsia="en-GB"/>
        </w:rPr>
        <w:br w:type="page"/>
      </w:r>
    </w:p>
    <w:p w14:paraId="05097474" w14:textId="3D9BA5F4" w:rsidR="009158B5" w:rsidRPr="00A924B9" w:rsidRDefault="009158B5" w:rsidP="009158B5">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sidR="005C1D9A" w:rsidRPr="00A924B9">
        <w:rPr>
          <w:rFonts w:eastAsia="Times New Roman"/>
          <w:b/>
          <w:szCs w:val="20"/>
          <w:lang w:eastAsia="en-GB"/>
        </w:rPr>
        <w:t>9</w:t>
      </w:r>
      <w:r w:rsidRPr="00A924B9">
        <w:rPr>
          <w:rFonts w:eastAsia="Times New Roman"/>
          <w:szCs w:val="20"/>
          <w:lang w:eastAsia="en-GB"/>
        </w:rPr>
        <w:t>. Tripta</w:t>
      </w:r>
      <w:r w:rsidR="005A6587">
        <w:rPr>
          <w:rFonts w:eastAsia="Times New Roman"/>
          <w:szCs w:val="20"/>
          <w:lang w:eastAsia="en-GB"/>
        </w:rPr>
        <w:t>n utilisation parameters before and</w:t>
      </w:r>
      <w:r w:rsidRPr="00A924B9">
        <w:rPr>
          <w:rFonts w:eastAsia="Times New Roman"/>
          <w:szCs w:val="20"/>
          <w:lang w:eastAsia="en-GB"/>
        </w:rPr>
        <w:t xml:space="preserve"> during pregnancy among women with migraine,</w:t>
      </w:r>
      <w:r w:rsidR="00D63953" w:rsidRPr="00A924B9">
        <w:rPr>
          <w:rFonts w:eastAsia="Times New Roman"/>
          <w:szCs w:val="20"/>
          <w:lang w:eastAsia="en-GB"/>
        </w:rPr>
        <w:t xml:space="preserve"> by pattern of triptan use during pregnancy (N=xxx)</w:t>
      </w:r>
      <w:r w:rsidRPr="00A924B9">
        <w:rPr>
          <w:rFonts w:eastAsia="Times New Roman"/>
          <w:szCs w:val="20"/>
          <w:lang w:eastAsia="en-GB"/>
        </w:rPr>
        <w:t xml:space="preserve"> </w:t>
      </w:r>
    </w:p>
    <w:tbl>
      <w:tblPr>
        <w:tblStyle w:val="TableGridLight1"/>
        <w:tblpPr w:leftFromText="180" w:rightFromText="180" w:vertAnchor="text" w:horzAnchor="margin" w:tblpY="10"/>
        <w:tblW w:w="11738" w:type="dxa"/>
        <w:tblLayout w:type="fixed"/>
        <w:tblLook w:val="04A0" w:firstRow="1" w:lastRow="0" w:firstColumn="1" w:lastColumn="0" w:noHBand="0" w:noVBand="1"/>
      </w:tblPr>
      <w:tblGrid>
        <w:gridCol w:w="6916"/>
        <w:gridCol w:w="2411"/>
        <w:gridCol w:w="2411"/>
      </w:tblGrid>
      <w:tr w:rsidR="002D4E4D" w:rsidRPr="00A924B9" w14:paraId="25476E3D" w14:textId="77777777" w:rsidTr="002D4E4D">
        <w:trPr>
          <w:trHeight w:val="199"/>
        </w:trPr>
        <w:tc>
          <w:tcPr>
            <w:tcW w:w="6916" w:type="dxa"/>
          </w:tcPr>
          <w:p w14:paraId="0E0BFBDE" w14:textId="77777777" w:rsidR="002D4E4D" w:rsidRPr="00A924B9" w:rsidRDefault="002D4E4D" w:rsidP="00D63953">
            <w:pPr>
              <w:ind w:left="0" w:firstLine="0"/>
              <w:jc w:val="left"/>
              <w:rPr>
                <w:rFonts w:eastAsia="Times New Roman"/>
                <w:b/>
                <w:sz w:val="20"/>
                <w:szCs w:val="20"/>
                <w:lang w:val="en-GB" w:eastAsia="en-GB"/>
              </w:rPr>
            </w:pPr>
            <w:r w:rsidRPr="00A924B9">
              <w:rPr>
                <w:rFonts w:eastAsia="Times New Roman"/>
                <w:b/>
                <w:sz w:val="20"/>
                <w:szCs w:val="20"/>
                <w:lang w:val="en-GB" w:eastAsia="en-GB"/>
              </w:rPr>
              <w:t>Parameters during the individual windows of exposure</w:t>
            </w:r>
          </w:p>
          <w:p w14:paraId="1A70C5B1" w14:textId="08CF26B1" w:rsidR="002D4E4D" w:rsidRPr="00A924B9" w:rsidRDefault="002D4E4D" w:rsidP="00D63953">
            <w:pPr>
              <w:ind w:left="0" w:firstLine="0"/>
              <w:jc w:val="left"/>
              <w:rPr>
                <w:rFonts w:eastAsia="Times New Roman"/>
                <w:b/>
                <w:sz w:val="20"/>
                <w:szCs w:val="20"/>
                <w:lang w:val="en-GB" w:eastAsia="en-GB"/>
              </w:rPr>
            </w:pPr>
          </w:p>
        </w:tc>
        <w:tc>
          <w:tcPr>
            <w:tcW w:w="2411" w:type="dxa"/>
          </w:tcPr>
          <w:p w14:paraId="49496C8F" w14:textId="6EA75F5E" w:rsidR="002D4E4D" w:rsidRPr="00A924B9" w:rsidRDefault="002D4E4D" w:rsidP="00D63953">
            <w:pPr>
              <w:ind w:left="0" w:firstLine="0"/>
              <w:jc w:val="left"/>
              <w:rPr>
                <w:rFonts w:eastAsia="Times New Roman"/>
                <w:sz w:val="20"/>
                <w:szCs w:val="20"/>
                <w:lang w:val="en-GB" w:eastAsia="en-GB"/>
              </w:rPr>
            </w:pPr>
            <w:r w:rsidRPr="00A924B9">
              <w:rPr>
                <w:rFonts w:eastAsia="Times New Roman"/>
                <w:b/>
                <w:sz w:val="20"/>
                <w:szCs w:val="20"/>
                <w:lang w:val="en-GB" w:eastAsia="en-GB"/>
              </w:rPr>
              <w:t>Triptan discontinued in pregnancy</w:t>
            </w:r>
          </w:p>
        </w:tc>
        <w:tc>
          <w:tcPr>
            <w:tcW w:w="2411" w:type="dxa"/>
          </w:tcPr>
          <w:p w14:paraId="20D695C6" w14:textId="26028592" w:rsidR="002D4E4D" w:rsidRPr="00A924B9" w:rsidRDefault="002D4E4D" w:rsidP="00D63953">
            <w:pPr>
              <w:ind w:left="0" w:firstLine="0"/>
              <w:jc w:val="left"/>
              <w:rPr>
                <w:rFonts w:eastAsia="Times New Roman"/>
                <w:sz w:val="20"/>
                <w:szCs w:val="20"/>
                <w:lang w:val="en-GB" w:eastAsia="en-GB"/>
              </w:rPr>
            </w:pPr>
            <w:r w:rsidRPr="00A924B9">
              <w:rPr>
                <w:rFonts w:eastAsia="Times New Roman"/>
                <w:b/>
                <w:sz w:val="20"/>
                <w:szCs w:val="20"/>
                <w:lang w:val="en-GB" w:eastAsia="en-GB"/>
              </w:rPr>
              <w:t>Triptan continued during pregnancy</w:t>
            </w:r>
          </w:p>
        </w:tc>
      </w:tr>
      <w:tr w:rsidR="002D4E4D" w:rsidRPr="00A924B9" w14:paraId="327785F2" w14:textId="77777777" w:rsidTr="002D4E4D">
        <w:trPr>
          <w:trHeight w:val="199"/>
        </w:trPr>
        <w:tc>
          <w:tcPr>
            <w:tcW w:w="6916" w:type="dxa"/>
          </w:tcPr>
          <w:p w14:paraId="405CCF36" w14:textId="77777777" w:rsidR="002D4E4D" w:rsidRPr="00A924B9" w:rsidRDefault="002D4E4D" w:rsidP="00D63953">
            <w:pPr>
              <w:ind w:left="0" w:firstLine="0"/>
              <w:jc w:val="left"/>
              <w:rPr>
                <w:rFonts w:eastAsia="Times New Roman"/>
                <w:b/>
                <w:sz w:val="20"/>
                <w:szCs w:val="20"/>
                <w:lang w:val="en-GB" w:eastAsia="en-GB"/>
              </w:rPr>
            </w:pPr>
            <w:r w:rsidRPr="00A924B9">
              <w:rPr>
                <w:rFonts w:eastAsia="Times New Roman"/>
                <w:b/>
                <w:sz w:val="20"/>
                <w:szCs w:val="20"/>
                <w:lang w:val="en-GB" w:eastAsia="en-GB"/>
              </w:rPr>
              <w:t>Any time in the 0-12 months &lt; LMP</w:t>
            </w:r>
          </w:p>
        </w:tc>
        <w:tc>
          <w:tcPr>
            <w:tcW w:w="2411" w:type="dxa"/>
          </w:tcPr>
          <w:p w14:paraId="09E70890" w14:textId="77777777" w:rsidR="002D4E4D" w:rsidRPr="00A924B9" w:rsidRDefault="002D4E4D" w:rsidP="00D63953">
            <w:pPr>
              <w:ind w:left="0" w:firstLine="0"/>
              <w:jc w:val="left"/>
              <w:rPr>
                <w:rFonts w:eastAsia="Times New Roman"/>
                <w:sz w:val="20"/>
                <w:szCs w:val="20"/>
                <w:lang w:val="en-GB" w:eastAsia="en-GB"/>
              </w:rPr>
            </w:pPr>
          </w:p>
        </w:tc>
        <w:tc>
          <w:tcPr>
            <w:tcW w:w="2411" w:type="dxa"/>
          </w:tcPr>
          <w:p w14:paraId="7F402C0A"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6ED34071" w14:textId="77777777" w:rsidTr="002D4E4D">
        <w:trPr>
          <w:trHeight w:val="199"/>
        </w:trPr>
        <w:tc>
          <w:tcPr>
            <w:tcW w:w="6916" w:type="dxa"/>
          </w:tcPr>
          <w:p w14:paraId="2E5A5069"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Extended use of triptans*, n (%)</w:t>
            </w:r>
          </w:p>
        </w:tc>
        <w:tc>
          <w:tcPr>
            <w:tcW w:w="2411" w:type="dxa"/>
          </w:tcPr>
          <w:p w14:paraId="703379B0" w14:textId="77777777" w:rsidR="002D4E4D" w:rsidRPr="00A924B9" w:rsidRDefault="002D4E4D" w:rsidP="00D63953">
            <w:pPr>
              <w:ind w:left="0" w:firstLine="0"/>
              <w:jc w:val="left"/>
              <w:rPr>
                <w:rFonts w:eastAsia="Times New Roman"/>
                <w:sz w:val="20"/>
                <w:szCs w:val="20"/>
                <w:lang w:val="en-GB" w:eastAsia="en-GB"/>
              </w:rPr>
            </w:pPr>
          </w:p>
        </w:tc>
        <w:tc>
          <w:tcPr>
            <w:tcW w:w="2411" w:type="dxa"/>
          </w:tcPr>
          <w:p w14:paraId="01D04B41" w14:textId="77777777" w:rsidR="002D4E4D" w:rsidRPr="00A924B9" w:rsidRDefault="002D4E4D" w:rsidP="00D63953">
            <w:pPr>
              <w:ind w:left="0" w:firstLine="0"/>
              <w:jc w:val="left"/>
              <w:rPr>
                <w:rFonts w:eastAsia="Times New Roman"/>
                <w:sz w:val="20"/>
                <w:szCs w:val="20"/>
                <w:lang w:val="en-GB" w:eastAsia="en-GB"/>
              </w:rPr>
            </w:pPr>
          </w:p>
        </w:tc>
      </w:tr>
      <w:tr w:rsidR="00F34F29" w:rsidRPr="00A924B9" w14:paraId="3C51CC6D" w14:textId="77777777" w:rsidTr="002D4E4D">
        <w:trPr>
          <w:trHeight w:val="199"/>
        </w:trPr>
        <w:tc>
          <w:tcPr>
            <w:tcW w:w="6916" w:type="dxa"/>
          </w:tcPr>
          <w:p w14:paraId="13C541E6" w14:textId="387DFF37" w:rsidR="00F34F29" w:rsidRPr="00A924B9" w:rsidRDefault="00F34F29" w:rsidP="00D63953">
            <w:pPr>
              <w:ind w:left="246" w:firstLine="0"/>
              <w:rPr>
                <w:rFonts w:eastAsia="Calibri"/>
                <w:sz w:val="20"/>
                <w:szCs w:val="20"/>
              </w:rPr>
            </w:pPr>
            <w:r w:rsidRPr="00A924B9">
              <w:rPr>
                <w:rFonts w:eastAsia="Calibri"/>
                <w:sz w:val="20"/>
                <w:szCs w:val="20"/>
                <w:lang w:val="en-GB"/>
              </w:rPr>
              <w:t>Extended use of triptans</w:t>
            </w:r>
            <w:r>
              <w:rPr>
                <w:rFonts w:eastAsia="Calibri"/>
                <w:sz w:val="20"/>
                <w:szCs w:val="20"/>
                <w:lang w:val="en-GB"/>
              </w:rPr>
              <w:t xml:space="preserve"> (alternative definition)</w:t>
            </w:r>
            <w:r w:rsidRPr="00A924B9">
              <w:rPr>
                <w:rFonts w:eastAsia="Calibri"/>
                <w:sz w:val="20"/>
                <w:szCs w:val="20"/>
                <w:lang w:val="en-GB"/>
              </w:rPr>
              <w:t>*</w:t>
            </w:r>
            <w:r>
              <w:rPr>
                <w:rFonts w:eastAsia="Calibri"/>
                <w:sz w:val="20"/>
                <w:szCs w:val="20"/>
                <w:lang w:val="en-GB"/>
              </w:rPr>
              <w:t>*</w:t>
            </w:r>
            <w:r w:rsidRPr="00A924B9">
              <w:rPr>
                <w:rFonts w:eastAsia="Calibri"/>
                <w:sz w:val="20"/>
                <w:szCs w:val="20"/>
                <w:lang w:val="en-GB"/>
              </w:rPr>
              <w:t>, n (%)</w:t>
            </w:r>
          </w:p>
        </w:tc>
        <w:tc>
          <w:tcPr>
            <w:tcW w:w="2411" w:type="dxa"/>
          </w:tcPr>
          <w:p w14:paraId="117DD37F" w14:textId="77777777" w:rsidR="00F34F29" w:rsidRPr="00A924B9" w:rsidRDefault="00F34F29" w:rsidP="00D63953">
            <w:pPr>
              <w:ind w:left="0" w:firstLine="0"/>
              <w:jc w:val="left"/>
              <w:rPr>
                <w:rFonts w:eastAsia="Times New Roman"/>
                <w:sz w:val="20"/>
                <w:szCs w:val="20"/>
                <w:lang w:eastAsia="en-GB"/>
              </w:rPr>
            </w:pPr>
          </w:p>
        </w:tc>
        <w:tc>
          <w:tcPr>
            <w:tcW w:w="2411" w:type="dxa"/>
          </w:tcPr>
          <w:p w14:paraId="232778CB" w14:textId="77777777" w:rsidR="00F34F29" w:rsidRPr="00A924B9" w:rsidRDefault="00F34F29" w:rsidP="00D63953">
            <w:pPr>
              <w:ind w:left="0" w:firstLine="0"/>
              <w:jc w:val="left"/>
              <w:rPr>
                <w:rFonts w:eastAsia="Times New Roman"/>
                <w:sz w:val="20"/>
                <w:szCs w:val="20"/>
                <w:lang w:eastAsia="en-GB"/>
              </w:rPr>
            </w:pPr>
          </w:p>
        </w:tc>
      </w:tr>
      <w:tr w:rsidR="002D4E4D" w:rsidRPr="00A924B9" w14:paraId="5D38FBD2" w14:textId="77777777" w:rsidTr="002D4E4D">
        <w:trPr>
          <w:trHeight w:val="199"/>
        </w:trPr>
        <w:tc>
          <w:tcPr>
            <w:tcW w:w="6916" w:type="dxa"/>
          </w:tcPr>
          <w:p w14:paraId="395C2B6F"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Cumulative DDDs, median (IQR)</w:t>
            </w:r>
          </w:p>
        </w:tc>
        <w:tc>
          <w:tcPr>
            <w:tcW w:w="2411" w:type="dxa"/>
          </w:tcPr>
          <w:p w14:paraId="7C908B7B" w14:textId="77777777" w:rsidR="002D4E4D" w:rsidRPr="00A924B9" w:rsidRDefault="002D4E4D" w:rsidP="00D63953">
            <w:pPr>
              <w:ind w:left="0" w:firstLine="0"/>
              <w:jc w:val="left"/>
              <w:rPr>
                <w:rFonts w:eastAsia="Times New Roman"/>
                <w:sz w:val="20"/>
                <w:szCs w:val="20"/>
                <w:lang w:val="en-GB" w:eastAsia="en-GB"/>
              </w:rPr>
            </w:pPr>
          </w:p>
        </w:tc>
        <w:tc>
          <w:tcPr>
            <w:tcW w:w="2411" w:type="dxa"/>
          </w:tcPr>
          <w:p w14:paraId="5043F587"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7111C4E4" w14:textId="77777777" w:rsidTr="002D4E4D">
        <w:trPr>
          <w:trHeight w:val="199"/>
        </w:trPr>
        <w:tc>
          <w:tcPr>
            <w:tcW w:w="6916" w:type="dxa"/>
          </w:tcPr>
          <w:p w14:paraId="6E21979B"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Prescriptions filled,  median (IQR)</w:t>
            </w:r>
          </w:p>
        </w:tc>
        <w:tc>
          <w:tcPr>
            <w:tcW w:w="2411" w:type="dxa"/>
          </w:tcPr>
          <w:p w14:paraId="419B6422" w14:textId="77777777" w:rsidR="002D4E4D" w:rsidRPr="00A924B9" w:rsidRDefault="002D4E4D" w:rsidP="00D63953">
            <w:pPr>
              <w:ind w:left="0" w:firstLine="0"/>
              <w:jc w:val="left"/>
              <w:rPr>
                <w:rFonts w:eastAsia="Times New Roman"/>
                <w:sz w:val="20"/>
                <w:szCs w:val="20"/>
                <w:lang w:val="en-GB" w:eastAsia="en-GB"/>
              </w:rPr>
            </w:pPr>
          </w:p>
        </w:tc>
        <w:tc>
          <w:tcPr>
            <w:tcW w:w="2411" w:type="dxa"/>
          </w:tcPr>
          <w:p w14:paraId="015D45D2"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6D4ADB36" w14:textId="77777777" w:rsidTr="002D4E4D">
        <w:trPr>
          <w:trHeight w:val="199"/>
        </w:trPr>
        <w:tc>
          <w:tcPr>
            <w:tcW w:w="6916" w:type="dxa"/>
          </w:tcPr>
          <w:p w14:paraId="51BB5D15" w14:textId="77777777" w:rsidR="002D4E4D" w:rsidRPr="00A924B9" w:rsidRDefault="002D4E4D" w:rsidP="00D63953">
            <w:pPr>
              <w:ind w:left="0" w:firstLine="0"/>
              <w:jc w:val="left"/>
              <w:rPr>
                <w:rFonts w:eastAsia="Times New Roman"/>
                <w:b/>
                <w:sz w:val="20"/>
                <w:szCs w:val="20"/>
                <w:lang w:val="en-GB" w:eastAsia="en-GB"/>
              </w:rPr>
            </w:pPr>
            <w:r w:rsidRPr="00A924B9">
              <w:rPr>
                <w:rFonts w:eastAsia="Times New Roman"/>
                <w:b/>
                <w:sz w:val="20"/>
                <w:szCs w:val="20"/>
                <w:lang w:val="en-GB" w:eastAsia="en-GB"/>
              </w:rPr>
              <w:t>Any time during pregnancy</w:t>
            </w:r>
          </w:p>
        </w:tc>
        <w:tc>
          <w:tcPr>
            <w:tcW w:w="2411" w:type="dxa"/>
          </w:tcPr>
          <w:p w14:paraId="32EF30DF" w14:textId="77777777" w:rsidR="002D4E4D" w:rsidRPr="00A924B9" w:rsidRDefault="002D4E4D" w:rsidP="00D63953">
            <w:pPr>
              <w:ind w:left="0" w:firstLine="0"/>
              <w:jc w:val="left"/>
              <w:rPr>
                <w:rFonts w:eastAsia="Times New Roman"/>
                <w:sz w:val="20"/>
                <w:szCs w:val="20"/>
                <w:lang w:val="en-GB" w:eastAsia="en-GB"/>
              </w:rPr>
            </w:pPr>
          </w:p>
        </w:tc>
        <w:tc>
          <w:tcPr>
            <w:tcW w:w="2411" w:type="dxa"/>
          </w:tcPr>
          <w:p w14:paraId="1D329B61"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013B8E8C" w14:textId="77777777" w:rsidTr="002D4E4D">
        <w:trPr>
          <w:trHeight w:val="199"/>
        </w:trPr>
        <w:tc>
          <w:tcPr>
            <w:tcW w:w="6916" w:type="dxa"/>
          </w:tcPr>
          <w:p w14:paraId="6BC88EEA"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Extended use of triptans*, n (%)</w:t>
            </w:r>
          </w:p>
        </w:tc>
        <w:tc>
          <w:tcPr>
            <w:tcW w:w="2411" w:type="dxa"/>
          </w:tcPr>
          <w:p w14:paraId="40789EB6" w14:textId="01BFAC85"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6E6D7CE3"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3F4E270E" w14:textId="77777777" w:rsidTr="002D4E4D">
        <w:trPr>
          <w:trHeight w:val="199"/>
        </w:trPr>
        <w:tc>
          <w:tcPr>
            <w:tcW w:w="6916" w:type="dxa"/>
          </w:tcPr>
          <w:p w14:paraId="64D838CB" w14:textId="6FC85AB8" w:rsidR="002D4E4D" w:rsidRPr="00A924B9" w:rsidRDefault="00F34F29" w:rsidP="00D63953">
            <w:pPr>
              <w:widowControl/>
              <w:ind w:left="246" w:firstLine="0"/>
              <w:rPr>
                <w:rFonts w:eastAsia="Calibri"/>
                <w:sz w:val="20"/>
                <w:szCs w:val="20"/>
                <w:lang w:val="en-GB"/>
              </w:rPr>
            </w:pPr>
            <w:r w:rsidRPr="00A924B9">
              <w:rPr>
                <w:rFonts w:eastAsia="Calibri"/>
                <w:sz w:val="20"/>
                <w:szCs w:val="20"/>
                <w:lang w:val="en-GB"/>
              </w:rPr>
              <w:t>Extended use of triptans</w:t>
            </w:r>
            <w:r>
              <w:rPr>
                <w:rFonts w:eastAsia="Calibri"/>
                <w:sz w:val="20"/>
                <w:szCs w:val="20"/>
                <w:lang w:val="en-GB"/>
              </w:rPr>
              <w:t xml:space="preserve"> (alternative definition)</w:t>
            </w:r>
            <w:r w:rsidRPr="00A924B9">
              <w:rPr>
                <w:rFonts w:eastAsia="Calibri"/>
                <w:sz w:val="20"/>
                <w:szCs w:val="20"/>
                <w:lang w:val="en-GB"/>
              </w:rPr>
              <w:t>*</w:t>
            </w:r>
            <w:r>
              <w:rPr>
                <w:rFonts w:eastAsia="Calibri"/>
                <w:sz w:val="20"/>
                <w:szCs w:val="20"/>
                <w:lang w:val="en-GB"/>
              </w:rPr>
              <w:t>*</w:t>
            </w:r>
            <w:r w:rsidRPr="00A924B9">
              <w:rPr>
                <w:rFonts w:eastAsia="Calibri"/>
                <w:sz w:val="20"/>
                <w:szCs w:val="20"/>
                <w:lang w:val="en-GB"/>
              </w:rPr>
              <w:t>, n (%)</w:t>
            </w:r>
          </w:p>
        </w:tc>
        <w:tc>
          <w:tcPr>
            <w:tcW w:w="2411" w:type="dxa"/>
          </w:tcPr>
          <w:p w14:paraId="01E40AB4" w14:textId="15756A83"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247B4E45" w14:textId="77777777" w:rsidR="002D4E4D" w:rsidRPr="00A924B9" w:rsidRDefault="002D4E4D" w:rsidP="00D63953">
            <w:pPr>
              <w:ind w:left="0" w:firstLine="0"/>
              <w:jc w:val="left"/>
              <w:rPr>
                <w:rFonts w:eastAsia="Times New Roman"/>
                <w:sz w:val="20"/>
                <w:szCs w:val="20"/>
                <w:lang w:val="en-GB" w:eastAsia="en-GB"/>
              </w:rPr>
            </w:pPr>
          </w:p>
        </w:tc>
      </w:tr>
      <w:tr w:rsidR="00F34F29" w:rsidRPr="00A924B9" w14:paraId="2E0F1DA6" w14:textId="77777777" w:rsidTr="002D4E4D">
        <w:trPr>
          <w:trHeight w:val="199"/>
        </w:trPr>
        <w:tc>
          <w:tcPr>
            <w:tcW w:w="6916" w:type="dxa"/>
          </w:tcPr>
          <w:p w14:paraId="6D7CC763" w14:textId="7858E8F6" w:rsidR="00F34F29" w:rsidRPr="00A924B9" w:rsidRDefault="00F34F29" w:rsidP="00D63953">
            <w:pPr>
              <w:ind w:left="246" w:firstLine="0"/>
              <w:rPr>
                <w:rFonts w:eastAsia="Calibri"/>
                <w:sz w:val="20"/>
                <w:szCs w:val="20"/>
              </w:rPr>
            </w:pPr>
            <w:r w:rsidRPr="00A924B9">
              <w:rPr>
                <w:rFonts w:eastAsia="Calibri"/>
                <w:sz w:val="20"/>
                <w:szCs w:val="20"/>
                <w:lang w:val="en-GB"/>
              </w:rPr>
              <w:t>Cumulative DDDs, median (IQR)</w:t>
            </w:r>
          </w:p>
        </w:tc>
        <w:tc>
          <w:tcPr>
            <w:tcW w:w="2411" w:type="dxa"/>
          </w:tcPr>
          <w:p w14:paraId="66FA1840" w14:textId="77777777" w:rsidR="00F34F29" w:rsidRPr="00A924B9" w:rsidRDefault="00F34F29" w:rsidP="00D63953">
            <w:pPr>
              <w:ind w:left="0" w:firstLine="0"/>
              <w:jc w:val="left"/>
              <w:rPr>
                <w:rFonts w:eastAsia="Times New Roman"/>
                <w:sz w:val="20"/>
                <w:szCs w:val="20"/>
                <w:lang w:eastAsia="en-GB"/>
              </w:rPr>
            </w:pPr>
          </w:p>
        </w:tc>
        <w:tc>
          <w:tcPr>
            <w:tcW w:w="2411" w:type="dxa"/>
          </w:tcPr>
          <w:p w14:paraId="23812FAF" w14:textId="77777777" w:rsidR="00F34F29" w:rsidRPr="00A924B9" w:rsidRDefault="00F34F29" w:rsidP="00D63953">
            <w:pPr>
              <w:ind w:left="0" w:firstLine="0"/>
              <w:jc w:val="left"/>
              <w:rPr>
                <w:rFonts w:eastAsia="Times New Roman"/>
                <w:sz w:val="20"/>
                <w:szCs w:val="20"/>
                <w:lang w:eastAsia="en-GB"/>
              </w:rPr>
            </w:pPr>
          </w:p>
        </w:tc>
      </w:tr>
      <w:tr w:rsidR="002D4E4D" w:rsidRPr="00A924B9" w14:paraId="0E4BEF15" w14:textId="77777777" w:rsidTr="002D4E4D">
        <w:trPr>
          <w:trHeight w:val="199"/>
        </w:trPr>
        <w:tc>
          <w:tcPr>
            <w:tcW w:w="6916" w:type="dxa"/>
          </w:tcPr>
          <w:p w14:paraId="343D2C9D"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Prescriptions filled,  median (IQR)</w:t>
            </w:r>
          </w:p>
        </w:tc>
        <w:tc>
          <w:tcPr>
            <w:tcW w:w="2411" w:type="dxa"/>
          </w:tcPr>
          <w:p w14:paraId="5BA51786" w14:textId="5483ED9E"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678460F8"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1A172FDE" w14:textId="77777777" w:rsidTr="002D4E4D">
        <w:trPr>
          <w:trHeight w:val="199"/>
        </w:trPr>
        <w:tc>
          <w:tcPr>
            <w:tcW w:w="6916" w:type="dxa"/>
          </w:tcPr>
          <w:p w14:paraId="121FA2AB" w14:textId="77777777" w:rsidR="002D4E4D" w:rsidRPr="00A924B9" w:rsidRDefault="002D4E4D" w:rsidP="00D63953">
            <w:pPr>
              <w:ind w:left="0" w:firstLine="0"/>
              <w:jc w:val="left"/>
              <w:rPr>
                <w:rFonts w:eastAsia="Times New Roman"/>
                <w:sz w:val="20"/>
                <w:szCs w:val="20"/>
                <w:lang w:val="en-GB" w:eastAsia="en-GB"/>
              </w:rPr>
            </w:pPr>
            <w:r w:rsidRPr="00A924B9">
              <w:rPr>
                <w:rFonts w:eastAsia="Times New Roman"/>
                <w:b/>
                <w:sz w:val="20"/>
                <w:szCs w:val="20"/>
                <w:lang w:val="en-GB" w:eastAsia="en-GB"/>
              </w:rPr>
              <w:t>1 trimester</w:t>
            </w:r>
          </w:p>
        </w:tc>
        <w:tc>
          <w:tcPr>
            <w:tcW w:w="2411" w:type="dxa"/>
          </w:tcPr>
          <w:p w14:paraId="1B3F7EDA" w14:textId="643FB1EB"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6DF23694" w14:textId="77777777" w:rsidR="002D4E4D" w:rsidRPr="00A924B9" w:rsidRDefault="002D4E4D" w:rsidP="00D63953">
            <w:pPr>
              <w:ind w:left="0" w:firstLine="0"/>
              <w:jc w:val="left"/>
              <w:rPr>
                <w:rFonts w:eastAsia="Times New Roman"/>
                <w:sz w:val="20"/>
                <w:szCs w:val="20"/>
                <w:lang w:val="en-GB" w:eastAsia="en-GB"/>
              </w:rPr>
            </w:pPr>
          </w:p>
        </w:tc>
      </w:tr>
      <w:tr w:rsidR="002D4E4D" w:rsidRPr="00A924B9" w14:paraId="026B29EA" w14:textId="77777777" w:rsidTr="002D4E4D">
        <w:trPr>
          <w:trHeight w:val="262"/>
        </w:trPr>
        <w:tc>
          <w:tcPr>
            <w:tcW w:w="6916" w:type="dxa"/>
          </w:tcPr>
          <w:p w14:paraId="0694134C"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Extended use of triptans*, n (%)</w:t>
            </w:r>
          </w:p>
        </w:tc>
        <w:tc>
          <w:tcPr>
            <w:tcW w:w="2411" w:type="dxa"/>
          </w:tcPr>
          <w:p w14:paraId="2F4A2E49" w14:textId="7A99774F" w:rsidR="002D4E4D" w:rsidRPr="00A924B9" w:rsidRDefault="002D4E4D" w:rsidP="00D63953">
            <w:pPr>
              <w:ind w:left="0" w:firstLine="0"/>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4BDE69E1" w14:textId="77777777" w:rsidR="002D4E4D" w:rsidRPr="00A924B9" w:rsidRDefault="002D4E4D" w:rsidP="00D63953">
            <w:pPr>
              <w:ind w:left="0" w:firstLine="0"/>
              <w:rPr>
                <w:rFonts w:eastAsia="Times New Roman"/>
                <w:sz w:val="20"/>
                <w:szCs w:val="20"/>
                <w:lang w:val="en-GB" w:eastAsia="en-GB"/>
              </w:rPr>
            </w:pPr>
          </w:p>
        </w:tc>
      </w:tr>
      <w:tr w:rsidR="002D4E4D" w:rsidRPr="00A924B9" w14:paraId="0CEA0130" w14:textId="77777777" w:rsidTr="002D4E4D">
        <w:trPr>
          <w:trHeight w:val="262"/>
        </w:trPr>
        <w:tc>
          <w:tcPr>
            <w:tcW w:w="6916" w:type="dxa"/>
          </w:tcPr>
          <w:p w14:paraId="6433A091" w14:textId="52C65609" w:rsidR="002D4E4D" w:rsidRPr="00A924B9" w:rsidRDefault="00F34F29" w:rsidP="00D63953">
            <w:pPr>
              <w:widowControl/>
              <w:ind w:left="246" w:firstLine="0"/>
              <w:rPr>
                <w:rFonts w:eastAsia="Calibri"/>
                <w:sz w:val="20"/>
                <w:szCs w:val="20"/>
                <w:lang w:val="en-GB"/>
              </w:rPr>
            </w:pPr>
            <w:r w:rsidRPr="00A924B9">
              <w:rPr>
                <w:rFonts w:eastAsia="Calibri"/>
                <w:sz w:val="20"/>
                <w:szCs w:val="20"/>
                <w:lang w:val="en-GB"/>
              </w:rPr>
              <w:t>Extended use of triptans</w:t>
            </w:r>
            <w:r>
              <w:rPr>
                <w:rFonts w:eastAsia="Calibri"/>
                <w:sz w:val="20"/>
                <w:szCs w:val="20"/>
                <w:lang w:val="en-GB"/>
              </w:rPr>
              <w:t xml:space="preserve"> (alternative definition)</w:t>
            </w:r>
            <w:r w:rsidRPr="00A924B9">
              <w:rPr>
                <w:rFonts w:eastAsia="Calibri"/>
                <w:sz w:val="20"/>
                <w:szCs w:val="20"/>
                <w:lang w:val="en-GB"/>
              </w:rPr>
              <w:t>*</w:t>
            </w:r>
            <w:r>
              <w:rPr>
                <w:rFonts w:eastAsia="Calibri"/>
                <w:sz w:val="20"/>
                <w:szCs w:val="20"/>
                <w:lang w:val="en-GB"/>
              </w:rPr>
              <w:t>*</w:t>
            </w:r>
            <w:r w:rsidRPr="00A924B9">
              <w:rPr>
                <w:rFonts w:eastAsia="Calibri"/>
                <w:sz w:val="20"/>
                <w:szCs w:val="20"/>
                <w:lang w:val="en-GB"/>
              </w:rPr>
              <w:t>, n (%)</w:t>
            </w:r>
          </w:p>
        </w:tc>
        <w:tc>
          <w:tcPr>
            <w:tcW w:w="2411" w:type="dxa"/>
          </w:tcPr>
          <w:p w14:paraId="434E093F" w14:textId="6C8303F6" w:rsidR="002D4E4D" w:rsidRPr="00A924B9" w:rsidRDefault="002D4E4D" w:rsidP="00D63953">
            <w:pPr>
              <w:ind w:left="0" w:firstLine="0"/>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23C59B31" w14:textId="77777777" w:rsidR="002D4E4D" w:rsidRPr="00A924B9" w:rsidRDefault="002D4E4D" w:rsidP="00D63953">
            <w:pPr>
              <w:ind w:left="0" w:firstLine="0"/>
              <w:rPr>
                <w:rFonts w:eastAsia="Times New Roman"/>
                <w:sz w:val="20"/>
                <w:szCs w:val="20"/>
                <w:lang w:val="en-GB" w:eastAsia="en-GB"/>
              </w:rPr>
            </w:pPr>
          </w:p>
        </w:tc>
      </w:tr>
      <w:tr w:rsidR="00F34F29" w:rsidRPr="00A924B9" w14:paraId="27238859" w14:textId="77777777" w:rsidTr="002D4E4D">
        <w:trPr>
          <w:trHeight w:val="262"/>
        </w:trPr>
        <w:tc>
          <w:tcPr>
            <w:tcW w:w="6916" w:type="dxa"/>
          </w:tcPr>
          <w:p w14:paraId="3967E148" w14:textId="084B3C55" w:rsidR="00F34F29" w:rsidRPr="00A924B9" w:rsidRDefault="00F34F29" w:rsidP="00D63953">
            <w:pPr>
              <w:ind w:left="246" w:firstLine="0"/>
              <w:rPr>
                <w:rFonts w:eastAsia="Calibri"/>
                <w:sz w:val="20"/>
                <w:szCs w:val="20"/>
              </w:rPr>
            </w:pPr>
            <w:r w:rsidRPr="00A924B9">
              <w:rPr>
                <w:rFonts w:eastAsia="Calibri"/>
                <w:sz w:val="20"/>
                <w:szCs w:val="20"/>
                <w:lang w:val="en-GB"/>
              </w:rPr>
              <w:t>Cumulative DDDs, median (IQR)</w:t>
            </w:r>
          </w:p>
        </w:tc>
        <w:tc>
          <w:tcPr>
            <w:tcW w:w="2411" w:type="dxa"/>
          </w:tcPr>
          <w:p w14:paraId="613A6BC9" w14:textId="77777777" w:rsidR="00F34F29" w:rsidRPr="00A924B9" w:rsidRDefault="00F34F29" w:rsidP="00D63953">
            <w:pPr>
              <w:ind w:left="0" w:firstLine="0"/>
              <w:rPr>
                <w:rFonts w:eastAsia="Times New Roman"/>
                <w:sz w:val="20"/>
                <w:szCs w:val="20"/>
                <w:lang w:eastAsia="en-GB"/>
              </w:rPr>
            </w:pPr>
          </w:p>
        </w:tc>
        <w:tc>
          <w:tcPr>
            <w:tcW w:w="2411" w:type="dxa"/>
          </w:tcPr>
          <w:p w14:paraId="1945D5B0" w14:textId="77777777" w:rsidR="00F34F29" w:rsidRPr="00A924B9" w:rsidRDefault="00F34F29" w:rsidP="00D63953">
            <w:pPr>
              <w:ind w:left="0" w:firstLine="0"/>
              <w:rPr>
                <w:rFonts w:eastAsia="Times New Roman"/>
                <w:sz w:val="20"/>
                <w:szCs w:val="20"/>
                <w:lang w:eastAsia="en-GB"/>
              </w:rPr>
            </w:pPr>
          </w:p>
        </w:tc>
      </w:tr>
      <w:tr w:rsidR="002D4E4D" w:rsidRPr="00A924B9" w14:paraId="3C8AF548" w14:textId="77777777" w:rsidTr="002D4E4D">
        <w:trPr>
          <w:trHeight w:val="262"/>
        </w:trPr>
        <w:tc>
          <w:tcPr>
            <w:tcW w:w="6916" w:type="dxa"/>
          </w:tcPr>
          <w:p w14:paraId="083C4969"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Prescriptions filled,  median (IQR)</w:t>
            </w:r>
          </w:p>
        </w:tc>
        <w:tc>
          <w:tcPr>
            <w:tcW w:w="2411" w:type="dxa"/>
          </w:tcPr>
          <w:p w14:paraId="1CE56CAB" w14:textId="793BF4B7"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2886A973" w14:textId="77777777" w:rsidR="002D4E4D" w:rsidRPr="00A924B9" w:rsidRDefault="002D4E4D" w:rsidP="00D63953">
            <w:pPr>
              <w:ind w:left="154" w:firstLine="0"/>
              <w:rPr>
                <w:rFonts w:eastAsia="Times New Roman"/>
                <w:sz w:val="20"/>
                <w:szCs w:val="20"/>
                <w:lang w:val="en-GB" w:eastAsia="en-GB"/>
              </w:rPr>
            </w:pPr>
          </w:p>
        </w:tc>
      </w:tr>
      <w:tr w:rsidR="002D4E4D" w:rsidRPr="00A924B9" w14:paraId="3C36DBE6" w14:textId="77777777" w:rsidTr="002D4E4D">
        <w:trPr>
          <w:trHeight w:val="262"/>
        </w:trPr>
        <w:tc>
          <w:tcPr>
            <w:tcW w:w="6916" w:type="dxa"/>
          </w:tcPr>
          <w:p w14:paraId="39F0A78B" w14:textId="77777777" w:rsidR="002D4E4D" w:rsidRPr="00A924B9" w:rsidRDefault="002D4E4D" w:rsidP="00D63953">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2 </w:t>
            </w:r>
            <w:proofErr w:type="gramStart"/>
            <w:r w:rsidRPr="00A924B9">
              <w:rPr>
                <w:rFonts w:eastAsia="Times New Roman"/>
                <w:b/>
                <w:sz w:val="20"/>
                <w:szCs w:val="20"/>
                <w:lang w:val="en-GB" w:eastAsia="en-GB"/>
              </w:rPr>
              <w:t>trimester</w:t>
            </w:r>
            <w:proofErr w:type="gramEnd"/>
          </w:p>
        </w:tc>
        <w:tc>
          <w:tcPr>
            <w:tcW w:w="2411" w:type="dxa"/>
          </w:tcPr>
          <w:p w14:paraId="38316C5F" w14:textId="0C281688"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5B175379" w14:textId="77777777" w:rsidR="002D4E4D" w:rsidRPr="00A924B9" w:rsidRDefault="002D4E4D" w:rsidP="00D63953">
            <w:pPr>
              <w:ind w:left="154" w:firstLine="0"/>
              <w:rPr>
                <w:rFonts w:eastAsia="Times New Roman"/>
                <w:sz w:val="20"/>
                <w:szCs w:val="20"/>
                <w:lang w:val="en-GB" w:eastAsia="en-GB"/>
              </w:rPr>
            </w:pPr>
          </w:p>
        </w:tc>
      </w:tr>
      <w:tr w:rsidR="002D4E4D" w:rsidRPr="00A924B9" w14:paraId="59ECF5FE" w14:textId="77777777" w:rsidTr="002D4E4D">
        <w:trPr>
          <w:trHeight w:val="262"/>
        </w:trPr>
        <w:tc>
          <w:tcPr>
            <w:tcW w:w="6916" w:type="dxa"/>
          </w:tcPr>
          <w:p w14:paraId="1F9EDA67"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Extended use of triptans*, n (%)</w:t>
            </w:r>
          </w:p>
        </w:tc>
        <w:tc>
          <w:tcPr>
            <w:tcW w:w="2411" w:type="dxa"/>
          </w:tcPr>
          <w:p w14:paraId="639735EB" w14:textId="78F5113B"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3AFC755A" w14:textId="77777777" w:rsidR="002D4E4D" w:rsidRPr="00A924B9" w:rsidRDefault="002D4E4D" w:rsidP="00D63953">
            <w:pPr>
              <w:ind w:left="154" w:firstLine="0"/>
              <w:rPr>
                <w:rFonts w:eastAsia="Times New Roman"/>
                <w:sz w:val="20"/>
                <w:szCs w:val="20"/>
                <w:lang w:val="en-GB" w:eastAsia="en-GB"/>
              </w:rPr>
            </w:pPr>
          </w:p>
        </w:tc>
      </w:tr>
      <w:tr w:rsidR="002D4E4D" w:rsidRPr="00A924B9" w14:paraId="233DB50E" w14:textId="77777777" w:rsidTr="002D4E4D">
        <w:trPr>
          <w:trHeight w:val="262"/>
        </w:trPr>
        <w:tc>
          <w:tcPr>
            <w:tcW w:w="6916" w:type="dxa"/>
          </w:tcPr>
          <w:p w14:paraId="72A5F5C0" w14:textId="20480DBE" w:rsidR="002D4E4D" w:rsidRPr="00A924B9" w:rsidRDefault="00F34F29" w:rsidP="00D63953">
            <w:pPr>
              <w:widowControl/>
              <w:ind w:left="246" w:firstLine="0"/>
              <w:rPr>
                <w:rFonts w:eastAsia="Calibri"/>
                <w:sz w:val="20"/>
                <w:szCs w:val="20"/>
                <w:lang w:val="en-GB"/>
              </w:rPr>
            </w:pPr>
            <w:r w:rsidRPr="00A924B9">
              <w:rPr>
                <w:rFonts w:eastAsia="Calibri"/>
                <w:sz w:val="20"/>
                <w:szCs w:val="20"/>
                <w:lang w:val="en-GB"/>
              </w:rPr>
              <w:t>Extended use of triptans</w:t>
            </w:r>
            <w:r>
              <w:rPr>
                <w:rFonts w:eastAsia="Calibri"/>
                <w:sz w:val="20"/>
                <w:szCs w:val="20"/>
                <w:lang w:val="en-GB"/>
              </w:rPr>
              <w:t xml:space="preserve"> (alternative definition)</w:t>
            </w:r>
            <w:r w:rsidRPr="00A924B9">
              <w:rPr>
                <w:rFonts w:eastAsia="Calibri"/>
                <w:sz w:val="20"/>
                <w:szCs w:val="20"/>
                <w:lang w:val="en-GB"/>
              </w:rPr>
              <w:t>*</w:t>
            </w:r>
            <w:r>
              <w:rPr>
                <w:rFonts w:eastAsia="Calibri"/>
                <w:sz w:val="20"/>
                <w:szCs w:val="20"/>
                <w:lang w:val="en-GB"/>
              </w:rPr>
              <w:t>*</w:t>
            </w:r>
            <w:r w:rsidRPr="00A924B9">
              <w:rPr>
                <w:rFonts w:eastAsia="Calibri"/>
                <w:sz w:val="20"/>
                <w:szCs w:val="20"/>
                <w:lang w:val="en-GB"/>
              </w:rPr>
              <w:t>, n (%)</w:t>
            </w:r>
          </w:p>
        </w:tc>
        <w:tc>
          <w:tcPr>
            <w:tcW w:w="2411" w:type="dxa"/>
          </w:tcPr>
          <w:p w14:paraId="02D2C47E" w14:textId="6CA2FC9E"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6AC8D443" w14:textId="77777777" w:rsidR="002D4E4D" w:rsidRPr="00A924B9" w:rsidRDefault="002D4E4D" w:rsidP="00D63953">
            <w:pPr>
              <w:ind w:left="154" w:firstLine="0"/>
              <w:rPr>
                <w:rFonts w:eastAsia="Times New Roman"/>
                <w:sz w:val="20"/>
                <w:szCs w:val="20"/>
                <w:lang w:val="en-GB" w:eastAsia="en-GB"/>
              </w:rPr>
            </w:pPr>
          </w:p>
        </w:tc>
      </w:tr>
      <w:tr w:rsidR="00F34F29" w:rsidRPr="00A924B9" w14:paraId="2D675865" w14:textId="77777777" w:rsidTr="002D4E4D">
        <w:trPr>
          <w:trHeight w:val="262"/>
        </w:trPr>
        <w:tc>
          <w:tcPr>
            <w:tcW w:w="6916" w:type="dxa"/>
          </w:tcPr>
          <w:p w14:paraId="6B3645C2" w14:textId="66BB5236" w:rsidR="00F34F29" w:rsidRPr="00A924B9" w:rsidRDefault="00F34F29" w:rsidP="00D63953">
            <w:pPr>
              <w:ind w:left="246" w:firstLine="0"/>
              <w:rPr>
                <w:rFonts w:eastAsia="Calibri"/>
                <w:sz w:val="20"/>
                <w:szCs w:val="20"/>
              </w:rPr>
            </w:pPr>
            <w:r w:rsidRPr="00A924B9">
              <w:rPr>
                <w:rFonts w:eastAsia="Calibri"/>
                <w:sz w:val="20"/>
                <w:szCs w:val="20"/>
                <w:lang w:val="en-GB"/>
              </w:rPr>
              <w:t>Cumulative DDDs, median (IQR)</w:t>
            </w:r>
          </w:p>
        </w:tc>
        <w:tc>
          <w:tcPr>
            <w:tcW w:w="2411" w:type="dxa"/>
          </w:tcPr>
          <w:p w14:paraId="1C1F2508" w14:textId="77777777" w:rsidR="00F34F29" w:rsidRPr="00A924B9" w:rsidRDefault="00F34F29" w:rsidP="00D63953">
            <w:pPr>
              <w:ind w:left="0" w:firstLine="0"/>
              <w:jc w:val="left"/>
              <w:rPr>
                <w:rFonts w:eastAsia="Times New Roman"/>
                <w:sz w:val="20"/>
                <w:szCs w:val="20"/>
                <w:lang w:eastAsia="en-GB"/>
              </w:rPr>
            </w:pPr>
          </w:p>
        </w:tc>
        <w:tc>
          <w:tcPr>
            <w:tcW w:w="2411" w:type="dxa"/>
          </w:tcPr>
          <w:p w14:paraId="71DC59A1" w14:textId="77777777" w:rsidR="00F34F29" w:rsidRPr="00A924B9" w:rsidRDefault="00F34F29" w:rsidP="00D63953">
            <w:pPr>
              <w:ind w:left="154" w:firstLine="0"/>
              <w:rPr>
                <w:rFonts w:eastAsia="Times New Roman"/>
                <w:sz w:val="20"/>
                <w:szCs w:val="20"/>
                <w:lang w:eastAsia="en-GB"/>
              </w:rPr>
            </w:pPr>
          </w:p>
        </w:tc>
      </w:tr>
      <w:tr w:rsidR="002D4E4D" w:rsidRPr="00A924B9" w14:paraId="4E99B986" w14:textId="77777777" w:rsidTr="002D4E4D">
        <w:trPr>
          <w:trHeight w:val="262"/>
        </w:trPr>
        <w:tc>
          <w:tcPr>
            <w:tcW w:w="6916" w:type="dxa"/>
          </w:tcPr>
          <w:p w14:paraId="1157AFF5"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Prescriptions filled,  median (IQR)</w:t>
            </w:r>
          </w:p>
        </w:tc>
        <w:tc>
          <w:tcPr>
            <w:tcW w:w="2411" w:type="dxa"/>
          </w:tcPr>
          <w:p w14:paraId="3DC5DEC0" w14:textId="43C220BA"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6AFF4C7B" w14:textId="77777777" w:rsidR="002D4E4D" w:rsidRPr="00A924B9" w:rsidRDefault="002D4E4D" w:rsidP="00D63953">
            <w:pPr>
              <w:ind w:left="154" w:firstLine="0"/>
              <w:rPr>
                <w:rFonts w:eastAsia="Times New Roman"/>
                <w:sz w:val="20"/>
                <w:szCs w:val="20"/>
                <w:lang w:val="en-GB" w:eastAsia="en-GB"/>
              </w:rPr>
            </w:pPr>
          </w:p>
        </w:tc>
      </w:tr>
      <w:tr w:rsidR="002D4E4D" w:rsidRPr="00A924B9" w14:paraId="50A4564D" w14:textId="77777777" w:rsidTr="002D4E4D">
        <w:trPr>
          <w:trHeight w:val="262"/>
        </w:trPr>
        <w:tc>
          <w:tcPr>
            <w:tcW w:w="6916" w:type="dxa"/>
          </w:tcPr>
          <w:p w14:paraId="7A6F21F1" w14:textId="77777777" w:rsidR="002D4E4D" w:rsidRPr="00A924B9" w:rsidRDefault="002D4E4D" w:rsidP="00D63953">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3 </w:t>
            </w:r>
            <w:proofErr w:type="gramStart"/>
            <w:r w:rsidRPr="00A924B9">
              <w:rPr>
                <w:rFonts w:eastAsia="Times New Roman"/>
                <w:b/>
                <w:sz w:val="20"/>
                <w:szCs w:val="20"/>
                <w:lang w:val="en-GB" w:eastAsia="en-GB"/>
              </w:rPr>
              <w:t>trimester</w:t>
            </w:r>
            <w:proofErr w:type="gramEnd"/>
          </w:p>
        </w:tc>
        <w:tc>
          <w:tcPr>
            <w:tcW w:w="2411" w:type="dxa"/>
          </w:tcPr>
          <w:p w14:paraId="11C4F1AC" w14:textId="096E45A2"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4B7820CF" w14:textId="77777777" w:rsidR="002D4E4D" w:rsidRPr="00A924B9" w:rsidRDefault="002D4E4D" w:rsidP="00D63953">
            <w:pPr>
              <w:ind w:left="154" w:firstLine="0"/>
              <w:rPr>
                <w:rFonts w:eastAsia="Times New Roman"/>
                <w:sz w:val="20"/>
                <w:szCs w:val="20"/>
                <w:lang w:val="en-GB" w:eastAsia="en-GB"/>
              </w:rPr>
            </w:pPr>
          </w:p>
        </w:tc>
      </w:tr>
      <w:tr w:rsidR="002D4E4D" w:rsidRPr="00A924B9" w14:paraId="351E6563" w14:textId="77777777" w:rsidTr="002D4E4D">
        <w:trPr>
          <w:trHeight w:val="262"/>
        </w:trPr>
        <w:tc>
          <w:tcPr>
            <w:tcW w:w="6916" w:type="dxa"/>
          </w:tcPr>
          <w:p w14:paraId="4B8FA45C"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Extended use of triptans*, n (%)</w:t>
            </w:r>
          </w:p>
        </w:tc>
        <w:tc>
          <w:tcPr>
            <w:tcW w:w="2411" w:type="dxa"/>
          </w:tcPr>
          <w:p w14:paraId="239B3979" w14:textId="667204F5"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14F88B8F" w14:textId="77777777" w:rsidR="002D4E4D" w:rsidRPr="00A924B9" w:rsidRDefault="002D4E4D" w:rsidP="00D63953">
            <w:pPr>
              <w:ind w:left="154" w:firstLine="0"/>
              <w:rPr>
                <w:rFonts w:eastAsia="Times New Roman"/>
                <w:sz w:val="20"/>
                <w:szCs w:val="20"/>
                <w:lang w:val="en-GB" w:eastAsia="en-GB"/>
              </w:rPr>
            </w:pPr>
          </w:p>
        </w:tc>
      </w:tr>
      <w:tr w:rsidR="00F34F29" w:rsidRPr="00A924B9" w14:paraId="63308B1B" w14:textId="77777777" w:rsidTr="002D4E4D">
        <w:trPr>
          <w:trHeight w:val="262"/>
        </w:trPr>
        <w:tc>
          <w:tcPr>
            <w:tcW w:w="6916" w:type="dxa"/>
          </w:tcPr>
          <w:p w14:paraId="59B4998B" w14:textId="5523D603" w:rsidR="00F34F29" w:rsidRPr="00A924B9" w:rsidRDefault="00F34F29" w:rsidP="00D63953">
            <w:pPr>
              <w:ind w:left="246" w:firstLine="0"/>
              <w:rPr>
                <w:rFonts w:eastAsia="Calibri"/>
                <w:sz w:val="20"/>
                <w:szCs w:val="20"/>
              </w:rPr>
            </w:pPr>
            <w:r w:rsidRPr="00A924B9">
              <w:rPr>
                <w:rFonts w:eastAsia="Calibri"/>
                <w:sz w:val="20"/>
                <w:szCs w:val="20"/>
                <w:lang w:val="en-GB"/>
              </w:rPr>
              <w:t>Extended use of triptans</w:t>
            </w:r>
            <w:r>
              <w:rPr>
                <w:rFonts w:eastAsia="Calibri"/>
                <w:sz w:val="20"/>
                <w:szCs w:val="20"/>
                <w:lang w:val="en-GB"/>
              </w:rPr>
              <w:t xml:space="preserve"> (alternative definition)</w:t>
            </w:r>
            <w:r w:rsidRPr="00A924B9">
              <w:rPr>
                <w:rFonts w:eastAsia="Calibri"/>
                <w:sz w:val="20"/>
                <w:szCs w:val="20"/>
                <w:lang w:val="en-GB"/>
              </w:rPr>
              <w:t>*</w:t>
            </w:r>
            <w:r>
              <w:rPr>
                <w:rFonts w:eastAsia="Calibri"/>
                <w:sz w:val="20"/>
                <w:szCs w:val="20"/>
                <w:lang w:val="en-GB"/>
              </w:rPr>
              <w:t>*</w:t>
            </w:r>
            <w:r w:rsidRPr="00A924B9">
              <w:rPr>
                <w:rFonts w:eastAsia="Calibri"/>
                <w:sz w:val="20"/>
                <w:szCs w:val="20"/>
                <w:lang w:val="en-GB"/>
              </w:rPr>
              <w:t>, n (%)</w:t>
            </w:r>
          </w:p>
        </w:tc>
        <w:tc>
          <w:tcPr>
            <w:tcW w:w="2411" w:type="dxa"/>
          </w:tcPr>
          <w:p w14:paraId="00734E81" w14:textId="77777777" w:rsidR="00F34F29" w:rsidRPr="00A924B9" w:rsidRDefault="00F34F29" w:rsidP="00D63953">
            <w:pPr>
              <w:ind w:left="0" w:firstLine="0"/>
              <w:jc w:val="left"/>
              <w:rPr>
                <w:rFonts w:eastAsia="Times New Roman"/>
                <w:sz w:val="20"/>
                <w:szCs w:val="20"/>
                <w:lang w:eastAsia="en-GB"/>
              </w:rPr>
            </w:pPr>
          </w:p>
        </w:tc>
        <w:tc>
          <w:tcPr>
            <w:tcW w:w="2411" w:type="dxa"/>
          </w:tcPr>
          <w:p w14:paraId="629758A5" w14:textId="77777777" w:rsidR="00F34F29" w:rsidRPr="00A924B9" w:rsidRDefault="00F34F29" w:rsidP="00D63953">
            <w:pPr>
              <w:ind w:left="154" w:firstLine="0"/>
              <w:rPr>
                <w:rFonts w:eastAsia="Times New Roman"/>
                <w:sz w:val="20"/>
                <w:szCs w:val="20"/>
                <w:lang w:eastAsia="en-GB"/>
              </w:rPr>
            </w:pPr>
          </w:p>
        </w:tc>
      </w:tr>
      <w:tr w:rsidR="002D4E4D" w:rsidRPr="00A924B9" w14:paraId="522FF333" w14:textId="77777777" w:rsidTr="002D4E4D">
        <w:trPr>
          <w:trHeight w:val="262"/>
        </w:trPr>
        <w:tc>
          <w:tcPr>
            <w:tcW w:w="6916" w:type="dxa"/>
          </w:tcPr>
          <w:p w14:paraId="6A245ACF" w14:textId="77777777" w:rsidR="002D4E4D" w:rsidRPr="00A924B9" w:rsidRDefault="002D4E4D" w:rsidP="00D63953">
            <w:pPr>
              <w:widowControl/>
              <w:ind w:left="246" w:firstLine="0"/>
              <w:rPr>
                <w:rFonts w:eastAsia="Calibri"/>
                <w:sz w:val="20"/>
                <w:szCs w:val="20"/>
                <w:lang w:val="en-GB"/>
              </w:rPr>
            </w:pPr>
            <w:r w:rsidRPr="00A924B9">
              <w:rPr>
                <w:rFonts w:eastAsia="Calibri"/>
                <w:sz w:val="20"/>
                <w:szCs w:val="20"/>
                <w:lang w:val="en-GB"/>
              </w:rPr>
              <w:t>Cumulative DDDs, median (IQR)</w:t>
            </w:r>
          </w:p>
        </w:tc>
        <w:tc>
          <w:tcPr>
            <w:tcW w:w="2411" w:type="dxa"/>
          </w:tcPr>
          <w:p w14:paraId="518D8D5D" w14:textId="3F35122E" w:rsidR="002D4E4D" w:rsidRPr="00A924B9" w:rsidRDefault="002D4E4D" w:rsidP="00D63953">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3E74FF67" w14:textId="77777777" w:rsidR="002D4E4D" w:rsidRPr="00A924B9" w:rsidRDefault="002D4E4D" w:rsidP="00D63953">
            <w:pPr>
              <w:ind w:left="154" w:firstLine="0"/>
              <w:rPr>
                <w:rFonts w:eastAsia="Times New Roman"/>
                <w:sz w:val="20"/>
                <w:szCs w:val="20"/>
                <w:lang w:val="en-GB" w:eastAsia="en-GB"/>
              </w:rPr>
            </w:pPr>
          </w:p>
        </w:tc>
      </w:tr>
      <w:tr w:rsidR="002D4E4D" w:rsidRPr="00A924B9" w14:paraId="21DDD1BF" w14:textId="77777777" w:rsidTr="002D4E4D">
        <w:trPr>
          <w:trHeight w:val="262"/>
        </w:trPr>
        <w:tc>
          <w:tcPr>
            <w:tcW w:w="6916" w:type="dxa"/>
          </w:tcPr>
          <w:p w14:paraId="1491D002" w14:textId="77777777" w:rsidR="002D4E4D" w:rsidRPr="00A924B9" w:rsidRDefault="002D4E4D" w:rsidP="005A6587">
            <w:pPr>
              <w:widowControl/>
              <w:ind w:left="246" w:firstLine="0"/>
              <w:rPr>
                <w:rFonts w:eastAsia="Calibri"/>
                <w:sz w:val="20"/>
                <w:szCs w:val="20"/>
                <w:lang w:val="en-GB"/>
              </w:rPr>
            </w:pPr>
            <w:r w:rsidRPr="00A924B9">
              <w:rPr>
                <w:rFonts w:eastAsia="Calibri"/>
                <w:sz w:val="20"/>
                <w:szCs w:val="20"/>
                <w:lang w:val="en-GB"/>
              </w:rPr>
              <w:t>Prescriptions filled,  median (IQR)</w:t>
            </w:r>
          </w:p>
        </w:tc>
        <w:tc>
          <w:tcPr>
            <w:tcW w:w="2411" w:type="dxa"/>
          </w:tcPr>
          <w:p w14:paraId="5D2FA627" w14:textId="5E8EF0F5" w:rsidR="002D4E4D" w:rsidRPr="00A924B9" w:rsidRDefault="002D4E4D" w:rsidP="005A6587">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2411" w:type="dxa"/>
          </w:tcPr>
          <w:p w14:paraId="0806033C" w14:textId="77777777" w:rsidR="002D4E4D" w:rsidRPr="00A924B9" w:rsidRDefault="002D4E4D" w:rsidP="005A6587">
            <w:pPr>
              <w:ind w:left="154" w:firstLine="0"/>
              <w:rPr>
                <w:rFonts w:eastAsia="Times New Roman"/>
                <w:sz w:val="20"/>
                <w:szCs w:val="20"/>
                <w:lang w:val="en-GB" w:eastAsia="en-GB"/>
              </w:rPr>
            </w:pPr>
          </w:p>
        </w:tc>
      </w:tr>
    </w:tbl>
    <w:p w14:paraId="68E2FB9A" w14:textId="77777777" w:rsidR="00D63953" w:rsidRPr="00A924B9" w:rsidRDefault="00D63953" w:rsidP="00896573">
      <w:pPr>
        <w:spacing w:line="276" w:lineRule="auto"/>
        <w:ind w:left="0"/>
      </w:pPr>
    </w:p>
    <w:p w14:paraId="583F35D7" w14:textId="77777777" w:rsidR="002D4E4D" w:rsidRDefault="002D4E4D" w:rsidP="00D63953">
      <w:pPr>
        <w:spacing w:line="276" w:lineRule="auto"/>
        <w:ind w:left="0" w:firstLine="0"/>
      </w:pPr>
    </w:p>
    <w:p w14:paraId="2CF25F7F" w14:textId="77777777" w:rsidR="002D4E4D" w:rsidRDefault="002D4E4D" w:rsidP="00D63953">
      <w:pPr>
        <w:spacing w:line="276" w:lineRule="auto"/>
        <w:ind w:left="0" w:firstLine="0"/>
      </w:pPr>
    </w:p>
    <w:p w14:paraId="6300EE01" w14:textId="77777777" w:rsidR="002D4E4D" w:rsidRDefault="002D4E4D" w:rsidP="00D63953">
      <w:pPr>
        <w:spacing w:line="276" w:lineRule="auto"/>
        <w:ind w:left="0" w:firstLine="0"/>
      </w:pPr>
    </w:p>
    <w:p w14:paraId="2D2FE14D" w14:textId="77777777" w:rsidR="002D4E4D" w:rsidRDefault="002D4E4D" w:rsidP="00D63953">
      <w:pPr>
        <w:spacing w:line="276" w:lineRule="auto"/>
        <w:ind w:left="0" w:firstLine="0"/>
      </w:pPr>
    </w:p>
    <w:p w14:paraId="779A079F" w14:textId="77777777" w:rsidR="002D4E4D" w:rsidRDefault="002D4E4D" w:rsidP="00D63953">
      <w:pPr>
        <w:spacing w:line="276" w:lineRule="auto"/>
        <w:ind w:left="0" w:firstLine="0"/>
      </w:pPr>
    </w:p>
    <w:p w14:paraId="39C9F991" w14:textId="77777777" w:rsidR="002D4E4D" w:rsidRDefault="002D4E4D" w:rsidP="00D63953">
      <w:pPr>
        <w:spacing w:line="276" w:lineRule="auto"/>
        <w:ind w:left="0" w:firstLine="0"/>
      </w:pPr>
    </w:p>
    <w:p w14:paraId="3479E1A8" w14:textId="77777777" w:rsidR="002D4E4D" w:rsidRDefault="002D4E4D" w:rsidP="00D63953">
      <w:pPr>
        <w:spacing w:line="276" w:lineRule="auto"/>
        <w:ind w:left="0" w:firstLine="0"/>
      </w:pPr>
    </w:p>
    <w:p w14:paraId="3F20CBA9" w14:textId="77777777" w:rsidR="002D4E4D" w:rsidRDefault="002D4E4D" w:rsidP="00D63953">
      <w:pPr>
        <w:spacing w:line="276" w:lineRule="auto"/>
        <w:ind w:left="0" w:firstLine="0"/>
      </w:pPr>
    </w:p>
    <w:p w14:paraId="19F8D922" w14:textId="77777777" w:rsidR="002D4E4D" w:rsidRDefault="002D4E4D" w:rsidP="00D63953">
      <w:pPr>
        <w:spacing w:line="276" w:lineRule="auto"/>
        <w:ind w:left="0" w:firstLine="0"/>
      </w:pPr>
    </w:p>
    <w:p w14:paraId="10E5D513" w14:textId="77777777" w:rsidR="002D4E4D" w:rsidRDefault="002D4E4D" w:rsidP="00D63953">
      <w:pPr>
        <w:spacing w:line="276" w:lineRule="auto"/>
        <w:ind w:left="0" w:firstLine="0"/>
      </w:pPr>
    </w:p>
    <w:p w14:paraId="3BB66FFD" w14:textId="77777777" w:rsidR="002D4E4D" w:rsidRDefault="002D4E4D" w:rsidP="00D63953">
      <w:pPr>
        <w:spacing w:line="276" w:lineRule="auto"/>
        <w:ind w:left="0" w:firstLine="0"/>
      </w:pPr>
    </w:p>
    <w:p w14:paraId="5DCD2328" w14:textId="77777777" w:rsidR="002D4E4D" w:rsidRDefault="002D4E4D" w:rsidP="00D63953">
      <w:pPr>
        <w:spacing w:line="276" w:lineRule="auto"/>
        <w:ind w:left="0" w:firstLine="0"/>
      </w:pPr>
    </w:p>
    <w:p w14:paraId="244F6662" w14:textId="77777777" w:rsidR="002D4E4D" w:rsidRDefault="002D4E4D" w:rsidP="00D63953">
      <w:pPr>
        <w:spacing w:line="276" w:lineRule="auto"/>
        <w:ind w:left="0" w:firstLine="0"/>
      </w:pPr>
    </w:p>
    <w:p w14:paraId="2C6E0481" w14:textId="77777777" w:rsidR="00F34F29" w:rsidRDefault="00F34F29" w:rsidP="00D63953">
      <w:pPr>
        <w:spacing w:line="276" w:lineRule="auto"/>
        <w:ind w:left="0" w:firstLine="0"/>
      </w:pPr>
    </w:p>
    <w:p w14:paraId="53832AC0" w14:textId="77777777" w:rsidR="00F34F29" w:rsidRDefault="00F34F29" w:rsidP="00D63953">
      <w:pPr>
        <w:spacing w:line="276" w:lineRule="auto"/>
        <w:ind w:left="0" w:firstLine="0"/>
      </w:pPr>
    </w:p>
    <w:p w14:paraId="41DADAD5" w14:textId="77777777" w:rsidR="00F34F29" w:rsidRDefault="00F34F29" w:rsidP="00D63953">
      <w:pPr>
        <w:spacing w:line="276" w:lineRule="auto"/>
        <w:ind w:left="0" w:firstLine="0"/>
      </w:pPr>
    </w:p>
    <w:p w14:paraId="59674749" w14:textId="71572002" w:rsidR="00F34F29" w:rsidRPr="00F34F29" w:rsidRDefault="00D63953" w:rsidP="006745B9">
      <w:pPr>
        <w:spacing w:line="276" w:lineRule="auto"/>
        <w:ind w:left="0" w:firstLine="0"/>
        <w:sectPr w:rsidR="00F34F29" w:rsidRPr="00F34F29" w:rsidSect="00D63953">
          <w:pgSz w:w="16838" w:h="11906" w:orient="landscape" w:code="9"/>
          <w:pgMar w:top="1440" w:right="1440" w:bottom="1440" w:left="1440" w:header="706" w:footer="706" w:gutter="0"/>
          <w:cols w:space="708"/>
          <w:docGrid w:linePitch="360"/>
        </w:sectPr>
      </w:pPr>
      <w:r w:rsidRPr="00804445">
        <w:t xml:space="preserve">*Defined as &gt; 15 DDDs dispensed </w:t>
      </w:r>
      <w:r w:rsidR="00DA4140" w:rsidRPr="00804445">
        <w:t xml:space="preserve">in any single </w:t>
      </w:r>
      <w:r w:rsidRPr="00804445">
        <w:t>month</w:t>
      </w:r>
      <w:r w:rsidR="002D4E4D">
        <w:t xml:space="preserve"> of 30 days</w:t>
      </w:r>
      <w:r w:rsidRPr="00804445">
        <w:t>.</w:t>
      </w:r>
      <w:r w:rsidR="00F34F29">
        <w:t xml:space="preserve"> **Defined  as &gt;  15 dispensed dosage units in any single month of 30 days.</w:t>
      </w:r>
    </w:p>
    <w:p w14:paraId="68192548" w14:textId="4E00B4F4" w:rsidR="006745B9" w:rsidRPr="00A924B9" w:rsidRDefault="006745B9" w:rsidP="006745B9">
      <w:pPr>
        <w:spacing w:line="276" w:lineRule="auto"/>
        <w:ind w:left="0" w:firstLine="0"/>
        <w:rPr>
          <w:rFonts w:eastAsia="Times New Roman"/>
          <w:szCs w:val="20"/>
          <w:lang w:eastAsia="en-GB"/>
        </w:rPr>
      </w:pPr>
      <w:r w:rsidRPr="00A924B9">
        <w:rPr>
          <w:rFonts w:eastAsia="Times New Roman"/>
          <w:b/>
          <w:szCs w:val="20"/>
          <w:lang w:eastAsia="en-GB"/>
        </w:rPr>
        <w:lastRenderedPageBreak/>
        <w:t xml:space="preserve">Table shell </w:t>
      </w:r>
      <w:r>
        <w:rPr>
          <w:rFonts w:eastAsia="Times New Roman"/>
          <w:b/>
          <w:szCs w:val="20"/>
          <w:lang w:eastAsia="en-GB"/>
        </w:rPr>
        <w:t>10</w:t>
      </w:r>
      <w:r w:rsidRPr="00A924B9">
        <w:rPr>
          <w:rFonts w:eastAsia="Times New Roman"/>
          <w:szCs w:val="20"/>
          <w:lang w:eastAsia="en-GB"/>
        </w:rPr>
        <w:t xml:space="preserve">. Baseline characteristics </w:t>
      </w:r>
      <w:r>
        <w:rPr>
          <w:rFonts w:eastAsia="Times New Roman"/>
          <w:szCs w:val="20"/>
          <w:lang w:eastAsia="en-GB"/>
        </w:rPr>
        <w:t xml:space="preserve">according to extended </w:t>
      </w:r>
      <w:r w:rsidR="000C25BE">
        <w:rPr>
          <w:rFonts w:eastAsia="Times New Roman"/>
          <w:szCs w:val="20"/>
          <w:lang w:eastAsia="en-GB"/>
        </w:rPr>
        <w:t>prescribed/dispensed</w:t>
      </w:r>
      <w:r>
        <w:rPr>
          <w:rFonts w:eastAsia="Times New Roman"/>
          <w:szCs w:val="20"/>
          <w:lang w:eastAsia="en-GB"/>
        </w:rPr>
        <w:t xml:space="preserve"> </w:t>
      </w:r>
      <w:r w:rsidR="000C25BE">
        <w:rPr>
          <w:rFonts w:eastAsia="Times New Roman"/>
          <w:szCs w:val="20"/>
          <w:lang w:eastAsia="en-GB"/>
        </w:rPr>
        <w:t xml:space="preserve">triptans </w:t>
      </w:r>
      <w:r w:rsidR="00483FF6">
        <w:rPr>
          <w:rFonts w:eastAsia="Times New Roman"/>
          <w:szCs w:val="20"/>
          <w:lang w:eastAsia="en-GB"/>
        </w:rPr>
        <w:t xml:space="preserve">in any month, </w:t>
      </w:r>
      <w:r w:rsidRPr="00A924B9">
        <w:rPr>
          <w:rFonts w:eastAsia="Times New Roman"/>
          <w:szCs w:val="20"/>
          <w:lang w:eastAsia="en-GB"/>
        </w:rPr>
        <w:t xml:space="preserve">during </w:t>
      </w:r>
      <w:r w:rsidR="00483FF6">
        <w:rPr>
          <w:rFonts w:eastAsia="Times New Roman"/>
          <w:szCs w:val="20"/>
          <w:lang w:eastAsia="en-GB"/>
        </w:rPr>
        <w:t xml:space="preserve">the </w:t>
      </w:r>
      <w:r w:rsidRPr="00A924B9">
        <w:rPr>
          <w:rFonts w:eastAsia="Times New Roman"/>
          <w:szCs w:val="20"/>
          <w:lang w:eastAsia="en-GB"/>
        </w:rPr>
        <w:t xml:space="preserve">pregnancy </w:t>
      </w:r>
      <w:r w:rsidR="00483FF6">
        <w:rPr>
          <w:rFonts w:eastAsia="Times New Roman"/>
          <w:szCs w:val="20"/>
          <w:lang w:eastAsia="en-GB"/>
        </w:rPr>
        <w:t xml:space="preserve">period </w:t>
      </w:r>
      <w:r w:rsidRPr="00A924B9">
        <w:rPr>
          <w:rFonts w:eastAsia="Times New Roman"/>
          <w:szCs w:val="20"/>
          <w:lang w:eastAsia="en-GB"/>
        </w:rPr>
        <w:t xml:space="preserve">(N=xxx) </w:t>
      </w:r>
    </w:p>
    <w:tbl>
      <w:tblPr>
        <w:tblStyle w:val="TableGrid"/>
        <w:tblW w:w="9175" w:type="dxa"/>
        <w:tblLook w:val="04A0" w:firstRow="1" w:lastRow="0" w:firstColumn="1" w:lastColumn="0" w:noHBand="0" w:noVBand="1"/>
      </w:tblPr>
      <w:tblGrid>
        <w:gridCol w:w="4675"/>
        <w:gridCol w:w="2160"/>
        <w:gridCol w:w="2340"/>
      </w:tblGrid>
      <w:tr w:rsidR="000C25BE" w:rsidRPr="00A924B9" w14:paraId="4FFD0E2A" w14:textId="77777777" w:rsidTr="000C25BE">
        <w:trPr>
          <w:trHeight w:val="368"/>
          <w:tblHeader/>
        </w:trPr>
        <w:tc>
          <w:tcPr>
            <w:tcW w:w="4675" w:type="dxa"/>
            <w:shd w:val="clear" w:color="auto" w:fill="F2F2F2" w:themeFill="background1" w:themeFillShade="F2"/>
          </w:tcPr>
          <w:p w14:paraId="034B5349" w14:textId="77777777" w:rsidR="000C25BE" w:rsidRPr="00A924B9" w:rsidRDefault="000C25BE" w:rsidP="006745B9">
            <w:pPr>
              <w:ind w:left="0" w:firstLine="0"/>
              <w:rPr>
                <w:rFonts w:eastAsia="Times New Roman"/>
                <w:b/>
                <w:sz w:val="20"/>
                <w:szCs w:val="20"/>
                <w:lang w:eastAsia="en-GB"/>
              </w:rPr>
            </w:pPr>
          </w:p>
        </w:tc>
        <w:tc>
          <w:tcPr>
            <w:tcW w:w="4500" w:type="dxa"/>
            <w:gridSpan w:val="2"/>
            <w:shd w:val="clear" w:color="auto" w:fill="F2F2F2" w:themeFill="background1" w:themeFillShade="F2"/>
          </w:tcPr>
          <w:p w14:paraId="14CDE5A8" w14:textId="63917DB3" w:rsidR="000C25BE" w:rsidRDefault="000C25BE" w:rsidP="000C25BE">
            <w:pPr>
              <w:ind w:left="0" w:firstLine="0"/>
              <w:jc w:val="center"/>
              <w:rPr>
                <w:rFonts w:eastAsia="Times New Roman"/>
                <w:b/>
                <w:sz w:val="20"/>
                <w:szCs w:val="20"/>
                <w:lang w:eastAsia="en-GB"/>
              </w:rPr>
            </w:pPr>
            <w:r>
              <w:rPr>
                <w:rFonts w:eastAsia="Times New Roman"/>
                <w:b/>
                <w:sz w:val="20"/>
                <w:szCs w:val="20"/>
                <w:lang w:eastAsia="en-GB"/>
              </w:rPr>
              <w:t xml:space="preserve">Triptan-exposed </w:t>
            </w:r>
            <w:r w:rsidRPr="00A924B9">
              <w:rPr>
                <w:rFonts w:eastAsia="Times New Roman"/>
                <w:b/>
                <w:sz w:val="20"/>
                <w:szCs w:val="20"/>
                <w:lang w:eastAsia="en-GB"/>
              </w:rPr>
              <w:t>during pregnancy</w:t>
            </w:r>
          </w:p>
        </w:tc>
      </w:tr>
      <w:tr w:rsidR="000C25BE" w:rsidRPr="00A924B9" w14:paraId="6919811C" w14:textId="77777777" w:rsidTr="000C25BE">
        <w:trPr>
          <w:trHeight w:val="557"/>
          <w:tblHeader/>
        </w:trPr>
        <w:tc>
          <w:tcPr>
            <w:tcW w:w="4675" w:type="dxa"/>
            <w:shd w:val="clear" w:color="auto" w:fill="F2F2F2" w:themeFill="background1" w:themeFillShade="F2"/>
          </w:tcPr>
          <w:p w14:paraId="27B81DC4" w14:textId="77777777" w:rsidR="000C25BE" w:rsidRPr="00A924B9" w:rsidRDefault="000C25BE" w:rsidP="006745B9">
            <w:pPr>
              <w:ind w:left="0" w:firstLine="0"/>
              <w:rPr>
                <w:rFonts w:eastAsia="Times New Roman"/>
                <w:b/>
                <w:sz w:val="20"/>
                <w:szCs w:val="20"/>
                <w:lang w:eastAsia="en-GB"/>
              </w:rPr>
            </w:pPr>
            <w:r w:rsidRPr="00A924B9">
              <w:rPr>
                <w:rFonts w:eastAsia="Times New Roman"/>
                <w:b/>
                <w:sz w:val="20"/>
                <w:szCs w:val="20"/>
                <w:lang w:eastAsia="en-GB"/>
              </w:rPr>
              <w:t>Baseline maternal characteristics</w:t>
            </w:r>
          </w:p>
        </w:tc>
        <w:tc>
          <w:tcPr>
            <w:tcW w:w="2160" w:type="dxa"/>
            <w:shd w:val="clear" w:color="auto" w:fill="F2F2F2" w:themeFill="background1" w:themeFillShade="F2"/>
          </w:tcPr>
          <w:p w14:paraId="5D5A9D2D" w14:textId="0D4C2B64" w:rsidR="000C25BE" w:rsidRPr="00A924B9" w:rsidRDefault="000C25BE" w:rsidP="006745B9">
            <w:pPr>
              <w:ind w:left="0" w:firstLine="0"/>
              <w:jc w:val="right"/>
              <w:rPr>
                <w:rFonts w:eastAsia="Times New Roman"/>
                <w:b/>
                <w:sz w:val="20"/>
                <w:szCs w:val="20"/>
                <w:lang w:eastAsia="en-GB"/>
              </w:rPr>
            </w:pPr>
            <w:r>
              <w:rPr>
                <w:rFonts w:eastAsia="Times New Roman"/>
                <w:b/>
                <w:sz w:val="20"/>
                <w:szCs w:val="20"/>
                <w:lang w:eastAsia="en-GB"/>
              </w:rPr>
              <w:t>Triptan extended use during pregnancy</w:t>
            </w:r>
          </w:p>
        </w:tc>
        <w:tc>
          <w:tcPr>
            <w:tcW w:w="2340" w:type="dxa"/>
            <w:shd w:val="clear" w:color="auto" w:fill="F2F2F2" w:themeFill="background1" w:themeFillShade="F2"/>
          </w:tcPr>
          <w:p w14:paraId="784CB14B" w14:textId="525342CE" w:rsidR="000C25BE" w:rsidRPr="00A924B9" w:rsidRDefault="000C25BE" w:rsidP="006745B9">
            <w:pPr>
              <w:ind w:left="0" w:firstLine="0"/>
              <w:jc w:val="right"/>
              <w:rPr>
                <w:rFonts w:eastAsia="Times New Roman"/>
                <w:b/>
                <w:sz w:val="20"/>
                <w:szCs w:val="20"/>
                <w:lang w:eastAsia="en-GB"/>
              </w:rPr>
            </w:pPr>
            <w:r>
              <w:rPr>
                <w:rFonts w:eastAsia="Times New Roman"/>
                <w:b/>
                <w:sz w:val="20"/>
                <w:szCs w:val="20"/>
                <w:lang w:eastAsia="en-GB"/>
              </w:rPr>
              <w:t>No triptan extended use during pregnancy</w:t>
            </w:r>
          </w:p>
        </w:tc>
      </w:tr>
      <w:tr w:rsidR="000C25BE" w:rsidRPr="00A924B9" w14:paraId="18D74722" w14:textId="77777777" w:rsidTr="000C25BE">
        <w:trPr>
          <w:trHeight w:val="245"/>
          <w:tblHeader/>
        </w:trPr>
        <w:tc>
          <w:tcPr>
            <w:tcW w:w="4675" w:type="dxa"/>
            <w:shd w:val="clear" w:color="auto" w:fill="F2F2F2" w:themeFill="background1" w:themeFillShade="F2"/>
          </w:tcPr>
          <w:p w14:paraId="127AEF9C" w14:textId="77777777" w:rsidR="000C25BE" w:rsidRPr="00A924B9" w:rsidRDefault="000C25BE" w:rsidP="006745B9">
            <w:pPr>
              <w:ind w:left="0" w:firstLine="0"/>
              <w:rPr>
                <w:rFonts w:eastAsia="Times New Roman"/>
                <w:sz w:val="20"/>
                <w:szCs w:val="20"/>
                <w:lang w:eastAsia="en-GB"/>
              </w:rPr>
            </w:pPr>
          </w:p>
        </w:tc>
        <w:tc>
          <w:tcPr>
            <w:tcW w:w="2160" w:type="dxa"/>
            <w:shd w:val="clear" w:color="auto" w:fill="F2F2F2" w:themeFill="background1" w:themeFillShade="F2"/>
          </w:tcPr>
          <w:p w14:paraId="1146DE62" w14:textId="77777777" w:rsidR="000C25BE" w:rsidRPr="00A924B9" w:rsidRDefault="000C25BE" w:rsidP="006745B9">
            <w:pPr>
              <w:ind w:left="0" w:firstLine="0"/>
              <w:jc w:val="right"/>
              <w:rPr>
                <w:rFonts w:eastAsia="Times New Roman"/>
                <w:sz w:val="20"/>
                <w:szCs w:val="20"/>
                <w:lang w:eastAsia="en-GB"/>
              </w:rPr>
            </w:pPr>
            <w:r w:rsidRPr="00A924B9">
              <w:rPr>
                <w:rFonts w:eastAsia="Times New Roman"/>
                <w:sz w:val="20"/>
                <w:szCs w:val="20"/>
                <w:lang w:eastAsia="en-GB"/>
              </w:rPr>
              <w:t>N=</w:t>
            </w:r>
          </w:p>
        </w:tc>
        <w:tc>
          <w:tcPr>
            <w:tcW w:w="2340" w:type="dxa"/>
            <w:shd w:val="clear" w:color="auto" w:fill="F2F2F2" w:themeFill="background1" w:themeFillShade="F2"/>
          </w:tcPr>
          <w:p w14:paraId="66CE1D9B" w14:textId="77777777" w:rsidR="000C25BE" w:rsidRPr="00A924B9" w:rsidRDefault="000C25BE" w:rsidP="006745B9">
            <w:pPr>
              <w:ind w:left="0" w:firstLine="0"/>
              <w:jc w:val="right"/>
              <w:rPr>
                <w:rFonts w:eastAsia="Times New Roman"/>
                <w:sz w:val="20"/>
                <w:szCs w:val="20"/>
                <w:lang w:eastAsia="en-GB"/>
              </w:rPr>
            </w:pPr>
            <w:r w:rsidRPr="00A924B9">
              <w:rPr>
                <w:rFonts w:eastAsia="Times New Roman"/>
                <w:sz w:val="20"/>
                <w:szCs w:val="20"/>
                <w:lang w:eastAsia="en-GB"/>
              </w:rPr>
              <w:t>N=</w:t>
            </w:r>
          </w:p>
        </w:tc>
      </w:tr>
      <w:tr w:rsidR="000C25BE" w:rsidRPr="00A924B9" w14:paraId="370D053A" w14:textId="77777777" w:rsidTr="000C25BE">
        <w:trPr>
          <w:trHeight w:val="252"/>
          <w:tblHeader/>
        </w:trPr>
        <w:tc>
          <w:tcPr>
            <w:tcW w:w="4675" w:type="dxa"/>
            <w:shd w:val="clear" w:color="auto" w:fill="F2F2F2" w:themeFill="background1" w:themeFillShade="F2"/>
          </w:tcPr>
          <w:p w14:paraId="15D0A8E3" w14:textId="77777777" w:rsidR="000C25BE" w:rsidRPr="00A924B9" w:rsidRDefault="000C25BE" w:rsidP="006745B9">
            <w:pPr>
              <w:ind w:left="0" w:firstLine="0"/>
              <w:rPr>
                <w:rFonts w:eastAsia="Times New Roman"/>
                <w:i/>
                <w:sz w:val="20"/>
                <w:szCs w:val="20"/>
                <w:lang w:eastAsia="en-GB"/>
              </w:rPr>
            </w:pPr>
          </w:p>
        </w:tc>
        <w:tc>
          <w:tcPr>
            <w:tcW w:w="2160" w:type="dxa"/>
            <w:shd w:val="clear" w:color="auto" w:fill="F2F2F2" w:themeFill="background1" w:themeFillShade="F2"/>
          </w:tcPr>
          <w:p w14:paraId="00EBD586" w14:textId="77777777" w:rsidR="000C25BE" w:rsidRPr="00A924B9" w:rsidRDefault="000C25BE" w:rsidP="006745B9">
            <w:pPr>
              <w:ind w:left="0" w:firstLine="0"/>
              <w:jc w:val="right"/>
              <w:rPr>
                <w:rFonts w:eastAsia="Times New Roman"/>
                <w:sz w:val="20"/>
                <w:szCs w:val="20"/>
                <w:lang w:eastAsia="en-GB"/>
              </w:rPr>
            </w:pPr>
            <w:r w:rsidRPr="00A924B9">
              <w:rPr>
                <w:rFonts w:eastAsia="Times New Roman"/>
                <w:sz w:val="20"/>
                <w:szCs w:val="20"/>
                <w:lang w:eastAsia="en-GB"/>
              </w:rPr>
              <w:t>n (%)</w:t>
            </w:r>
          </w:p>
        </w:tc>
        <w:tc>
          <w:tcPr>
            <w:tcW w:w="2340" w:type="dxa"/>
            <w:shd w:val="clear" w:color="auto" w:fill="F2F2F2" w:themeFill="background1" w:themeFillShade="F2"/>
          </w:tcPr>
          <w:p w14:paraId="726B2CF9" w14:textId="77777777" w:rsidR="000C25BE" w:rsidRPr="00A924B9" w:rsidRDefault="000C25BE" w:rsidP="006745B9">
            <w:pPr>
              <w:ind w:left="0" w:firstLine="0"/>
              <w:jc w:val="right"/>
              <w:rPr>
                <w:rFonts w:eastAsia="Times New Roman"/>
                <w:sz w:val="20"/>
                <w:szCs w:val="20"/>
                <w:lang w:eastAsia="en-GB"/>
              </w:rPr>
            </w:pPr>
            <w:r w:rsidRPr="00A924B9">
              <w:rPr>
                <w:rFonts w:eastAsia="Times New Roman"/>
                <w:sz w:val="20"/>
                <w:szCs w:val="20"/>
                <w:lang w:eastAsia="en-GB"/>
              </w:rPr>
              <w:t>n (%)</w:t>
            </w:r>
          </w:p>
        </w:tc>
      </w:tr>
      <w:tr w:rsidR="000C25BE" w:rsidRPr="00A924B9" w14:paraId="0E7BFF01" w14:textId="77777777" w:rsidTr="000C25BE">
        <w:trPr>
          <w:trHeight w:val="252"/>
        </w:trPr>
        <w:tc>
          <w:tcPr>
            <w:tcW w:w="4675" w:type="dxa"/>
          </w:tcPr>
          <w:p w14:paraId="098E52B2" w14:textId="3D246451" w:rsidR="000C25BE" w:rsidRPr="00A924B9" w:rsidRDefault="00CD723A" w:rsidP="00CD723A">
            <w:pPr>
              <w:ind w:left="0" w:firstLine="0"/>
              <w:rPr>
                <w:rFonts w:eastAsia="Times New Roman"/>
                <w:sz w:val="20"/>
                <w:szCs w:val="20"/>
                <w:lang w:eastAsia="en-GB"/>
              </w:rPr>
            </w:pPr>
            <w:r>
              <w:rPr>
                <w:sz w:val="20"/>
                <w:szCs w:val="20"/>
              </w:rPr>
              <w:t>Calendar year of LMP</w:t>
            </w:r>
            <w:r w:rsidR="00C272C9">
              <w:rPr>
                <w:sz w:val="20"/>
                <w:szCs w:val="20"/>
              </w:rPr>
              <w:t xml:space="preserve"> </w:t>
            </w:r>
          </w:p>
        </w:tc>
        <w:tc>
          <w:tcPr>
            <w:tcW w:w="2160" w:type="dxa"/>
          </w:tcPr>
          <w:p w14:paraId="34073B39" w14:textId="77777777" w:rsidR="000C25BE" w:rsidRPr="00A924B9" w:rsidRDefault="000C25BE" w:rsidP="006745B9">
            <w:pPr>
              <w:ind w:left="0" w:firstLine="0"/>
              <w:rPr>
                <w:rFonts w:eastAsia="Times New Roman"/>
                <w:sz w:val="20"/>
                <w:szCs w:val="20"/>
                <w:lang w:eastAsia="en-GB"/>
              </w:rPr>
            </w:pPr>
          </w:p>
        </w:tc>
        <w:tc>
          <w:tcPr>
            <w:tcW w:w="2340" w:type="dxa"/>
          </w:tcPr>
          <w:p w14:paraId="1477DB44" w14:textId="77777777" w:rsidR="000C25BE" w:rsidRPr="00A924B9" w:rsidRDefault="000C25BE" w:rsidP="006745B9">
            <w:pPr>
              <w:ind w:left="0" w:firstLine="0"/>
              <w:rPr>
                <w:rFonts w:eastAsia="Times New Roman"/>
                <w:sz w:val="20"/>
                <w:szCs w:val="20"/>
                <w:lang w:eastAsia="en-GB"/>
              </w:rPr>
            </w:pPr>
          </w:p>
        </w:tc>
      </w:tr>
      <w:tr w:rsidR="000C25BE" w:rsidRPr="00A924B9" w14:paraId="18C48244" w14:textId="77777777" w:rsidTr="000C25BE">
        <w:trPr>
          <w:trHeight w:val="252"/>
        </w:trPr>
        <w:tc>
          <w:tcPr>
            <w:tcW w:w="4675" w:type="dxa"/>
          </w:tcPr>
          <w:p w14:paraId="45F288FA" w14:textId="77777777" w:rsidR="000C25BE" w:rsidRPr="00A924B9" w:rsidRDefault="000C25BE" w:rsidP="006745B9">
            <w:pPr>
              <w:ind w:left="246" w:firstLine="0"/>
              <w:rPr>
                <w:rFonts w:eastAsia="Times New Roman"/>
                <w:sz w:val="20"/>
                <w:szCs w:val="20"/>
                <w:lang w:eastAsia="en-GB"/>
              </w:rPr>
            </w:pPr>
            <w:r w:rsidRPr="00A924B9">
              <w:rPr>
                <w:rFonts w:eastAsia="Calibri"/>
                <w:sz w:val="20"/>
                <w:szCs w:val="20"/>
              </w:rPr>
              <w:t xml:space="preserve">2005-2009 </w:t>
            </w:r>
          </w:p>
        </w:tc>
        <w:tc>
          <w:tcPr>
            <w:tcW w:w="2160" w:type="dxa"/>
          </w:tcPr>
          <w:p w14:paraId="047DC0D5" w14:textId="77777777" w:rsidR="000C25BE" w:rsidRPr="00A924B9" w:rsidRDefault="000C25BE" w:rsidP="006745B9">
            <w:pPr>
              <w:ind w:left="0" w:firstLine="0"/>
              <w:rPr>
                <w:rFonts w:eastAsia="Times New Roman"/>
                <w:sz w:val="20"/>
                <w:szCs w:val="20"/>
                <w:lang w:eastAsia="en-GB"/>
              </w:rPr>
            </w:pPr>
          </w:p>
        </w:tc>
        <w:tc>
          <w:tcPr>
            <w:tcW w:w="2340" w:type="dxa"/>
          </w:tcPr>
          <w:p w14:paraId="675B4EF8" w14:textId="77777777" w:rsidR="000C25BE" w:rsidRPr="00A924B9" w:rsidRDefault="000C25BE" w:rsidP="006745B9">
            <w:pPr>
              <w:ind w:left="0" w:firstLine="0"/>
              <w:rPr>
                <w:rFonts w:eastAsia="Times New Roman"/>
                <w:sz w:val="20"/>
                <w:szCs w:val="20"/>
                <w:lang w:eastAsia="en-GB"/>
              </w:rPr>
            </w:pPr>
          </w:p>
        </w:tc>
      </w:tr>
      <w:tr w:rsidR="000C25BE" w:rsidRPr="00A924B9" w14:paraId="4BAA82E5" w14:textId="77777777" w:rsidTr="000C25BE">
        <w:trPr>
          <w:trHeight w:val="252"/>
        </w:trPr>
        <w:tc>
          <w:tcPr>
            <w:tcW w:w="4675" w:type="dxa"/>
          </w:tcPr>
          <w:p w14:paraId="45C631A9" w14:textId="77777777" w:rsidR="000C25BE" w:rsidRPr="00A924B9" w:rsidRDefault="000C25BE" w:rsidP="006745B9">
            <w:pPr>
              <w:ind w:left="246" w:firstLine="0"/>
              <w:rPr>
                <w:rFonts w:eastAsia="Times New Roman"/>
                <w:sz w:val="20"/>
                <w:szCs w:val="20"/>
                <w:lang w:eastAsia="en-GB"/>
              </w:rPr>
            </w:pPr>
            <w:r w:rsidRPr="00A924B9">
              <w:rPr>
                <w:rFonts w:eastAsia="Calibri"/>
                <w:sz w:val="20"/>
                <w:szCs w:val="20"/>
              </w:rPr>
              <w:t>2010-2014</w:t>
            </w:r>
          </w:p>
        </w:tc>
        <w:tc>
          <w:tcPr>
            <w:tcW w:w="2160" w:type="dxa"/>
          </w:tcPr>
          <w:p w14:paraId="5F6BFAC2" w14:textId="77777777" w:rsidR="000C25BE" w:rsidRPr="00A924B9" w:rsidRDefault="000C25BE" w:rsidP="006745B9">
            <w:pPr>
              <w:ind w:left="0" w:firstLine="0"/>
              <w:rPr>
                <w:rFonts w:eastAsia="Times New Roman"/>
                <w:sz w:val="20"/>
                <w:szCs w:val="20"/>
                <w:lang w:eastAsia="en-GB"/>
              </w:rPr>
            </w:pPr>
          </w:p>
        </w:tc>
        <w:tc>
          <w:tcPr>
            <w:tcW w:w="2340" w:type="dxa"/>
          </w:tcPr>
          <w:p w14:paraId="4C7FC090" w14:textId="77777777" w:rsidR="000C25BE" w:rsidRPr="00A924B9" w:rsidRDefault="000C25BE" w:rsidP="006745B9">
            <w:pPr>
              <w:ind w:left="0" w:firstLine="0"/>
              <w:rPr>
                <w:rFonts w:eastAsia="Times New Roman"/>
                <w:sz w:val="20"/>
                <w:szCs w:val="20"/>
                <w:lang w:eastAsia="en-GB"/>
              </w:rPr>
            </w:pPr>
          </w:p>
        </w:tc>
      </w:tr>
      <w:tr w:rsidR="000C25BE" w:rsidRPr="00A924B9" w14:paraId="77BBB977" w14:textId="77777777" w:rsidTr="000C25BE">
        <w:trPr>
          <w:trHeight w:val="245"/>
        </w:trPr>
        <w:tc>
          <w:tcPr>
            <w:tcW w:w="4675" w:type="dxa"/>
          </w:tcPr>
          <w:p w14:paraId="676C792F" w14:textId="77777777" w:rsidR="000C25BE" w:rsidRPr="00A924B9" w:rsidRDefault="000C25BE" w:rsidP="006745B9">
            <w:pPr>
              <w:ind w:left="246" w:firstLine="0"/>
              <w:rPr>
                <w:rFonts w:eastAsia="Times New Roman"/>
                <w:sz w:val="20"/>
                <w:szCs w:val="20"/>
                <w:lang w:eastAsia="en-GB"/>
              </w:rPr>
            </w:pPr>
            <w:r w:rsidRPr="00A924B9">
              <w:rPr>
                <w:rFonts w:eastAsia="Calibri"/>
                <w:sz w:val="20"/>
                <w:szCs w:val="20"/>
              </w:rPr>
              <w:t>2015-2019</w:t>
            </w:r>
          </w:p>
        </w:tc>
        <w:tc>
          <w:tcPr>
            <w:tcW w:w="2160" w:type="dxa"/>
          </w:tcPr>
          <w:p w14:paraId="4771F2CA" w14:textId="77777777" w:rsidR="000C25BE" w:rsidRPr="00A924B9" w:rsidRDefault="000C25BE" w:rsidP="006745B9">
            <w:pPr>
              <w:ind w:left="0" w:firstLine="0"/>
              <w:rPr>
                <w:rFonts w:eastAsia="Times New Roman"/>
                <w:sz w:val="20"/>
                <w:szCs w:val="20"/>
                <w:lang w:eastAsia="en-GB"/>
              </w:rPr>
            </w:pPr>
          </w:p>
        </w:tc>
        <w:tc>
          <w:tcPr>
            <w:tcW w:w="2340" w:type="dxa"/>
          </w:tcPr>
          <w:p w14:paraId="797C0CBE" w14:textId="77777777" w:rsidR="000C25BE" w:rsidRPr="00A924B9" w:rsidRDefault="000C25BE" w:rsidP="006745B9">
            <w:pPr>
              <w:ind w:left="0" w:firstLine="0"/>
              <w:rPr>
                <w:rFonts w:eastAsia="Times New Roman"/>
                <w:sz w:val="20"/>
                <w:szCs w:val="20"/>
                <w:lang w:eastAsia="en-GB"/>
              </w:rPr>
            </w:pPr>
          </w:p>
        </w:tc>
      </w:tr>
      <w:tr w:rsidR="000C25BE" w:rsidRPr="00A924B9" w14:paraId="5D7AF72B" w14:textId="77777777" w:rsidTr="000C25BE">
        <w:trPr>
          <w:trHeight w:val="252"/>
        </w:trPr>
        <w:tc>
          <w:tcPr>
            <w:tcW w:w="4675" w:type="dxa"/>
            <w:shd w:val="clear" w:color="auto" w:fill="auto"/>
            <w:vAlign w:val="center"/>
          </w:tcPr>
          <w:p w14:paraId="1495000B" w14:textId="328F76C4"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Maternal age at start of pregnancy</w:t>
            </w:r>
          </w:p>
        </w:tc>
        <w:tc>
          <w:tcPr>
            <w:tcW w:w="2160" w:type="dxa"/>
          </w:tcPr>
          <w:p w14:paraId="332F622A" w14:textId="77777777" w:rsidR="000C25BE" w:rsidRPr="00A924B9" w:rsidRDefault="000C25BE" w:rsidP="006745B9">
            <w:pPr>
              <w:ind w:left="0" w:firstLine="0"/>
              <w:rPr>
                <w:rFonts w:eastAsia="Times New Roman"/>
                <w:sz w:val="20"/>
                <w:szCs w:val="20"/>
                <w:lang w:eastAsia="en-GB"/>
              </w:rPr>
            </w:pPr>
          </w:p>
        </w:tc>
        <w:tc>
          <w:tcPr>
            <w:tcW w:w="2340" w:type="dxa"/>
          </w:tcPr>
          <w:p w14:paraId="3BD5B9A1" w14:textId="77777777" w:rsidR="000C25BE" w:rsidRPr="00A924B9" w:rsidRDefault="000C25BE" w:rsidP="006745B9">
            <w:pPr>
              <w:ind w:left="0" w:firstLine="0"/>
              <w:rPr>
                <w:rFonts w:eastAsia="Times New Roman"/>
                <w:sz w:val="20"/>
                <w:szCs w:val="20"/>
                <w:lang w:eastAsia="en-GB"/>
              </w:rPr>
            </w:pPr>
          </w:p>
        </w:tc>
      </w:tr>
      <w:tr w:rsidR="000C25BE" w:rsidRPr="00A924B9" w14:paraId="00D32CAE" w14:textId="77777777" w:rsidTr="000C25BE">
        <w:trPr>
          <w:trHeight w:val="252"/>
        </w:trPr>
        <w:tc>
          <w:tcPr>
            <w:tcW w:w="4675" w:type="dxa"/>
            <w:shd w:val="clear" w:color="auto" w:fill="auto"/>
            <w:vAlign w:val="center"/>
          </w:tcPr>
          <w:p w14:paraId="516926FA" w14:textId="77777777" w:rsidR="000C25BE" w:rsidRPr="00A924B9" w:rsidRDefault="000C25BE" w:rsidP="006745B9">
            <w:pPr>
              <w:ind w:left="246" w:firstLine="0"/>
              <w:rPr>
                <w:rFonts w:eastAsia="Calibri"/>
                <w:sz w:val="20"/>
                <w:szCs w:val="20"/>
              </w:rPr>
            </w:pPr>
            <w:r w:rsidRPr="00A924B9">
              <w:rPr>
                <w:rFonts w:eastAsia="Calibri"/>
                <w:sz w:val="20"/>
                <w:szCs w:val="20"/>
              </w:rPr>
              <w:t xml:space="preserve">15-24 </w:t>
            </w:r>
          </w:p>
        </w:tc>
        <w:tc>
          <w:tcPr>
            <w:tcW w:w="2160" w:type="dxa"/>
          </w:tcPr>
          <w:p w14:paraId="4A093669" w14:textId="77777777" w:rsidR="000C25BE" w:rsidRPr="00A924B9" w:rsidRDefault="000C25BE" w:rsidP="006745B9">
            <w:pPr>
              <w:ind w:left="0" w:firstLine="0"/>
              <w:rPr>
                <w:rFonts w:eastAsia="Times New Roman"/>
                <w:sz w:val="20"/>
                <w:szCs w:val="20"/>
                <w:lang w:eastAsia="en-GB"/>
              </w:rPr>
            </w:pPr>
          </w:p>
        </w:tc>
        <w:tc>
          <w:tcPr>
            <w:tcW w:w="2340" w:type="dxa"/>
          </w:tcPr>
          <w:p w14:paraId="5E794212" w14:textId="77777777" w:rsidR="000C25BE" w:rsidRPr="00A924B9" w:rsidRDefault="000C25BE" w:rsidP="006745B9">
            <w:pPr>
              <w:ind w:left="0" w:firstLine="0"/>
              <w:rPr>
                <w:rFonts w:eastAsia="Times New Roman"/>
                <w:sz w:val="20"/>
                <w:szCs w:val="20"/>
                <w:lang w:eastAsia="en-GB"/>
              </w:rPr>
            </w:pPr>
          </w:p>
        </w:tc>
      </w:tr>
      <w:tr w:rsidR="000C25BE" w:rsidRPr="00A924B9" w14:paraId="62BF6BE2" w14:textId="77777777" w:rsidTr="000C25BE">
        <w:trPr>
          <w:trHeight w:val="252"/>
        </w:trPr>
        <w:tc>
          <w:tcPr>
            <w:tcW w:w="4675" w:type="dxa"/>
            <w:shd w:val="clear" w:color="auto" w:fill="auto"/>
            <w:vAlign w:val="center"/>
          </w:tcPr>
          <w:p w14:paraId="4065B19A" w14:textId="77777777" w:rsidR="000C25BE" w:rsidRPr="00A924B9" w:rsidRDefault="000C25BE" w:rsidP="006745B9">
            <w:pPr>
              <w:ind w:left="246" w:firstLine="0"/>
              <w:rPr>
                <w:rFonts w:eastAsia="Calibri"/>
                <w:sz w:val="20"/>
                <w:szCs w:val="20"/>
              </w:rPr>
            </w:pPr>
            <w:r w:rsidRPr="00A924B9">
              <w:rPr>
                <w:rFonts w:eastAsia="Calibri"/>
                <w:sz w:val="20"/>
                <w:szCs w:val="20"/>
              </w:rPr>
              <w:t>25-39</w:t>
            </w:r>
          </w:p>
        </w:tc>
        <w:tc>
          <w:tcPr>
            <w:tcW w:w="2160" w:type="dxa"/>
          </w:tcPr>
          <w:p w14:paraId="185B4919" w14:textId="77777777" w:rsidR="000C25BE" w:rsidRPr="00A924B9" w:rsidRDefault="000C25BE" w:rsidP="006745B9">
            <w:pPr>
              <w:ind w:left="0" w:firstLine="0"/>
              <w:rPr>
                <w:rFonts w:eastAsia="Times New Roman"/>
                <w:sz w:val="20"/>
                <w:szCs w:val="20"/>
                <w:lang w:eastAsia="en-GB"/>
              </w:rPr>
            </w:pPr>
          </w:p>
        </w:tc>
        <w:tc>
          <w:tcPr>
            <w:tcW w:w="2340" w:type="dxa"/>
          </w:tcPr>
          <w:p w14:paraId="01101575" w14:textId="77777777" w:rsidR="000C25BE" w:rsidRPr="00A924B9" w:rsidRDefault="000C25BE" w:rsidP="006745B9">
            <w:pPr>
              <w:ind w:left="0" w:firstLine="0"/>
              <w:rPr>
                <w:rFonts w:eastAsia="Times New Roman"/>
                <w:sz w:val="20"/>
                <w:szCs w:val="20"/>
                <w:lang w:eastAsia="en-GB"/>
              </w:rPr>
            </w:pPr>
          </w:p>
        </w:tc>
      </w:tr>
      <w:tr w:rsidR="000C25BE" w:rsidRPr="00A924B9" w14:paraId="2D3F8692" w14:textId="77777777" w:rsidTr="000C25BE">
        <w:trPr>
          <w:trHeight w:val="252"/>
        </w:trPr>
        <w:tc>
          <w:tcPr>
            <w:tcW w:w="4675" w:type="dxa"/>
            <w:shd w:val="clear" w:color="auto" w:fill="auto"/>
            <w:vAlign w:val="center"/>
          </w:tcPr>
          <w:p w14:paraId="649AB955" w14:textId="258FB2FF" w:rsidR="000C25BE" w:rsidRPr="00A924B9" w:rsidRDefault="000C25BE" w:rsidP="00F152EA">
            <w:pPr>
              <w:ind w:left="246" w:firstLine="0"/>
              <w:rPr>
                <w:rFonts w:eastAsia="Calibri"/>
                <w:sz w:val="20"/>
                <w:szCs w:val="20"/>
              </w:rPr>
            </w:pPr>
            <w:r w:rsidRPr="00A924B9">
              <w:rPr>
                <w:rFonts w:eastAsia="Calibri"/>
                <w:sz w:val="20"/>
                <w:szCs w:val="20"/>
              </w:rPr>
              <w:t>40-</w:t>
            </w:r>
            <w:r w:rsidR="00F152EA">
              <w:rPr>
                <w:rFonts w:eastAsia="Calibri"/>
                <w:sz w:val="20"/>
                <w:szCs w:val="20"/>
              </w:rPr>
              <w:t>49</w:t>
            </w:r>
          </w:p>
        </w:tc>
        <w:tc>
          <w:tcPr>
            <w:tcW w:w="2160" w:type="dxa"/>
          </w:tcPr>
          <w:p w14:paraId="1EC4D1DD" w14:textId="77777777" w:rsidR="000C25BE" w:rsidRPr="00A924B9" w:rsidRDefault="000C25BE" w:rsidP="006745B9">
            <w:pPr>
              <w:ind w:left="0" w:firstLine="0"/>
              <w:rPr>
                <w:rFonts w:eastAsia="Times New Roman"/>
                <w:sz w:val="20"/>
                <w:szCs w:val="20"/>
                <w:lang w:eastAsia="en-GB"/>
              </w:rPr>
            </w:pPr>
          </w:p>
        </w:tc>
        <w:tc>
          <w:tcPr>
            <w:tcW w:w="2340" w:type="dxa"/>
          </w:tcPr>
          <w:p w14:paraId="7FB3D8E8" w14:textId="77777777" w:rsidR="000C25BE" w:rsidRPr="00A924B9" w:rsidRDefault="000C25BE" w:rsidP="006745B9">
            <w:pPr>
              <w:ind w:left="0" w:firstLine="0"/>
              <w:rPr>
                <w:rFonts w:eastAsia="Times New Roman"/>
                <w:sz w:val="20"/>
                <w:szCs w:val="20"/>
                <w:lang w:eastAsia="en-GB"/>
              </w:rPr>
            </w:pPr>
          </w:p>
        </w:tc>
      </w:tr>
      <w:tr w:rsidR="000C25BE" w:rsidRPr="00A924B9" w14:paraId="4227B3B2" w14:textId="77777777" w:rsidTr="000C25BE">
        <w:trPr>
          <w:trHeight w:val="252"/>
        </w:trPr>
        <w:tc>
          <w:tcPr>
            <w:tcW w:w="4675" w:type="dxa"/>
            <w:shd w:val="clear" w:color="auto" w:fill="auto"/>
            <w:vAlign w:val="center"/>
          </w:tcPr>
          <w:p w14:paraId="791A4A14"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0098E691" w14:textId="77777777" w:rsidR="000C25BE" w:rsidRPr="00A924B9" w:rsidRDefault="000C25BE" w:rsidP="006745B9">
            <w:pPr>
              <w:ind w:left="0" w:firstLine="0"/>
              <w:rPr>
                <w:rFonts w:eastAsia="Times New Roman"/>
                <w:sz w:val="20"/>
                <w:szCs w:val="20"/>
                <w:lang w:eastAsia="en-GB"/>
              </w:rPr>
            </w:pPr>
          </w:p>
        </w:tc>
        <w:tc>
          <w:tcPr>
            <w:tcW w:w="2340" w:type="dxa"/>
          </w:tcPr>
          <w:p w14:paraId="04D2018D" w14:textId="77777777" w:rsidR="000C25BE" w:rsidRPr="00A924B9" w:rsidRDefault="000C25BE" w:rsidP="006745B9">
            <w:pPr>
              <w:ind w:left="0" w:firstLine="0"/>
              <w:rPr>
                <w:rFonts w:eastAsia="Times New Roman"/>
                <w:sz w:val="20"/>
                <w:szCs w:val="20"/>
                <w:lang w:eastAsia="en-GB"/>
              </w:rPr>
            </w:pPr>
          </w:p>
        </w:tc>
      </w:tr>
      <w:tr w:rsidR="000C25BE" w:rsidRPr="00A924B9" w14:paraId="0CE735FD" w14:textId="77777777" w:rsidTr="000C25BE">
        <w:trPr>
          <w:trHeight w:val="252"/>
        </w:trPr>
        <w:tc>
          <w:tcPr>
            <w:tcW w:w="4675" w:type="dxa"/>
          </w:tcPr>
          <w:p w14:paraId="0825931C" w14:textId="25F6D45D"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 xml:space="preserve">Parity </w:t>
            </w:r>
            <w:r w:rsidR="00CD723A" w:rsidRPr="00A924B9">
              <w:rPr>
                <w:rFonts w:eastAsia="Times New Roman"/>
                <w:sz w:val="20"/>
                <w:szCs w:val="20"/>
                <w:lang w:eastAsia="en-GB"/>
              </w:rPr>
              <w:t>at start of pregnancy</w:t>
            </w:r>
          </w:p>
        </w:tc>
        <w:tc>
          <w:tcPr>
            <w:tcW w:w="2160" w:type="dxa"/>
          </w:tcPr>
          <w:p w14:paraId="24893DE4" w14:textId="77777777" w:rsidR="000C25BE" w:rsidRPr="00A924B9" w:rsidRDefault="000C25BE" w:rsidP="006745B9">
            <w:pPr>
              <w:ind w:left="0" w:firstLine="0"/>
              <w:rPr>
                <w:rFonts w:eastAsia="Times New Roman"/>
                <w:sz w:val="20"/>
                <w:szCs w:val="20"/>
                <w:lang w:eastAsia="en-GB"/>
              </w:rPr>
            </w:pPr>
          </w:p>
        </w:tc>
        <w:tc>
          <w:tcPr>
            <w:tcW w:w="2340" w:type="dxa"/>
          </w:tcPr>
          <w:p w14:paraId="40180774" w14:textId="77777777" w:rsidR="000C25BE" w:rsidRPr="00A924B9" w:rsidRDefault="000C25BE" w:rsidP="006745B9">
            <w:pPr>
              <w:ind w:left="0" w:firstLine="0"/>
              <w:rPr>
                <w:rFonts w:eastAsia="Times New Roman"/>
                <w:sz w:val="20"/>
                <w:szCs w:val="20"/>
                <w:lang w:eastAsia="en-GB"/>
              </w:rPr>
            </w:pPr>
          </w:p>
        </w:tc>
      </w:tr>
      <w:tr w:rsidR="000C25BE" w:rsidRPr="00A924B9" w14:paraId="0560B3EE" w14:textId="77777777" w:rsidTr="000C25BE">
        <w:trPr>
          <w:trHeight w:val="252"/>
        </w:trPr>
        <w:tc>
          <w:tcPr>
            <w:tcW w:w="4675" w:type="dxa"/>
          </w:tcPr>
          <w:p w14:paraId="1D0EEFEC" w14:textId="77777777" w:rsidR="000C25BE" w:rsidRPr="00A924B9" w:rsidRDefault="000C25BE" w:rsidP="006745B9">
            <w:pPr>
              <w:ind w:left="246" w:firstLine="0"/>
              <w:rPr>
                <w:rFonts w:eastAsia="Calibri"/>
                <w:sz w:val="20"/>
                <w:szCs w:val="20"/>
              </w:rPr>
            </w:pPr>
            <w:r w:rsidRPr="00A924B9">
              <w:rPr>
                <w:rFonts w:eastAsia="Calibri"/>
                <w:sz w:val="20"/>
                <w:szCs w:val="20"/>
              </w:rPr>
              <w:t>0</w:t>
            </w:r>
          </w:p>
        </w:tc>
        <w:tc>
          <w:tcPr>
            <w:tcW w:w="2160" w:type="dxa"/>
          </w:tcPr>
          <w:p w14:paraId="6116EF5F" w14:textId="77777777" w:rsidR="000C25BE" w:rsidRPr="00A924B9" w:rsidRDefault="000C25BE" w:rsidP="006745B9">
            <w:pPr>
              <w:ind w:left="0" w:firstLine="0"/>
              <w:rPr>
                <w:rFonts w:eastAsia="Times New Roman"/>
                <w:sz w:val="20"/>
                <w:szCs w:val="20"/>
                <w:lang w:eastAsia="en-GB"/>
              </w:rPr>
            </w:pPr>
          </w:p>
        </w:tc>
        <w:tc>
          <w:tcPr>
            <w:tcW w:w="2340" w:type="dxa"/>
          </w:tcPr>
          <w:p w14:paraId="47EA0A05" w14:textId="77777777" w:rsidR="000C25BE" w:rsidRPr="00A924B9" w:rsidRDefault="000C25BE" w:rsidP="006745B9">
            <w:pPr>
              <w:ind w:left="0" w:firstLine="0"/>
              <w:rPr>
                <w:rFonts w:eastAsia="Times New Roman"/>
                <w:sz w:val="20"/>
                <w:szCs w:val="20"/>
                <w:lang w:eastAsia="en-GB"/>
              </w:rPr>
            </w:pPr>
          </w:p>
        </w:tc>
      </w:tr>
      <w:tr w:rsidR="000C25BE" w:rsidRPr="00A924B9" w14:paraId="0051FF7D" w14:textId="77777777" w:rsidTr="000C25BE">
        <w:trPr>
          <w:trHeight w:val="252"/>
        </w:trPr>
        <w:tc>
          <w:tcPr>
            <w:tcW w:w="4675" w:type="dxa"/>
          </w:tcPr>
          <w:p w14:paraId="69E3726C" w14:textId="77777777" w:rsidR="000C25BE" w:rsidRPr="00A924B9" w:rsidRDefault="000C25BE" w:rsidP="006745B9">
            <w:pPr>
              <w:ind w:left="246" w:firstLine="0"/>
              <w:rPr>
                <w:rFonts w:eastAsia="Calibri"/>
                <w:sz w:val="20"/>
                <w:szCs w:val="20"/>
              </w:rPr>
            </w:pPr>
            <w:r w:rsidRPr="00A924B9">
              <w:rPr>
                <w:rFonts w:eastAsia="Calibri"/>
                <w:sz w:val="20"/>
                <w:szCs w:val="20"/>
              </w:rPr>
              <w:t>1</w:t>
            </w:r>
          </w:p>
        </w:tc>
        <w:tc>
          <w:tcPr>
            <w:tcW w:w="2160" w:type="dxa"/>
          </w:tcPr>
          <w:p w14:paraId="55A98594" w14:textId="77777777" w:rsidR="000C25BE" w:rsidRPr="00A924B9" w:rsidRDefault="000C25BE" w:rsidP="006745B9">
            <w:pPr>
              <w:ind w:left="0" w:firstLine="0"/>
              <w:rPr>
                <w:rFonts w:eastAsia="Times New Roman"/>
                <w:sz w:val="20"/>
                <w:szCs w:val="20"/>
                <w:lang w:eastAsia="en-GB"/>
              </w:rPr>
            </w:pPr>
          </w:p>
        </w:tc>
        <w:tc>
          <w:tcPr>
            <w:tcW w:w="2340" w:type="dxa"/>
          </w:tcPr>
          <w:p w14:paraId="637671A1" w14:textId="77777777" w:rsidR="000C25BE" w:rsidRPr="00A924B9" w:rsidRDefault="000C25BE" w:rsidP="006745B9">
            <w:pPr>
              <w:ind w:left="0" w:firstLine="0"/>
              <w:rPr>
                <w:rFonts w:eastAsia="Times New Roman"/>
                <w:sz w:val="20"/>
                <w:szCs w:val="20"/>
                <w:lang w:eastAsia="en-GB"/>
              </w:rPr>
            </w:pPr>
          </w:p>
        </w:tc>
      </w:tr>
      <w:tr w:rsidR="000C25BE" w:rsidRPr="00A924B9" w14:paraId="421A9191" w14:textId="77777777" w:rsidTr="000C25BE">
        <w:trPr>
          <w:trHeight w:val="252"/>
        </w:trPr>
        <w:tc>
          <w:tcPr>
            <w:tcW w:w="4675" w:type="dxa"/>
          </w:tcPr>
          <w:p w14:paraId="64C31B40" w14:textId="77777777" w:rsidR="000C25BE" w:rsidRPr="00A924B9" w:rsidRDefault="000C25BE" w:rsidP="006745B9">
            <w:pPr>
              <w:ind w:left="246" w:firstLine="0"/>
              <w:rPr>
                <w:rFonts w:eastAsia="Calibri"/>
                <w:sz w:val="20"/>
                <w:szCs w:val="20"/>
              </w:rPr>
            </w:pPr>
            <w:r w:rsidRPr="00A924B9">
              <w:rPr>
                <w:rFonts w:eastAsia="Calibri"/>
                <w:sz w:val="20"/>
                <w:szCs w:val="20"/>
              </w:rPr>
              <w:t>&gt;1</w:t>
            </w:r>
          </w:p>
        </w:tc>
        <w:tc>
          <w:tcPr>
            <w:tcW w:w="2160" w:type="dxa"/>
          </w:tcPr>
          <w:p w14:paraId="2BF952F9" w14:textId="77777777" w:rsidR="000C25BE" w:rsidRPr="00A924B9" w:rsidRDefault="000C25BE" w:rsidP="006745B9">
            <w:pPr>
              <w:ind w:left="0" w:firstLine="0"/>
              <w:rPr>
                <w:rFonts w:eastAsia="Times New Roman"/>
                <w:sz w:val="20"/>
                <w:szCs w:val="20"/>
                <w:lang w:eastAsia="en-GB"/>
              </w:rPr>
            </w:pPr>
          </w:p>
        </w:tc>
        <w:tc>
          <w:tcPr>
            <w:tcW w:w="2340" w:type="dxa"/>
          </w:tcPr>
          <w:p w14:paraId="16F0F1D4" w14:textId="77777777" w:rsidR="000C25BE" w:rsidRPr="00A924B9" w:rsidRDefault="000C25BE" w:rsidP="006745B9">
            <w:pPr>
              <w:ind w:left="0" w:firstLine="0"/>
              <w:rPr>
                <w:rFonts w:eastAsia="Times New Roman"/>
                <w:sz w:val="20"/>
                <w:szCs w:val="20"/>
                <w:lang w:eastAsia="en-GB"/>
              </w:rPr>
            </w:pPr>
          </w:p>
        </w:tc>
      </w:tr>
      <w:tr w:rsidR="000C25BE" w:rsidRPr="00A924B9" w14:paraId="4F734ADD" w14:textId="77777777" w:rsidTr="000C25BE">
        <w:trPr>
          <w:trHeight w:val="252"/>
        </w:trPr>
        <w:tc>
          <w:tcPr>
            <w:tcW w:w="4675" w:type="dxa"/>
          </w:tcPr>
          <w:p w14:paraId="104F4F74" w14:textId="77777777" w:rsidR="000C25BE" w:rsidRPr="00A924B9" w:rsidRDefault="000C25BE" w:rsidP="006745B9">
            <w:pPr>
              <w:ind w:left="246" w:firstLine="0"/>
              <w:rPr>
                <w:rFonts w:eastAsia="Times New Roman"/>
                <w:sz w:val="20"/>
                <w:szCs w:val="20"/>
                <w:lang w:eastAsia="en-GB"/>
              </w:rPr>
            </w:pPr>
            <w:r w:rsidRPr="00A924B9">
              <w:rPr>
                <w:rFonts w:eastAsia="Calibri"/>
                <w:sz w:val="20"/>
                <w:szCs w:val="20"/>
              </w:rPr>
              <w:t>Missing</w:t>
            </w:r>
          </w:p>
        </w:tc>
        <w:tc>
          <w:tcPr>
            <w:tcW w:w="2160" w:type="dxa"/>
          </w:tcPr>
          <w:p w14:paraId="4DA7DE92" w14:textId="77777777" w:rsidR="000C25BE" w:rsidRPr="00A924B9" w:rsidRDefault="000C25BE" w:rsidP="006745B9">
            <w:pPr>
              <w:ind w:left="0" w:firstLine="0"/>
              <w:rPr>
                <w:rFonts w:eastAsia="Times New Roman"/>
                <w:sz w:val="20"/>
                <w:szCs w:val="20"/>
                <w:lang w:eastAsia="en-GB"/>
              </w:rPr>
            </w:pPr>
          </w:p>
        </w:tc>
        <w:tc>
          <w:tcPr>
            <w:tcW w:w="2340" w:type="dxa"/>
          </w:tcPr>
          <w:p w14:paraId="3C12612E" w14:textId="77777777" w:rsidR="000C25BE" w:rsidRPr="00A924B9" w:rsidRDefault="000C25BE" w:rsidP="006745B9">
            <w:pPr>
              <w:ind w:left="0" w:firstLine="0"/>
              <w:rPr>
                <w:rFonts w:eastAsia="Times New Roman"/>
                <w:sz w:val="20"/>
                <w:szCs w:val="20"/>
                <w:lang w:eastAsia="en-GB"/>
              </w:rPr>
            </w:pPr>
          </w:p>
        </w:tc>
      </w:tr>
      <w:tr w:rsidR="000C25BE" w:rsidRPr="00A924B9" w14:paraId="5B2DBC23" w14:textId="77777777" w:rsidTr="000C25BE">
        <w:trPr>
          <w:trHeight w:val="252"/>
        </w:trPr>
        <w:tc>
          <w:tcPr>
            <w:tcW w:w="4675" w:type="dxa"/>
          </w:tcPr>
          <w:p w14:paraId="150BECEF" w14:textId="77777777"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History of spontaneous abortions</w:t>
            </w:r>
          </w:p>
        </w:tc>
        <w:tc>
          <w:tcPr>
            <w:tcW w:w="2160" w:type="dxa"/>
          </w:tcPr>
          <w:p w14:paraId="058D4ED7" w14:textId="77777777" w:rsidR="000C25BE" w:rsidRPr="00A924B9" w:rsidRDefault="000C25BE" w:rsidP="006745B9">
            <w:pPr>
              <w:ind w:left="0" w:firstLine="0"/>
              <w:rPr>
                <w:rFonts w:eastAsia="Times New Roman"/>
                <w:sz w:val="20"/>
                <w:szCs w:val="20"/>
                <w:lang w:eastAsia="en-GB"/>
              </w:rPr>
            </w:pPr>
          </w:p>
        </w:tc>
        <w:tc>
          <w:tcPr>
            <w:tcW w:w="2340" w:type="dxa"/>
          </w:tcPr>
          <w:p w14:paraId="1916428F" w14:textId="77777777" w:rsidR="000C25BE" w:rsidRPr="00A924B9" w:rsidRDefault="000C25BE" w:rsidP="006745B9">
            <w:pPr>
              <w:ind w:left="0" w:firstLine="0"/>
              <w:rPr>
                <w:rFonts w:eastAsia="Times New Roman"/>
                <w:sz w:val="20"/>
                <w:szCs w:val="20"/>
                <w:lang w:eastAsia="en-GB"/>
              </w:rPr>
            </w:pPr>
          </w:p>
        </w:tc>
      </w:tr>
      <w:tr w:rsidR="000C25BE" w:rsidRPr="00A924B9" w14:paraId="11516E03" w14:textId="77777777" w:rsidTr="000C25BE">
        <w:trPr>
          <w:trHeight w:val="252"/>
        </w:trPr>
        <w:tc>
          <w:tcPr>
            <w:tcW w:w="4675" w:type="dxa"/>
          </w:tcPr>
          <w:p w14:paraId="04977DBC"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42BF41CE" w14:textId="77777777" w:rsidR="000C25BE" w:rsidRPr="00A924B9" w:rsidRDefault="000C25BE" w:rsidP="006745B9">
            <w:pPr>
              <w:ind w:left="0" w:firstLine="0"/>
              <w:rPr>
                <w:rFonts w:eastAsia="Times New Roman"/>
                <w:sz w:val="20"/>
                <w:szCs w:val="20"/>
                <w:lang w:eastAsia="en-GB"/>
              </w:rPr>
            </w:pPr>
          </w:p>
        </w:tc>
        <w:tc>
          <w:tcPr>
            <w:tcW w:w="2340" w:type="dxa"/>
          </w:tcPr>
          <w:p w14:paraId="3E4C51A1" w14:textId="77777777" w:rsidR="000C25BE" w:rsidRPr="00A924B9" w:rsidRDefault="000C25BE" w:rsidP="006745B9">
            <w:pPr>
              <w:ind w:left="0" w:firstLine="0"/>
              <w:rPr>
                <w:rFonts w:eastAsia="Times New Roman"/>
                <w:sz w:val="20"/>
                <w:szCs w:val="20"/>
                <w:lang w:eastAsia="en-GB"/>
              </w:rPr>
            </w:pPr>
          </w:p>
        </w:tc>
      </w:tr>
      <w:tr w:rsidR="000C25BE" w:rsidRPr="00A924B9" w14:paraId="55B26C97" w14:textId="77777777" w:rsidTr="000C25BE">
        <w:trPr>
          <w:trHeight w:val="252"/>
        </w:trPr>
        <w:tc>
          <w:tcPr>
            <w:tcW w:w="4675" w:type="dxa"/>
          </w:tcPr>
          <w:p w14:paraId="7BF63537"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2F646DCD" w14:textId="77777777" w:rsidR="000C25BE" w:rsidRPr="00A924B9" w:rsidRDefault="000C25BE" w:rsidP="006745B9">
            <w:pPr>
              <w:ind w:left="0" w:firstLine="0"/>
              <w:rPr>
                <w:rFonts w:eastAsia="Times New Roman"/>
                <w:sz w:val="20"/>
                <w:szCs w:val="20"/>
                <w:lang w:eastAsia="en-GB"/>
              </w:rPr>
            </w:pPr>
          </w:p>
        </w:tc>
        <w:tc>
          <w:tcPr>
            <w:tcW w:w="2340" w:type="dxa"/>
          </w:tcPr>
          <w:p w14:paraId="3AD51DD3" w14:textId="77777777" w:rsidR="000C25BE" w:rsidRPr="00A924B9" w:rsidRDefault="000C25BE" w:rsidP="006745B9">
            <w:pPr>
              <w:ind w:left="0" w:firstLine="0"/>
              <w:rPr>
                <w:rFonts w:eastAsia="Times New Roman"/>
                <w:sz w:val="20"/>
                <w:szCs w:val="20"/>
                <w:lang w:eastAsia="en-GB"/>
              </w:rPr>
            </w:pPr>
          </w:p>
        </w:tc>
      </w:tr>
      <w:tr w:rsidR="000C25BE" w:rsidRPr="00A924B9" w14:paraId="31A1D8E2" w14:textId="77777777" w:rsidTr="000C25BE">
        <w:trPr>
          <w:trHeight w:val="252"/>
        </w:trPr>
        <w:tc>
          <w:tcPr>
            <w:tcW w:w="4675" w:type="dxa"/>
          </w:tcPr>
          <w:p w14:paraId="38FCC2E9"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53CE2741" w14:textId="77777777" w:rsidR="000C25BE" w:rsidRPr="00A924B9" w:rsidRDefault="000C25BE" w:rsidP="006745B9">
            <w:pPr>
              <w:ind w:left="0" w:firstLine="0"/>
              <w:rPr>
                <w:rFonts w:eastAsia="Times New Roman"/>
                <w:sz w:val="20"/>
                <w:szCs w:val="20"/>
                <w:lang w:eastAsia="en-GB"/>
              </w:rPr>
            </w:pPr>
          </w:p>
        </w:tc>
        <w:tc>
          <w:tcPr>
            <w:tcW w:w="2340" w:type="dxa"/>
          </w:tcPr>
          <w:p w14:paraId="26C4D4D0" w14:textId="77777777" w:rsidR="000C25BE" w:rsidRPr="00A924B9" w:rsidRDefault="000C25BE" w:rsidP="006745B9">
            <w:pPr>
              <w:ind w:left="0" w:firstLine="0"/>
              <w:rPr>
                <w:rFonts w:eastAsia="Times New Roman"/>
                <w:sz w:val="20"/>
                <w:szCs w:val="20"/>
                <w:lang w:eastAsia="en-GB"/>
              </w:rPr>
            </w:pPr>
          </w:p>
        </w:tc>
      </w:tr>
      <w:tr w:rsidR="000C25BE" w:rsidRPr="00A924B9" w14:paraId="3E670634" w14:textId="77777777" w:rsidTr="000C25BE">
        <w:trPr>
          <w:trHeight w:val="252"/>
        </w:trPr>
        <w:tc>
          <w:tcPr>
            <w:tcW w:w="4675" w:type="dxa"/>
          </w:tcPr>
          <w:p w14:paraId="290A1258" w14:textId="77777777"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History of stillbirths</w:t>
            </w:r>
          </w:p>
        </w:tc>
        <w:tc>
          <w:tcPr>
            <w:tcW w:w="2160" w:type="dxa"/>
          </w:tcPr>
          <w:p w14:paraId="026E954F" w14:textId="77777777" w:rsidR="000C25BE" w:rsidRPr="00A924B9" w:rsidRDefault="000C25BE" w:rsidP="006745B9">
            <w:pPr>
              <w:ind w:left="0" w:firstLine="0"/>
              <w:rPr>
                <w:rFonts w:eastAsia="Times New Roman"/>
                <w:sz w:val="20"/>
                <w:szCs w:val="20"/>
                <w:lang w:eastAsia="en-GB"/>
              </w:rPr>
            </w:pPr>
          </w:p>
        </w:tc>
        <w:tc>
          <w:tcPr>
            <w:tcW w:w="2340" w:type="dxa"/>
          </w:tcPr>
          <w:p w14:paraId="6762BB48" w14:textId="77777777" w:rsidR="000C25BE" w:rsidRPr="00A924B9" w:rsidRDefault="000C25BE" w:rsidP="006745B9">
            <w:pPr>
              <w:ind w:left="0" w:firstLine="0"/>
              <w:rPr>
                <w:rFonts w:eastAsia="Times New Roman"/>
                <w:sz w:val="20"/>
                <w:szCs w:val="20"/>
                <w:lang w:eastAsia="en-GB"/>
              </w:rPr>
            </w:pPr>
          </w:p>
        </w:tc>
      </w:tr>
      <w:tr w:rsidR="000C25BE" w:rsidRPr="00A924B9" w14:paraId="05C9192D" w14:textId="77777777" w:rsidTr="000C25BE">
        <w:trPr>
          <w:trHeight w:val="252"/>
        </w:trPr>
        <w:tc>
          <w:tcPr>
            <w:tcW w:w="4675" w:type="dxa"/>
          </w:tcPr>
          <w:p w14:paraId="1165D8E0"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0B3DD701" w14:textId="77777777" w:rsidR="000C25BE" w:rsidRPr="00A924B9" w:rsidRDefault="000C25BE" w:rsidP="006745B9">
            <w:pPr>
              <w:ind w:left="0" w:firstLine="0"/>
              <w:rPr>
                <w:rFonts w:eastAsia="Times New Roman"/>
                <w:sz w:val="20"/>
                <w:szCs w:val="20"/>
                <w:lang w:eastAsia="en-GB"/>
              </w:rPr>
            </w:pPr>
          </w:p>
        </w:tc>
        <w:tc>
          <w:tcPr>
            <w:tcW w:w="2340" w:type="dxa"/>
          </w:tcPr>
          <w:p w14:paraId="5E6DFBBB" w14:textId="77777777" w:rsidR="000C25BE" w:rsidRPr="00A924B9" w:rsidRDefault="000C25BE" w:rsidP="006745B9">
            <w:pPr>
              <w:ind w:left="0" w:firstLine="0"/>
              <w:rPr>
                <w:rFonts w:eastAsia="Times New Roman"/>
                <w:sz w:val="20"/>
                <w:szCs w:val="20"/>
                <w:lang w:eastAsia="en-GB"/>
              </w:rPr>
            </w:pPr>
          </w:p>
        </w:tc>
      </w:tr>
      <w:tr w:rsidR="000C25BE" w:rsidRPr="00A924B9" w14:paraId="365C003A" w14:textId="77777777" w:rsidTr="000C25BE">
        <w:trPr>
          <w:trHeight w:val="252"/>
        </w:trPr>
        <w:tc>
          <w:tcPr>
            <w:tcW w:w="4675" w:type="dxa"/>
          </w:tcPr>
          <w:p w14:paraId="0ED78F72"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7EA6AF73" w14:textId="77777777" w:rsidR="000C25BE" w:rsidRPr="00A924B9" w:rsidRDefault="000C25BE" w:rsidP="006745B9">
            <w:pPr>
              <w:ind w:left="0" w:firstLine="0"/>
              <w:rPr>
                <w:rFonts w:eastAsia="Times New Roman"/>
                <w:sz w:val="20"/>
                <w:szCs w:val="20"/>
                <w:lang w:eastAsia="en-GB"/>
              </w:rPr>
            </w:pPr>
          </w:p>
        </w:tc>
        <w:tc>
          <w:tcPr>
            <w:tcW w:w="2340" w:type="dxa"/>
          </w:tcPr>
          <w:p w14:paraId="5BA5C0F7" w14:textId="77777777" w:rsidR="000C25BE" w:rsidRPr="00A924B9" w:rsidRDefault="000C25BE" w:rsidP="006745B9">
            <w:pPr>
              <w:ind w:left="0" w:firstLine="0"/>
              <w:rPr>
                <w:rFonts w:eastAsia="Times New Roman"/>
                <w:sz w:val="20"/>
                <w:szCs w:val="20"/>
                <w:lang w:eastAsia="en-GB"/>
              </w:rPr>
            </w:pPr>
          </w:p>
        </w:tc>
      </w:tr>
      <w:tr w:rsidR="000C25BE" w:rsidRPr="00A924B9" w14:paraId="2D8D69A1" w14:textId="77777777" w:rsidTr="000C25BE">
        <w:trPr>
          <w:trHeight w:val="252"/>
        </w:trPr>
        <w:tc>
          <w:tcPr>
            <w:tcW w:w="4675" w:type="dxa"/>
          </w:tcPr>
          <w:p w14:paraId="028193D4"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4010EEED" w14:textId="77777777" w:rsidR="000C25BE" w:rsidRPr="00A924B9" w:rsidRDefault="000C25BE" w:rsidP="006745B9">
            <w:pPr>
              <w:ind w:left="0" w:firstLine="0"/>
              <w:rPr>
                <w:rFonts w:eastAsia="Times New Roman"/>
                <w:sz w:val="20"/>
                <w:szCs w:val="20"/>
                <w:lang w:eastAsia="en-GB"/>
              </w:rPr>
            </w:pPr>
          </w:p>
        </w:tc>
        <w:tc>
          <w:tcPr>
            <w:tcW w:w="2340" w:type="dxa"/>
          </w:tcPr>
          <w:p w14:paraId="64AADBCE" w14:textId="77777777" w:rsidR="000C25BE" w:rsidRPr="00A924B9" w:rsidRDefault="000C25BE" w:rsidP="006745B9">
            <w:pPr>
              <w:ind w:left="0" w:firstLine="0"/>
              <w:rPr>
                <w:rFonts w:eastAsia="Times New Roman"/>
                <w:sz w:val="20"/>
                <w:szCs w:val="20"/>
                <w:lang w:eastAsia="en-GB"/>
              </w:rPr>
            </w:pPr>
          </w:p>
        </w:tc>
      </w:tr>
      <w:tr w:rsidR="000C25BE" w:rsidRPr="00A924B9" w14:paraId="22FB9C3D" w14:textId="77777777" w:rsidTr="000C25BE">
        <w:trPr>
          <w:trHeight w:val="252"/>
        </w:trPr>
        <w:tc>
          <w:tcPr>
            <w:tcW w:w="4675" w:type="dxa"/>
          </w:tcPr>
          <w:p w14:paraId="251A21A7" w14:textId="7B6EFF80"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 xml:space="preserve">Previous births with </w:t>
            </w:r>
            <w:r w:rsidR="00DA4140">
              <w:rPr>
                <w:rFonts w:eastAsia="Times New Roman"/>
                <w:sz w:val="20"/>
                <w:szCs w:val="20"/>
                <w:lang w:eastAsia="en-GB"/>
              </w:rPr>
              <w:t xml:space="preserve">major </w:t>
            </w:r>
            <w:r w:rsidRPr="00A924B9">
              <w:rPr>
                <w:rFonts w:eastAsia="Times New Roman"/>
                <w:sz w:val="20"/>
                <w:szCs w:val="20"/>
                <w:lang w:eastAsia="en-GB"/>
              </w:rPr>
              <w:t>malformation in offspring</w:t>
            </w:r>
            <w:r w:rsidR="00DA4140">
              <w:rPr>
                <w:rFonts w:eastAsia="Times New Roman"/>
                <w:sz w:val="20"/>
                <w:szCs w:val="20"/>
                <w:lang w:eastAsia="en-GB"/>
              </w:rPr>
              <w:t>*</w:t>
            </w:r>
          </w:p>
        </w:tc>
        <w:tc>
          <w:tcPr>
            <w:tcW w:w="2160" w:type="dxa"/>
          </w:tcPr>
          <w:p w14:paraId="7689C72D" w14:textId="77777777" w:rsidR="000C25BE" w:rsidRPr="00A924B9" w:rsidRDefault="000C25BE" w:rsidP="006745B9">
            <w:pPr>
              <w:ind w:left="0" w:firstLine="0"/>
              <w:rPr>
                <w:rFonts w:eastAsia="Times New Roman"/>
                <w:sz w:val="20"/>
                <w:szCs w:val="20"/>
                <w:lang w:eastAsia="en-GB"/>
              </w:rPr>
            </w:pPr>
          </w:p>
        </w:tc>
        <w:tc>
          <w:tcPr>
            <w:tcW w:w="2340" w:type="dxa"/>
          </w:tcPr>
          <w:p w14:paraId="1EAAFC71" w14:textId="77777777" w:rsidR="000C25BE" w:rsidRPr="00A924B9" w:rsidRDefault="000C25BE" w:rsidP="006745B9">
            <w:pPr>
              <w:ind w:left="0" w:firstLine="0"/>
              <w:rPr>
                <w:rFonts w:eastAsia="Times New Roman"/>
                <w:sz w:val="20"/>
                <w:szCs w:val="20"/>
                <w:lang w:eastAsia="en-GB"/>
              </w:rPr>
            </w:pPr>
          </w:p>
        </w:tc>
      </w:tr>
      <w:tr w:rsidR="000C25BE" w:rsidRPr="00A924B9" w14:paraId="45E38535" w14:textId="77777777" w:rsidTr="000C25BE">
        <w:trPr>
          <w:trHeight w:val="252"/>
        </w:trPr>
        <w:tc>
          <w:tcPr>
            <w:tcW w:w="4675" w:type="dxa"/>
          </w:tcPr>
          <w:p w14:paraId="29A59BEA"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515B2BFC" w14:textId="77777777" w:rsidR="000C25BE" w:rsidRPr="00A924B9" w:rsidRDefault="000C25BE" w:rsidP="006745B9">
            <w:pPr>
              <w:ind w:left="0" w:firstLine="0"/>
              <w:rPr>
                <w:rFonts w:eastAsia="Times New Roman"/>
                <w:sz w:val="20"/>
                <w:szCs w:val="20"/>
                <w:lang w:eastAsia="en-GB"/>
              </w:rPr>
            </w:pPr>
          </w:p>
        </w:tc>
        <w:tc>
          <w:tcPr>
            <w:tcW w:w="2340" w:type="dxa"/>
          </w:tcPr>
          <w:p w14:paraId="31B3436E" w14:textId="77777777" w:rsidR="000C25BE" w:rsidRPr="00A924B9" w:rsidRDefault="000C25BE" w:rsidP="006745B9">
            <w:pPr>
              <w:ind w:left="0" w:firstLine="0"/>
              <w:rPr>
                <w:rFonts w:eastAsia="Times New Roman"/>
                <w:sz w:val="20"/>
                <w:szCs w:val="20"/>
                <w:lang w:eastAsia="en-GB"/>
              </w:rPr>
            </w:pPr>
          </w:p>
        </w:tc>
      </w:tr>
      <w:tr w:rsidR="000C25BE" w:rsidRPr="00A924B9" w14:paraId="4B5DD2A3" w14:textId="77777777" w:rsidTr="000C25BE">
        <w:trPr>
          <w:trHeight w:val="252"/>
        </w:trPr>
        <w:tc>
          <w:tcPr>
            <w:tcW w:w="4675" w:type="dxa"/>
          </w:tcPr>
          <w:p w14:paraId="447A21F0"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1C74CC4E" w14:textId="77777777" w:rsidR="000C25BE" w:rsidRPr="00A924B9" w:rsidRDefault="000C25BE" w:rsidP="006745B9">
            <w:pPr>
              <w:ind w:left="0" w:firstLine="0"/>
              <w:rPr>
                <w:rFonts w:eastAsia="Times New Roman"/>
                <w:sz w:val="20"/>
                <w:szCs w:val="20"/>
                <w:lang w:eastAsia="en-GB"/>
              </w:rPr>
            </w:pPr>
          </w:p>
        </w:tc>
        <w:tc>
          <w:tcPr>
            <w:tcW w:w="2340" w:type="dxa"/>
          </w:tcPr>
          <w:p w14:paraId="47CE9730" w14:textId="77777777" w:rsidR="000C25BE" w:rsidRPr="00A924B9" w:rsidRDefault="000C25BE" w:rsidP="006745B9">
            <w:pPr>
              <w:ind w:left="0" w:firstLine="0"/>
              <w:rPr>
                <w:rFonts w:eastAsia="Times New Roman"/>
                <w:sz w:val="20"/>
                <w:szCs w:val="20"/>
                <w:lang w:eastAsia="en-GB"/>
              </w:rPr>
            </w:pPr>
          </w:p>
        </w:tc>
      </w:tr>
      <w:tr w:rsidR="000C25BE" w:rsidRPr="00A924B9" w14:paraId="387BD767" w14:textId="77777777" w:rsidTr="000C25BE">
        <w:trPr>
          <w:trHeight w:val="252"/>
        </w:trPr>
        <w:tc>
          <w:tcPr>
            <w:tcW w:w="4675" w:type="dxa"/>
          </w:tcPr>
          <w:p w14:paraId="69669360"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1F30B3C0" w14:textId="77777777" w:rsidR="000C25BE" w:rsidRPr="00A924B9" w:rsidRDefault="000C25BE" w:rsidP="006745B9">
            <w:pPr>
              <w:ind w:left="0" w:firstLine="0"/>
              <w:rPr>
                <w:rFonts w:eastAsia="Times New Roman"/>
                <w:sz w:val="20"/>
                <w:szCs w:val="20"/>
                <w:lang w:eastAsia="en-GB"/>
              </w:rPr>
            </w:pPr>
          </w:p>
        </w:tc>
        <w:tc>
          <w:tcPr>
            <w:tcW w:w="2340" w:type="dxa"/>
          </w:tcPr>
          <w:p w14:paraId="2A6C997A" w14:textId="77777777" w:rsidR="000C25BE" w:rsidRPr="00A924B9" w:rsidRDefault="000C25BE" w:rsidP="006745B9">
            <w:pPr>
              <w:ind w:left="0" w:firstLine="0"/>
              <w:rPr>
                <w:rFonts w:eastAsia="Times New Roman"/>
                <w:sz w:val="20"/>
                <w:szCs w:val="20"/>
                <w:lang w:eastAsia="en-GB"/>
              </w:rPr>
            </w:pPr>
          </w:p>
        </w:tc>
      </w:tr>
      <w:tr w:rsidR="000C25BE" w:rsidRPr="00A924B9" w14:paraId="5F2E83E7" w14:textId="77777777" w:rsidTr="000C25BE">
        <w:trPr>
          <w:trHeight w:val="252"/>
        </w:trPr>
        <w:tc>
          <w:tcPr>
            <w:tcW w:w="4675" w:type="dxa"/>
          </w:tcPr>
          <w:p w14:paraId="0203562D" w14:textId="0C9BE05A" w:rsidR="000C25BE" w:rsidRPr="00483FF6" w:rsidRDefault="000C25BE" w:rsidP="006745B9">
            <w:pPr>
              <w:ind w:left="0" w:firstLine="0"/>
              <w:rPr>
                <w:rFonts w:eastAsia="Times New Roman"/>
                <w:sz w:val="20"/>
                <w:szCs w:val="20"/>
                <w:lang w:eastAsia="en-GB"/>
              </w:rPr>
            </w:pPr>
            <w:r w:rsidRPr="00483FF6">
              <w:rPr>
                <w:rFonts w:eastAsia="Times New Roman"/>
                <w:sz w:val="20"/>
                <w:szCs w:val="20"/>
                <w:lang w:eastAsia="en-GB"/>
              </w:rPr>
              <w:t xml:space="preserve">Obesity </w:t>
            </w:r>
            <w:r w:rsidR="00DA4140" w:rsidRPr="00483FF6">
              <w:rPr>
                <w:rFonts w:eastAsia="Times New Roman"/>
                <w:sz w:val="20"/>
                <w:szCs w:val="20"/>
                <w:lang w:eastAsia="en-GB"/>
              </w:rPr>
              <w:t xml:space="preserve">within 12 months </w:t>
            </w:r>
            <w:r w:rsidRPr="00483FF6">
              <w:rPr>
                <w:rFonts w:eastAsia="Times New Roman"/>
                <w:sz w:val="20"/>
                <w:szCs w:val="20"/>
                <w:lang w:eastAsia="en-GB"/>
              </w:rPr>
              <w:t>before pregnancy (BMI≥30)</w:t>
            </w:r>
          </w:p>
        </w:tc>
        <w:tc>
          <w:tcPr>
            <w:tcW w:w="2160" w:type="dxa"/>
          </w:tcPr>
          <w:p w14:paraId="550DA1F6" w14:textId="77777777" w:rsidR="000C25BE" w:rsidRPr="00483FF6" w:rsidRDefault="000C25BE" w:rsidP="006745B9">
            <w:pPr>
              <w:ind w:left="0" w:firstLine="0"/>
              <w:rPr>
                <w:rFonts w:eastAsia="Times New Roman"/>
                <w:sz w:val="20"/>
                <w:szCs w:val="20"/>
                <w:lang w:eastAsia="en-GB"/>
              </w:rPr>
            </w:pPr>
          </w:p>
        </w:tc>
        <w:tc>
          <w:tcPr>
            <w:tcW w:w="2340" w:type="dxa"/>
          </w:tcPr>
          <w:p w14:paraId="070B3B41" w14:textId="77777777" w:rsidR="000C25BE" w:rsidRPr="00A924B9" w:rsidRDefault="000C25BE" w:rsidP="006745B9">
            <w:pPr>
              <w:ind w:left="0" w:firstLine="0"/>
              <w:rPr>
                <w:rFonts w:eastAsia="Times New Roman"/>
                <w:sz w:val="20"/>
                <w:szCs w:val="20"/>
                <w:lang w:eastAsia="en-GB"/>
              </w:rPr>
            </w:pPr>
          </w:p>
        </w:tc>
      </w:tr>
      <w:tr w:rsidR="000C25BE" w:rsidRPr="00A924B9" w14:paraId="2C7F16B9" w14:textId="77777777" w:rsidTr="000C25BE">
        <w:trPr>
          <w:trHeight w:val="252"/>
        </w:trPr>
        <w:tc>
          <w:tcPr>
            <w:tcW w:w="4675" w:type="dxa"/>
          </w:tcPr>
          <w:p w14:paraId="16870D90" w14:textId="77777777" w:rsidR="000C25BE" w:rsidRPr="00483FF6" w:rsidRDefault="000C25BE" w:rsidP="006745B9">
            <w:pPr>
              <w:ind w:left="246" w:firstLine="0"/>
              <w:rPr>
                <w:rFonts w:eastAsia="Calibri"/>
                <w:sz w:val="20"/>
                <w:szCs w:val="20"/>
              </w:rPr>
            </w:pPr>
            <w:r w:rsidRPr="00483FF6">
              <w:rPr>
                <w:rFonts w:eastAsia="Calibri"/>
                <w:sz w:val="20"/>
                <w:szCs w:val="20"/>
              </w:rPr>
              <w:t>No</w:t>
            </w:r>
          </w:p>
        </w:tc>
        <w:tc>
          <w:tcPr>
            <w:tcW w:w="2160" w:type="dxa"/>
          </w:tcPr>
          <w:p w14:paraId="561FFC37" w14:textId="77777777" w:rsidR="000C25BE" w:rsidRPr="00483FF6" w:rsidRDefault="000C25BE" w:rsidP="006745B9">
            <w:pPr>
              <w:ind w:left="0" w:firstLine="0"/>
              <w:rPr>
                <w:rFonts w:eastAsia="Times New Roman"/>
                <w:sz w:val="20"/>
                <w:szCs w:val="20"/>
                <w:lang w:eastAsia="en-GB"/>
              </w:rPr>
            </w:pPr>
          </w:p>
        </w:tc>
        <w:tc>
          <w:tcPr>
            <w:tcW w:w="2340" w:type="dxa"/>
          </w:tcPr>
          <w:p w14:paraId="241BBEF2" w14:textId="77777777" w:rsidR="000C25BE" w:rsidRPr="00A924B9" w:rsidRDefault="000C25BE" w:rsidP="006745B9">
            <w:pPr>
              <w:ind w:left="0" w:firstLine="0"/>
              <w:rPr>
                <w:rFonts w:eastAsia="Times New Roman"/>
                <w:sz w:val="20"/>
                <w:szCs w:val="20"/>
                <w:lang w:eastAsia="en-GB"/>
              </w:rPr>
            </w:pPr>
          </w:p>
        </w:tc>
      </w:tr>
      <w:tr w:rsidR="000C25BE" w:rsidRPr="00A924B9" w14:paraId="6FB8738D" w14:textId="77777777" w:rsidTr="000C25BE">
        <w:trPr>
          <w:trHeight w:val="252"/>
        </w:trPr>
        <w:tc>
          <w:tcPr>
            <w:tcW w:w="4675" w:type="dxa"/>
          </w:tcPr>
          <w:p w14:paraId="2297728D"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27125FAB" w14:textId="77777777" w:rsidR="000C25BE" w:rsidRPr="00A924B9" w:rsidRDefault="000C25BE" w:rsidP="006745B9">
            <w:pPr>
              <w:ind w:left="0" w:firstLine="0"/>
              <w:rPr>
                <w:rFonts w:eastAsia="Times New Roman"/>
                <w:sz w:val="20"/>
                <w:szCs w:val="20"/>
                <w:lang w:eastAsia="en-GB"/>
              </w:rPr>
            </w:pPr>
          </w:p>
        </w:tc>
        <w:tc>
          <w:tcPr>
            <w:tcW w:w="2340" w:type="dxa"/>
          </w:tcPr>
          <w:p w14:paraId="06ECF1CD" w14:textId="77777777" w:rsidR="000C25BE" w:rsidRPr="00A924B9" w:rsidRDefault="000C25BE" w:rsidP="006745B9">
            <w:pPr>
              <w:ind w:left="0" w:firstLine="0"/>
              <w:rPr>
                <w:rFonts w:eastAsia="Times New Roman"/>
                <w:sz w:val="20"/>
                <w:szCs w:val="20"/>
                <w:lang w:eastAsia="en-GB"/>
              </w:rPr>
            </w:pPr>
          </w:p>
        </w:tc>
      </w:tr>
      <w:tr w:rsidR="000C25BE" w:rsidRPr="00A924B9" w14:paraId="692EF389" w14:textId="77777777" w:rsidTr="000C25BE">
        <w:trPr>
          <w:trHeight w:val="252"/>
        </w:trPr>
        <w:tc>
          <w:tcPr>
            <w:tcW w:w="4675" w:type="dxa"/>
          </w:tcPr>
          <w:p w14:paraId="1235DBB1"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3739C555" w14:textId="77777777" w:rsidR="000C25BE" w:rsidRPr="00A924B9" w:rsidRDefault="000C25BE" w:rsidP="006745B9">
            <w:pPr>
              <w:ind w:left="0" w:firstLine="0"/>
              <w:rPr>
                <w:rFonts w:eastAsia="Times New Roman"/>
                <w:sz w:val="20"/>
                <w:szCs w:val="20"/>
                <w:lang w:eastAsia="en-GB"/>
              </w:rPr>
            </w:pPr>
          </w:p>
        </w:tc>
        <w:tc>
          <w:tcPr>
            <w:tcW w:w="2340" w:type="dxa"/>
          </w:tcPr>
          <w:p w14:paraId="3E5411EA" w14:textId="77777777" w:rsidR="000C25BE" w:rsidRPr="00A924B9" w:rsidRDefault="000C25BE" w:rsidP="006745B9">
            <w:pPr>
              <w:ind w:left="0" w:firstLine="0"/>
              <w:rPr>
                <w:rFonts w:eastAsia="Times New Roman"/>
                <w:sz w:val="20"/>
                <w:szCs w:val="20"/>
                <w:lang w:eastAsia="en-GB"/>
              </w:rPr>
            </w:pPr>
          </w:p>
        </w:tc>
      </w:tr>
      <w:tr w:rsidR="000C25BE" w:rsidRPr="00A924B9" w14:paraId="3F688FD7" w14:textId="77777777" w:rsidTr="000C25BE">
        <w:trPr>
          <w:trHeight w:val="252"/>
        </w:trPr>
        <w:tc>
          <w:tcPr>
            <w:tcW w:w="4675" w:type="dxa"/>
          </w:tcPr>
          <w:p w14:paraId="76BC7BB8"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37E34A10" w14:textId="77777777" w:rsidR="000C25BE" w:rsidRPr="00A924B9" w:rsidRDefault="000C25BE" w:rsidP="006745B9">
            <w:pPr>
              <w:ind w:left="0" w:firstLine="0"/>
              <w:rPr>
                <w:rFonts w:eastAsia="Times New Roman"/>
                <w:sz w:val="20"/>
                <w:szCs w:val="20"/>
                <w:lang w:eastAsia="en-GB"/>
              </w:rPr>
            </w:pPr>
          </w:p>
        </w:tc>
        <w:tc>
          <w:tcPr>
            <w:tcW w:w="2340" w:type="dxa"/>
          </w:tcPr>
          <w:p w14:paraId="259D2A58" w14:textId="77777777" w:rsidR="000C25BE" w:rsidRPr="00A924B9" w:rsidRDefault="000C25BE" w:rsidP="006745B9">
            <w:pPr>
              <w:ind w:left="0" w:firstLine="0"/>
              <w:rPr>
                <w:rFonts w:eastAsia="Times New Roman"/>
                <w:sz w:val="20"/>
                <w:szCs w:val="20"/>
                <w:lang w:eastAsia="en-GB"/>
              </w:rPr>
            </w:pPr>
          </w:p>
        </w:tc>
      </w:tr>
      <w:tr w:rsidR="000C25BE" w:rsidRPr="00A924B9" w14:paraId="4E8BF696" w14:textId="77777777" w:rsidTr="000C25BE">
        <w:trPr>
          <w:trHeight w:val="252"/>
        </w:trPr>
        <w:tc>
          <w:tcPr>
            <w:tcW w:w="4675" w:type="dxa"/>
          </w:tcPr>
          <w:p w14:paraId="296311C2" w14:textId="77777777" w:rsidR="000C25BE" w:rsidRPr="00A924B9" w:rsidRDefault="000C25BE" w:rsidP="006745B9">
            <w:pPr>
              <w:ind w:left="0" w:firstLine="0"/>
              <w:rPr>
                <w:rFonts w:eastAsia="Times New Roman"/>
                <w:sz w:val="20"/>
                <w:szCs w:val="20"/>
                <w:lang w:eastAsia="en-GB"/>
              </w:rPr>
            </w:pPr>
            <w:r w:rsidRPr="00A924B9">
              <w:rPr>
                <w:rFonts w:eastAsia="Times New Roman"/>
                <w:sz w:val="20"/>
                <w:szCs w:val="20"/>
                <w:lang w:eastAsia="en-GB"/>
              </w:rPr>
              <w:t>Preeclampsia</w:t>
            </w:r>
          </w:p>
        </w:tc>
        <w:tc>
          <w:tcPr>
            <w:tcW w:w="2160" w:type="dxa"/>
          </w:tcPr>
          <w:p w14:paraId="58AD1378" w14:textId="77777777" w:rsidR="000C25BE" w:rsidRPr="00A924B9" w:rsidRDefault="000C25BE" w:rsidP="006745B9">
            <w:pPr>
              <w:ind w:left="0" w:firstLine="0"/>
              <w:rPr>
                <w:rFonts w:eastAsia="Times New Roman"/>
                <w:sz w:val="20"/>
                <w:szCs w:val="20"/>
                <w:lang w:eastAsia="en-GB"/>
              </w:rPr>
            </w:pPr>
          </w:p>
        </w:tc>
        <w:tc>
          <w:tcPr>
            <w:tcW w:w="2340" w:type="dxa"/>
          </w:tcPr>
          <w:p w14:paraId="02D0D430" w14:textId="77777777" w:rsidR="000C25BE" w:rsidRPr="00A924B9" w:rsidRDefault="000C25BE" w:rsidP="006745B9">
            <w:pPr>
              <w:ind w:left="0" w:firstLine="0"/>
              <w:rPr>
                <w:rFonts w:eastAsia="Times New Roman"/>
                <w:sz w:val="20"/>
                <w:szCs w:val="20"/>
                <w:lang w:eastAsia="en-GB"/>
              </w:rPr>
            </w:pPr>
          </w:p>
        </w:tc>
      </w:tr>
      <w:tr w:rsidR="000C25BE" w:rsidRPr="00A924B9" w14:paraId="4ECDE1E7" w14:textId="77777777" w:rsidTr="000C25BE">
        <w:trPr>
          <w:trHeight w:val="252"/>
        </w:trPr>
        <w:tc>
          <w:tcPr>
            <w:tcW w:w="4675" w:type="dxa"/>
          </w:tcPr>
          <w:p w14:paraId="6A7FC18A"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4230BE4C" w14:textId="77777777" w:rsidR="000C25BE" w:rsidRPr="00A924B9" w:rsidRDefault="000C25BE" w:rsidP="006745B9">
            <w:pPr>
              <w:ind w:left="0" w:firstLine="0"/>
              <w:rPr>
                <w:rFonts w:eastAsia="Times New Roman"/>
                <w:sz w:val="20"/>
                <w:szCs w:val="20"/>
                <w:lang w:eastAsia="en-GB"/>
              </w:rPr>
            </w:pPr>
          </w:p>
        </w:tc>
        <w:tc>
          <w:tcPr>
            <w:tcW w:w="2340" w:type="dxa"/>
          </w:tcPr>
          <w:p w14:paraId="63014A6A" w14:textId="77777777" w:rsidR="000C25BE" w:rsidRPr="00A924B9" w:rsidRDefault="000C25BE" w:rsidP="006745B9">
            <w:pPr>
              <w:ind w:left="0" w:firstLine="0"/>
              <w:rPr>
                <w:rFonts w:eastAsia="Times New Roman"/>
                <w:sz w:val="20"/>
                <w:szCs w:val="20"/>
                <w:lang w:eastAsia="en-GB"/>
              </w:rPr>
            </w:pPr>
          </w:p>
        </w:tc>
      </w:tr>
      <w:tr w:rsidR="000C25BE" w:rsidRPr="00A924B9" w14:paraId="46EA9659" w14:textId="77777777" w:rsidTr="000C25BE">
        <w:trPr>
          <w:trHeight w:val="252"/>
        </w:trPr>
        <w:tc>
          <w:tcPr>
            <w:tcW w:w="4675" w:type="dxa"/>
          </w:tcPr>
          <w:p w14:paraId="4B6028C5"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4308DCD7" w14:textId="77777777" w:rsidR="000C25BE" w:rsidRPr="00A924B9" w:rsidRDefault="000C25BE" w:rsidP="006745B9">
            <w:pPr>
              <w:ind w:left="0" w:firstLine="0"/>
              <w:rPr>
                <w:rFonts w:eastAsia="Times New Roman"/>
                <w:sz w:val="20"/>
                <w:szCs w:val="20"/>
                <w:lang w:eastAsia="en-GB"/>
              </w:rPr>
            </w:pPr>
          </w:p>
        </w:tc>
        <w:tc>
          <w:tcPr>
            <w:tcW w:w="2340" w:type="dxa"/>
          </w:tcPr>
          <w:p w14:paraId="460D04B0" w14:textId="77777777" w:rsidR="000C25BE" w:rsidRPr="00A924B9" w:rsidRDefault="000C25BE" w:rsidP="006745B9">
            <w:pPr>
              <w:ind w:left="0" w:firstLine="0"/>
              <w:rPr>
                <w:rFonts w:eastAsia="Times New Roman"/>
                <w:sz w:val="20"/>
                <w:szCs w:val="20"/>
                <w:lang w:eastAsia="en-GB"/>
              </w:rPr>
            </w:pPr>
          </w:p>
        </w:tc>
      </w:tr>
      <w:tr w:rsidR="000C25BE" w:rsidRPr="00A924B9" w14:paraId="02DB59AF" w14:textId="77777777" w:rsidTr="000C25BE">
        <w:trPr>
          <w:trHeight w:val="252"/>
        </w:trPr>
        <w:tc>
          <w:tcPr>
            <w:tcW w:w="4675" w:type="dxa"/>
          </w:tcPr>
          <w:p w14:paraId="3096B584"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20BE52FC" w14:textId="77777777" w:rsidR="000C25BE" w:rsidRPr="00A924B9" w:rsidRDefault="000C25BE" w:rsidP="006745B9">
            <w:pPr>
              <w:ind w:left="0" w:firstLine="0"/>
              <w:rPr>
                <w:rFonts w:eastAsia="Times New Roman"/>
                <w:sz w:val="20"/>
                <w:szCs w:val="20"/>
                <w:lang w:eastAsia="en-GB"/>
              </w:rPr>
            </w:pPr>
          </w:p>
        </w:tc>
        <w:tc>
          <w:tcPr>
            <w:tcW w:w="2340" w:type="dxa"/>
          </w:tcPr>
          <w:p w14:paraId="408252B5" w14:textId="77777777" w:rsidR="000C25BE" w:rsidRPr="00A924B9" w:rsidRDefault="000C25BE" w:rsidP="006745B9">
            <w:pPr>
              <w:ind w:left="0" w:firstLine="0"/>
              <w:rPr>
                <w:rFonts w:eastAsia="Times New Roman"/>
                <w:sz w:val="20"/>
                <w:szCs w:val="20"/>
                <w:lang w:eastAsia="en-GB"/>
              </w:rPr>
            </w:pPr>
          </w:p>
        </w:tc>
      </w:tr>
      <w:tr w:rsidR="000C25BE" w:rsidRPr="00A924B9" w14:paraId="05D400AD" w14:textId="77777777" w:rsidTr="000C25BE">
        <w:trPr>
          <w:trHeight w:val="252"/>
        </w:trPr>
        <w:tc>
          <w:tcPr>
            <w:tcW w:w="4675" w:type="dxa"/>
          </w:tcPr>
          <w:p w14:paraId="340C3D7B" w14:textId="77777777" w:rsidR="000C25BE" w:rsidRPr="00A924B9" w:rsidRDefault="000C25BE" w:rsidP="006745B9">
            <w:pPr>
              <w:ind w:left="0" w:firstLine="0"/>
              <w:rPr>
                <w:rFonts w:eastAsia="Calibri"/>
                <w:sz w:val="20"/>
                <w:szCs w:val="20"/>
              </w:rPr>
            </w:pPr>
            <w:r w:rsidRPr="00A924B9">
              <w:rPr>
                <w:rFonts w:eastAsia="Calibri"/>
                <w:sz w:val="20"/>
                <w:szCs w:val="20"/>
              </w:rPr>
              <w:t>Gestational diabetes</w:t>
            </w:r>
          </w:p>
        </w:tc>
        <w:tc>
          <w:tcPr>
            <w:tcW w:w="2160" w:type="dxa"/>
          </w:tcPr>
          <w:p w14:paraId="549F6649" w14:textId="77777777" w:rsidR="000C25BE" w:rsidRPr="00A924B9" w:rsidRDefault="000C25BE" w:rsidP="006745B9">
            <w:pPr>
              <w:ind w:left="0" w:firstLine="0"/>
              <w:rPr>
                <w:rFonts w:eastAsia="Times New Roman"/>
                <w:sz w:val="20"/>
                <w:szCs w:val="20"/>
                <w:lang w:eastAsia="en-GB"/>
              </w:rPr>
            </w:pPr>
          </w:p>
        </w:tc>
        <w:tc>
          <w:tcPr>
            <w:tcW w:w="2340" w:type="dxa"/>
          </w:tcPr>
          <w:p w14:paraId="0223DDC2" w14:textId="77777777" w:rsidR="000C25BE" w:rsidRPr="00A924B9" w:rsidRDefault="000C25BE" w:rsidP="006745B9">
            <w:pPr>
              <w:ind w:left="0" w:firstLine="0"/>
              <w:rPr>
                <w:rFonts w:eastAsia="Times New Roman"/>
                <w:sz w:val="20"/>
                <w:szCs w:val="20"/>
                <w:lang w:eastAsia="en-GB"/>
              </w:rPr>
            </w:pPr>
          </w:p>
        </w:tc>
      </w:tr>
      <w:tr w:rsidR="000C25BE" w:rsidRPr="00A924B9" w14:paraId="1E0C1FBC" w14:textId="77777777" w:rsidTr="000C25BE">
        <w:trPr>
          <w:trHeight w:val="252"/>
        </w:trPr>
        <w:tc>
          <w:tcPr>
            <w:tcW w:w="4675" w:type="dxa"/>
          </w:tcPr>
          <w:p w14:paraId="312AA006"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4B49E257" w14:textId="77777777" w:rsidR="000C25BE" w:rsidRPr="00A924B9" w:rsidRDefault="000C25BE" w:rsidP="006745B9">
            <w:pPr>
              <w:ind w:left="0" w:firstLine="0"/>
              <w:rPr>
                <w:rFonts w:eastAsia="Times New Roman"/>
                <w:sz w:val="20"/>
                <w:szCs w:val="20"/>
                <w:lang w:eastAsia="en-GB"/>
              </w:rPr>
            </w:pPr>
          </w:p>
        </w:tc>
        <w:tc>
          <w:tcPr>
            <w:tcW w:w="2340" w:type="dxa"/>
          </w:tcPr>
          <w:p w14:paraId="6C7D0D7A" w14:textId="77777777" w:rsidR="000C25BE" w:rsidRPr="00A924B9" w:rsidRDefault="000C25BE" w:rsidP="006745B9">
            <w:pPr>
              <w:ind w:left="0" w:firstLine="0"/>
              <w:rPr>
                <w:rFonts w:eastAsia="Times New Roman"/>
                <w:sz w:val="20"/>
                <w:szCs w:val="20"/>
                <w:lang w:eastAsia="en-GB"/>
              </w:rPr>
            </w:pPr>
          </w:p>
        </w:tc>
      </w:tr>
      <w:tr w:rsidR="000C25BE" w:rsidRPr="00A924B9" w14:paraId="6AFF44B8" w14:textId="77777777" w:rsidTr="000C25BE">
        <w:trPr>
          <w:trHeight w:val="252"/>
        </w:trPr>
        <w:tc>
          <w:tcPr>
            <w:tcW w:w="4675" w:type="dxa"/>
          </w:tcPr>
          <w:p w14:paraId="522A3D85"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3987096F" w14:textId="77777777" w:rsidR="000C25BE" w:rsidRPr="00A924B9" w:rsidRDefault="000C25BE" w:rsidP="006745B9">
            <w:pPr>
              <w:ind w:left="0" w:firstLine="0"/>
              <w:rPr>
                <w:rFonts w:eastAsia="Times New Roman"/>
                <w:sz w:val="20"/>
                <w:szCs w:val="20"/>
                <w:lang w:eastAsia="en-GB"/>
              </w:rPr>
            </w:pPr>
          </w:p>
        </w:tc>
        <w:tc>
          <w:tcPr>
            <w:tcW w:w="2340" w:type="dxa"/>
          </w:tcPr>
          <w:p w14:paraId="0C81B34E" w14:textId="77777777" w:rsidR="000C25BE" w:rsidRPr="00A924B9" w:rsidRDefault="000C25BE" w:rsidP="006745B9">
            <w:pPr>
              <w:ind w:left="0" w:firstLine="0"/>
              <w:rPr>
                <w:rFonts w:eastAsia="Times New Roman"/>
                <w:sz w:val="20"/>
                <w:szCs w:val="20"/>
                <w:lang w:eastAsia="en-GB"/>
              </w:rPr>
            </w:pPr>
          </w:p>
        </w:tc>
      </w:tr>
      <w:tr w:rsidR="000C25BE" w:rsidRPr="00A924B9" w14:paraId="7941E5AC" w14:textId="77777777" w:rsidTr="000C25BE">
        <w:trPr>
          <w:trHeight w:val="252"/>
        </w:trPr>
        <w:tc>
          <w:tcPr>
            <w:tcW w:w="4675" w:type="dxa"/>
          </w:tcPr>
          <w:p w14:paraId="5DFC4732"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324428D9" w14:textId="77777777" w:rsidR="000C25BE" w:rsidRPr="00A924B9" w:rsidRDefault="000C25BE" w:rsidP="006745B9">
            <w:pPr>
              <w:ind w:left="0" w:firstLine="0"/>
              <w:rPr>
                <w:rFonts w:eastAsia="Times New Roman"/>
                <w:sz w:val="20"/>
                <w:szCs w:val="20"/>
                <w:lang w:eastAsia="en-GB"/>
              </w:rPr>
            </w:pPr>
          </w:p>
        </w:tc>
        <w:tc>
          <w:tcPr>
            <w:tcW w:w="2340" w:type="dxa"/>
          </w:tcPr>
          <w:p w14:paraId="7BDFE4F2" w14:textId="77777777" w:rsidR="000C25BE" w:rsidRPr="00A924B9" w:rsidRDefault="000C25BE" w:rsidP="006745B9">
            <w:pPr>
              <w:ind w:left="0" w:firstLine="0"/>
              <w:rPr>
                <w:rFonts w:eastAsia="Times New Roman"/>
                <w:sz w:val="20"/>
                <w:szCs w:val="20"/>
                <w:lang w:eastAsia="en-GB"/>
              </w:rPr>
            </w:pPr>
          </w:p>
        </w:tc>
      </w:tr>
      <w:tr w:rsidR="000C25BE" w:rsidRPr="00A924B9" w14:paraId="6EF5B35C" w14:textId="77777777" w:rsidTr="000C25BE">
        <w:trPr>
          <w:trHeight w:val="252"/>
        </w:trPr>
        <w:tc>
          <w:tcPr>
            <w:tcW w:w="4675" w:type="dxa"/>
          </w:tcPr>
          <w:p w14:paraId="7014DF55" w14:textId="31128BC7" w:rsidR="000C25BE" w:rsidRPr="00A924B9" w:rsidRDefault="000C25BE" w:rsidP="006745B9">
            <w:pPr>
              <w:ind w:left="0" w:firstLine="0"/>
              <w:rPr>
                <w:rFonts w:eastAsia="Calibri"/>
                <w:sz w:val="20"/>
                <w:szCs w:val="20"/>
              </w:rPr>
            </w:pPr>
            <w:r>
              <w:rPr>
                <w:rFonts w:eastAsia="Calibri"/>
                <w:sz w:val="20"/>
                <w:szCs w:val="20"/>
              </w:rPr>
              <w:t>Chronic hypertension</w:t>
            </w:r>
            <w:r w:rsidR="00DA4140">
              <w:rPr>
                <w:rFonts w:eastAsia="Calibri"/>
                <w:sz w:val="20"/>
                <w:szCs w:val="20"/>
              </w:rPr>
              <w:t xml:space="preserve"> </w:t>
            </w:r>
            <w:r w:rsidR="00CD723A" w:rsidRPr="00483FF6">
              <w:rPr>
                <w:rFonts w:eastAsia="Times New Roman"/>
                <w:sz w:val="20"/>
                <w:szCs w:val="20"/>
                <w:lang w:eastAsia="en-GB"/>
              </w:rPr>
              <w:t>within 12 months before pregnancy</w:t>
            </w:r>
          </w:p>
        </w:tc>
        <w:tc>
          <w:tcPr>
            <w:tcW w:w="2160" w:type="dxa"/>
          </w:tcPr>
          <w:p w14:paraId="6BC8B6CA" w14:textId="77777777" w:rsidR="000C25BE" w:rsidRPr="00A924B9" w:rsidRDefault="000C25BE" w:rsidP="006745B9">
            <w:pPr>
              <w:ind w:left="0" w:firstLine="0"/>
              <w:rPr>
                <w:rFonts w:eastAsia="Times New Roman"/>
                <w:sz w:val="20"/>
                <w:szCs w:val="20"/>
                <w:lang w:eastAsia="en-GB"/>
              </w:rPr>
            </w:pPr>
          </w:p>
        </w:tc>
        <w:tc>
          <w:tcPr>
            <w:tcW w:w="2340" w:type="dxa"/>
          </w:tcPr>
          <w:p w14:paraId="0E19476A" w14:textId="77777777" w:rsidR="000C25BE" w:rsidRPr="00A924B9" w:rsidRDefault="000C25BE" w:rsidP="006745B9">
            <w:pPr>
              <w:ind w:left="0" w:firstLine="0"/>
              <w:rPr>
                <w:rFonts w:eastAsia="Times New Roman"/>
                <w:sz w:val="20"/>
                <w:szCs w:val="20"/>
                <w:lang w:eastAsia="en-GB"/>
              </w:rPr>
            </w:pPr>
          </w:p>
        </w:tc>
      </w:tr>
      <w:tr w:rsidR="000C25BE" w:rsidRPr="00A924B9" w14:paraId="00C97325" w14:textId="77777777" w:rsidTr="000C25BE">
        <w:trPr>
          <w:trHeight w:val="252"/>
        </w:trPr>
        <w:tc>
          <w:tcPr>
            <w:tcW w:w="4675" w:type="dxa"/>
          </w:tcPr>
          <w:p w14:paraId="62EEB533"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7AAA4B34" w14:textId="77777777" w:rsidR="000C25BE" w:rsidRPr="00A924B9" w:rsidRDefault="000C25BE" w:rsidP="006745B9">
            <w:pPr>
              <w:ind w:left="0" w:firstLine="0"/>
              <w:rPr>
                <w:rFonts w:eastAsia="Times New Roman"/>
                <w:sz w:val="20"/>
                <w:szCs w:val="20"/>
                <w:lang w:eastAsia="en-GB"/>
              </w:rPr>
            </w:pPr>
          </w:p>
        </w:tc>
        <w:tc>
          <w:tcPr>
            <w:tcW w:w="2340" w:type="dxa"/>
          </w:tcPr>
          <w:p w14:paraId="7213F662" w14:textId="77777777" w:rsidR="000C25BE" w:rsidRPr="00A924B9" w:rsidRDefault="000C25BE" w:rsidP="006745B9">
            <w:pPr>
              <w:ind w:left="0" w:firstLine="0"/>
              <w:rPr>
                <w:rFonts w:eastAsia="Times New Roman"/>
                <w:sz w:val="20"/>
                <w:szCs w:val="20"/>
                <w:lang w:eastAsia="en-GB"/>
              </w:rPr>
            </w:pPr>
          </w:p>
        </w:tc>
      </w:tr>
      <w:tr w:rsidR="000C25BE" w:rsidRPr="00A924B9" w14:paraId="035729B5" w14:textId="77777777" w:rsidTr="000C25BE">
        <w:trPr>
          <w:trHeight w:val="252"/>
        </w:trPr>
        <w:tc>
          <w:tcPr>
            <w:tcW w:w="4675" w:type="dxa"/>
          </w:tcPr>
          <w:p w14:paraId="4B52F954"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4933EFC5" w14:textId="77777777" w:rsidR="000C25BE" w:rsidRPr="00A924B9" w:rsidRDefault="000C25BE" w:rsidP="006745B9">
            <w:pPr>
              <w:ind w:left="0" w:firstLine="0"/>
              <w:rPr>
                <w:rFonts w:eastAsia="Times New Roman"/>
                <w:sz w:val="20"/>
                <w:szCs w:val="20"/>
                <w:lang w:eastAsia="en-GB"/>
              </w:rPr>
            </w:pPr>
          </w:p>
        </w:tc>
        <w:tc>
          <w:tcPr>
            <w:tcW w:w="2340" w:type="dxa"/>
          </w:tcPr>
          <w:p w14:paraId="68823F37" w14:textId="77777777" w:rsidR="000C25BE" w:rsidRPr="00A924B9" w:rsidRDefault="000C25BE" w:rsidP="006745B9">
            <w:pPr>
              <w:ind w:left="0" w:firstLine="0"/>
              <w:rPr>
                <w:rFonts w:eastAsia="Times New Roman"/>
                <w:sz w:val="20"/>
                <w:szCs w:val="20"/>
                <w:lang w:eastAsia="en-GB"/>
              </w:rPr>
            </w:pPr>
          </w:p>
        </w:tc>
      </w:tr>
      <w:tr w:rsidR="000C25BE" w:rsidRPr="00A924B9" w14:paraId="287FB5D7" w14:textId="77777777" w:rsidTr="000C25BE">
        <w:trPr>
          <w:trHeight w:val="252"/>
        </w:trPr>
        <w:tc>
          <w:tcPr>
            <w:tcW w:w="4675" w:type="dxa"/>
          </w:tcPr>
          <w:p w14:paraId="41E7B04A" w14:textId="77777777" w:rsidR="000C25BE" w:rsidRPr="00A924B9" w:rsidRDefault="000C25BE" w:rsidP="006745B9">
            <w:pPr>
              <w:ind w:left="246" w:firstLine="0"/>
              <w:rPr>
                <w:rFonts w:eastAsia="Calibri"/>
                <w:sz w:val="20"/>
                <w:szCs w:val="20"/>
              </w:rPr>
            </w:pPr>
            <w:r w:rsidRPr="00A924B9">
              <w:rPr>
                <w:rFonts w:eastAsia="Calibri"/>
                <w:sz w:val="20"/>
                <w:szCs w:val="20"/>
              </w:rPr>
              <w:lastRenderedPageBreak/>
              <w:t>Missing</w:t>
            </w:r>
          </w:p>
        </w:tc>
        <w:tc>
          <w:tcPr>
            <w:tcW w:w="2160" w:type="dxa"/>
          </w:tcPr>
          <w:p w14:paraId="7062CED0" w14:textId="77777777" w:rsidR="000C25BE" w:rsidRPr="00A924B9" w:rsidRDefault="000C25BE" w:rsidP="006745B9">
            <w:pPr>
              <w:ind w:left="0" w:firstLine="0"/>
              <w:rPr>
                <w:rFonts w:eastAsia="Times New Roman"/>
                <w:sz w:val="20"/>
                <w:szCs w:val="20"/>
                <w:lang w:eastAsia="en-GB"/>
              </w:rPr>
            </w:pPr>
          </w:p>
        </w:tc>
        <w:tc>
          <w:tcPr>
            <w:tcW w:w="2340" w:type="dxa"/>
          </w:tcPr>
          <w:p w14:paraId="19A4E9CA" w14:textId="77777777" w:rsidR="000C25BE" w:rsidRPr="00A924B9" w:rsidRDefault="000C25BE" w:rsidP="006745B9">
            <w:pPr>
              <w:ind w:left="0" w:firstLine="0"/>
              <w:rPr>
                <w:rFonts w:eastAsia="Times New Roman"/>
                <w:sz w:val="20"/>
                <w:szCs w:val="20"/>
                <w:lang w:eastAsia="en-GB"/>
              </w:rPr>
            </w:pPr>
          </w:p>
        </w:tc>
      </w:tr>
      <w:tr w:rsidR="000C25BE" w:rsidRPr="00A924B9" w14:paraId="07E1F41C" w14:textId="77777777" w:rsidTr="000C25BE">
        <w:trPr>
          <w:trHeight w:val="252"/>
        </w:trPr>
        <w:tc>
          <w:tcPr>
            <w:tcW w:w="4675" w:type="dxa"/>
          </w:tcPr>
          <w:p w14:paraId="466FBCC4" w14:textId="4776EDE3" w:rsidR="000C25BE" w:rsidRPr="00A924B9" w:rsidRDefault="000C25BE" w:rsidP="006745B9">
            <w:pPr>
              <w:ind w:left="0" w:firstLine="0"/>
              <w:rPr>
                <w:rFonts w:eastAsia="Calibri"/>
                <w:sz w:val="20"/>
                <w:szCs w:val="20"/>
              </w:rPr>
            </w:pPr>
            <w:r>
              <w:rPr>
                <w:rFonts w:eastAsia="Calibri"/>
                <w:sz w:val="20"/>
                <w:szCs w:val="20"/>
              </w:rPr>
              <w:t>Depression/anxiety</w:t>
            </w:r>
            <w:r w:rsidR="00CD723A">
              <w:rPr>
                <w:rFonts w:eastAsia="Calibri"/>
                <w:sz w:val="20"/>
                <w:szCs w:val="20"/>
              </w:rPr>
              <w:t xml:space="preserve"> </w:t>
            </w:r>
            <w:r w:rsidR="00CD723A" w:rsidRPr="00483FF6">
              <w:rPr>
                <w:rFonts w:eastAsia="Times New Roman"/>
                <w:sz w:val="20"/>
                <w:szCs w:val="20"/>
                <w:lang w:eastAsia="en-GB"/>
              </w:rPr>
              <w:t>within 12 months before pregnancy</w:t>
            </w:r>
          </w:p>
        </w:tc>
        <w:tc>
          <w:tcPr>
            <w:tcW w:w="2160" w:type="dxa"/>
          </w:tcPr>
          <w:p w14:paraId="47A985DE" w14:textId="77777777" w:rsidR="000C25BE" w:rsidRPr="00A924B9" w:rsidRDefault="000C25BE" w:rsidP="006745B9">
            <w:pPr>
              <w:ind w:left="0" w:firstLine="0"/>
              <w:rPr>
                <w:rFonts w:eastAsia="Times New Roman"/>
                <w:sz w:val="20"/>
                <w:szCs w:val="20"/>
                <w:lang w:eastAsia="en-GB"/>
              </w:rPr>
            </w:pPr>
          </w:p>
        </w:tc>
        <w:tc>
          <w:tcPr>
            <w:tcW w:w="2340" w:type="dxa"/>
          </w:tcPr>
          <w:p w14:paraId="4D81673F" w14:textId="77777777" w:rsidR="000C25BE" w:rsidRPr="00A924B9" w:rsidRDefault="000C25BE" w:rsidP="006745B9">
            <w:pPr>
              <w:ind w:left="0" w:firstLine="0"/>
              <w:rPr>
                <w:rFonts w:eastAsia="Times New Roman"/>
                <w:sz w:val="20"/>
                <w:szCs w:val="20"/>
                <w:lang w:eastAsia="en-GB"/>
              </w:rPr>
            </w:pPr>
          </w:p>
        </w:tc>
      </w:tr>
      <w:tr w:rsidR="000C25BE" w:rsidRPr="00A924B9" w14:paraId="7E7107C3" w14:textId="77777777" w:rsidTr="000C25BE">
        <w:trPr>
          <w:trHeight w:val="252"/>
        </w:trPr>
        <w:tc>
          <w:tcPr>
            <w:tcW w:w="4675" w:type="dxa"/>
          </w:tcPr>
          <w:p w14:paraId="025E81C9"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7EA5A48D" w14:textId="77777777" w:rsidR="000C25BE" w:rsidRPr="00A924B9" w:rsidRDefault="000C25BE" w:rsidP="006745B9">
            <w:pPr>
              <w:ind w:left="0" w:firstLine="0"/>
              <w:rPr>
                <w:rFonts w:eastAsia="Times New Roman"/>
                <w:sz w:val="20"/>
                <w:szCs w:val="20"/>
                <w:lang w:eastAsia="en-GB"/>
              </w:rPr>
            </w:pPr>
          </w:p>
        </w:tc>
        <w:tc>
          <w:tcPr>
            <w:tcW w:w="2340" w:type="dxa"/>
          </w:tcPr>
          <w:p w14:paraId="33A6BFB2" w14:textId="77777777" w:rsidR="000C25BE" w:rsidRPr="00A924B9" w:rsidRDefault="000C25BE" w:rsidP="006745B9">
            <w:pPr>
              <w:ind w:left="0" w:firstLine="0"/>
              <w:rPr>
                <w:rFonts w:eastAsia="Times New Roman"/>
                <w:sz w:val="20"/>
                <w:szCs w:val="20"/>
                <w:lang w:eastAsia="en-GB"/>
              </w:rPr>
            </w:pPr>
          </w:p>
        </w:tc>
      </w:tr>
      <w:tr w:rsidR="000C25BE" w:rsidRPr="00A924B9" w14:paraId="142D4447" w14:textId="77777777" w:rsidTr="000C25BE">
        <w:trPr>
          <w:trHeight w:val="252"/>
        </w:trPr>
        <w:tc>
          <w:tcPr>
            <w:tcW w:w="4675" w:type="dxa"/>
          </w:tcPr>
          <w:p w14:paraId="5143C29E"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2F8E0E20" w14:textId="77777777" w:rsidR="000C25BE" w:rsidRPr="00A924B9" w:rsidRDefault="000C25BE" w:rsidP="006745B9">
            <w:pPr>
              <w:ind w:left="0" w:firstLine="0"/>
              <w:rPr>
                <w:rFonts w:eastAsia="Times New Roman"/>
                <w:sz w:val="20"/>
                <w:szCs w:val="20"/>
                <w:lang w:eastAsia="en-GB"/>
              </w:rPr>
            </w:pPr>
          </w:p>
        </w:tc>
        <w:tc>
          <w:tcPr>
            <w:tcW w:w="2340" w:type="dxa"/>
          </w:tcPr>
          <w:p w14:paraId="77C0BC96" w14:textId="77777777" w:rsidR="000C25BE" w:rsidRPr="00A924B9" w:rsidRDefault="000C25BE" w:rsidP="006745B9">
            <w:pPr>
              <w:ind w:left="0" w:firstLine="0"/>
              <w:rPr>
                <w:rFonts w:eastAsia="Times New Roman"/>
                <w:sz w:val="20"/>
                <w:szCs w:val="20"/>
                <w:lang w:eastAsia="en-GB"/>
              </w:rPr>
            </w:pPr>
          </w:p>
        </w:tc>
      </w:tr>
      <w:tr w:rsidR="000C25BE" w:rsidRPr="00A924B9" w14:paraId="53AE10C4" w14:textId="77777777" w:rsidTr="000C25BE">
        <w:trPr>
          <w:trHeight w:val="252"/>
        </w:trPr>
        <w:tc>
          <w:tcPr>
            <w:tcW w:w="4675" w:type="dxa"/>
          </w:tcPr>
          <w:p w14:paraId="27A121F9"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6BA1208D" w14:textId="77777777" w:rsidR="000C25BE" w:rsidRPr="00A924B9" w:rsidRDefault="000C25BE" w:rsidP="006745B9">
            <w:pPr>
              <w:ind w:left="0" w:firstLine="0"/>
              <w:rPr>
                <w:rFonts w:eastAsia="Times New Roman"/>
                <w:sz w:val="20"/>
                <w:szCs w:val="20"/>
                <w:lang w:eastAsia="en-GB"/>
              </w:rPr>
            </w:pPr>
          </w:p>
        </w:tc>
        <w:tc>
          <w:tcPr>
            <w:tcW w:w="2340" w:type="dxa"/>
          </w:tcPr>
          <w:p w14:paraId="1F6AABEC" w14:textId="77777777" w:rsidR="000C25BE" w:rsidRPr="00A924B9" w:rsidRDefault="000C25BE" w:rsidP="006745B9">
            <w:pPr>
              <w:ind w:left="0" w:firstLine="0"/>
              <w:rPr>
                <w:rFonts w:eastAsia="Times New Roman"/>
                <w:sz w:val="20"/>
                <w:szCs w:val="20"/>
                <w:lang w:eastAsia="en-GB"/>
              </w:rPr>
            </w:pPr>
          </w:p>
        </w:tc>
      </w:tr>
      <w:tr w:rsidR="000C25BE" w:rsidRPr="00A924B9" w14:paraId="704727C1" w14:textId="77777777" w:rsidTr="000C25BE">
        <w:trPr>
          <w:trHeight w:val="252"/>
        </w:trPr>
        <w:tc>
          <w:tcPr>
            <w:tcW w:w="4675" w:type="dxa"/>
          </w:tcPr>
          <w:p w14:paraId="57C60F8F" w14:textId="5C29A2D4" w:rsidR="000C25BE" w:rsidRPr="00A924B9" w:rsidRDefault="000C25BE" w:rsidP="006745B9">
            <w:pPr>
              <w:ind w:left="0" w:firstLine="0"/>
              <w:rPr>
                <w:rFonts w:eastAsia="Calibri"/>
                <w:sz w:val="20"/>
                <w:szCs w:val="20"/>
              </w:rPr>
            </w:pPr>
            <w:r>
              <w:rPr>
                <w:rFonts w:eastAsia="Calibri"/>
                <w:sz w:val="20"/>
                <w:szCs w:val="20"/>
              </w:rPr>
              <w:t>Epilepsy</w:t>
            </w:r>
            <w:r w:rsidR="00CD723A">
              <w:rPr>
                <w:rFonts w:eastAsia="Calibri"/>
                <w:sz w:val="20"/>
                <w:szCs w:val="20"/>
              </w:rPr>
              <w:t xml:space="preserve"> </w:t>
            </w:r>
            <w:r w:rsidR="00CD723A" w:rsidRPr="00483FF6">
              <w:rPr>
                <w:rFonts w:eastAsia="Times New Roman"/>
                <w:sz w:val="20"/>
                <w:szCs w:val="20"/>
                <w:lang w:eastAsia="en-GB"/>
              </w:rPr>
              <w:t>within 12 months before pregnancy</w:t>
            </w:r>
          </w:p>
        </w:tc>
        <w:tc>
          <w:tcPr>
            <w:tcW w:w="2160" w:type="dxa"/>
          </w:tcPr>
          <w:p w14:paraId="644FD16A" w14:textId="77777777" w:rsidR="000C25BE" w:rsidRPr="00A924B9" w:rsidRDefault="000C25BE" w:rsidP="006745B9">
            <w:pPr>
              <w:ind w:left="0" w:firstLine="0"/>
              <w:rPr>
                <w:rFonts w:eastAsia="Times New Roman"/>
                <w:sz w:val="20"/>
                <w:szCs w:val="20"/>
                <w:lang w:eastAsia="en-GB"/>
              </w:rPr>
            </w:pPr>
          </w:p>
        </w:tc>
        <w:tc>
          <w:tcPr>
            <w:tcW w:w="2340" w:type="dxa"/>
          </w:tcPr>
          <w:p w14:paraId="6521C1FF" w14:textId="77777777" w:rsidR="000C25BE" w:rsidRPr="00A924B9" w:rsidRDefault="000C25BE" w:rsidP="006745B9">
            <w:pPr>
              <w:ind w:left="0" w:firstLine="0"/>
              <w:rPr>
                <w:rFonts w:eastAsia="Times New Roman"/>
                <w:sz w:val="20"/>
                <w:szCs w:val="20"/>
                <w:lang w:eastAsia="en-GB"/>
              </w:rPr>
            </w:pPr>
          </w:p>
        </w:tc>
      </w:tr>
      <w:tr w:rsidR="000C25BE" w:rsidRPr="00A924B9" w14:paraId="518FEDF7" w14:textId="77777777" w:rsidTr="000C25BE">
        <w:trPr>
          <w:trHeight w:val="252"/>
        </w:trPr>
        <w:tc>
          <w:tcPr>
            <w:tcW w:w="4675" w:type="dxa"/>
          </w:tcPr>
          <w:p w14:paraId="74CD149E"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7A9CD4D3" w14:textId="77777777" w:rsidR="000C25BE" w:rsidRPr="00A924B9" w:rsidRDefault="000C25BE" w:rsidP="006745B9">
            <w:pPr>
              <w:ind w:left="0" w:firstLine="0"/>
              <w:rPr>
                <w:rFonts w:eastAsia="Times New Roman"/>
                <w:sz w:val="20"/>
                <w:szCs w:val="20"/>
                <w:lang w:eastAsia="en-GB"/>
              </w:rPr>
            </w:pPr>
          </w:p>
        </w:tc>
        <w:tc>
          <w:tcPr>
            <w:tcW w:w="2340" w:type="dxa"/>
          </w:tcPr>
          <w:p w14:paraId="6D9DA45A" w14:textId="77777777" w:rsidR="000C25BE" w:rsidRPr="00A924B9" w:rsidRDefault="000C25BE" w:rsidP="006745B9">
            <w:pPr>
              <w:ind w:left="0" w:firstLine="0"/>
              <w:rPr>
                <w:rFonts w:eastAsia="Times New Roman"/>
                <w:sz w:val="20"/>
                <w:szCs w:val="20"/>
                <w:lang w:eastAsia="en-GB"/>
              </w:rPr>
            </w:pPr>
          </w:p>
        </w:tc>
      </w:tr>
      <w:tr w:rsidR="000C25BE" w:rsidRPr="00A924B9" w14:paraId="5A08EC15" w14:textId="77777777" w:rsidTr="000C25BE">
        <w:trPr>
          <w:trHeight w:val="252"/>
        </w:trPr>
        <w:tc>
          <w:tcPr>
            <w:tcW w:w="4675" w:type="dxa"/>
          </w:tcPr>
          <w:p w14:paraId="19A8EF74"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00F6FD00" w14:textId="77777777" w:rsidR="000C25BE" w:rsidRPr="00A924B9" w:rsidRDefault="000C25BE" w:rsidP="006745B9">
            <w:pPr>
              <w:ind w:left="0" w:firstLine="0"/>
              <w:rPr>
                <w:rFonts w:eastAsia="Times New Roman"/>
                <w:sz w:val="20"/>
                <w:szCs w:val="20"/>
                <w:lang w:eastAsia="en-GB"/>
              </w:rPr>
            </w:pPr>
          </w:p>
        </w:tc>
        <w:tc>
          <w:tcPr>
            <w:tcW w:w="2340" w:type="dxa"/>
          </w:tcPr>
          <w:p w14:paraId="1E54A3E5" w14:textId="77777777" w:rsidR="000C25BE" w:rsidRPr="00A924B9" w:rsidRDefault="000C25BE" w:rsidP="006745B9">
            <w:pPr>
              <w:ind w:left="0" w:firstLine="0"/>
              <w:rPr>
                <w:rFonts w:eastAsia="Times New Roman"/>
                <w:sz w:val="20"/>
                <w:szCs w:val="20"/>
                <w:lang w:eastAsia="en-GB"/>
              </w:rPr>
            </w:pPr>
          </w:p>
        </w:tc>
      </w:tr>
      <w:tr w:rsidR="000C25BE" w:rsidRPr="00A924B9" w14:paraId="0B456969" w14:textId="77777777" w:rsidTr="000C25BE">
        <w:trPr>
          <w:trHeight w:val="252"/>
        </w:trPr>
        <w:tc>
          <w:tcPr>
            <w:tcW w:w="4675" w:type="dxa"/>
          </w:tcPr>
          <w:p w14:paraId="2355D0C0"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2E362301" w14:textId="77777777" w:rsidR="000C25BE" w:rsidRPr="00A924B9" w:rsidRDefault="000C25BE" w:rsidP="006745B9">
            <w:pPr>
              <w:ind w:left="0" w:firstLine="0"/>
              <w:rPr>
                <w:rFonts w:eastAsia="Times New Roman"/>
                <w:sz w:val="20"/>
                <w:szCs w:val="20"/>
                <w:lang w:eastAsia="en-GB"/>
              </w:rPr>
            </w:pPr>
          </w:p>
        </w:tc>
        <w:tc>
          <w:tcPr>
            <w:tcW w:w="2340" w:type="dxa"/>
          </w:tcPr>
          <w:p w14:paraId="6DE99B40" w14:textId="77777777" w:rsidR="000C25BE" w:rsidRPr="00A924B9" w:rsidRDefault="000C25BE" w:rsidP="006745B9">
            <w:pPr>
              <w:ind w:left="0" w:firstLine="0"/>
              <w:rPr>
                <w:rFonts w:eastAsia="Times New Roman"/>
                <w:sz w:val="20"/>
                <w:szCs w:val="20"/>
                <w:lang w:eastAsia="en-GB"/>
              </w:rPr>
            </w:pPr>
          </w:p>
        </w:tc>
      </w:tr>
      <w:tr w:rsidR="000C25BE" w:rsidRPr="00A924B9" w14:paraId="7FFC4711" w14:textId="77777777" w:rsidTr="000C25BE">
        <w:trPr>
          <w:trHeight w:val="252"/>
        </w:trPr>
        <w:tc>
          <w:tcPr>
            <w:tcW w:w="4675" w:type="dxa"/>
          </w:tcPr>
          <w:p w14:paraId="00E99440" w14:textId="79A26B26" w:rsidR="000C25BE" w:rsidRPr="00A924B9" w:rsidRDefault="00DA4140" w:rsidP="00DA4140">
            <w:pPr>
              <w:ind w:left="0" w:firstLine="0"/>
              <w:rPr>
                <w:rFonts w:eastAsia="Calibri"/>
                <w:sz w:val="20"/>
                <w:szCs w:val="20"/>
              </w:rPr>
            </w:pPr>
            <w:r>
              <w:rPr>
                <w:rFonts w:eastAsia="Calibri"/>
                <w:sz w:val="20"/>
                <w:szCs w:val="20"/>
              </w:rPr>
              <w:t>Pre-gestational diabetes</w:t>
            </w:r>
            <w:r w:rsidR="00CD723A">
              <w:rPr>
                <w:rFonts w:eastAsia="Calibri"/>
                <w:sz w:val="20"/>
                <w:szCs w:val="20"/>
              </w:rPr>
              <w:t xml:space="preserve"> </w:t>
            </w:r>
            <w:r w:rsidR="00CD723A" w:rsidRPr="00483FF6">
              <w:rPr>
                <w:rFonts w:eastAsia="Times New Roman"/>
                <w:sz w:val="20"/>
                <w:szCs w:val="20"/>
                <w:lang w:eastAsia="en-GB"/>
              </w:rPr>
              <w:t>within 12 months before pregnancy</w:t>
            </w:r>
          </w:p>
        </w:tc>
        <w:tc>
          <w:tcPr>
            <w:tcW w:w="2160" w:type="dxa"/>
          </w:tcPr>
          <w:p w14:paraId="1BE90A15" w14:textId="77777777" w:rsidR="000C25BE" w:rsidRPr="00A924B9" w:rsidRDefault="000C25BE" w:rsidP="006745B9">
            <w:pPr>
              <w:ind w:left="0" w:firstLine="0"/>
              <w:rPr>
                <w:rFonts w:eastAsia="Times New Roman"/>
                <w:sz w:val="20"/>
                <w:szCs w:val="20"/>
                <w:lang w:eastAsia="en-GB"/>
              </w:rPr>
            </w:pPr>
          </w:p>
        </w:tc>
        <w:tc>
          <w:tcPr>
            <w:tcW w:w="2340" w:type="dxa"/>
          </w:tcPr>
          <w:p w14:paraId="56348F43" w14:textId="77777777" w:rsidR="000C25BE" w:rsidRPr="00A924B9" w:rsidRDefault="000C25BE" w:rsidP="006745B9">
            <w:pPr>
              <w:ind w:left="0" w:firstLine="0"/>
              <w:rPr>
                <w:rFonts w:eastAsia="Times New Roman"/>
                <w:sz w:val="20"/>
                <w:szCs w:val="20"/>
                <w:lang w:eastAsia="en-GB"/>
              </w:rPr>
            </w:pPr>
          </w:p>
        </w:tc>
      </w:tr>
      <w:tr w:rsidR="000C25BE" w:rsidRPr="00A924B9" w14:paraId="24504998" w14:textId="77777777" w:rsidTr="000C25BE">
        <w:trPr>
          <w:trHeight w:val="252"/>
        </w:trPr>
        <w:tc>
          <w:tcPr>
            <w:tcW w:w="4675" w:type="dxa"/>
          </w:tcPr>
          <w:p w14:paraId="0C3F5A14" w14:textId="77777777" w:rsidR="000C25BE" w:rsidRPr="00A924B9" w:rsidRDefault="000C25BE" w:rsidP="006745B9">
            <w:pPr>
              <w:ind w:left="246" w:firstLine="0"/>
              <w:rPr>
                <w:rFonts w:eastAsia="Calibri"/>
                <w:sz w:val="20"/>
                <w:szCs w:val="20"/>
              </w:rPr>
            </w:pPr>
            <w:r w:rsidRPr="00A924B9">
              <w:rPr>
                <w:rFonts w:eastAsia="Calibri"/>
                <w:sz w:val="20"/>
                <w:szCs w:val="20"/>
              </w:rPr>
              <w:t>No</w:t>
            </w:r>
          </w:p>
        </w:tc>
        <w:tc>
          <w:tcPr>
            <w:tcW w:w="2160" w:type="dxa"/>
          </w:tcPr>
          <w:p w14:paraId="756F7154" w14:textId="77777777" w:rsidR="000C25BE" w:rsidRPr="00A924B9" w:rsidRDefault="000C25BE" w:rsidP="006745B9">
            <w:pPr>
              <w:ind w:left="0" w:firstLine="0"/>
              <w:rPr>
                <w:rFonts w:eastAsia="Times New Roman"/>
                <w:sz w:val="20"/>
                <w:szCs w:val="20"/>
                <w:lang w:eastAsia="en-GB"/>
              </w:rPr>
            </w:pPr>
          </w:p>
        </w:tc>
        <w:tc>
          <w:tcPr>
            <w:tcW w:w="2340" w:type="dxa"/>
          </w:tcPr>
          <w:p w14:paraId="4F5B88F8" w14:textId="77777777" w:rsidR="000C25BE" w:rsidRPr="00A924B9" w:rsidRDefault="000C25BE" w:rsidP="006745B9">
            <w:pPr>
              <w:ind w:left="0" w:firstLine="0"/>
              <w:rPr>
                <w:rFonts w:eastAsia="Times New Roman"/>
                <w:sz w:val="20"/>
                <w:szCs w:val="20"/>
                <w:lang w:eastAsia="en-GB"/>
              </w:rPr>
            </w:pPr>
          </w:p>
        </w:tc>
      </w:tr>
      <w:tr w:rsidR="000C25BE" w:rsidRPr="00A924B9" w14:paraId="014C00E6" w14:textId="77777777" w:rsidTr="000C25BE">
        <w:trPr>
          <w:trHeight w:val="252"/>
        </w:trPr>
        <w:tc>
          <w:tcPr>
            <w:tcW w:w="4675" w:type="dxa"/>
          </w:tcPr>
          <w:p w14:paraId="3724077D" w14:textId="77777777" w:rsidR="000C25BE" w:rsidRPr="00A924B9" w:rsidRDefault="000C25BE" w:rsidP="006745B9">
            <w:pPr>
              <w:ind w:left="246" w:firstLine="0"/>
              <w:rPr>
                <w:rFonts w:eastAsia="Calibri"/>
                <w:sz w:val="20"/>
                <w:szCs w:val="20"/>
              </w:rPr>
            </w:pPr>
            <w:r w:rsidRPr="00A924B9">
              <w:rPr>
                <w:rFonts w:eastAsia="Calibri"/>
                <w:sz w:val="20"/>
                <w:szCs w:val="20"/>
              </w:rPr>
              <w:t>Yes</w:t>
            </w:r>
          </w:p>
        </w:tc>
        <w:tc>
          <w:tcPr>
            <w:tcW w:w="2160" w:type="dxa"/>
          </w:tcPr>
          <w:p w14:paraId="7C4013E2" w14:textId="77777777" w:rsidR="000C25BE" w:rsidRPr="00A924B9" w:rsidRDefault="000C25BE" w:rsidP="006745B9">
            <w:pPr>
              <w:ind w:left="0" w:firstLine="0"/>
              <w:rPr>
                <w:rFonts w:eastAsia="Times New Roman"/>
                <w:sz w:val="20"/>
                <w:szCs w:val="20"/>
                <w:lang w:eastAsia="en-GB"/>
              </w:rPr>
            </w:pPr>
          </w:p>
        </w:tc>
        <w:tc>
          <w:tcPr>
            <w:tcW w:w="2340" w:type="dxa"/>
          </w:tcPr>
          <w:p w14:paraId="4147BE43" w14:textId="77777777" w:rsidR="000C25BE" w:rsidRPr="00A924B9" w:rsidRDefault="000C25BE" w:rsidP="006745B9">
            <w:pPr>
              <w:ind w:left="0" w:firstLine="0"/>
              <w:rPr>
                <w:rFonts w:eastAsia="Times New Roman"/>
                <w:sz w:val="20"/>
                <w:szCs w:val="20"/>
                <w:lang w:eastAsia="en-GB"/>
              </w:rPr>
            </w:pPr>
          </w:p>
        </w:tc>
      </w:tr>
      <w:tr w:rsidR="000C25BE" w:rsidRPr="00A924B9" w14:paraId="7CA84005" w14:textId="77777777" w:rsidTr="000C25BE">
        <w:trPr>
          <w:trHeight w:val="252"/>
        </w:trPr>
        <w:tc>
          <w:tcPr>
            <w:tcW w:w="4675" w:type="dxa"/>
          </w:tcPr>
          <w:p w14:paraId="5BCB2C61" w14:textId="77777777" w:rsidR="000C25BE" w:rsidRPr="00A924B9" w:rsidRDefault="000C25BE" w:rsidP="006745B9">
            <w:pPr>
              <w:ind w:left="246" w:firstLine="0"/>
              <w:rPr>
                <w:rFonts w:eastAsia="Calibri"/>
                <w:sz w:val="20"/>
                <w:szCs w:val="20"/>
              </w:rPr>
            </w:pPr>
            <w:r w:rsidRPr="00A924B9">
              <w:rPr>
                <w:rFonts w:eastAsia="Calibri"/>
                <w:sz w:val="20"/>
                <w:szCs w:val="20"/>
              </w:rPr>
              <w:t>Missing</w:t>
            </w:r>
          </w:p>
        </w:tc>
        <w:tc>
          <w:tcPr>
            <w:tcW w:w="2160" w:type="dxa"/>
          </w:tcPr>
          <w:p w14:paraId="1C726141" w14:textId="77777777" w:rsidR="000C25BE" w:rsidRPr="00A924B9" w:rsidRDefault="000C25BE" w:rsidP="006745B9">
            <w:pPr>
              <w:ind w:left="0" w:firstLine="0"/>
              <w:rPr>
                <w:rFonts w:eastAsia="Times New Roman"/>
                <w:sz w:val="20"/>
                <w:szCs w:val="20"/>
                <w:lang w:eastAsia="en-GB"/>
              </w:rPr>
            </w:pPr>
          </w:p>
        </w:tc>
        <w:tc>
          <w:tcPr>
            <w:tcW w:w="2340" w:type="dxa"/>
          </w:tcPr>
          <w:p w14:paraId="6B09BBA6" w14:textId="77777777" w:rsidR="000C25BE" w:rsidRPr="00A924B9" w:rsidRDefault="000C25BE" w:rsidP="006745B9">
            <w:pPr>
              <w:ind w:left="0" w:firstLine="0"/>
              <w:rPr>
                <w:rFonts w:eastAsia="Times New Roman"/>
                <w:sz w:val="20"/>
                <w:szCs w:val="20"/>
                <w:lang w:eastAsia="en-GB"/>
              </w:rPr>
            </w:pPr>
          </w:p>
        </w:tc>
      </w:tr>
    </w:tbl>
    <w:p w14:paraId="5DAD0C75" w14:textId="7389B0B6" w:rsidR="006745B9" w:rsidRPr="00DA4140" w:rsidRDefault="00DA4140" w:rsidP="00DA4140">
      <w:pPr>
        <w:spacing w:line="276" w:lineRule="auto"/>
        <w:ind w:left="0" w:firstLine="0"/>
        <w:rPr>
          <w:sz w:val="20"/>
        </w:rPr>
      </w:pPr>
      <w:r w:rsidRPr="00DA4140">
        <w:rPr>
          <w:sz w:val="20"/>
        </w:rPr>
        <w:t>*According to the EUROCAT definition.</w:t>
      </w:r>
    </w:p>
    <w:p w14:paraId="68E01231" w14:textId="77777777" w:rsidR="000C25BE" w:rsidRPr="00DA4140" w:rsidRDefault="000C25BE">
      <w:pPr>
        <w:rPr>
          <w:rFonts w:eastAsia="Times New Roman"/>
          <w:sz w:val="20"/>
          <w:szCs w:val="20"/>
          <w:lang w:eastAsia="en-GB"/>
        </w:rPr>
        <w:sectPr w:rsidR="000C25BE" w:rsidRPr="00DA4140" w:rsidSect="000C25BE">
          <w:pgSz w:w="11906" w:h="16838" w:code="9"/>
          <w:pgMar w:top="1440" w:right="1440" w:bottom="1440" w:left="1440" w:header="706" w:footer="706" w:gutter="0"/>
          <w:cols w:space="708"/>
          <w:docGrid w:linePitch="360"/>
        </w:sectPr>
      </w:pPr>
    </w:p>
    <w:p w14:paraId="12B62617" w14:textId="1942B093" w:rsidR="0023302F" w:rsidRPr="00A924B9" w:rsidRDefault="000A29DC" w:rsidP="000A29DC">
      <w:pPr>
        <w:spacing w:line="276" w:lineRule="auto"/>
        <w:ind w:left="0" w:firstLine="0"/>
        <w:rPr>
          <w:rFonts w:eastAsia="Times New Roman"/>
          <w:szCs w:val="20"/>
          <w:lang w:eastAsia="en-GB"/>
        </w:rPr>
      </w:pPr>
      <w:r w:rsidRPr="00A924B9">
        <w:rPr>
          <w:rFonts w:eastAsia="Times New Roman"/>
          <w:b/>
          <w:szCs w:val="20"/>
          <w:lang w:eastAsia="en-GB"/>
        </w:rPr>
        <w:lastRenderedPageBreak/>
        <w:t>Table shell 1</w:t>
      </w:r>
      <w:r w:rsidR="00274D87" w:rsidRPr="00A924B9">
        <w:rPr>
          <w:rFonts w:eastAsia="Times New Roman"/>
          <w:b/>
          <w:szCs w:val="20"/>
          <w:lang w:eastAsia="en-GB"/>
        </w:rPr>
        <w:t>1</w:t>
      </w:r>
      <w:r w:rsidRPr="00A924B9">
        <w:rPr>
          <w:rFonts w:eastAsia="Times New Roman"/>
          <w:szCs w:val="20"/>
          <w:lang w:eastAsia="en-GB"/>
        </w:rPr>
        <w:t xml:space="preserve">. Prevalence of co-medication of triptans with other migraine medications within pregnancy (polypharmacy) among women with migraine who continued or initiated triptans in pregnancy (N=xxx) </w:t>
      </w:r>
    </w:p>
    <w:tbl>
      <w:tblPr>
        <w:tblStyle w:val="TableGridLight1"/>
        <w:tblpPr w:leftFromText="180" w:rightFromText="180" w:vertAnchor="text" w:horzAnchor="margin" w:tblpY="10"/>
        <w:tblW w:w="8725" w:type="dxa"/>
        <w:tblLayout w:type="fixed"/>
        <w:tblLook w:val="04A0" w:firstRow="1" w:lastRow="0" w:firstColumn="1" w:lastColumn="0" w:noHBand="0" w:noVBand="1"/>
      </w:tblPr>
      <w:tblGrid>
        <w:gridCol w:w="3235"/>
        <w:gridCol w:w="1890"/>
        <w:gridCol w:w="1710"/>
        <w:gridCol w:w="1890"/>
      </w:tblGrid>
      <w:tr w:rsidR="00CD723A" w:rsidRPr="00A924B9" w14:paraId="2F0429DF" w14:textId="62612D99" w:rsidTr="00CD723A">
        <w:trPr>
          <w:trHeight w:val="201"/>
          <w:tblHeader/>
        </w:trPr>
        <w:tc>
          <w:tcPr>
            <w:tcW w:w="3235" w:type="dxa"/>
            <w:shd w:val="clear" w:color="auto" w:fill="F2F2F2" w:themeFill="background1" w:themeFillShade="F2"/>
          </w:tcPr>
          <w:p w14:paraId="0DEC9EB3" w14:textId="77777777" w:rsidR="00CD723A" w:rsidRPr="00A924B9" w:rsidRDefault="00CD723A" w:rsidP="000A29DC">
            <w:pPr>
              <w:ind w:left="0" w:firstLine="0"/>
              <w:jc w:val="left"/>
              <w:rPr>
                <w:rFonts w:eastAsia="Times New Roman"/>
                <w:b/>
                <w:sz w:val="20"/>
                <w:szCs w:val="20"/>
                <w:lang w:val="en-GB" w:eastAsia="en-GB"/>
              </w:rPr>
            </w:pPr>
          </w:p>
        </w:tc>
        <w:tc>
          <w:tcPr>
            <w:tcW w:w="5490" w:type="dxa"/>
            <w:gridSpan w:val="3"/>
            <w:shd w:val="clear" w:color="auto" w:fill="F2F2F2" w:themeFill="background1" w:themeFillShade="F2"/>
          </w:tcPr>
          <w:p w14:paraId="59A30EFB" w14:textId="35888BB4" w:rsidR="00CD723A" w:rsidRPr="00A924B9" w:rsidRDefault="00CD723A" w:rsidP="000A29DC">
            <w:pPr>
              <w:ind w:left="0" w:firstLine="0"/>
              <w:jc w:val="left"/>
              <w:rPr>
                <w:rFonts w:eastAsia="Times New Roman"/>
                <w:sz w:val="20"/>
                <w:szCs w:val="20"/>
                <w:lang w:val="en-GB" w:eastAsia="en-GB"/>
              </w:rPr>
            </w:pPr>
            <w:r w:rsidRPr="00A924B9">
              <w:rPr>
                <w:rFonts w:eastAsia="Times New Roman"/>
                <w:b/>
                <w:sz w:val="20"/>
                <w:szCs w:val="20"/>
                <w:lang w:val="en-GB" w:eastAsia="en-GB"/>
              </w:rPr>
              <w:t>Triptan continued during pregnancy</w:t>
            </w:r>
          </w:p>
        </w:tc>
      </w:tr>
      <w:tr w:rsidR="00CD723A" w:rsidRPr="00A924B9" w14:paraId="5DE8EE59" w14:textId="599E1934" w:rsidTr="00CD723A">
        <w:trPr>
          <w:trHeight w:val="201"/>
          <w:tblHeader/>
        </w:trPr>
        <w:tc>
          <w:tcPr>
            <w:tcW w:w="3235" w:type="dxa"/>
            <w:shd w:val="clear" w:color="auto" w:fill="F2F2F2" w:themeFill="background1" w:themeFillShade="F2"/>
          </w:tcPr>
          <w:p w14:paraId="4DC70AAE" w14:textId="131E33E2"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Other migraine medication</w:t>
            </w:r>
          </w:p>
        </w:tc>
        <w:tc>
          <w:tcPr>
            <w:tcW w:w="1890" w:type="dxa"/>
            <w:shd w:val="clear" w:color="auto" w:fill="F2F2F2" w:themeFill="background1" w:themeFillShade="F2"/>
          </w:tcPr>
          <w:p w14:paraId="0717EB50" w14:textId="77777777"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1 trimester</w:t>
            </w:r>
          </w:p>
          <w:p w14:paraId="3A544886" w14:textId="337E939E"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(N=xxx)</w:t>
            </w:r>
          </w:p>
        </w:tc>
        <w:tc>
          <w:tcPr>
            <w:tcW w:w="1710" w:type="dxa"/>
            <w:shd w:val="clear" w:color="auto" w:fill="F2F2F2" w:themeFill="background1" w:themeFillShade="F2"/>
          </w:tcPr>
          <w:p w14:paraId="240AEDEB" w14:textId="77777777"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2 </w:t>
            </w:r>
            <w:proofErr w:type="gramStart"/>
            <w:r w:rsidRPr="00A924B9">
              <w:rPr>
                <w:rFonts w:eastAsia="Times New Roman"/>
                <w:b/>
                <w:sz w:val="20"/>
                <w:szCs w:val="20"/>
                <w:lang w:val="en-GB" w:eastAsia="en-GB"/>
              </w:rPr>
              <w:t>trimester</w:t>
            </w:r>
            <w:proofErr w:type="gramEnd"/>
          </w:p>
          <w:p w14:paraId="14A6362D" w14:textId="60E98395"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(N=xx)</w:t>
            </w:r>
          </w:p>
        </w:tc>
        <w:tc>
          <w:tcPr>
            <w:tcW w:w="1890" w:type="dxa"/>
            <w:shd w:val="clear" w:color="auto" w:fill="F2F2F2" w:themeFill="background1" w:themeFillShade="F2"/>
          </w:tcPr>
          <w:p w14:paraId="6D4B4C71" w14:textId="77777777"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3 </w:t>
            </w:r>
            <w:proofErr w:type="gramStart"/>
            <w:r w:rsidRPr="00A924B9">
              <w:rPr>
                <w:rFonts w:eastAsia="Times New Roman"/>
                <w:b/>
                <w:sz w:val="20"/>
                <w:szCs w:val="20"/>
                <w:lang w:val="en-GB" w:eastAsia="en-GB"/>
              </w:rPr>
              <w:t>trimester</w:t>
            </w:r>
            <w:proofErr w:type="gramEnd"/>
          </w:p>
          <w:p w14:paraId="0AD0FE49" w14:textId="5F26C370"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(N=xxx)</w:t>
            </w:r>
          </w:p>
        </w:tc>
      </w:tr>
      <w:tr w:rsidR="00CD723A" w:rsidRPr="00A924B9" w14:paraId="4E1C37A5" w14:textId="77777777" w:rsidTr="00CD723A">
        <w:trPr>
          <w:trHeight w:val="201"/>
          <w:tblHeader/>
        </w:trPr>
        <w:tc>
          <w:tcPr>
            <w:tcW w:w="3235" w:type="dxa"/>
            <w:shd w:val="clear" w:color="auto" w:fill="F2F2F2" w:themeFill="background1" w:themeFillShade="F2"/>
          </w:tcPr>
          <w:p w14:paraId="5644E7D3" w14:textId="77777777" w:rsidR="00CD723A" w:rsidRPr="00A924B9" w:rsidRDefault="00CD723A" w:rsidP="009B1463">
            <w:pPr>
              <w:ind w:left="0" w:firstLine="0"/>
              <w:jc w:val="left"/>
              <w:rPr>
                <w:rFonts w:eastAsia="Times New Roman"/>
                <w:b/>
                <w:sz w:val="20"/>
                <w:szCs w:val="20"/>
                <w:lang w:val="en-GB" w:eastAsia="en-GB"/>
              </w:rPr>
            </w:pPr>
          </w:p>
        </w:tc>
        <w:tc>
          <w:tcPr>
            <w:tcW w:w="1890" w:type="dxa"/>
            <w:shd w:val="clear" w:color="auto" w:fill="F2F2F2" w:themeFill="background1" w:themeFillShade="F2"/>
          </w:tcPr>
          <w:p w14:paraId="30C043E9" w14:textId="0E2CBB1A"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14:paraId="2C7E6F2F" w14:textId="38C003AD"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c>
          <w:tcPr>
            <w:tcW w:w="1710" w:type="dxa"/>
            <w:shd w:val="clear" w:color="auto" w:fill="F2F2F2" w:themeFill="background1" w:themeFillShade="F2"/>
          </w:tcPr>
          <w:p w14:paraId="782E2359" w14:textId="77777777"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14:paraId="097C1646" w14:textId="1D0F09DE"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c>
          <w:tcPr>
            <w:tcW w:w="1890" w:type="dxa"/>
            <w:shd w:val="clear" w:color="auto" w:fill="F2F2F2" w:themeFill="background1" w:themeFillShade="F2"/>
          </w:tcPr>
          <w:p w14:paraId="64FA38ED" w14:textId="77777777"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14:paraId="786F37BE" w14:textId="6E66CD89" w:rsidR="00CD723A" w:rsidRPr="00A924B9" w:rsidRDefault="00CD723A" w:rsidP="009B1463">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r>
      <w:tr w:rsidR="00CD723A" w:rsidRPr="00A924B9" w14:paraId="6EF9FC5E" w14:textId="77777777" w:rsidTr="00CD723A">
        <w:trPr>
          <w:trHeight w:val="201"/>
          <w:tblHeader/>
        </w:trPr>
        <w:tc>
          <w:tcPr>
            <w:tcW w:w="3235" w:type="dxa"/>
            <w:shd w:val="clear" w:color="auto" w:fill="F2F2F2" w:themeFill="background1" w:themeFillShade="F2"/>
          </w:tcPr>
          <w:p w14:paraId="0A9D4588" w14:textId="57C71410" w:rsidR="00CD723A" w:rsidRPr="00A924B9" w:rsidRDefault="00CD723A" w:rsidP="000A29DC">
            <w:pPr>
              <w:ind w:left="0" w:firstLine="0"/>
              <w:jc w:val="left"/>
              <w:rPr>
                <w:rFonts w:eastAsia="Times New Roman"/>
                <w:b/>
                <w:sz w:val="20"/>
                <w:szCs w:val="20"/>
                <w:lang w:val="en-GB" w:eastAsia="en-GB"/>
              </w:rPr>
            </w:pPr>
            <w:r w:rsidRPr="00A924B9">
              <w:rPr>
                <w:b/>
                <w:sz w:val="20"/>
                <w:szCs w:val="20"/>
                <w:lang w:val="en-GB"/>
              </w:rPr>
              <w:t>Acute migraine treatment</w:t>
            </w:r>
          </w:p>
        </w:tc>
        <w:tc>
          <w:tcPr>
            <w:tcW w:w="1890" w:type="dxa"/>
            <w:shd w:val="clear" w:color="auto" w:fill="F2F2F2" w:themeFill="background1" w:themeFillShade="F2"/>
          </w:tcPr>
          <w:p w14:paraId="4E8135EB" w14:textId="77777777" w:rsidR="00CD723A" w:rsidRPr="00A924B9" w:rsidRDefault="00CD723A" w:rsidP="000A29DC">
            <w:pPr>
              <w:ind w:left="0" w:firstLine="0"/>
              <w:jc w:val="left"/>
              <w:rPr>
                <w:rFonts w:eastAsia="Times New Roman"/>
                <w:b/>
                <w:sz w:val="20"/>
                <w:szCs w:val="20"/>
                <w:lang w:val="en-GB" w:eastAsia="en-GB"/>
              </w:rPr>
            </w:pPr>
          </w:p>
        </w:tc>
        <w:tc>
          <w:tcPr>
            <w:tcW w:w="1710" w:type="dxa"/>
            <w:shd w:val="clear" w:color="auto" w:fill="F2F2F2" w:themeFill="background1" w:themeFillShade="F2"/>
          </w:tcPr>
          <w:p w14:paraId="4DFE4519" w14:textId="77777777" w:rsidR="00CD723A" w:rsidRPr="00A924B9" w:rsidRDefault="00CD723A" w:rsidP="000A29DC">
            <w:pPr>
              <w:ind w:left="0" w:firstLine="0"/>
              <w:jc w:val="left"/>
              <w:rPr>
                <w:rFonts w:eastAsia="Times New Roman"/>
                <w:b/>
                <w:sz w:val="20"/>
                <w:szCs w:val="20"/>
                <w:lang w:val="en-GB" w:eastAsia="en-GB"/>
              </w:rPr>
            </w:pPr>
          </w:p>
        </w:tc>
        <w:tc>
          <w:tcPr>
            <w:tcW w:w="1890" w:type="dxa"/>
            <w:shd w:val="clear" w:color="auto" w:fill="F2F2F2" w:themeFill="background1" w:themeFillShade="F2"/>
          </w:tcPr>
          <w:p w14:paraId="2EADA9EC" w14:textId="77777777" w:rsidR="00CD723A" w:rsidRPr="00A924B9" w:rsidRDefault="00CD723A" w:rsidP="000A29DC">
            <w:pPr>
              <w:ind w:left="0" w:firstLine="0"/>
              <w:jc w:val="left"/>
              <w:rPr>
                <w:rFonts w:eastAsia="Times New Roman"/>
                <w:b/>
                <w:sz w:val="20"/>
                <w:szCs w:val="20"/>
                <w:lang w:val="en-GB" w:eastAsia="en-GB"/>
              </w:rPr>
            </w:pPr>
          </w:p>
        </w:tc>
      </w:tr>
      <w:tr w:rsidR="00CD723A" w:rsidRPr="00A924B9" w14:paraId="4A6AA09E" w14:textId="3EA56BF6" w:rsidTr="00CD723A">
        <w:trPr>
          <w:trHeight w:val="201"/>
        </w:trPr>
        <w:tc>
          <w:tcPr>
            <w:tcW w:w="3235" w:type="dxa"/>
          </w:tcPr>
          <w:p w14:paraId="4C0CC0B2" w14:textId="1302BA44" w:rsidR="00CD723A" w:rsidRPr="00A924B9" w:rsidRDefault="00CD723A" w:rsidP="005D56F1">
            <w:pPr>
              <w:ind w:left="0" w:firstLine="0"/>
              <w:jc w:val="left"/>
              <w:rPr>
                <w:rFonts w:eastAsia="Times New Roman"/>
                <w:b/>
                <w:sz w:val="20"/>
                <w:szCs w:val="20"/>
                <w:lang w:val="en-GB" w:eastAsia="en-GB"/>
              </w:rPr>
            </w:pPr>
            <w:r w:rsidRPr="00A924B9">
              <w:rPr>
                <w:rFonts w:eastAsia="Calibri"/>
                <w:sz w:val="20"/>
                <w:szCs w:val="20"/>
                <w:lang w:val="en-GB"/>
              </w:rPr>
              <w:t>Analgesics</w:t>
            </w:r>
          </w:p>
        </w:tc>
        <w:tc>
          <w:tcPr>
            <w:tcW w:w="1890" w:type="dxa"/>
          </w:tcPr>
          <w:p w14:paraId="204949E1"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36A3EEB7"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4A09C23D"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151B5879" w14:textId="7F068543" w:rsidTr="00CD723A">
        <w:trPr>
          <w:trHeight w:val="201"/>
        </w:trPr>
        <w:tc>
          <w:tcPr>
            <w:tcW w:w="3235" w:type="dxa"/>
          </w:tcPr>
          <w:p w14:paraId="77A0B938" w14:textId="033EFE9C"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6BEE81CB"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37F62AAE" w14:textId="3004A26B"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79D01845" w14:textId="56E8A832"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20820FA7" w14:textId="77777777" w:rsidTr="00CD723A">
        <w:trPr>
          <w:trHeight w:val="201"/>
        </w:trPr>
        <w:tc>
          <w:tcPr>
            <w:tcW w:w="3235" w:type="dxa"/>
          </w:tcPr>
          <w:p w14:paraId="7CF86756" w14:textId="22BA57AD" w:rsidR="00CD723A" w:rsidRPr="00A924B9" w:rsidRDefault="00CD723A" w:rsidP="005D56F1">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60A14C32" w14:textId="503B73A6"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6F5010B"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2035C589" w14:textId="36896444"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4E9FBB09" w14:textId="77777777" w:rsidTr="00CD723A">
        <w:trPr>
          <w:trHeight w:val="201"/>
        </w:trPr>
        <w:tc>
          <w:tcPr>
            <w:tcW w:w="3235" w:type="dxa"/>
          </w:tcPr>
          <w:p w14:paraId="45E4CF4B" w14:textId="61C259BF" w:rsidR="00CD723A" w:rsidRPr="00A924B9" w:rsidRDefault="00CD723A" w:rsidP="005D56F1">
            <w:pPr>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75F13E65" w14:textId="00EF0072"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42F393D7" w14:textId="69E7818B"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157B6F5B"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2808F15F" w14:textId="264E699B" w:rsidTr="00CD723A">
        <w:trPr>
          <w:trHeight w:val="201"/>
        </w:trPr>
        <w:tc>
          <w:tcPr>
            <w:tcW w:w="3235" w:type="dxa"/>
          </w:tcPr>
          <w:p w14:paraId="551DD0F4" w14:textId="77777777"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NSAIDs</w:t>
            </w:r>
          </w:p>
        </w:tc>
        <w:tc>
          <w:tcPr>
            <w:tcW w:w="1890" w:type="dxa"/>
          </w:tcPr>
          <w:p w14:paraId="73E606EA"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5AA43CE3"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69C0B04C"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475F8F40" w14:textId="1D5E3975" w:rsidTr="00CD723A">
        <w:trPr>
          <w:trHeight w:val="201"/>
        </w:trPr>
        <w:tc>
          <w:tcPr>
            <w:tcW w:w="3235" w:type="dxa"/>
          </w:tcPr>
          <w:p w14:paraId="7A208F57" w14:textId="740EF9C1"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4E2807E6"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70C3CFCE" w14:textId="1C333EA5"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2307F618" w14:textId="7ACF6301"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2F2F0C1B" w14:textId="77777777" w:rsidTr="00CD723A">
        <w:trPr>
          <w:trHeight w:val="201"/>
        </w:trPr>
        <w:tc>
          <w:tcPr>
            <w:tcW w:w="3235" w:type="dxa"/>
          </w:tcPr>
          <w:p w14:paraId="0845F188" w14:textId="7D905938" w:rsidR="00CD723A" w:rsidRPr="00A924B9" w:rsidRDefault="00CD723A" w:rsidP="005D56F1">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7E4F954A" w14:textId="6B2566BD"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4E1F4280"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204703D7" w14:textId="01161E8B"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188A75BE" w14:textId="77777777" w:rsidTr="00CD723A">
        <w:trPr>
          <w:trHeight w:val="201"/>
        </w:trPr>
        <w:tc>
          <w:tcPr>
            <w:tcW w:w="3235" w:type="dxa"/>
          </w:tcPr>
          <w:p w14:paraId="0E0F4C73" w14:textId="25BBC024" w:rsidR="00CD723A" w:rsidRPr="00A924B9" w:rsidRDefault="00CD723A" w:rsidP="005D56F1">
            <w:pPr>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7BF4991D" w14:textId="7DC2858F"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71A2D65B" w14:textId="74F70E2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0F0665C3"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6D344C3" w14:textId="77777777" w:rsidTr="00CD723A">
        <w:trPr>
          <w:trHeight w:val="201"/>
        </w:trPr>
        <w:tc>
          <w:tcPr>
            <w:tcW w:w="3235" w:type="dxa"/>
          </w:tcPr>
          <w:p w14:paraId="60CD85C6" w14:textId="24DA8CF3" w:rsidR="00CD723A" w:rsidRPr="00A924B9" w:rsidRDefault="00CD723A" w:rsidP="005D56F1">
            <w:pPr>
              <w:ind w:left="0" w:firstLine="0"/>
              <w:rPr>
                <w:rFonts w:eastAsia="Calibri"/>
                <w:sz w:val="20"/>
                <w:szCs w:val="20"/>
                <w:lang w:val="en-GB"/>
              </w:rPr>
            </w:pPr>
            <w:proofErr w:type="spellStart"/>
            <w:r w:rsidRPr="00A924B9">
              <w:rPr>
                <w:rFonts w:eastAsia="Calibri"/>
                <w:sz w:val="20"/>
                <w:szCs w:val="20"/>
                <w:lang w:val="en-GB"/>
              </w:rPr>
              <w:t>Antinuauseants</w:t>
            </w:r>
            <w:proofErr w:type="spellEnd"/>
          </w:p>
        </w:tc>
        <w:tc>
          <w:tcPr>
            <w:tcW w:w="1890" w:type="dxa"/>
          </w:tcPr>
          <w:p w14:paraId="4791EFA5"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44A36A4D"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4C31F240"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4542E90F" w14:textId="77777777" w:rsidTr="00CD723A">
        <w:trPr>
          <w:trHeight w:val="201"/>
        </w:trPr>
        <w:tc>
          <w:tcPr>
            <w:tcW w:w="3235" w:type="dxa"/>
          </w:tcPr>
          <w:p w14:paraId="55D5BB74" w14:textId="16173391" w:rsidR="00CD723A" w:rsidRPr="00A924B9" w:rsidRDefault="00CD723A" w:rsidP="005D56F1">
            <w:pPr>
              <w:ind w:left="246" w:firstLine="0"/>
              <w:rPr>
                <w:rFonts w:eastAsia="Times New Roman"/>
                <w:sz w:val="20"/>
                <w:szCs w:val="20"/>
                <w:lang w:val="en-GB" w:eastAsia="en-GB"/>
              </w:rPr>
            </w:pPr>
            <w:r w:rsidRPr="00A924B9">
              <w:rPr>
                <w:rFonts w:eastAsia="Times New Roman"/>
                <w:sz w:val="20"/>
                <w:szCs w:val="20"/>
                <w:lang w:val="en-GB" w:eastAsia="en-GB"/>
              </w:rPr>
              <w:t>1 trimester</w:t>
            </w:r>
          </w:p>
        </w:tc>
        <w:tc>
          <w:tcPr>
            <w:tcW w:w="1890" w:type="dxa"/>
          </w:tcPr>
          <w:p w14:paraId="03852A29"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26AF1248" w14:textId="54F9EBAC"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255D0E27" w14:textId="050E6FCC"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565A076D" w14:textId="77777777" w:rsidTr="00CD723A">
        <w:trPr>
          <w:trHeight w:val="201"/>
        </w:trPr>
        <w:tc>
          <w:tcPr>
            <w:tcW w:w="3235" w:type="dxa"/>
          </w:tcPr>
          <w:p w14:paraId="556B705F" w14:textId="1322014B" w:rsidR="00CD723A" w:rsidRPr="00A924B9" w:rsidRDefault="00CD723A" w:rsidP="005D56F1">
            <w:pPr>
              <w:ind w:left="246"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15C2DDBB" w14:textId="3DD5994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6FC11404"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5D29C96C" w14:textId="15E3966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34042B68" w14:textId="77777777" w:rsidTr="00CD723A">
        <w:trPr>
          <w:trHeight w:val="201"/>
        </w:trPr>
        <w:tc>
          <w:tcPr>
            <w:tcW w:w="3235" w:type="dxa"/>
          </w:tcPr>
          <w:p w14:paraId="3EFDC096" w14:textId="1A9855E4" w:rsidR="00CD723A" w:rsidRPr="00A924B9" w:rsidRDefault="00CD723A" w:rsidP="005D56F1">
            <w:pPr>
              <w:ind w:left="246"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27D21F6C" w14:textId="4666911C"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430C3F69" w14:textId="12D309F7"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47E97C6E"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08EE135A" w14:textId="77777777" w:rsidTr="00CD723A">
        <w:trPr>
          <w:trHeight w:val="201"/>
        </w:trPr>
        <w:tc>
          <w:tcPr>
            <w:tcW w:w="3235" w:type="dxa"/>
          </w:tcPr>
          <w:p w14:paraId="525F1C1B" w14:textId="74B3919D" w:rsidR="00CD723A" w:rsidRPr="00A924B9" w:rsidRDefault="00CD723A" w:rsidP="005D56F1">
            <w:pPr>
              <w:ind w:left="0" w:firstLine="0"/>
              <w:jc w:val="left"/>
              <w:rPr>
                <w:b/>
                <w:sz w:val="20"/>
                <w:szCs w:val="20"/>
                <w:lang w:val="en-GB"/>
              </w:rPr>
            </w:pPr>
            <w:r w:rsidRPr="00A924B9">
              <w:rPr>
                <w:b/>
                <w:sz w:val="20"/>
                <w:szCs w:val="20"/>
                <w:lang w:val="en-GB"/>
              </w:rPr>
              <w:t xml:space="preserve">Preventive treatment </w:t>
            </w:r>
          </w:p>
        </w:tc>
        <w:tc>
          <w:tcPr>
            <w:tcW w:w="1890" w:type="dxa"/>
          </w:tcPr>
          <w:p w14:paraId="25C629DA"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3E405534"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451190E5"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79513F8" w14:textId="1A3025A4" w:rsidTr="00CD723A">
        <w:trPr>
          <w:trHeight w:val="201"/>
        </w:trPr>
        <w:tc>
          <w:tcPr>
            <w:tcW w:w="3235" w:type="dxa"/>
          </w:tcPr>
          <w:p w14:paraId="38075DF2" w14:textId="77777777"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Metoprolol/ Propranolol</w:t>
            </w:r>
          </w:p>
        </w:tc>
        <w:tc>
          <w:tcPr>
            <w:tcW w:w="1890" w:type="dxa"/>
          </w:tcPr>
          <w:p w14:paraId="0DABE2A3"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162232E7"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3907776C"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31BE03BC" w14:textId="367E200B" w:rsidTr="00CD723A">
        <w:trPr>
          <w:trHeight w:val="201"/>
        </w:trPr>
        <w:tc>
          <w:tcPr>
            <w:tcW w:w="3235" w:type="dxa"/>
          </w:tcPr>
          <w:p w14:paraId="0D2BF1D4" w14:textId="1A8EFBB6"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69E91899"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2E618378" w14:textId="5271B5FF"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6DFD5CEC" w14:textId="30DA6E0E"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1DA812E6" w14:textId="77777777" w:rsidTr="00CD723A">
        <w:trPr>
          <w:trHeight w:val="201"/>
        </w:trPr>
        <w:tc>
          <w:tcPr>
            <w:tcW w:w="3235" w:type="dxa"/>
          </w:tcPr>
          <w:p w14:paraId="04D5ED14" w14:textId="7A5B27EA" w:rsidR="00CD723A" w:rsidRPr="00A924B9" w:rsidRDefault="00CD723A" w:rsidP="005D56F1">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1DF4CE37" w14:textId="08723ECF"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5397E56D"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05497173" w14:textId="46BCDDE9"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59778E3C" w14:textId="5B685821" w:rsidTr="00CD723A">
        <w:trPr>
          <w:trHeight w:val="201"/>
        </w:trPr>
        <w:tc>
          <w:tcPr>
            <w:tcW w:w="3235" w:type="dxa"/>
          </w:tcPr>
          <w:p w14:paraId="61A217AA" w14:textId="1617420F"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2272C2D4" w14:textId="21E04618"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7A91256" w14:textId="6F5FDAE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1C31467C"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3B680240" w14:textId="0EB81F01" w:rsidTr="00CD723A">
        <w:trPr>
          <w:trHeight w:val="201"/>
        </w:trPr>
        <w:tc>
          <w:tcPr>
            <w:tcW w:w="3235" w:type="dxa"/>
          </w:tcPr>
          <w:p w14:paraId="5A988563" w14:textId="3EEC6F9A"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Amitriptyline</w:t>
            </w:r>
          </w:p>
        </w:tc>
        <w:tc>
          <w:tcPr>
            <w:tcW w:w="1890" w:type="dxa"/>
          </w:tcPr>
          <w:p w14:paraId="28420EE4"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09421833"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47A7080F"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4E4C964" w14:textId="76B4C7F0" w:rsidTr="00CD723A">
        <w:trPr>
          <w:trHeight w:val="201"/>
        </w:trPr>
        <w:tc>
          <w:tcPr>
            <w:tcW w:w="3235" w:type="dxa"/>
          </w:tcPr>
          <w:p w14:paraId="202B1E34" w14:textId="42E41605"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31327946"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786337BC" w14:textId="3C5CBD2D"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115E282D" w14:textId="41DE24F5"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625F6FD8" w14:textId="6182497E" w:rsidTr="00CD723A">
        <w:trPr>
          <w:trHeight w:val="201"/>
        </w:trPr>
        <w:tc>
          <w:tcPr>
            <w:tcW w:w="3235" w:type="dxa"/>
          </w:tcPr>
          <w:p w14:paraId="680ED2EC" w14:textId="432D9841"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1BBEA085" w14:textId="0A95060B"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7B20E0A9"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3757A523" w14:textId="023CA945"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2973E6F3" w14:textId="66468309" w:rsidTr="00CD723A">
        <w:trPr>
          <w:trHeight w:val="201"/>
        </w:trPr>
        <w:tc>
          <w:tcPr>
            <w:tcW w:w="3235" w:type="dxa"/>
          </w:tcPr>
          <w:p w14:paraId="0252A23D" w14:textId="4736D8AB" w:rsidR="00CD723A" w:rsidRPr="00A924B9" w:rsidRDefault="00CD723A" w:rsidP="005D56F1">
            <w:pPr>
              <w:widowControl/>
              <w:ind w:left="246" w:firstLine="0"/>
              <w:rPr>
                <w:rFonts w:eastAsia="Times New Roman"/>
                <w:b/>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3726BFCC" w14:textId="12158B25"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6498D372" w14:textId="4CD24BD3"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55F4A131"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C3B09A8" w14:textId="26382AD1" w:rsidTr="00CD723A">
        <w:trPr>
          <w:trHeight w:val="201"/>
        </w:trPr>
        <w:tc>
          <w:tcPr>
            <w:tcW w:w="3235" w:type="dxa"/>
          </w:tcPr>
          <w:p w14:paraId="5E6FB079" w14:textId="610BA291"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Candesartan/Lisinopril/ Verapamil</w:t>
            </w:r>
            <w:r>
              <w:rPr>
                <w:rFonts w:eastAsia="Calibri"/>
                <w:sz w:val="20"/>
                <w:szCs w:val="20"/>
                <w:lang w:val="en-GB"/>
              </w:rPr>
              <w:t>*</w:t>
            </w:r>
          </w:p>
        </w:tc>
        <w:tc>
          <w:tcPr>
            <w:tcW w:w="1890" w:type="dxa"/>
          </w:tcPr>
          <w:p w14:paraId="7DD1F4A2"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7AA2F384"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58651B25"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6C6A5927" w14:textId="55098886" w:rsidTr="00CD723A">
        <w:trPr>
          <w:trHeight w:val="201"/>
        </w:trPr>
        <w:tc>
          <w:tcPr>
            <w:tcW w:w="3235" w:type="dxa"/>
          </w:tcPr>
          <w:p w14:paraId="5FEE51B7" w14:textId="74218D78"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54C1B198"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25C70570" w14:textId="386CB8B0"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5F285EC5" w14:textId="096E534C"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150085B3" w14:textId="21E14060" w:rsidTr="00CD723A">
        <w:trPr>
          <w:trHeight w:val="201"/>
        </w:trPr>
        <w:tc>
          <w:tcPr>
            <w:tcW w:w="3235" w:type="dxa"/>
          </w:tcPr>
          <w:p w14:paraId="46EB2D12" w14:textId="463D34F2"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472CE7C7" w14:textId="0B0B0CF3"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0C487C6"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2E997F89" w14:textId="687E528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1ACB92D2" w14:textId="218C92A2" w:rsidTr="00CD723A">
        <w:trPr>
          <w:trHeight w:val="201"/>
        </w:trPr>
        <w:tc>
          <w:tcPr>
            <w:tcW w:w="3235" w:type="dxa"/>
          </w:tcPr>
          <w:p w14:paraId="5015E8D0" w14:textId="35250799"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739143A8" w14:textId="41FC7149"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6DD8AE7" w14:textId="3DF60005"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1C2697F6"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DC99C48" w14:textId="055093B6" w:rsidTr="00CD723A">
        <w:trPr>
          <w:trHeight w:val="201"/>
        </w:trPr>
        <w:tc>
          <w:tcPr>
            <w:tcW w:w="3235" w:type="dxa"/>
          </w:tcPr>
          <w:p w14:paraId="0ECC4787" w14:textId="71785409"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Topiramate/valproic acid</w:t>
            </w:r>
            <w:r>
              <w:rPr>
                <w:rFonts w:eastAsia="Calibri"/>
                <w:sz w:val="20"/>
                <w:szCs w:val="20"/>
                <w:lang w:val="en-GB"/>
              </w:rPr>
              <w:t>*</w:t>
            </w:r>
          </w:p>
        </w:tc>
        <w:tc>
          <w:tcPr>
            <w:tcW w:w="1890" w:type="dxa"/>
          </w:tcPr>
          <w:p w14:paraId="4DE0B339"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40487FDA"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385DA87C"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436DAFC7" w14:textId="3F8300B5" w:rsidTr="00CD723A">
        <w:trPr>
          <w:trHeight w:val="201"/>
        </w:trPr>
        <w:tc>
          <w:tcPr>
            <w:tcW w:w="3235" w:type="dxa"/>
          </w:tcPr>
          <w:p w14:paraId="1A7D6D12" w14:textId="466C3232"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58CE0921"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73411CAA" w14:textId="770E5337"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23F59242" w14:textId="14F85D11"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44AB5F0C" w14:textId="7BEA545B" w:rsidTr="00CD723A">
        <w:trPr>
          <w:trHeight w:val="201"/>
        </w:trPr>
        <w:tc>
          <w:tcPr>
            <w:tcW w:w="3235" w:type="dxa"/>
          </w:tcPr>
          <w:p w14:paraId="61FD4413" w14:textId="6DB7D08E"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4C29847D" w14:textId="6A77378B"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6FCC855A"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1424B4A6" w14:textId="1E4D2CA7"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07FB93F2" w14:textId="5B473181" w:rsidTr="00CD723A">
        <w:trPr>
          <w:trHeight w:val="201"/>
        </w:trPr>
        <w:tc>
          <w:tcPr>
            <w:tcW w:w="3235" w:type="dxa"/>
          </w:tcPr>
          <w:p w14:paraId="7D6A308A" w14:textId="133F9DD8"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6DD50E86" w14:textId="2BB56140"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19B1634" w14:textId="5D295AE0"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55AF958B"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57829B43" w14:textId="0811FF4C" w:rsidTr="00CD723A">
        <w:trPr>
          <w:trHeight w:val="201"/>
        </w:trPr>
        <w:tc>
          <w:tcPr>
            <w:tcW w:w="3235" w:type="dxa"/>
          </w:tcPr>
          <w:p w14:paraId="59675D90" w14:textId="17E72843" w:rsidR="00CD723A" w:rsidRPr="00A924B9" w:rsidRDefault="00CD723A" w:rsidP="005D56F1">
            <w:pPr>
              <w:widowControl/>
              <w:ind w:left="0" w:firstLine="0"/>
              <w:rPr>
                <w:rFonts w:eastAsia="Calibri"/>
                <w:sz w:val="20"/>
                <w:szCs w:val="20"/>
                <w:lang w:val="en-GB"/>
              </w:rPr>
            </w:pPr>
            <w:r w:rsidRPr="00A924B9">
              <w:rPr>
                <w:rFonts w:eastAsia="Calibri"/>
                <w:sz w:val="20"/>
                <w:szCs w:val="20"/>
                <w:lang w:val="en-GB"/>
              </w:rPr>
              <w:t>Botulinum toxin</w:t>
            </w:r>
          </w:p>
        </w:tc>
        <w:tc>
          <w:tcPr>
            <w:tcW w:w="1890" w:type="dxa"/>
          </w:tcPr>
          <w:p w14:paraId="6D7D556C"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7C42F097"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2F14C179" w14:textId="77777777" w:rsidR="00CD723A" w:rsidRPr="00A924B9" w:rsidRDefault="00CD723A" w:rsidP="005D56F1">
            <w:pPr>
              <w:ind w:left="0" w:firstLine="0"/>
              <w:jc w:val="left"/>
              <w:rPr>
                <w:rFonts w:eastAsia="Times New Roman"/>
                <w:sz w:val="20"/>
                <w:szCs w:val="20"/>
                <w:lang w:val="en-GB" w:eastAsia="en-GB"/>
              </w:rPr>
            </w:pPr>
          </w:p>
        </w:tc>
      </w:tr>
      <w:tr w:rsidR="00CD723A" w:rsidRPr="00A924B9" w14:paraId="1952DDD6" w14:textId="6531A016" w:rsidTr="00CD723A">
        <w:trPr>
          <w:trHeight w:val="201"/>
        </w:trPr>
        <w:tc>
          <w:tcPr>
            <w:tcW w:w="3235" w:type="dxa"/>
          </w:tcPr>
          <w:p w14:paraId="488B489C" w14:textId="2A466A08" w:rsidR="00CD723A" w:rsidRPr="00A924B9" w:rsidRDefault="00CD723A" w:rsidP="005D56F1">
            <w:pPr>
              <w:widowControl/>
              <w:ind w:left="246" w:firstLine="0"/>
              <w:rPr>
                <w:rFonts w:eastAsia="Times New Roman"/>
                <w:sz w:val="20"/>
                <w:szCs w:val="20"/>
                <w:lang w:val="en-GB" w:eastAsia="en-GB"/>
              </w:rPr>
            </w:pPr>
            <w:r w:rsidRPr="00A924B9">
              <w:rPr>
                <w:rFonts w:eastAsia="Times New Roman"/>
                <w:sz w:val="20"/>
                <w:szCs w:val="20"/>
                <w:lang w:val="en-GB" w:eastAsia="en-GB"/>
              </w:rPr>
              <w:t>1 trimester</w:t>
            </w:r>
          </w:p>
        </w:tc>
        <w:tc>
          <w:tcPr>
            <w:tcW w:w="1890" w:type="dxa"/>
          </w:tcPr>
          <w:p w14:paraId="226D5866" w14:textId="77777777" w:rsidR="00CD723A" w:rsidRPr="00A924B9" w:rsidRDefault="00CD723A" w:rsidP="005D56F1">
            <w:pPr>
              <w:ind w:left="0" w:firstLine="0"/>
              <w:jc w:val="left"/>
              <w:rPr>
                <w:rFonts w:eastAsia="Times New Roman"/>
                <w:sz w:val="20"/>
                <w:szCs w:val="20"/>
                <w:lang w:val="en-GB" w:eastAsia="en-GB"/>
              </w:rPr>
            </w:pPr>
          </w:p>
        </w:tc>
        <w:tc>
          <w:tcPr>
            <w:tcW w:w="1710" w:type="dxa"/>
          </w:tcPr>
          <w:p w14:paraId="57E4FEB8" w14:textId="3350068C"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070CC57E" w14:textId="53E1A210"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46B71BBD" w14:textId="503F4447" w:rsidTr="00CD723A">
        <w:trPr>
          <w:trHeight w:val="264"/>
        </w:trPr>
        <w:tc>
          <w:tcPr>
            <w:tcW w:w="3235" w:type="dxa"/>
          </w:tcPr>
          <w:p w14:paraId="1B1513EA" w14:textId="6A5E8F0B"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12A9C231" w14:textId="0089FBD4" w:rsidR="00CD723A" w:rsidRPr="00A924B9" w:rsidRDefault="00CD723A" w:rsidP="005D56F1">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158B7E89" w14:textId="77777777" w:rsidR="00CD723A" w:rsidRPr="00A924B9" w:rsidRDefault="00CD723A" w:rsidP="005D56F1">
            <w:pPr>
              <w:ind w:left="0" w:firstLine="0"/>
              <w:rPr>
                <w:rFonts w:eastAsia="Times New Roman"/>
                <w:sz w:val="20"/>
                <w:szCs w:val="20"/>
                <w:lang w:val="en-GB" w:eastAsia="en-GB"/>
              </w:rPr>
            </w:pPr>
          </w:p>
        </w:tc>
        <w:tc>
          <w:tcPr>
            <w:tcW w:w="1890" w:type="dxa"/>
          </w:tcPr>
          <w:p w14:paraId="2382121B" w14:textId="23D91D28" w:rsidR="00CD723A" w:rsidRPr="00A924B9" w:rsidRDefault="00CD723A" w:rsidP="005D56F1">
            <w:pPr>
              <w:ind w:left="0" w:firstLine="0"/>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5BAE1772" w14:textId="63C83241" w:rsidTr="00CD723A">
        <w:trPr>
          <w:trHeight w:val="264"/>
        </w:trPr>
        <w:tc>
          <w:tcPr>
            <w:tcW w:w="3235" w:type="dxa"/>
          </w:tcPr>
          <w:p w14:paraId="79AFF773" w14:textId="48A2868B"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6EB4F627" w14:textId="4B5DDF4D" w:rsidR="00CD723A" w:rsidRPr="00A924B9" w:rsidRDefault="00CD723A" w:rsidP="005D56F1">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2F542E48" w14:textId="6EAC18BD" w:rsidR="00CD723A" w:rsidRPr="00A924B9" w:rsidRDefault="00CD723A" w:rsidP="005D56F1">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4B803A3A" w14:textId="77777777" w:rsidR="00CD723A" w:rsidRPr="00A924B9" w:rsidRDefault="00CD723A" w:rsidP="005D56F1">
            <w:pPr>
              <w:ind w:left="0" w:firstLine="0"/>
              <w:rPr>
                <w:rFonts w:eastAsia="Times New Roman"/>
                <w:sz w:val="20"/>
                <w:szCs w:val="20"/>
                <w:lang w:val="en-GB" w:eastAsia="en-GB"/>
              </w:rPr>
            </w:pPr>
          </w:p>
        </w:tc>
      </w:tr>
      <w:tr w:rsidR="00CD723A" w:rsidRPr="00A924B9" w14:paraId="067CEB85" w14:textId="3FBC71FA" w:rsidTr="00CD723A">
        <w:trPr>
          <w:trHeight w:val="264"/>
        </w:trPr>
        <w:tc>
          <w:tcPr>
            <w:tcW w:w="3235" w:type="dxa"/>
          </w:tcPr>
          <w:p w14:paraId="40C65F9C" w14:textId="2D5450F2" w:rsidR="00CD723A" w:rsidRPr="00A924B9" w:rsidRDefault="00CD723A" w:rsidP="00213FA4">
            <w:pPr>
              <w:widowControl/>
              <w:ind w:left="0" w:firstLine="0"/>
              <w:rPr>
                <w:rFonts w:eastAsia="Calibri"/>
                <w:sz w:val="20"/>
                <w:szCs w:val="20"/>
                <w:lang w:val="en-GB"/>
              </w:rPr>
            </w:pPr>
            <w:r w:rsidRPr="00A924B9">
              <w:rPr>
                <w:rFonts w:eastAsia="Calibri"/>
                <w:sz w:val="20"/>
                <w:szCs w:val="20"/>
                <w:lang w:val="en-GB"/>
              </w:rPr>
              <w:t xml:space="preserve">Calcitonin gene-related peptide (CGRP) antagonists / </w:t>
            </w:r>
          </w:p>
        </w:tc>
        <w:tc>
          <w:tcPr>
            <w:tcW w:w="1890" w:type="dxa"/>
          </w:tcPr>
          <w:p w14:paraId="154EAC6E" w14:textId="77777777" w:rsidR="00CD723A" w:rsidRPr="00A924B9" w:rsidRDefault="00CD723A" w:rsidP="005D56F1">
            <w:pPr>
              <w:ind w:left="154" w:firstLine="0"/>
              <w:rPr>
                <w:rFonts w:eastAsia="Times New Roman"/>
                <w:sz w:val="20"/>
                <w:szCs w:val="20"/>
                <w:lang w:val="en-GB" w:eastAsia="en-GB"/>
              </w:rPr>
            </w:pPr>
          </w:p>
        </w:tc>
        <w:tc>
          <w:tcPr>
            <w:tcW w:w="1710" w:type="dxa"/>
          </w:tcPr>
          <w:p w14:paraId="0639B9C0"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6F97C0A8" w14:textId="77777777" w:rsidR="00CD723A" w:rsidRPr="00A924B9" w:rsidRDefault="00CD723A" w:rsidP="005D56F1">
            <w:pPr>
              <w:ind w:left="154" w:firstLine="0"/>
              <w:rPr>
                <w:rFonts w:eastAsia="Times New Roman"/>
                <w:sz w:val="20"/>
                <w:szCs w:val="20"/>
                <w:lang w:val="en-GB" w:eastAsia="en-GB"/>
              </w:rPr>
            </w:pPr>
          </w:p>
        </w:tc>
      </w:tr>
      <w:tr w:rsidR="00CD723A" w:rsidRPr="00A924B9" w14:paraId="6F3ACC54" w14:textId="6D6CD10A" w:rsidTr="00CD723A">
        <w:trPr>
          <w:trHeight w:val="264"/>
        </w:trPr>
        <w:tc>
          <w:tcPr>
            <w:tcW w:w="3235" w:type="dxa"/>
          </w:tcPr>
          <w:p w14:paraId="0164049E" w14:textId="717FC4DE"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14:paraId="7511D6D2" w14:textId="77777777" w:rsidR="00CD723A" w:rsidRPr="00A924B9" w:rsidRDefault="00CD723A" w:rsidP="005D56F1">
            <w:pPr>
              <w:ind w:left="154" w:firstLine="0"/>
              <w:rPr>
                <w:rFonts w:eastAsia="Times New Roman"/>
                <w:sz w:val="20"/>
                <w:szCs w:val="20"/>
                <w:lang w:val="en-GB" w:eastAsia="en-GB"/>
              </w:rPr>
            </w:pPr>
          </w:p>
        </w:tc>
        <w:tc>
          <w:tcPr>
            <w:tcW w:w="1710" w:type="dxa"/>
          </w:tcPr>
          <w:p w14:paraId="486B23AF" w14:textId="74116A9A"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5144DD72" w14:textId="62A9FD48" w:rsidR="00CD723A" w:rsidRPr="00A924B9" w:rsidRDefault="00CD723A" w:rsidP="005D56F1">
            <w:pPr>
              <w:ind w:left="154" w:firstLine="0"/>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03621059" w14:textId="42EBE363" w:rsidTr="00CD723A">
        <w:trPr>
          <w:trHeight w:val="264"/>
        </w:trPr>
        <w:tc>
          <w:tcPr>
            <w:tcW w:w="3235" w:type="dxa"/>
          </w:tcPr>
          <w:p w14:paraId="3DBD932C" w14:textId="4DB06A3D"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14:paraId="2CC3E51D" w14:textId="2FB77EC0" w:rsidR="00CD723A" w:rsidRPr="00A924B9" w:rsidRDefault="00CD723A" w:rsidP="005D56F1">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7239531D" w14:textId="77777777" w:rsidR="00CD723A" w:rsidRPr="00A924B9" w:rsidRDefault="00CD723A" w:rsidP="005D56F1">
            <w:pPr>
              <w:ind w:left="0" w:firstLine="0"/>
              <w:jc w:val="left"/>
              <w:rPr>
                <w:rFonts w:eastAsia="Times New Roman"/>
                <w:sz w:val="20"/>
                <w:szCs w:val="20"/>
                <w:lang w:val="en-GB" w:eastAsia="en-GB"/>
              </w:rPr>
            </w:pPr>
          </w:p>
        </w:tc>
        <w:tc>
          <w:tcPr>
            <w:tcW w:w="1890" w:type="dxa"/>
          </w:tcPr>
          <w:p w14:paraId="1C36679D" w14:textId="1453AD4D" w:rsidR="00CD723A" w:rsidRPr="00A924B9" w:rsidRDefault="00CD723A" w:rsidP="005D56F1">
            <w:pPr>
              <w:ind w:left="154" w:firstLine="0"/>
              <w:rPr>
                <w:rFonts w:eastAsia="Times New Roman"/>
                <w:sz w:val="20"/>
                <w:szCs w:val="20"/>
                <w:lang w:val="en-GB" w:eastAsia="en-GB"/>
              </w:rPr>
            </w:pPr>
            <w:r w:rsidRPr="00A924B9">
              <w:rPr>
                <w:rFonts w:eastAsia="Times New Roman"/>
                <w:sz w:val="20"/>
                <w:szCs w:val="20"/>
                <w:lang w:val="en-GB" w:eastAsia="en-GB"/>
              </w:rPr>
              <w:t>-</w:t>
            </w:r>
          </w:p>
        </w:tc>
      </w:tr>
      <w:tr w:rsidR="00CD723A" w:rsidRPr="00A924B9" w14:paraId="1A043450" w14:textId="1F9EAE66" w:rsidTr="00CD723A">
        <w:trPr>
          <w:trHeight w:val="264"/>
        </w:trPr>
        <w:tc>
          <w:tcPr>
            <w:tcW w:w="3235" w:type="dxa"/>
          </w:tcPr>
          <w:p w14:paraId="6419EAE4" w14:textId="03E88E17" w:rsidR="00CD723A" w:rsidRPr="00A924B9" w:rsidRDefault="00CD723A" w:rsidP="005D56F1">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14:paraId="51550E62" w14:textId="5F56FE0E" w:rsidR="00CD723A" w:rsidRPr="00A924B9" w:rsidRDefault="00CD723A" w:rsidP="005D56F1">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14:paraId="4715B279" w14:textId="3FFE7B04" w:rsidR="00CD723A" w:rsidRPr="00A924B9" w:rsidRDefault="00CD723A" w:rsidP="005D56F1">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14:paraId="266CA2E0" w14:textId="77777777" w:rsidR="00CD723A" w:rsidRPr="00A924B9" w:rsidRDefault="00CD723A" w:rsidP="005D56F1">
            <w:pPr>
              <w:ind w:left="154" w:firstLine="0"/>
              <w:rPr>
                <w:rFonts w:eastAsia="Times New Roman"/>
                <w:sz w:val="20"/>
                <w:szCs w:val="20"/>
                <w:lang w:val="en-GB" w:eastAsia="en-GB"/>
              </w:rPr>
            </w:pPr>
          </w:p>
        </w:tc>
      </w:tr>
      <w:tr w:rsidR="00CD723A" w:rsidRPr="00483FF6" w14:paraId="078D83BF" w14:textId="77777777" w:rsidTr="00CD723A">
        <w:trPr>
          <w:trHeight w:val="264"/>
        </w:trPr>
        <w:tc>
          <w:tcPr>
            <w:tcW w:w="3235" w:type="dxa"/>
          </w:tcPr>
          <w:p w14:paraId="23389227" w14:textId="637733ED" w:rsidR="00CD723A" w:rsidRPr="00483FF6" w:rsidRDefault="00CD723A" w:rsidP="00213FA4">
            <w:pPr>
              <w:ind w:left="0" w:firstLine="0"/>
              <w:rPr>
                <w:rFonts w:eastAsia="Times New Roman"/>
                <w:sz w:val="20"/>
                <w:szCs w:val="20"/>
                <w:lang w:eastAsia="en-GB"/>
              </w:rPr>
            </w:pPr>
            <w:r w:rsidRPr="00483FF6">
              <w:rPr>
                <w:rFonts w:eastAsia="Calibri"/>
                <w:sz w:val="20"/>
                <w:szCs w:val="20"/>
                <w:lang w:val="en-GB"/>
              </w:rPr>
              <w:t>Clonidine</w:t>
            </w:r>
            <w:r w:rsidR="00F34F29">
              <w:rPr>
                <w:rFonts w:eastAsia="Calibri"/>
                <w:sz w:val="20"/>
                <w:szCs w:val="20"/>
                <w:lang w:val="en-GB"/>
              </w:rPr>
              <w:t xml:space="preserve"> / pizotifen</w:t>
            </w:r>
          </w:p>
        </w:tc>
        <w:tc>
          <w:tcPr>
            <w:tcW w:w="1890" w:type="dxa"/>
          </w:tcPr>
          <w:p w14:paraId="4C4BA05C" w14:textId="77777777" w:rsidR="00CD723A" w:rsidRPr="00483FF6" w:rsidRDefault="00CD723A" w:rsidP="005D56F1">
            <w:pPr>
              <w:ind w:left="154" w:firstLine="0"/>
              <w:rPr>
                <w:rFonts w:eastAsia="Times New Roman"/>
                <w:sz w:val="20"/>
                <w:szCs w:val="20"/>
                <w:lang w:eastAsia="en-GB"/>
              </w:rPr>
            </w:pPr>
          </w:p>
        </w:tc>
        <w:tc>
          <w:tcPr>
            <w:tcW w:w="1710" w:type="dxa"/>
          </w:tcPr>
          <w:p w14:paraId="0C53BA20" w14:textId="77777777" w:rsidR="00CD723A" w:rsidRPr="00483FF6" w:rsidRDefault="00CD723A" w:rsidP="005D56F1">
            <w:pPr>
              <w:ind w:left="0" w:firstLine="0"/>
              <w:jc w:val="left"/>
              <w:rPr>
                <w:rFonts w:eastAsia="Times New Roman"/>
                <w:sz w:val="20"/>
                <w:szCs w:val="20"/>
                <w:lang w:eastAsia="en-GB"/>
              </w:rPr>
            </w:pPr>
          </w:p>
        </w:tc>
        <w:tc>
          <w:tcPr>
            <w:tcW w:w="1890" w:type="dxa"/>
          </w:tcPr>
          <w:p w14:paraId="031802CB" w14:textId="77777777" w:rsidR="00CD723A" w:rsidRPr="00483FF6" w:rsidRDefault="00CD723A" w:rsidP="005D56F1">
            <w:pPr>
              <w:ind w:left="154" w:firstLine="0"/>
              <w:rPr>
                <w:rFonts w:eastAsia="Times New Roman"/>
                <w:sz w:val="20"/>
                <w:szCs w:val="20"/>
                <w:lang w:eastAsia="en-GB"/>
              </w:rPr>
            </w:pPr>
          </w:p>
        </w:tc>
      </w:tr>
      <w:tr w:rsidR="00CD723A" w:rsidRPr="00483FF6" w14:paraId="73412CB2" w14:textId="77777777" w:rsidTr="00CD723A">
        <w:trPr>
          <w:trHeight w:val="264"/>
        </w:trPr>
        <w:tc>
          <w:tcPr>
            <w:tcW w:w="3235" w:type="dxa"/>
          </w:tcPr>
          <w:p w14:paraId="5B03F361" w14:textId="4C034735" w:rsidR="00CD723A" w:rsidRPr="00483FF6" w:rsidRDefault="00CD723A" w:rsidP="00213FA4">
            <w:pPr>
              <w:ind w:left="246" w:firstLine="0"/>
              <w:rPr>
                <w:rFonts w:eastAsia="Times New Roman"/>
                <w:sz w:val="20"/>
                <w:szCs w:val="20"/>
                <w:lang w:eastAsia="en-GB"/>
              </w:rPr>
            </w:pPr>
            <w:r w:rsidRPr="00483FF6">
              <w:rPr>
                <w:rFonts w:eastAsia="Times New Roman"/>
                <w:sz w:val="20"/>
                <w:szCs w:val="20"/>
                <w:lang w:val="en-GB" w:eastAsia="en-GB"/>
              </w:rPr>
              <w:t>1 trimester</w:t>
            </w:r>
          </w:p>
        </w:tc>
        <w:tc>
          <w:tcPr>
            <w:tcW w:w="1890" w:type="dxa"/>
          </w:tcPr>
          <w:p w14:paraId="419CA488" w14:textId="77777777" w:rsidR="00CD723A" w:rsidRPr="00483FF6" w:rsidRDefault="00CD723A" w:rsidP="00213FA4">
            <w:pPr>
              <w:ind w:left="154" w:firstLine="0"/>
              <w:rPr>
                <w:rFonts w:eastAsia="Times New Roman"/>
                <w:sz w:val="20"/>
                <w:szCs w:val="20"/>
                <w:lang w:eastAsia="en-GB"/>
              </w:rPr>
            </w:pPr>
          </w:p>
        </w:tc>
        <w:tc>
          <w:tcPr>
            <w:tcW w:w="1710" w:type="dxa"/>
          </w:tcPr>
          <w:p w14:paraId="3160DC82" w14:textId="236AFFD3" w:rsidR="00CD723A" w:rsidRPr="00483FF6" w:rsidRDefault="00CD723A" w:rsidP="00213FA4">
            <w:pPr>
              <w:ind w:left="0" w:firstLine="0"/>
              <w:jc w:val="left"/>
              <w:rPr>
                <w:rFonts w:eastAsia="Times New Roman"/>
                <w:sz w:val="20"/>
                <w:szCs w:val="20"/>
                <w:lang w:eastAsia="en-GB"/>
              </w:rPr>
            </w:pPr>
            <w:r w:rsidRPr="00483FF6">
              <w:rPr>
                <w:rFonts w:eastAsia="Times New Roman"/>
                <w:sz w:val="20"/>
                <w:szCs w:val="20"/>
                <w:lang w:val="en-GB" w:eastAsia="en-GB"/>
              </w:rPr>
              <w:t>-</w:t>
            </w:r>
          </w:p>
        </w:tc>
        <w:tc>
          <w:tcPr>
            <w:tcW w:w="1890" w:type="dxa"/>
          </w:tcPr>
          <w:p w14:paraId="6BF83EAA" w14:textId="5AE5096F" w:rsidR="00CD723A" w:rsidRPr="00483FF6" w:rsidRDefault="00CD723A" w:rsidP="00213FA4">
            <w:pPr>
              <w:ind w:left="154" w:firstLine="0"/>
              <w:rPr>
                <w:rFonts w:eastAsia="Times New Roman"/>
                <w:sz w:val="20"/>
                <w:szCs w:val="20"/>
                <w:lang w:eastAsia="en-GB"/>
              </w:rPr>
            </w:pPr>
            <w:r w:rsidRPr="00483FF6">
              <w:rPr>
                <w:rFonts w:eastAsia="Times New Roman"/>
                <w:sz w:val="20"/>
                <w:szCs w:val="20"/>
                <w:lang w:val="en-GB" w:eastAsia="en-GB"/>
              </w:rPr>
              <w:t>-</w:t>
            </w:r>
          </w:p>
        </w:tc>
      </w:tr>
      <w:tr w:rsidR="00CD723A" w:rsidRPr="00483FF6" w14:paraId="6A5D50B2" w14:textId="77777777" w:rsidTr="00CD723A">
        <w:trPr>
          <w:trHeight w:val="264"/>
        </w:trPr>
        <w:tc>
          <w:tcPr>
            <w:tcW w:w="3235" w:type="dxa"/>
          </w:tcPr>
          <w:p w14:paraId="265CB0E3" w14:textId="34CF96EB" w:rsidR="00CD723A" w:rsidRPr="00483FF6" w:rsidRDefault="00CD723A" w:rsidP="00213FA4">
            <w:pPr>
              <w:ind w:left="246" w:firstLine="0"/>
              <w:rPr>
                <w:rFonts w:eastAsia="Times New Roman"/>
                <w:sz w:val="20"/>
                <w:szCs w:val="20"/>
                <w:lang w:eastAsia="en-GB"/>
              </w:rPr>
            </w:pPr>
            <w:r w:rsidRPr="00483FF6">
              <w:rPr>
                <w:rFonts w:eastAsia="Times New Roman"/>
                <w:sz w:val="20"/>
                <w:szCs w:val="20"/>
                <w:lang w:val="en-GB" w:eastAsia="en-GB"/>
              </w:rPr>
              <w:t xml:space="preserve">2 </w:t>
            </w:r>
            <w:proofErr w:type="gramStart"/>
            <w:r w:rsidRPr="00483FF6">
              <w:rPr>
                <w:rFonts w:eastAsia="Times New Roman"/>
                <w:sz w:val="20"/>
                <w:szCs w:val="20"/>
                <w:lang w:val="en-GB" w:eastAsia="en-GB"/>
              </w:rPr>
              <w:t>trimester</w:t>
            </w:r>
            <w:proofErr w:type="gramEnd"/>
          </w:p>
        </w:tc>
        <w:tc>
          <w:tcPr>
            <w:tcW w:w="1890" w:type="dxa"/>
          </w:tcPr>
          <w:p w14:paraId="4CFAB0A2" w14:textId="1023B433" w:rsidR="00CD723A" w:rsidRPr="00483FF6" w:rsidRDefault="00CD723A" w:rsidP="00213FA4">
            <w:pPr>
              <w:ind w:left="154" w:firstLine="0"/>
              <w:rPr>
                <w:rFonts w:eastAsia="Times New Roman"/>
                <w:sz w:val="20"/>
                <w:szCs w:val="20"/>
                <w:lang w:eastAsia="en-GB"/>
              </w:rPr>
            </w:pPr>
            <w:r w:rsidRPr="00483FF6">
              <w:rPr>
                <w:rFonts w:eastAsia="Times New Roman"/>
                <w:sz w:val="20"/>
                <w:szCs w:val="20"/>
                <w:lang w:val="en-GB" w:eastAsia="en-GB"/>
              </w:rPr>
              <w:t>-</w:t>
            </w:r>
          </w:p>
        </w:tc>
        <w:tc>
          <w:tcPr>
            <w:tcW w:w="1710" w:type="dxa"/>
          </w:tcPr>
          <w:p w14:paraId="48570B38" w14:textId="77777777" w:rsidR="00CD723A" w:rsidRPr="00483FF6" w:rsidRDefault="00CD723A" w:rsidP="00213FA4">
            <w:pPr>
              <w:ind w:left="0" w:firstLine="0"/>
              <w:jc w:val="left"/>
              <w:rPr>
                <w:rFonts w:eastAsia="Times New Roman"/>
                <w:sz w:val="20"/>
                <w:szCs w:val="20"/>
                <w:lang w:eastAsia="en-GB"/>
              </w:rPr>
            </w:pPr>
          </w:p>
        </w:tc>
        <w:tc>
          <w:tcPr>
            <w:tcW w:w="1890" w:type="dxa"/>
          </w:tcPr>
          <w:p w14:paraId="4E56516A" w14:textId="44C4B2A4" w:rsidR="00CD723A" w:rsidRPr="00483FF6" w:rsidRDefault="00CD723A" w:rsidP="00213FA4">
            <w:pPr>
              <w:ind w:left="154" w:firstLine="0"/>
              <w:rPr>
                <w:rFonts w:eastAsia="Times New Roman"/>
                <w:sz w:val="20"/>
                <w:szCs w:val="20"/>
                <w:lang w:eastAsia="en-GB"/>
              </w:rPr>
            </w:pPr>
            <w:r w:rsidRPr="00483FF6">
              <w:rPr>
                <w:rFonts w:eastAsia="Times New Roman"/>
                <w:sz w:val="20"/>
                <w:szCs w:val="20"/>
                <w:lang w:val="en-GB" w:eastAsia="en-GB"/>
              </w:rPr>
              <w:t>-</w:t>
            </w:r>
          </w:p>
        </w:tc>
      </w:tr>
      <w:tr w:rsidR="00CD723A" w:rsidRPr="00483FF6" w14:paraId="200D044C" w14:textId="77777777" w:rsidTr="00CD723A">
        <w:trPr>
          <w:trHeight w:val="264"/>
        </w:trPr>
        <w:tc>
          <w:tcPr>
            <w:tcW w:w="3235" w:type="dxa"/>
          </w:tcPr>
          <w:p w14:paraId="18EDAE42" w14:textId="1ADD86F8" w:rsidR="00CD723A" w:rsidRPr="00483FF6" w:rsidRDefault="00CD723A" w:rsidP="00213FA4">
            <w:pPr>
              <w:ind w:left="246" w:firstLine="0"/>
              <w:rPr>
                <w:rFonts w:eastAsia="Times New Roman"/>
                <w:sz w:val="20"/>
                <w:szCs w:val="20"/>
                <w:lang w:eastAsia="en-GB"/>
              </w:rPr>
            </w:pPr>
            <w:r w:rsidRPr="00483FF6">
              <w:rPr>
                <w:rFonts w:eastAsia="Times New Roman"/>
                <w:sz w:val="20"/>
                <w:szCs w:val="20"/>
                <w:lang w:val="en-GB" w:eastAsia="en-GB"/>
              </w:rPr>
              <w:t xml:space="preserve">3 </w:t>
            </w:r>
            <w:proofErr w:type="gramStart"/>
            <w:r w:rsidRPr="00483FF6">
              <w:rPr>
                <w:rFonts w:eastAsia="Times New Roman"/>
                <w:sz w:val="20"/>
                <w:szCs w:val="20"/>
                <w:lang w:val="en-GB" w:eastAsia="en-GB"/>
              </w:rPr>
              <w:t>trimester</w:t>
            </w:r>
            <w:proofErr w:type="gramEnd"/>
          </w:p>
        </w:tc>
        <w:tc>
          <w:tcPr>
            <w:tcW w:w="1890" w:type="dxa"/>
          </w:tcPr>
          <w:p w14:paraId="7142DB89" w14:textId="03E682B6" w:rsidR="00CD723A" w:rsidRPr="00483FF6" w:rsidRDefault="00CD723A" w:rsidP="00213FA4">
            <w:pPr>
              <w:ind w:left="154" w:firstLine="0"/>
              <w:rPr>
                <w:rFonts w:eastAsia="Times New Roman"/>
                <w:sz w:val="20"/>
                <w:szCs w:val="20"/>
                <w:lang w:eastAsia="en-GB"/>
              </w:rPr>
            </w:pPr>
            <w:r w:rsidRPr="00483FF6">
              <w:rPr>
                <w:rFonts w:eastAsia="Times New Roman"/>
                <w:sz w:val="20"/>
                <w:szCs w:val="20"/>
                <w:lang w:val="en-GB" w:eastAsia="en-GB"/>
              </w:rPr>
              <w:t>-</w:t>
            </w:r>
          </w:p>
        </w:tc>
        <w:tc>
          <w:tcPr>
            <w:tcW w:w="1710" w:type="dxa"/>
          </w:tcPr>
          <w:p w14:paraId="2CED1480" w14:textId="3D3137A4" w:rsidR="00CD723A" w:rsidRPr="00483FF6" w:rsidRDefault="00CD723A" w:rsidP="00213FA4">
            <w:pPr>
              <w:ind w:left="0" w:firstLine="0"/>
              <w:jc w:val="left"/>
              <w:rPr>
                <w:rFonts w:eastAsia="Times New Roman"/>
                <w:sz w:val="20"/>
                <w:szCs w:val="20"/>
                <w:lang w:eastAsia="en-GB"/>
              </w:rPr>
            </w:pPr>
            <w:r w:rsidRPr="00483FF6">
              <w:rPr>
                <w:rFonts w:eastAsia="Times New Roman"/>
                <w:sz w:val="20"/>
                <w:szCs w:val="20"/>
                <w:lang w:val="en-GB" w:eastAsia="en-GB"/>
              </w:rPr>
              <w:t>-</w:t>
            </w:r>
          </w:p>
        </w:tc>
        <w:tc>
          <w:tcPr>
            <w:tcW w:w="1890" w:type="dxa"/>
          </w:tcPr>
          <w:p w14:paraId="1E38448D" w14:textId="77777777" w:rsidR="00CD723A" w:rsidRPr="00483FF6" w:rsidRDefault="00CD723A" w:rsidP="00213FA4">
            <w:pPr>
              <w:ind w:left="154" w:firstLine="0"/>
              <w:rPr>
                <w:rFonts w:eastAsia="Times New Roman"/>
                <w:sz w:val="20"/>
                <w:szCs w:val="20"/>
                <w:lang w:eastAsia="en-GB"/>
              </w:rPr>
            </w:pPr>
          </w:p>
        </w:tc>
      </w:tr>
    </w:tbl>
    <w:p w14:paraId="47892BD7" w14:textId="6874D58C" w:rsidR="00D63953" w:rsidRPr="006B75CD" w:rsidRDefault="00213FA4" w:rsidP="00C77255">
      <w:pPr>
        <w:spacing w:line="276" w:lineRule="auto"/>
        <w:ind w:left="0" w:firstLine="0"/>
        <w:rPr>
          <w:sz w:val="18"/>
        </w:rPr>
        <w:sectPr w:rsidR="00D63953" w:rsidRPr="006B75CD" w:rsidSect="00CD723A">
          <w:pgSz w:w="11906" w:h="16838" w:code="9"/>
          <w:pgMar w:top="1440" w:right="1440" w:bottom="1440" w:left="1440" w:header="709" w:footer="709" w:gutter="0"/>
          <w:cols w:space="708"/>
          <w:docGrid w:linePitch="360"/>
        </w:sectPr>
      </w:pPr>
      <w:r w:rsidRPr="006B75CD">
        <w:rPr>
          <w:sz w:val="18"/>
        </w:rPr>
        <w:t xml:space="preserve">*Cells with small counts (&lt; 5 per data source) may be omitted from the Table. </w:t>
      </w:r>
    </w:p>
    <w:p w14:paraId="567C1A33" w14:textId="61A00334" w:rsidR="001A2F05" w:rsidRDefault="001A2F05" w:rsidP="001A2F05">
      <w:pPr>
        <w:spacing w:after="0" w:line="240" w:lineRule="auto"/>
        <w:ind w:left="0" w:firstLine="0"/>
        <w:rPr>
          <w:rFonts w:ascii="Calibri" w:eastAsia="Times New Roman" w:hAnsi="Calibri" w:cs="Calibri"/>
          <w:bCs/>
          <w:color w:val="000000"/>
          <w:lang w:val="en-US"/>
        </w:rPr>
      </w:pPr>
      <w:r w:rsidRPr="005A6587">
        <w:rPr>
          <w:rFonts w:ascii="Calibri" w:eastAsia="Times New Roman" w:hAnsi="Calibri" w:cs="Calibri"/>
          <w:b/>
          <w:bCs/>
          <w:color w:val="000000"/>
          <w:lang w:val="en-US"/>
        </w:rPr>
        <w:lastRenderedPageBreak/>
        <w:t xml:space="preserve">Table shell </w:t>
      </w:r>
      <w:r>
        <w:rPr>
          <w:rFonts w:ascii="Calibri" w:eastAsia="Times New Roman" w:hAnsi="Calibri" w:cs="Calibri"/>
          <w:b/>
          <w:bCs/>
          <w:color w:val="000000"/>
          <w:lang w:val="en-US"/>
        </w:rPr>
        <w:t>12.</w:t>
      </w:r>
      <w:r w:rsidRPr="005A6587">
        <w:rPr>
          <w:rFonts w:ascii="Calibri" w:eastAsia="Times New Roman" w:hAnsi="Calibri" w:cs="Calibri"/>
          <w:b/>
          <w:bCs/>
          <w:color w:val="000000"/>
          <w:lang w:val="en-US"/>
        </w:rPr>
        <w:t xml:space="preserve"> </w:t>
      </w:r>
      <w:r w:rsidRPr="005A6587">
        <w:rPr>
          <w:rFonts w:ascii="Calibri" w:eastAsia="Times New Roman" w:hAnsi="Calibri" w:cs="Calibri"/>
          <w:bCs/>
          <w:color w:val="000000"/>
          <w:lang w:val="en-US"/>
        </w:rPr>
        <w:t>Migraine characteristics of the pregnancy cohort among women with migraine, by different exposure definitions in sensitivity analyses 1-</w:t>
      </w:r>
      <w:r w:rsidR="00213FA4">
        <w:rPr>
          <w:rFonts w:ascii="Calibri" w:eastAsia="Times New Roman" w:hAnsi="Calibri" w:cs="Calibri"/>
          <w:bCs/>
          <w:color w:val="000000"/>
          <w:lang w:val="en-US"/>
        </w:rPr>
        <w:t>2</w:t>
      </w:r>
      <w:r w:rsidRPr="005A6587">
        <w:rPr>
          <w:rFonts w:ascii="Calibri" w:eastAsia="Times New Roman" w:hAnsi="Calibri" w:cs="Calibri"/>
          <w:bCs/>
          <w:color w:val="000000"/>
          <w:lang w:val="en-US"/>
        </w:rPr>
        <w:t xml:space="preserve"> (N=xxx) </w:t>
      </w:r>
    </w:p>
    <w:p w14:paraId="720604AC" w14:textId="77777777" w:rsidR="001A2F05" w:rsidRPr="005A6587" w:rsidRDefault="001A2F05" w:rsidP="001A2F05">
      <w:pPr>
        <w:spacing w:after="0" w:line="240" w:lineRule="auto"/>
        <w:ind w:left="0" w:firstLine="0"/>
        <w:rPr>
          <w:rFonts w:ascii="Calibri" w:eastAsia="Times New Roman" w:hAnsi="Calibri" w:cs="Calibri"/>
          <w:bCs/>
          <w:color w:val="000000"/>
          <w:lang w:val="en-US"/>
        </w:rPr>
      </w:pPr>
    </w:p>
    <w:tbl>
      <w:tblPr>
        <w:tblStyle w:val="TableGrid"/>
        <w:tblW w:w="13918" w:type="dxa"/>
        <w:tblLook w:val="04A0" w:firstRow="1" w:lastRow="0" w:firstColumn="1" w:lastColumn="0" w:noHBand="0" w:noVBand="1"/>
      </w:tblPr>
      <w:tblGrid>
        <w:gridCol w:w="4135"/>
        <w:gridCol w:w="4770"/>
        <w:gridCol w:w="5013"/>
      </w:tblGrid>
      <w:tr w:rsidR="00106AA7" w:rsidRPr="001A2F05" w14:paraId="3666C575" w14:textId="77777777" w:rsidTr="00213FA4">
        <w:trPr>
          <w:trHeight w:val="1120"/>
        </w:trPr>
        <w:tc>
          <w:tcPr>
            <w:tcW w:w="4135" w:type="dxa"/>
            <w:hideMark/>
          </w:tcPr>
          <w:p w14:paraId="6BEE2BC6" w14:textId="77777777" w:rsidR="00106AA7" w:rsidRPr="001A2F05" w:rsidRDefault="00106AA7" w:rsidP="004178A6">
            <w:pPr>
              <w:ind w:left="0" w:firstLine="0"/>
              <w:rPr>
                <w:rFonts w:eastAsia="Times New Roman"/>
                <w:b/>
                <w:sz w:val="20"/>
                <w:szCs w:val="20"/>
                <w:lang w:eastAsia="en-GB"/>
              </w:rPr>
            </w:pPr>
            <w:r w:rsidRPr="001A2F05">
              <w:rPr>
                <w:rFonts w:eastAsia="Times New Roman"/>
                <w:b/>
                <w:sz w:val="20"/>
                <w:szCs w:val="20"/>
                <w:lang w:eastAsia="en-GB"/>
              </w:rPr>
              <w:t>Migraine type and severity</w:t>
            </w:r>
          </w:p>
        </w:tc>
        <w:tc>
          <w:tcPr>
            <w:tcW w:w="4770" w:type="dxa"/>
            <w:hideMark/>
          </w:tcPr>
          <w:p w14:paraId="2B123D59" w14:textId="77777777" w:rsidR="00106AA7" w:rsidRPr="001A2F05" w:rsidRDefault="00106AA7" w:rsidP="004178A6">
            <w:pPr>
              <w:ind w:left="0" w:firstLine="0"/>
              <w:rPr>
                <w:rFonts w:eastAsia="Times New Roman"/>
                <w:b/>
                <w:sz w:val="20"/>
                <w:szCs w:val="20"/>
                <w:lang w:eastAsia="en-GB"/>
              </w:rPr>
            </w:pPr>
            <w:r w:rsidRPr="001A2F05">
              <w:rPr>
                <w:rFonts w:eastAsia="Times New Roman"/>
                <w:b/>
                <w:sz w:val="20"/>
                <w:szCs w:val="20"/>
                <w:lang w:eastAsia="en-GB"/>
              </w:rPr>
              <w:t xml:space="preserve">Triptan-exposed in pregnancy, based on ≥ 2 prescriptions dispensed/prescribed during pregnancy </w:t>
            </w:r>
          </w:p>
          <w:p w14:paraId="75C840E4" w14:textId="77777777" w:rsidR="00106AA7" w:rsidRPr="001A2F05" w:rsidRDefault="00106AA7" w:rsidP="004178A6">
            <w:pPr>
              <w:ind w:left="0" w:firstLine="0"/>
              <w:rPr>
                <w:rFonts w:eastAsia="Times New Roman"/>
                <w:b/>
                <w:sz w:val="20"/>
                <w:szCs w:val="20"/>
                <w:lang w:eastAsia="en-GB"/>
              </w:rPr>
            </w:pPr>
            <w:r w:rsidRPr="001A2F05">
              <w:rPr>
                <w:rFonts w:eastAsia="Times New Roman"/>
                <w:b/>
                <w:sz w:val="20"/>
                <w:szCs w:val="20"/>
                <w:lang w:eastAsia="en-GB"/>
              </w:rPr>
              <w:br/>
              <w:t>(sensitivity analysis 1)</w:t>
            </w:r>
          </w:p>
        </w:tc>
        <w:tc>
          <w:tcPr>
            <w:tcW w:w="5013" w:type="dxa"/>
            <w:hideMark/>
          </w:tcPr>
          <w:p w14:paraId="1E6E688F" w14:textId="77777777" w:rsidR="00106AA7" w:rsidRPr="001A2F05" w:rsidRDefault="00106AA7" w:rsidP="004178A6">
            <w:pPr>
              <w:ind w:left="0" w:firstLine="0"/>
              <w:rPr>
                <w:rFonts w:eastAsia="Times New Roman"/>
                <w:b/>
                <w:sz w:val="20"/>
                <w:szCs w:val="20"/>
                <w:lang w:eastAsia="en-GB"/>
              </w:rPr>
            </w:pPr>
            <w:r w:rsidRPr="001A2F05">
              <w:rPr>
                <w:rFonts w:eastAsia="Times New Roman"/>
                <w:b/>
                <w:sz w:val="20"/>
                <w:szCs w:val="20"/>
                <w:lang w:eastAsia="en-GB"/>
              </w:rPr>
              <w:t xml:space="preserve">Triptan-exposed in pregnancy, based DDD supplied </w:t>
            </w:r>
            <w:r w:rsidRPr="001A2F05">
              <w:rPr>
                <w:rFonts w:eastAsia="Times New Roman"/>
                <w:b/>
                <w:sz w:val="20"/>
                <w:szCs w:val="20"/>
                <w:lang w:eastAsia="en-GB"/>
              </w:rPr>
              <w:br/>
            </w:r>
          </w:p>
          <w:p w14:paraId="0CAE0800" w14:textId="77777777" w:rsidR="00106AA7" w:rsidRPr="001A2F05" w:rsidRDefault="00106AA7" w:rsidP="004178A6">
            <w:pPr>
              <w:ind w:left="0" w:firstLine="0"/>
              <w:rPr>
                <w:rFonts w:eastAsia="Times New Roman"/>
                <w:b/>
                <w:sz w:val="20"/>
                <w:szCs w:val="20"/>
                <w:lang w:eastAsia="en-GB"/>
              </w:rPr>
            </w:pPr>
          </w:p>
          <w:p w14:paraId="0B759782" w14:textId="77777777" w:rsidR="00106AA7" w:rsidRPr="001A2F05" w:rsidRDefault="00106AA7" w:rsidP="004178A6">
            <w:pPr>
              <w:ind w:left="0" w:firstLine="0"/>
              <w:rPr>
                <w:rFonts w:eastAsia="Times New Roman"/>
                <w:b/>
                <w:sz w:val="20"/>
                <w:szCs w:val="20"/>
                <w:lang w:eastAsia="en-GB"/>
              </w:rPr>
            </w:pPr>
            <w:r w:rsidRPr="001A2F05">
              <w:rPr>
                <w:rFonts w:eastAsia="Times New Roman"/>
                <w:b/>
                <w:sz w:val="20"/>
                <w:szCs w:val="20"/>
                <w:lang w:eastAsia="en-GB"/>
              </w:rPr>
              <w:t>(sensitivity analysis 2)</w:t>
            </w:r>
          </w:p>
        </w:tc>
      </w:tr>
      <w:tr w:rsidR="00106AA7" w:rsidRPr="001A2F05" w14:paraId="5251C77D" w14:textId="77777777" w:rsidTr="00213FA4">
        <w:trPr>
          <w:trHeight w:val="256"/>
        </w:trPr>
        <w:tc>
          <w:tcPr>
            <w:tcW w:w="4135" w:type="dxa"/>
            <w:hideMark/>
          </w:tcPr>
          <w:p w14:paraId="1FB1FA3D"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 </w:t>
            </w:r>
          </w:p>
        </w:tc>
        <w:tc>
          <w:tcPr>
            <w:tcW w:w="4770" w:type="dxa"/>
            <w:hideMark/>
          </w:tcPr>
          <w:p w14:paraId="09D9BCBF"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N=</w:t>
            </w:r>
          </w:p>
        </w:tc>
        <w:tc>
          <w:tcPr>
            <w:tcW w:w="5013" w:type="dxa"/>
            <w:hideMark/>
          </w:tcPr>
          <w:p w14:paraId="012AA2EA"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N=</w:t>
            </w:r>
          </w:p>
        </w:tc>
      </w:tr>
      <w:tr w:rsidR="00106AA7" w:rsidRPr="001A2F05" w14:paraId="386499D7" w14:textId="77777777" w:rsidTr="00213FA4">
        <w:trPr>
          <w:trHeight w:val="256"/>
        </w:trPr>
        <w:tc>
          <w:tcPr>
            <w:tcW w:w="4135" w:type="dxa"/>
            <w:hideMark/>
          </w:tcPr>
          <w:p w14:paraId="265EF455"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 </w:t>
            </w:r>
          </w:p>
        </w:tc>
        <w:tc>
          <w:tcPr>
            <w:tcW w:w="4770" w:type="dxa"/>
            <w:hideMark/>
          </w:tcPr>
          <w:p w14:paraId="23D02644"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n (%)</w:t>
            </w:r>
          </w:p>
        </w:tc>
        <w:tc>
          <w:tcPr>
            <w:tcW w:w="5013" w:type="dxa"/>
            <w:hideMark/>
          </w:tcPr>
          <w:p w14:paraId="0358B9D3" w14:textId="77777777" w:rsidR="00106AA7" w:rsidRPr="001A2F05" w:rsidRDefault="00106AA7" w:rsidP="004178A6">
            <w:pPr>
              <w:ind w:left="0" w:firstLine="0"/>
              <w:rPr>
                <w:rFonts w:eastAsia="Times New Roman"/>
                <w:sz w:val="20"/>
                <w:szCs w:val="20"/>
                <w:lang w:eastAsia="en-GB"/>
              </w:rPr>
            </w:pPr>
            <w:r w:rsidRPr="001A2F05">
              <w:rPr>
                <w:rFonts w:eastAsia="Times New Roman"/>
                <w:sz w:val="20"/>
                <w:szCs w:val="20"/>
                <w:lang w:eastAsia="en-GB"/>
              </w:rPr>
              <w:t>n (%)</w:t>
            </w:r>
          </w:p>
        </w:tc>
      </w:tr>
      <w:tr w:rsidR="00213FA4" w:rsidRPr="001A2F05" w14:paraId="6312BAB4" w14:textId="77777777" w:rsidTr="00213FA4">
        <w:trPr>
          <w:trHeight w:val="256"/>
        </w:trPr>
        <w:tc>
          <w:tcPr>
            <w:tcW w:w="4135" w:type="dxa"/>
            <w:hideMark/>
          </w:tcPr>
          <w:p w14:paraId="066E9B42" w14:textId="40702934" w:rsidR="00213FA4" w:rsidRPr="001A2F05" w:rsidRDefault="00213FA4" w:rsidP="00213FA4">
            <w:pPr>
              <w:ind w:left="0" w:firstLine="0"/>
              <w:rPr>
                <w:rFonts w:eastAsia="Times New Roman"/>
                <w:b/>
                <w:sz w:val="20"/>
                <w:szCs w:val="20"/>
                <w:lang w:eastAsia="en-GB"/>
              </w:rPr>
            </w:pPr>
            <w:r w:rsidRPr="00213FA4">
              <w:rPr>
                <w:rFonts w:eastAsia="Times New Roman"/>
                <w:b/>
                <w:sz w:val="20"/>
                <w:szCs w:val="20"/>
                <w:lang w:eastAsia="en-GB"/>
              </w:rPr>
              <w:t>Migraine type in the 12-months period prior to LMP</w:t>
            </w:r>
            <w:r w:rsidRPr="00A924B9">
              <w:rPr>
                <w:rFonts w:eastAsia="Times New Roman"/>
                <w:sz w:val="20"/>
                <w:szCs w:val="20"/>
                <w:lang w:eastAsia="en-GB"/>
              </w:rPr>
              <w:t>*§</w:t>
            </w:r>
          </w:p>
        </w:tc>
        <w:tc>
          <w:tcPr>
            <w:tcW w:w="4770" w:type="dxa"/>
            <w:hideMark/>
          </w:tcPr>
          <w:p w14:paraId="5C46F7C2"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299BC3F1"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6F3AEEAC" w14:textId="77777777" w:rsidTr="00213FA4">
        <w:trPr>
          <w:trHeight w:val="256"/>
        </w:trPr>
        <w:tc>
          <w:tcPr>
            <w:tcW w:w="4135" w:type="dxa"/>
            <w:hideMark/>
          </w:tcPr>
          <w:p w14:paraId="609175A3" w14:textId="04D2EE60" w:rsidR="00213FA4" w:rsidRPr="001A2F05" w:rsidRDefault="00213FA4" w:rsidP="00213FA4">
            <w:pPr>
              <w:ind w:left="0" w:firstLine="0"/>
              <w:rPr>
                <w:rFonts w:eastAsia="Times New Roman"/>
                <w:sz w:val="20"/>
                <w:szCs w:val="20"/>
                <w:lang w:eastAsia="en-GB"/>
              </w:rPr>
            </w:pPr>
            <w:r w:rsidRPr="00A924B9">
              <w:rPr>
                <w:rFonts w:eastAsia="Calibri"/>
                <w:sz w:val="20"/>
                <w:szCs w:val="20"/>
              </w:rPr>
              <w:t xml:space="preserve">Migraine with aura </w:t>
            </w:r>
          </w:p>
        </w:tc>
        <w:tc>
          <w:tcPr>
            <w:tcW w:w="4770" w:type="dxa"/>
            <w:hideMark/>
          </w:tcPr>
          <w:p w14:paraId="475ADDC8"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03FB2D42"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425506E1" w14:textId="77777777" w:rsidTr="00213FA4">
        <w:trPr>
          <w:trHeight w:val="256"/>
        </w:trPr>
        <w:tc>
          <w:tcPr>
            <w:tcW w:w="4135" w:type="dxa"/>
            <w:hideMark/>
          </w:tcPr>
          <w:p w14:paraId="42E33D23" w14:textId="103A36D8" w:rsidR="00213FA4" w:rsidRPr="001A2F05" w:rsidRDefault="00213FA4" w:rsidP="00213FA4">
            <w:pPr>
              <w:ind w:left="0" w:firstLine="0"/>
              <w:rPr>
                <w:rFonts w:eastAsia="Times New Roman"/>
                <w:sz w:val="20"/>
                <w:szCs w:val="20"/>
                <w:lang w:eastAsia="en-GB"/>
              </w:rPr>
            </w:pPr>
            <w:r w:rsidRPr="00A924B9">
              <w:rPr>
                <w:rFonts w:eastAsia="Calibri"/>
                <w:sz w:val="20"/>
                <w:szCs w:val="20"/>
              </w:rPr>
              <w:t>Migraine without aura,</w:t>
            </w:r>
          </w:p>
        </w:tc>
        <w:tc>
          <w:tcPr>
            <w:tcW w:w="4770" w:type="dxa"/>
            <w:hideMark/>
          </w:tcPr>
          <w:p w14:paraId="22AD3CE9"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6B067E46"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5136418A" w14:textId="77777777" w:rsidTr="00213FA4">
        <w:trPr>
          <w:trHeight w:val="256"/>
        </w:trPr>
        <w:tc>
          <w:tcPr>
            <w:tcW w:w="4135" w:type="dxa"/>
            <w:hideMark/>
          </w:tcPr>
          <w:p w14:paraId="52F5ACB2" w14:textId="2B5297FA" w:rsidR="00213FA4" w:rsidRPr="001A2F05" w:rsidRDefault="00213FA4" w:rsidP="00213FA4">
            <w:pPr>
              <w:ind w:left="0" w:firstLine="0"/>
              <w:rPr>
                <w:rFonts w:eastAsia="Times New Roman"/>
                <w:sz w:val="20"/>
                <w:szCs w:val="20"/>
                <w:lang w:eastAsia="en-GB"/>
              </w:rPr>
            </w:pPr>
            <w:r w:rsidRPr="00A924B9">
              <w:rPr>
                <w:rFonts w:eastAsia="Calibri"/>
                <w:sz w:val="20"/>
                <w:szCs w:val="20"/>
              </w:rPr>
              <w:t xml:space="preserve">Status </w:t>
            </w:r>
            <w:proofErr w:type="spellStart"/>
            <w:r w:rsidRPr="00A924B9">
              <w:rPr>
                <w:rFonts w:eastAsia="Calibri"/>
                <w:sz w:val="20"/>
                <w:szCs w:val="20"/>
              </w:rPr>
              <w:t>migrainosus</w:t>
            </w:r>
            <w:proofErr w:type="spellEnd"/>
          </w:p>
        </w:tc>
        <w:tc>
          <w:tcPr>
            <w:tcW w:w="4770" w:type="dxa"/>
            <w:hideMark/>
          </w:tcPr>
          <w:p w14:paraId="35EF0307"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2D53FFA2"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2BDB7824" w14:textId="77777777" w:rsidTr="00213FA4">
        <w:trPr>
          <w:trHeight w:val="256"/>
        </w:trPr>
        <w:tc>
          <w:tcPr>
            <w:tcW w:w="4135" w:type="dxa"/>
            <w:hideMark/>
          </w:tcPr>
          <w:p w14:paraId="297D2499" w14:textId="19507333" w:rsidR="00213FA4" w:rsidRPr="001A2F05" w:rsidRDefault="00213FA4" w:rsidP="00213FA4">
            <w:pPr>
              <w:ind w:left="0" w:firstLine="0"/>
              <w:rPr>
                <w:rFonts w:eastAsia="Times New Roman"/>
                <w:sz w:val="20"/>
                <w:szCs w:val="20"/>
                <w:lang w:eastAsia="en-GB"/>
              </w:rPr>
            </w:pPr>
            <w:r w:rsidRPr="00A924B9">
              <w:rPr>
                <w:rFonts w:eastAsia="Calibri"/>
                <w:sz w:val="20"/>
                <w:szCs w:val="20"/>
              </w:rPr>
              <w:t>Complicated migraine</w:t>
            </w:r>
          </w:p>
        </w:tc>
        <w:tc>
          <w:tcPr>
            <w:tcW w:w="4770" w:type="dxa"/>
            <w:hideMark/>
          </w:tcPr>
          <w:p w14:paraId="40F1D6C7"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18C957ED"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5A96EA9E" w14:textId="77777777" w:rsidTr="00213FA4">
        <w:trPr>
          <w:trHeight w:val="256"/>
        </w:trPr>
        <w:tc>
          <w:tcPr>
            <w:tcW w:w="4135" w:type="dxa"/>
            <w:hideMark/>
          </w:tcPr>
          <w:p w14:paraId="1D9CBD25" w14:textId="0BC5762E" w:rsidR="00213FA4" w:rsidRPr="001A2F05" w:rsidRDefault="00213FA4" w:rsidP="00213FA4">
            <w:pPr>
              <w:ind w:left="0" w:firstLine="0"/>
              <w:rPr>
                <w:rFonts w:eastAsia="Times New Roman"/>
                <w:sz w:val="20"/>
                <w:szCs w:val="20"/>
                <w:lang w:eastAsia="en-GB"/>
              </w:rPr>
            </w:pPr>
            <w:r w:rsidRPr="00A924B9">
              <w:rPr>
                <w:rFonts w:eastAsia="Calibri"/>
                <w:sz w:val="20"/>
                <w:szCs w:val="20"/>
              </w:rPr>
              <w:t>Other migraine</w:t>
            </w:r>
          </w:p>
        </w:tc>
        <w:tc>
          <w:tcPr>
            <w:tcW w:w="4770" w:type="dxa"/>
            <w:hideMark/>
          </w:tcPr>
          <w:p w14:paraId="2110F389"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225B8000"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534D09E1" w14:textId="77777777" w:rsidTr="00213FA4">
        <w:trPr>
          <w:trHeight w:val="256"/>
        </w:trPr>
        <w:tc>
          <w:tcPr>
            <w:tcW w:w="4135" w:type="dxa"/>
            <w:hideMark/>
          </w:tcPr>
          <w:p w14:paraId="6AB398BF" w14:textId="6C0EE868" w:rsidR="00213FA4" w:rsidRPr="001A2F05" w:rsidRDefault="00213FA4" w:rsidP="00213FA4">
            <w:pPr>
              <w:ind w:left="0" w:firstLine="0"/>
              <w:rPr>
                <w:rFonts w:eastAsia="Times New Roman"/>
                <w:sz w:val="20"/>
                <w:szCs w:val="20"/>
                <w:lang w:eastAsia="en-GB"/>
              </w:rPr>
            </w:pPr>
            <w:r w:rsidRPr="00A924B9">
              <w:rPr>
                <w:rFonts w:eastAsia="Calibri"/>
                <w:sz w:val="20"/>
                <w:szCs w:val="20"/>
              </w:rPr>
              <w:t>Unspecified migraine</w:t>
            </w:r>
          </w:p>
        </w:tc>
        <w:tc>
          <w:tcPr>
            <w:tcW w:w="4770" w:type="dxa"/>
            <w:hideMark/>
          </w:tcPr>
          <w:p w14:paraId="06F7C011"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698FF622"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485DE5DF" w14:textId="77777777" w:rsidTr="00213FA4">
        <w:trPr>
          <w:trHeight w:val="256"/>
        </w:trPr>
        <w:tc>
          <w:tcPr>
            <w:tcW w:w="4135" w:type="dxa"/>
            <w:hideMark/>
          </w:tcPr>
          <w:p w14:paraId="4D80E81C" w14:textId="20A3E145" w:rsidR="00213FA4" w:rsidRPr="00213FA4" w:rsidRDefault="00213FA4" w:rsidP="00213FA4">
            <w:pPr>
              <w:ind w:left="0" w:firstLine="0"/>
              <w:rPr>
                <w:rFonts w:eastAsia="Times New Roman"/>
                <w:b/>
                <w:sz w:val="20"/>
                <w:szCs w:val="20"/>
                <w:lang w:eastAsia="en-GB"/>
              </w:rPr>
            </w:pPr>
            <w:r w:rsidRPr="00213FA4">
              <w:rPr>
                <w:rFonts w:eastAsia="Times New Roman"/>
                <w:b/>
                <w:sz w:val="20"/>
                <w:szCs w:val="20"/>
                <w:lang w:eastAsia="en-GB"/>
              </w:rPr>
              <w:t>Migraine severity in the 12-months period prior to LMP*</w:t>
            </w:r>
          </w:p>
        </w:tc>
        <w:tc>
          <w:tcPr>
            <w:tcW w:w="4770" w:type="dxa"/>
            <w:hideMark/>
          </w:tcPr>
          <w:p w14:paraId="65555F2C"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1731157F"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67B3E22F" w14:textId="77777777" w:rsidTr="00213FA4">
        <w:trPr>
          <w:trHeight w:val="256"/>
        </w:trPr>
        <w:tc>
          <w:tcPr>
            <w:tcW w:w="4135" w:type="dxa"/>
            <w:hideMark/>
          </w:tcPr>
          <w:p w14:paraId="55487420" w14:textId="7B191910" w:rsidR="00213FA4" w:rsidRPr="001A2F05" w:rsidRDefault="00213FA4" w:rsidP="00213FA4">
            <w:pPr>
              <w:ind w:left="0" w:firstLine="0"/>
              <w:rPr>
                <w:rFonts w:eastAsia="Times New Roman"/>
                <w:sz w:val="20"/>
                <w:szCs w:val="20"/>
                <w:lang w:eastAsia="en-GB"/>
              </w:rPr>
            </w:pPr>
            <w:r w:rsidRPr="00A924B9">
              <w:rPr>
                <w:rFonts w:eastAsia="Calibri"/>
                <w:sz w:val="20"/>
                <w:szCs w:val="20"/>
              </w:rPr>
              <w:t>Mild</w:t>
            </w:r>
          </w:p>
        </w:tc>
        <w:tc>
          <w:tcPr>
            <w:tcW w:w="4770" w:type="dxa"/>
            <w:hideMark/>
          </w:tcPr>
          <w:p w14:paraId="579BE0D7"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120D838E"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7A24C4F7" w14:textId="77777777" w:rsidTr="00213FA4">
        <w:trPr>
          <w:trHeight w:val="256"/>
        </w:trPr>
        <w:tc>
          <w:tcPr>
            <w:tcW w:w="4135" w:type="dxa"/>
            <w:hideMark/>
          </w:tcPr>
          <w:p w14:paraId="7AF924F9" w14:textId="0E2C979E" w:rsidR="00213FA4" w:rsidRPr="001A2F05" w:rsidRDefault="00213FA4" w:rsidP="00213FA4">
            <w:pPr>
              <w:ind w:left="0" w:firstLine="0"/>
              <w:rPr>
                <w:rFonts w:eastAsia="Times New Roman"/>
                <w:sz w:val="20"/>
                <w:szCs w:val="20"/>
                <w:lang w:eastAsia="en-GB"/>
              </w:rPr>
            </w:pPr>
            <w:r w:rsidRPr="00A924B9">
              <w:rPr>
                <w:rFonts w:eastAsia="Calibri"/>
                <w:sz w:val="20"/>
                <w:szCs w:val="20"/>
              </w:rPr>
              <w:t>Moderate</w:t>
            </w:r>
          </w:p>
        </w:tc>
        <w:tc>
          <w:tcPr>
            <w:tcW w:w="4770" w:type="dxa"/>
            <w:hideMark/>
          </w:tcPr>
          <w:p w14:paraId="430C66FB"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4DD79535"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7B2B422D" w14:textId="77777777" w:rsidTr="00213FA4">
        <w:trPr>
          <w:trHeight w:val="256"/>
        </w:trPr>
        <w:tc>
          <w:tcPr>
            <w:tcW w:w="4135" w:type="dxa"/>
            <w:hideMark/>
          </w:tcPr>
          <w:p w14:paraId="6FA53083" w14:textId="134270A1" w:rsidR="00213FA4" w:rsidRPr="001A2F05" w:rsidRDefault="00213FA4" w:rsidP="00213FA4">
            <w:pPr>
              <w:ind w:left="0" w:firstLine="0"/>
              <w:rPr>
                <w:rFonts w:eastAsia="Times New Roman"/>
                <w:sz w:val="20"/>
                <w:szCs w:val="20"/>
                <w:lang w:eastAsia="en-GB"/>
              </w:rPr>
            </w:pPr>
            <w:r w:rsidRPr="00A924B9">
              <w:rPr>
                <w:rFonts w:eastAsia="Calibri"/>
                <w:sz w:val="20"/>
                <w:szCs w:val="20"/>
              </w:rPr>
              <w:t>Severe</w:t>
            </w:r>
          </w:p>
        </w:tc>
        <w:tc>
          <w:tcPr>
            <w:tcW w:w="4770" w:type="dxa"/>
            <w:hideMark/>
          </w:tcPr>
          <w:p w14:paraId="2F430A4D"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39EEF76D"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r w:rsidR="00213FA4" w:rsidRPr="001A2F05" w14:paraId="4995264F" w14:textId="77777777" w:rsidTr="00213FA4">
        <w:trPr>
          <w:trHeight w:val="256"/>
        </w:trPr>
        <w:tc>
          <w:tcPr>
            <w:tcW w:w="4135" w:type="dxa"/>
            <w:hideMark/>
          </w:tcPr>
          <w:p w14:paraId="4596B1BB" w14:textId="29A1D935" w:rsidR="00213FA4" w:rsidRPr="001A2F05" w:rsidRDefault="00213FA4" w:rsidP="00213FA4">
            <w:pPr>
              <w:ind w:left="0" w:firstLine="0"/>
              <w:rPr>
                <w:rFonts w:eastAsia="Times New Roman"/>
                <w:sz w:val="20"/>
                <w:szCs w:val="20"/>
                <w:lang w:eastAsia="en-GB"/>
              </w:rPr>
            </w:pPr>
            <w:r w:rsidRPr="00A924B9">
              <w:rPr>
                <w:rFonts w:eastAsia="Calibri"/>
                <w:sz w:val="20"/>
                <w:szCs w:val="20"/>
              </w:rPr>
              <w:t>Very severe</w:t>
            </w:r>
          </w:p>
        </w:tc>
        <w:tc>
          <w:tcPr>
            <w:tcW w:w="4770" w:type="dxa"/>
            <w:hideMark/>
          </w:tcPr>
          <w:p w14:paraId="412D36AA"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c>
          <w:tcPr>
            <w:tcW w:w="5013" w:type="dxa"/>
            <w:hideMark/>
          </w:tcPr>
          <w:p w14:paraId="7E96E887" w14:textId="77777777" w:rsidR="00213FA4" w:rsidRPr="001A2F05" w:rsidRDefault="00213FA4" w:rsidP="00213FA4">
            <w:pPr>
              <w:ind w:left="0" w:firstLine="0"/>
              <w:rPr>
                <w:rFonts w:eastAsia="Times New Roman"/>
                <w:sz w:val="20"/>
                <w:szCs w:val="20"/>
                <w:lang w:eastAsia="en-GB"/>
              </w:rPr>
            </w:pPr>
            <w:r w:rsidRPr="001A2F05">
              <w:rPr>
                <w:rFonts w:eastAsia="Times New Roman"/>
                <w:sz w:val="20"/>
                <w:szCs w:val="20"/>
                <w:lang w:eastAsia="en-GB"/>
              </w:rPr>
              <w:t> </w:t>
            </w:r>
          </w:p>
        </w:tc>
      </w:tr>
    </w:tbl>
    <w:p w14:paraId="6770D3C4" w14:textId="77777777" w:rsidR="006B75CD" w:rsidRPr="00A924B9" w:rsidRDefault="006B75CD" w:rsidP="006B75CD">
      <w:pPr>
        <w:spacing w:line="276" w:lineRule="auto"/>
        <w:ind w:left="0" w:firstLine="0"/>
      </w:pPr>
      <w:r w:rsidRPr="00A924B9">
        <w:rPr>
          <w:rFonts w:eastAsia="Times New Roman"/>
          <w:sz w:val="20"/>
          <w:szCs w:val="20"/>
          <w:vertAlign w:val="superscript"/>
          <w:lang w:eastAsia="en-GB"/>
        </w:rPr>
        <w:t>*</w:t>
      </w:r>
      <w:r>
        <w:t xml:space="preserve">As defined as in subtask 1.5.4; </w:t>
      </w:r>
      <w:r w:rsidRPr="006B75CD">
        <w:t>Migraine severity during pregnancy cannot be computed as it is based on triptan prescriptions; we will use as proxy of severity during pregnancy, use of other medication for acute and prophylactic treatment of migraine.</w:t>
      </w:r>
    </w:p>
    <w:p w14:paraId="24A3D686" w14:textId="2C1C9E41" w:rsidR="001A2F05" w:rsidRPr="001A2F05" w:rsidRDefault="001A2F05" w:rsidP="001A2F05">
      <w:pPr>
        <w:ind w:left="0" w:firstLine="0"/>
        <w:rPr>
          <w:rFonts w:eastAsia="Times New Roman"/>
          <w:szCs w:val="20"/>
          <w:lang w:eastAsia="en-GB"/>
        </w:rPr>
      </w:pPr>
      <w:r w:rsidRPr="001A2F05">
        <w:rPr>
          <w:rFonts w:eastAsia="Times New Roman"/>
          <w:szCs w:val="20"/>
          <w:lang w:eastAsia="en-GB"/>
        </w:rPr>
        <w:br w:type="page"/>
      </w:r>
    </w:p>
    <w:p w14:paraId="4EC57AF8" w14:textId="77777777" w:rsidR="001A2F05" w:rsidRDefault="001A2F05" w:rsidP="00C77255">
      <w:pPr>
        <w:spacing w:line="276" w:lineRule="auto"/>
        <w:ind w:left="0" w:firstLine="0"/>
        <w:rPr>
          <w:i/>
          <w:iCs/>
        </w:rPr>
        <w:sectPr w:rsidR="001A2F05" w:rsidSect="001A2F05">
          <w:pgSz w:w="16838" w:h="11906" w:orient="landscape" w:code="9"/>
          <w:pgMar w:top="1440" w:right="1440" w:bottom="1440" w:left="1440" w:header="706" w:footer="706" w:gutter="0"/>
          <w:cols w:space="708"/>
          <w:docGrid w:linePitch="360"/>
        </w:sectPr>
      </w:pPr>
    </w:p>
    <w:p w14:paraId="50ADD2CD" w14:textId="1312AEB8" w:rsidR="000D4A04" w:rsidRDefault="000D4A04" w:rsidP="00C77255">
      <w:pPr>
        <w:spacing w:line="276" w:lineRule="auto"/>
        <w:ind w:left="0" w:firstLine="0"/>
        <w:rPr>
          <w:i/>
          <w:iCs/>
        </w:rPr>
      </w:pPr>
    </w:p>
    <w:p w14:paraId="39E1A075" w14:textId="330B6922" w:rsidR="000D4A04" w:rsidRPr="00DC7961" w:rsidRDefault="00DC7961" w:rsidP="00C77255">
      <w:pPr>
        <w:spacing w:line="276" w:lineRule="auto"/>
        <w:ind w:left="0" w:firstLine="0"/>
        <w:rPr>
          <w:b/>
          <w:i/>
          <w:iCs/>
        </w:rPr>
      </w:pPr>
      <w:r w:rsidRPr="00DC7961">
        <w:rPr>
          <w:b/>
          <w:i/>
          <w:iCs/>
        </w:rPr>
        <w:t>References</w:t>
      </w:r>
    </w:p>
    <w:p w14:paraId="7971F8CB" w14:textId="11F5145E" w:rsidR="00763805" w:rsidRPr="00763805" w:rsidRDefault="000D4A04" w:rsidP="00763805">
      <w:pPr>
        <w:pStyle w:val="EndNoteBibliography"/>
        <w:spacing w:after="0"/>
        <w:ind w:left="720" w:hanging="720"/>
      </w:pPr>
      <w:r>
        <w:rPr>
          <w:i/>
          <w:iCs/>
        </w:rPr>
        <w:fldChar w:fldCharType="begin"/>
      </w:r>
      <w:r>
        <w:rPr>
          <w:i/>
          <w:iCs/>
        </w:rPr>
        <w:instrText xml:space="preserve"> ADDIN EN.REFLIST </w:instrText>
      </w:r>
      <w:r>
        <w:rPr>
          <w:i/>
          <w:iCs/>
        </w:rPr>
        <w:fldChar w:fldCharType="separate"/>
      </w:r>
      <w:r w:rsidR="00763805" w:rsidRPr="00763805">
        <w:t>1.</w:t>
      </w:r>
      <w:r w:rsidR="00763805" w:rsidRPr="00763805">
        <w:tab/>
        <w:t xml:space="preserve">Lee M-J, Guinn D, Hickenbottom S. </w:t>
      </w:r>
      <w:hyperlink r:id="rId24" w:anchor="H3" w:history="1">
        <w:r w:rsidR="00763805" w:rsidRPr="00763805">
          <w:rPr>
            <w:rStyle w:val="Hyperlink"/>
          </w:rPr>
          <w:t>https://www.uptodate.com/contents/headache-in-pregnant-and-postpartum-women?sectionName=Acute%20migraine%20treatment&amp;topicRef=3347&amp;anchor=H3&amp;source=see_link#H3</w:t>
        </w:r>
      </w:hyperlink>
      <w:r w:rsidR="00763805" w:rsidRPr="00763805">
        <w:t xml:space="preserve">. </w:t>
      </w:r>
      <w:hyperlink r:id="rId25" w:anchor="H3" w:history="1">
        <w:r w:rsidR="00763805" w:rsidRPr="00763805">
          <w:rPr>
            <w:rStyle w:val="Hyperlink"/>
          </w:rPr>
          <w:t>https://www.uptodate.com/contents/headache-in-pregnant-and-postpartum-women?sectionName=Acute%20migraine%20treatment&amp;topicRef=3347&amp;anchor=H3&amp;source=see_link#H3</w:t>
        </w:r>
      </w:hyperlink>
      <w:r w:rsidR="00763805" w:rsidRPr="00763805">
        <w:t>. Published 2020. Updated 2 Dec 2020. Accessed 13 aug 2021.</w:t>
      </w:r>
    </w:p>
    <w:p w14:paraId="4DB74CEB" w14:textId="77777777" w:rsidR="00763805" w:rsidRPr="00763805" w:rsidRDefault="00763805" w:rsidP="00763805">
      <w:pPr>
        <w:pStyle w:val="EndNoteBibliography"/>
        <w:spacing w:after="0"/>
        <w:ind w:left="720" w:hanging="720"/>
      </w:pPr>
      <w:r w:rsidRPr="00763805">
        <w:t>2.</w:t>
      </w:r>
      <w:r w:rsidRPr="00763805">
        <w:tab/>
        <w:t xml:space="preserve">Rogan WJ, Gladen B. Estimating prevalence from the results of a screening test. </w:t>
      </w:r>
      <w:r w:rsidRPr="00763805">
        <w:rPr>
          <w:i/>
        </w:rPr>
        <w:t xml:space="preserve">Am J Epidemiol. </w:t>
      </w:r>
      <w:r w:rsidRPr="00763805">
        <w:t>1978;107(1):71-76.</w:t>
      </w:r>
    </w:p>
    <w:p w14:paraId="2A8ABD1E" w14:textId="77777777" w:rsidR="00763805" w:rsidRPr="00763805" w:rsidRDefault="00763805" w:rsidP="00763805">
      <w:pPr>
        <w:pStyle w:val="EndNoteBibliography"/>
        <w:ind w:left="720" w:hanging="720"/>
      </w:pPr>
      <w:r w:rsidRPr="00763805">
        <w:t>3.</w:t>
      </w:r>
      <w:r w:rsidRPr="00763805">
        <w:tab/>
        <w:t xml:space="preserve">Harris GE, Wood M, Nordeng H. Modeling exposures of medications used episodically during pregnancy: Triptans as a motivating example. </w:t>
      </w:r>
      <w:r w:rsidRPr="00763805">
        <w:rPr>
          <w:i/>
        </w:rPr>
        <w:t xml:space="preserve">Pharmacoepidemiol Drug Saf. </w:t>
      </w:r>
      <w:r w:rsidRPr="00763805">
        <w:t>2020;29(9):1111-1119.</w:t>
      </w:r>
    </w:p>
    <w:p w14:paraId="0F80FD5E" w14:textId="0924287B" w:rsidR="00DC7961" w:rsidRDefault="000D4A04" w:rsidP="00C77255">
      <w:pPr>
        <w:spacing w:line="276" w:lineRule="auto"/>
        <w:ind w:left="0" w:firstLine="0"/>
        <w:rPr>
          <w:i/>
          <w:iCs/>
        </w:rPr>
      </w:pPr>
      <w:r>
        <w:rPr>
          <w:i/>
          <w:iCs/>
        </w:rPr>
        <w:fldChar w:fldCharType="end"/>
      </w:r>
    </w:p>
    <w:p w14:paraId="4B31B5FF" w14:textId="77777777" w:rsidR="00DC7961" w:rsidRDefault="00DC7961">
      <w:pPr>
        <w:rPr>
          <w:i/>
          <w:iCs/>
        </w:rPr>
      </w:pPr>
      <w:r>
        <w:rPr>
          <w:i/>
          <w:iCs/>
        </w:rPr>
        <w:br w:type="page"/>
      </w:r>
    </w:p>
    <w:p w14:paraId="37CC8BD4" w14:textId="3B54AFCD" w:rsidR="000E3DAC" w:rsidRPr="00D906B9" w:rsidRDefault="008E2C58" w:rsidP="00D906B9">
      <w:pPr>
        <w:tabs>
          <w:tab w:val="left" w:pos="142"/>
        </w:tabs>
        <w:spacing w:after="0" w:line="276" w:lineRule="auto"/>
        <w:ind w:left="0" w:firstLine="0"/>
        <w:jc w:val="left"/>
        <w:rPr>
          <w:rFonts w:ascii="Arial" w:eastAsia="Arial" w:hAnsi="Arial" w:cs="Arial"/>
        </w:rPr>
      </w:pPr>
      <w:bookmarkStart w:id="54" w:name="_Toc39124953"/>
      <w:r w:rsidRPr="00624C07">
        <w:rPr>
          <w:rFonts w:ascii="Arial" w:eastAsia="Arial" w:hAnsi="Arial" w:cs="Arial"/>
          <w:b/>
        </w:rPr>
        <w:lastRenderedPageBreak/>
        <w:t>Appendix I</w:t>
      </w:r>
      <w:r w:rsidRPr="00045861">
        <w:rPr>
          <w:rFonts w:ascii="Arial" w:eastAsia="Arial" w:hAnsi="Arial" w:cs="Arial"/>
        </w:rPr>
        <w:t xml:space="preserve">: </w:t>
      </w:r>
      <w:bookmarkEnd w:id="54"/>
      <w:r w:rsidR="00D906B9" w:rsidRPr="00D906B9">
        <w:rPr>
          <w:rFonts w:ascii="Arial" w:eastAsia="Arial" w:hAnsi="Arial" w:cs="Arial"/>
        </w:rPr>
        <w:t xml:space="preserve">Classification of migraine severity based on </w:t>
      </w:r>
      <w:r w:rsidR="00D906B9">
        <w:rPr>
          <w:rFonts w:ascii="Arial" w:eastAsia="Arial" w:hAnsi="Arial" w:cs="Arial"/>
        </w:rPr>
        <w:t>migraine medication prescriptions</w:t>
      </w:r>
      <w:r w:rsidR="00D906B9" w:rsidRPr="00D906B9">
        <w:rPr>
          <w:rFonts w:ascii="Arial" w:eastAsia="Arial" w:hAnsi="Arial" w:cs="Arial"/>
        </w:rPr>
        <w:t xml:space="preserve">, according to </w:t>
      </w:r>
      <w:proofErr w:type="spellStart"/>
      <w:r w:rsidR="00D906B9" w:rsidRPr="00D906B9">
        <w:rPr>
          <w:rFonts w:ascii="Arial" w:eastAsia="Arial" w:hAnsi="Arial" w:cs="Arial"/>
        </w:rPr>
        <w:t>Tauqeer</w:t>
      </w:r>
      <w:proofErr w:type="spellEnd"/>
      <w:r w:rsidR="00D906B9" w:rsidRPr="00D906B9">
        <w:rPr>
          <w:rFonts w:ascii="Arial" w:eastAsia="Arial" w:hAnsi="Arial" w:cs="Arial"/>
        </w:rPr>
        <w:t xml:space="preserve"> et al. (2021)</w:t>
      </w:r>
      <w:r w:rsidR="00D906B9" w:rsidRPr="00D906B9">
        <w:rPr>
          <w:rFonts w:ascii="Arial" w:eastAsia="Arial" w:hAnsi="Arial" w:cs="Arial"/>
          <w:vertAlign w:val="superscript"/>
        </w:rPr>
        <w:t>1</w:t>
      </w:r>
      <w:r w:rsidR="00D906B9" w:rsidRPr="00D906B9">
        <w:rPr>
          <w:rFonts w:ascii="Arial" w:eastAsia="Arial" w:hAnsi="Arial" w:cs="Arial"/>
        </w:rPr>
        <w:t xml:space="preserve"> </w:t>
      </w:r>
    </w:p>
    <w:tbl>
      <w:tblPr>
        <w:tblStyle w:val="TableGrid2"/>
        <w:tblW w:w="8959" w:type="dxa"/>
        <w:jc w:val="center"/>
        <w:tblLook w:val="04A0" w:firstRow="1" w:lastRow="0" w:firstColumn="1" w:lastColumn="0" w:noHBand="0" w:noVBand="1"/>
      </w:tblPr>
      <w:tblGrid>
        <w:gridCol w:w="1014"/>
        <w:gridCol w:w="2907"/>
        <w:gridCol w:w="5038"/>
      </w:tblGrid>
      <w:tr w:rsidR="00D906B9" w:rsidRPr="00D906B9" w14:paraId="5550B049" w14:textId="77777777" w:rsidTr="0076174B">
        <w:trPr>
          <w:trHeight w:val="275"/>
          <w:jc w:val="center"/>
        </w:trPr>
        <w:tc>
          <w:tcPr>
            <w:tcW w:w="8959" w:type="dxa"/>
            <w:gridSpan w:val="3"/>
            <w:tcBorders>
              <w:top w:val="nil"/>
              <w:left w:val="nil"/>
              <w:bottom w:val="single" w:sz="4" w:space="0" w:color="auto"/>
              <w:right w:val="nil"/>
            </w:tcBorders>
            <w:shd w:val="clear" w:color="auto" w:fill="auto"/>
            <w:vAlign w:val="center"/>
          </w:tcPr>
          <w:p w14:paraId="6BA5DE5E" w14:textId="77777777" w:rsidR="00D906B9" w:rsidRPr="00D906B9" w:rsidRDefault="00D906B9" w:rsidP="00D906B9">
            <w:pPr>
              <w:tabs>
                <w:tab w:val="left" w:pos="142"/>
              </w:tabs>
              <w:spacing w:line="276" w:lineRule="auto"/>
              <w:rPr>
                <w:rFonts w:ascii="Calibri" w:eastAsia="Calibri" w:hAnsi="Calibri" w:cs="Arial"/>
                <w:spacing w:val="-2"/>
                <w:sz w:val="20"/>
                <w:szCs w:val="20"/>
                <w:lang w:val="en-US"/>
              </w:rPr>
            </w:pPr>
          </w:p>
        </w:tc>
      </w:tr>
      <w:tr w:rsidR="0076174B" w:rsidRPr="00D906B9" w14:paraId="46B7782C" w14:textId="77777777" w:rsidTr="0076174B">
        <w:trPr>
          <w:trHeight w:val="281"/>
          <w:jc w:val="center"/>
        </w:trPr>
        <w:tc>
          <w:tcPr>
            <w:tcW w:w="956" w:type="dxa"/>
            <w:tcBorders>
              <w:top w:val="single" w:sz="4" w:space="0" w:color="auto"/>
            </w:tcBorders>
            <w:shd w:val="clear" w:color="auto" w:fill="A8D08D"/>
            <w:vAlign w:val="center"/>
          </w:tcPr>
          <w:p w14:paraId="1387CF57" w14:textId="77777777" w:rsidR="00D906B9" w:rsidRPr="00D906B9" w:rsidRDefault="00D906B9" w:rsidP="00D906B9">
            <w:pPr>
              <w:tabs>
                <w:tab w:val="left" w:pos="142"/>
                <w:tab w:val="left" w:pos="709"/>
              </w:tabs>
              <w:spacing w:line="276" w:lineRule="auto"/>
              <w:rPr>
                <w:rFonts w:ascii="Calibri" w:eastAsia="Calibri" w:hAnsi="Calibri" w:cs="Arial"/>
                <w:b/>
                <w:spacing w:val="-2"/>
                <w:sz w:val="20"/>
                <w:szCs w:val="20"/>
                <w:lang w:val="en-US"/>
              </w:rPr>
            </w:pPr>
            <w:r w:rsidRPr="00D906B9">
              <w:rPr>
                <w:rFonts w:ascii="Calibri" w:eastAsia="Calibri" w:hAnsi="Calibri" w:cs="Arial"/>
                <w:b/>
                <w:spacing w:val="-2"/>
                <w:sz w:val="20"/>
                <w:szCs w:val="20"/>
                <w:lang w:val="en-US"/>
              </w:rPr>
              <w:t>Severity</w:t>
            </w:r>
          </w:p>
        </w:tc>
        <w:tc>
          <w:tcPr>
            <w:tcW w:w="2926" w:type="dxa"/>
            <w:tcBorders>
              <w:top w:val="single" w:sz="4" w:space="0" w:color="auto"/>
            </w:tcBorders>
            <w:shd w:val="clear" w:color="auto" w:fill="A8D08D"/>
            <w:vAlign w:val="center"/>
          </w:tcPr>
          <w:p w14:paraId="5C2A08E2" w14:textId="77777777" w:rsidR="00D906B9" w:rsidRPr="00D906B9" w:rsidRDefault="00D906B9" w:rsidP="00D906B9">
            <w:pPr>
              <w:tabs>
                <w:tab w:val="left" w:pos="142"/>
                <w:tab w:val="left" w:pos="709"/>
              </w:tabs>
              <w:spacing w:line="276" w:lineRule="auto"/>
              <w:rPr>
                <w:rFonts w:ascii="Calibri" w:eastAsia="Calibri" w:hAnsi="Calibri" w:cs="Arial"/>
                <w:b/>
                <w:spacing w:val="-2"/>
                <w:sz w:val="20"/>
                <w:szCs w:val="20"/>
                <w:lang w:val="en-US"/>
              </w:rPr>
            </w:pPr>
            <w:r w:rsidRPr="00D906B9">
              <w:rPr>
                <w:rFonts w:ascii="Calibri" w:eastAsia="Calibri" w:hAnsi="Calibri" w:cs="Arial"/>
                <w:b/>
                <w:spacing w:val="-2"/>
                <w:sz w:val="20"/>
                <w:szCs w:val="20"/>
                <w:lang w:val="en-US"/>
              </w:rPr>
              <w:t>Migraine medication use</w:t>
            </w:r>
          </w:p>
        </w:tc>
        <w:tc>
          <w:tcPr>
            <w:tcW w:w="5076" w:type="dxa"/>
            <w:tcBorders>
              <w:top w:val="single" w:sz="4" w:space="0" w:color="auto"/>
            </w:tcBorders>
            <w:shd w:val="clear" w:color="auto" w:fill="A8D08D"/>
            <w:vAlign w:val="center"/>
          </w:tcPr>
          <w:p w14:paraId="53A39C7E" w14:textId="77777777" w:rsidR="00D906B9" w:rsidRPr="00D906B9" w:rsidRDefault="00D906B9" w:rsidP="00D906B9">
            <w:pPr>
              <w:tabs>
                <w:tab w:val="left" w:pos="142"/>
                <w:tab w:val="left" w:pos="709"/>
              </w:tabs>
              <w:spacing w:line="276" w:lineRule="auto"/>
              <w:rPr>
                <w:rFonts w:ascii="Calibri" w:eastAsia="Calibri" w:hAnsi="Calibri" w:cs="Arial"/>
                <w:b/>
                <w:spacing w:val="-2"/>
                <w:sz w:val="20"/>
                <w:szCs w:val="20"/>
                <w:lang w:val="en-US"/>
              </w:rPr>
            </w:pPr>
            <w:r w:rsidRPr="00D906B9">
              <w:rPr>
                <w:rFonts w:ascii="Calibri" w:eastAsia="Calibri" w:hAnsi="Calibri" w:cs="Arial"/>
                <w:b/>
                <w:spacing w:val="-2"/>
                <w:sz w:val="20"/>
                <w:szCs w:val="20"/>
                <w:lang w:val="en-US"/>
              </w:rPr>
              <w:t>ATC codes</w:t>
            </w:r>
          </w:p>
        </w:tc>
      </w:tr>
      <w:tr w:rsidR="00D906B9" w:rsidRPr="00D906B9" w14:paraId="496698B6" w14:textId="77777777" w:rsidTr="0076174B">
        <w:trPr>
          <w:trHeight w:val="550"/>
          <w:jc w:val="center"/>
        </w:trPr>
        <w:tc>
          <w:tcPr>
            <w:tcW w:w="956" w:type="dxa"/>
            <w:vAlign w:val="center"/>
          </w:tcPr>
          <w:p w14:paraId="078A0721"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Mild</w:t>
            </w:r>
          </w:p>
          <w:p w14:paraId="554039FB"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p>
        </w:tc>
        <w:tc>
          <w:tcPr>
            <w:tcW w:w="2926" w:type="dxa"/>
            <w:vAlign w:val="center"/>
          </w:tcPr>
          <w:p w14:paraId="1BFD267B"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 xml:space="preserve">Sufficient effect using paracetamol and /or NSAIDs only. </w:t>
            </w:r>
          </w:p>
        </w:tc>
        <w:tc>
          <w:tcPr>
            <w:tcW w:w="5076" w:type="dxa"/>
            <w:vAlign w:val="center"/>
          </w:tcPr>
          <w:p w14:paraId="59B9FD6C"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M01A (NSAIDs) (prescribed)</w:t>
            </w:r>
          </w:p>
          <w:p w14:paraId="4F3BEFAD"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N02BE01 (paracetamol) (prescribed)</w:t>
            </w:r>
          </w:p>
        </w:tc>
      </w:tr>
      <w:tr w:rsidR="00D906B9" w:rsidRPr="00D906B9" w14:paraId="143BB8AB" w14:textId="77777777" w:rsidTr="0076174B">
        <w:trPr>
          <w:trHeight w:val="1937"/>
          <w:jc w:val="center"/>
        </w:trPr>
        <w:tc>
          <w:tcPr>
            <w:tcW w:w="956" w:type="dxa"/>
            <w:vAlign w:val="center"/>
          </w:tcPr>
          <w:p w14:paraId="7FFD6849"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Moderate</w:t>
            </w:r>
          </w:p>
          <w:p w14:paraId="3796C77C"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p>
        </w:tc>
        <w:tc>
          <w:tcPr>
            <w:tcW w:w="2926" w:type="dxa"/>
            <w:vAlign w:val="center"/>
          </w:tcPr>
          <w:p w14:paraId="2E6FA967"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Use of triptans prior to and/or during pregnancy (excl. sumatriptan injection)</w:t>
            </w:r>
          </w:p>
        </w:tc>
        <w:tc>
          <w:tcPr>
            <w:tcW w:w="5076" w:type="dxa"/>
            <w:vAlign w:val="center"/>
          </w:tcPr>
          <w:p w14:paraId="0CC2A798"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N02CC01:  Sumatriptan</w:t>
            </w:r>
          </w:p>
          <w:p w14:paraId="22A41729"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N02CC02:  Naratriptan</w:t>
            </w:r>
          </w:p>
          <w:p w14:paraId="0C19486E"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N02CC03:  Zolmitriptan</w:t>
            </w:r>
          </w:p>
          <w:p w14:paraId="40FC50D8"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N02CC04:  Rizatriptan</w:t>
            </w:r>
          </w:p>
          <w:p w14:paraId="2AB640BE"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 xml:space="preserve">N02CC05:  </w:t>
            </w:r>
            <w:proofErr w:type="spellStart"/>
            <w:r w:rsidRPr="00D906B9">
              <w:rPr>
                <w:rFonts w:ascii="Calibri" w:eastAsia="Calibri" w:hAnsi="Calibri" w:cs="Arial"/>
                <w:sz w:val="20"/>
                <w:lang w:val="en-US"/>
              </w:rPr>
              <w:t>Almotriptan</w:t>
            </w:r>
            <w:proofErr w:type="spellEnd"/>
          </w:p>
          <w:p w14:paraId="2CDE7D6F"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 xml:space="preserve">N02CC06:  </w:t>
            </w:r>
            <w:proofErr w:type="spellStart"/>
            <w:r w:rsidRPr="00D906B9">
              <w:rPr>
                <w:rFonts w:ascii="Calibri" w:eastAsia="Calibri" w:hAnsi="Calibri" w:cs="Arial"/>
                <w:sz w:val="20"/>
                <w:lang w:val="en-US"/>
              </w:rPr>
              <w:t>Eletriptan</w:t>
            </w:r>
            <w:proofErr w:type="spellEnd"/>
          </w:p>
          <w:p w14:paraId="6E7EDEF1" w14:textId="77777777" w:rsidR="00D906B9" w:rsidRPr="00D906B9" w:rsidRDefault="00D906B9" w:rsidP="00D906B9">
            <w:pPr>
              <w:tabs>
                <w:tab w:val="left" w:pos="142"/>
              </w:tabs>
              <w:spacing w:line="276" w:lineRule="auto"/>
              <w:rPr>
                <w:rFonts w:ascii="Calibri" w:eastAsia="Calibri" w:hAnsi="Calibri" w:cs="Arial"/>
                <w:sz w:val="20"/>
                <w:lang w:val="en-US"/>
              </w:rPr>
            </w:pPr>
            <w:r w:rsidRPr="00D906B9">
              <w:rPr>
                <w:rFonts w:ascii="Calibri" w:eastAsia="Calibri" w:hAnsi="Calibri" w:cs="Arial"/>
                <w:sz w:val="20"/>
                <w:lang w:val="en-US"/>
              </w:rPr>
              <w:t xml:space="preserve">N02CC07:  </w:t>
            </w:r>
            <w:proofErr w:type="spellStart"/>
            <w:r w:rsidRPr="00D906B9">
              <w:rPr>
                <w:rFonts w:ascii="Calibri" w:eastAsia="Calibri" w:hAnsi="Calibri" w:cs="Arial"/>
                <w:sz w:val="20"/>
                <w:lang w:val="en-US"/>
              </w:rPr>
              <w:t>Frovatriptan</w:t>
            </w:r>
            <w:proofErr w:type="spellEnd"/>
          </w:p>
        </w:tc>
      </w:tr>
      <w:tr w:rsidR="00D906B9" w:rsidRPr="00D906B9" w14:paraId="362213E6" w14:textId="77777777" w:rsidTr="0076174B">
        <w:trPr>
          <w:trHeight w:val="1106"/>
          <w:jc w:val="center"/>
        </w:trPr>
        <w:tc>
          <w:tcPr>
            <w:tcW w:w="956" w:type="dxa"/>
            <w:vAlign w:val="center"/>
          </w:tcPr>
          <w:p w14:paraId="52282800"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Severe</w:t>
            </w:r>
          </w:p>
          <w:p w14:paraId="69936476"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p>
        </w:tc>
        <w:tc>
          <w:tcPr>
            <w:tcW w:w="2926" w:type="dxa"/>
            <w:vAlign w:val="center"/>
          </w:tcPr>
          <w:p w14:paraId="5681E240"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Sumatriptan injection prior to and/or during pregnancy and/or migraine prophylaxis prior to, but not during pregnancy.</w:t>
            </w:r>
          </w:p>
        </w:tc>
        <w:tc>
          <w:tcPr>
            <w:tcW w:w="5076" w:type="dxa"/>
            <w:vAlign w:val="center"/>
          </w:tcPr>
          <w:p w14:paraId="4FD193DB"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z w:val="20"/>
                <w:szCs w:val="20"/>
                <w:lang w:val="en-US"/>
              </w:rPr>
              <w:t>N02CC01:  Sumatriptan (injection)</w:t>
            </w:r>
          </w:p>
        </w:tc>
      </w:tr>
      <w:tr w:rsidR="00D906B9" w:rsidRPr="00D049A2" w14:paraId="64775312" w14:textId="77777777" w:rsidTr="0076174B">
        <w:trPr>
          <w:trHeight w:val="3037"/>
          <w:jc w:val="center"/>
        </w:trPr>
        <w:tc>
          <w:tcPr>
            <w:tcW w:w="956" w:type="dxa"/>
            <w:vAlign w:val="center"/>
          </w:tcPr>
          <w:p w14:paraId="54622224"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Very severe</w:t>
            </w:r>
          </w:p>
          <w:p w14:paraId="53C492C6"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p>
        </w:tc>
        <w:tc>
          <w:tcPr>
            <w:tcW w:w="2926" w:type="dxa"/>
            <w:vAlign w:val="center"/>
          </w:tcPr>
          <w:p w14:paraId="373F8BA6"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bookmarkStart w:id="55" w:name="_Hlk75778339"/>
            <w:r w:rsidRPr="00D906B9">
              <w:rPr>
                <w:rFonts w:ascii="Calibri" w:eastAsia="Calibri" w:hAnsi="Calibri" w:cs="Arial"/>
                <w:spacing w:val="-2"/>
                <w:sz w:val="20"/>
                <w:szCs w:val="20"/>
                <w:lang w:val="en-US"/>
              </w:rPr>
              <w:t xml:space="preserve">Migraine prophylaxis in pregnancy </w:t>
            </w:r>
            <w:bookmarkEnd w:id="55"/>
          </w:p>
        </w:tc>
        <w:tc>
          <w:tcPr>
            <w:tcW w:w="5076" w:type="dxa"/>
            <w:vAlign w:val="center"/>
          </w:tcPr>
          <w:p w14:paraId="1BDD315B"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N02CD: CGRP-antagonists</w:t>
            </w:r>
          </w:p>
          <w:p w14:paraId="0FBB1F91"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N02CX: other antimigraine preparations</w:t>
            </w:r>
          </w:p>
          <w:p w14:paraId="18B6B74C"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C07A: beta blockers</w:t>
            </w:r>
          </w:p>
          <w:p w14:paraId="34A2AC3C"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C09A: ACE-inhibitors</w:t>
            </w:r>
          </w:p>
          <w:p w14:paraId="5FB65A87"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C09C: AII-blockers</w:t>
            </w:r>
          </w:p>
          <w:p w14:paraId="71BBD9FC"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 xml:space="preserve">M03AX: botulinum toxin </w:t>
            </w:r>
          </w:p>
          <w:p w14:paraId="4EA69CCB"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N03A: antiepileptics topiramate, valproate</w:t>
            </w:r>
          </w:p>
          <w:p w14:paraId="68DA0883"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N06AA: tricyclic antidepressants: amitriptyline</w:t>
            </w:r>
          </w:p>
          <w:p w14:paraId="0F857198"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N07CA03: flunarizine</w:t>
            </w:r>
          </w:p>
          <w:p w14:paraId="0D638C32"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lang w:val="en-US"/>
              </w:rPr>
            </w:pPr>
            <w:r w:rsidRPr="00D906B9">
              <w:rPr>
                <w:rFonts w:ascii="Calibri" w:eastAsia="Calibri" w:hAnsi="Calibri" w:cs="Arial"/>
                <w:spacing w:val="-2"/>
                <w:sz w:val="20"/>
                <w:szCs w:val="20"/>
                <w:lang w:val="en-US"/>
              </w:rPr>
              <w:t>N02CB: Corticosteroid derivatives (short term prophylactic use)</w:t>
            </w:r>
          </w:p>
          <w:p w14:paraId="3F060194" w14:textId="77777777" w:rsidR="00D906B9" w:rsidRPr="00D906B9" w:rsidRDefault="00D906B9" w:rsidP="00D906B9">
            <w:pPr>
              <w:tabs>
                <w:tab w:val="left" w:pos="142"/>
                <w:tab w:val="left" w:pos="709"/>
              </w:tabs>
              <w:spacing w:line="276" w:lineRule="auto"/>
              <w:rPr>
                <w:rFonts w:ascii="Calibri" w:eastAsia="Calibri" w:hAnsi="Calibri" w:cs="Arial"/>
                <w:spacing w:val="-2"/>
                <w:sz w:val="20"/>
                <w:szCs w:val="20"/>
              </w:rPr>
            </w:pPr>
            <w:r w:rsidRPr="00D906B9">
              <w:rPr>
                <w:rFonts w:ascii="Calibri" w:eastAsia="Calibri" w:hAnsi="Calibri" w:cs="Arial"/>
                <w:spacing w:val="-2"/>
                <w:sz w:val="20"/>
                <w:szCs w:val="20"/>
              </w:rPr>
              <w:t xml:space="preserve">C08DA: </w:t>
            </w:r>
            <w:proofErr w:type="spellStart"/>
            <w:r w:rsidRPr="00D906B9">
              <w:rPr>
                <w:rFonts w:ascii="Calibri" w:eastAsia="Calibri" w:hAnsi="Calibri" w:cs="Arial"/>
                <w:spacing w:val="-2"/>
                <w:sz w:val="20"/>
                <w:szCs w:val="20"/>
              </w:rPr>
              <w:t>Phenylalkylamine</w:t>
            </w:r>
            <w:proofErr w:type="spellEnd"/>
            <w:r w:rsidRPr="00D906B9">
              <w:rPr>
                <w:rFonts w:ascii="Calibri" w:eastAsia="Calibri" w:hAnsi="Calibri" w:cs="Arial"/>
                <w:spacing w:val="-2"/>
                <w:sz w:val="20"/>
                <w:szCs w:val="20"/>
              </w:rPr>
              <w:t xml:space="preserve"> derivatives (e.g. </w:t>
            </w:r>
            <w:proofErr w:type="spellStart"/>
            <w:r w:rsidRPr="00D906B9">
              <w:rPr>
                <w:rFonts w:ascii="Calibri" w:eastAsia="Calibri" w:hAnsi="Calibri" w:cs="Arial"/>
                <w:spacing w:val="-2"/>
                <w:sz w:val="20"/>
                <w:szCs w:val="20"/>
              </w:rPr>
              <w:t>Verapamil</w:t>
            </w:r>
            <w:proofErr w:type="spellEnd"/>
            <w:r w:rsidRPr="00D906B9">
              <w:rPr>
                <w:rFonts w:ascii="Calibri" w:eastAsia="Calibri" w:hAnsi="Calibri" w:cs="Arial"/>
                <w:spacing w:val="-2"/>
                <w:sz w:val="20"/>
                <w:szCs w:val="20"/>
              </w:rPr>
              <w:t>)</w:t>
            </w:r>
          </w:p>
        </w:tc>
      </w:tr>
    </w:tbl>
    <w:p w14:paraId="4DFA5411" w14:textId="77777777" w:rsidR="00D906B9" w:rsidRDefault="00D906B9" w:rsidP="00624C07">
      <w:pPr>
        <w:ind w:left="0" w:firstLine="0"/>
        <w:rPr>
          <w:i/>
          <w:iCs/>
          <w:lang w:val="nb-NO"/>
        </w:rPr>
      </w:pPr>
    </w:p>
    <w:p w14:paraId="273D44EF" w14:textId="06E152AA" w:rsidR="008E2C58" w:rsidRPr="0076174B" w:rsidRDefault="00624C07" w:rsidP="0076174B">
      <w:pPr>
        <w:ind w:left="648" w:firstLine="0"/>
        <w:rPr>
          <w:rFonts w:ascii="Arial" w:eastAsia="Arial" w:hAnsi="Arial" w:cs="Arial"/>
        </w:rPr>
      </w:pPr>
      <w:r w:rsidRPr="00624C07">
        <w:rPr>
          <w:rFonts w:ascii="Arial" w:eastAsia="Arial" w:hAnsi="Arial" w:cs="Arial"/>
          <w:vertAlign w:val="superscript"/>
        </w:rPr>
        <w:t>1</w:t>
      </w:r>
      <w:r w:rsidRPr="00624C07">
        <w:rPr>
          <w:rFonts w:ascii="Arial" w:eastAsia="Arial" w:hAnsi="Arial" w:cs="Arial"/>
          <w:sz w:val="18"/>
        </w:rPr>
        <w:t xml:space="preserve">Tauqeer et al. Perinatal Use of Triptans and Other Migraine Drugs – A Nationwide Drug Utilisation </w:t>
      </w:r>
      <w:proofErr w:type="spellStart"/>
      <w:r w:rsidRPr="00624C07">
        <w:rPr>
          <w:rFonts w:ascii="Arial" w:eastAsia="Arial" w:hAnsi="Arial" w:cs="Arial"/>
          <w:sz w:val="18"/>
        </w:rPr>
        <w:t>Study.Plos</w:t>
      </w:r>
      <w:proofErr w:type="spellEnd"/>
      <w:r w:rsidRPr="00624C07">
        <w:rPr>
          <w:rFonts w:ascii="Arial" w:eastAsia="Arial" w:hAnsi="Arial" w:cs="Arial"/>
          <w:sz w:val="18"/>
        </w:rPr>
        <w:t xml:space="preserve"> One 2021 Aug 23;16(8):e0256214.doi: 10.1371/journal.pone.0256214. </w:t>
      </w:r>
      <w:proofErr w:type="spellStart"/>
      <w:r w:rsidRPr="00624C07">
        <w:rPr>
          <w:rFonts w:ascii="Arial" w:eastAsia="Arial" w:hAnsi="Arial" w:cs="Arial"/>
          <w:sz w:val="18"/>
        </w:rPr>
        <w:t>eCollection</w:t>
      </w:r>
      <w:proofErr w:type="spellEnd"/>
      <w:r w:rsidRPr="00624C07">
        <w:rPr>
          <w:rFonts w:ascii="Arial" w:eastAsia="Arial" w:hAnsi="Arial" w:cs="Arial"/>
          <w:sz w:val="18"/>
        </w:rPr>
        <w:t xml:space="preserve"> 2021. </w:t>
      </w:r>
    </w:p>
    <w:sectPr w:rsidR="008E2C58" w:rsidRPr="0076174B" w:rsidSect="00D63454">
      <w:pgSz w:w="11906" w:h="16838" w:code="9"/>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Vera Ruth Mitter" w:date="2022-11-25T14:01:00Z" w:initials="VM">
    <w:p w14:paraId="51B36A42" w14:textId="5BF6D6E2" w:rsidR="2C82B25F" w:rsidRDefault="2C82B25F">
      <w:pPr>
        <w:pStyle w:val="CommentText"/>
      </w:pPr>
      <w:r>
        <w:t>Why should it be 2004, if the overall study period is 2005? I think we should start including pregnancies from 2006 onwards (to allow 1 year loock back) or 4.2005 (to allow 3 months look back?)</w:t>
      </w:r>
      <w:r>
        <w:rPr>
          <w:rStyle w:val="CommentReference"/>
        </w:rPr>
        <w:annotationRef/>
      </w:r>
    </w:p>
  </w:comment>
  <w:comment w:id="26" w:author="Vera Ruth Mitter" w:date="2022-11-25T11:14:00Z" w:initials="VM">
    <w:p w14:paraId="1BBA5547" w14:textId="68A4FFCB" w:rsidR="668C2212" w:rsidRDefault="668C2212">
      <w:pPr>
        <w:pStyle w:val="CommentText"/>
      </w:pPr>
      <w:r>
        <w:t>@Sweden: would you update this information?</w:t>
      </w:r>
      <w:r>
        <w:rPr>
          <w:rStyle w:val="CommentReference"/>
        </w:rPr>
        <w:annotationRef/>
      </w:r>
    </w:p>
  </w:comment>
  <w:comment w:id="29" w:author="Vera Ruth Mitter" w:date="2022-11-25T14:14:00Z" w:initials="VM">
    <w:p w14:paraId="6502A193" w14:textId="34304AF3" w:rsidR="2C82B25F" w:rsidRDefault="2C82B25F">
      <w:pPr>
        <w:pStyle w:val="CommentText"/>
      </w:pPr>
      <w:r>
        <w:t>01.04.2005 - 31.12.2021 (?) Based on LMP date: to include the whole pregnancy, we should allow 9 months following LMP? And 1 year or 12 m before</w:t>
      </w:r>
      <w:r>
        <w:rPr>
          <w:rStyle w:val="CommentReference"/>
        </w:rPr>
        <w:annotationRef/>
      </w:r>
    </w:p>
  </w:comment>
  <w:comment w:id="31" w:author="Vera Ruth Mitter" w:date="2022-11-25T14:17:00Z" w:initials="VM">
    <w:p w14:paraId="1292DE80" w14:textId="3888E9D6" w:rsidR="2C82B25F" w:rsidRDefault="2C82B25F">
      <w:pPr>
        <w:pStyle w:val="CommentText"/>
      </w:pPr>
      <w:r>
        <w:t>is that not captured in the pregnancy algorithm and we then decide what lever (green, blue, yellow, red) we will keep</w:t>
      </w:r>
      <w:r>
        <w:rPr>
          <w:rStyle w:val="CommentReference"/>
        </w:rPr>
        <w:annotationRef/>
      </w:r>
    </w:p>
  </w:comment>
  <w:comment w:id="32" w:author="Vera Ruth Mitter" w:date="2022-11-25T14:19:00Z" w:initials="VM">
    <w:p w14:paraId="28D0AE60" w14:textId="7578C029" w:rsidR="2C82B25F" w:rsidRDefault="2C82B25F">
      <w:pPr>
        <w:pStyle w:val="CommentText"/>
      </w:pPr>
      <w:r>
        <w:t xml:space="preserve">update this graph especially regarding the inter-pregnancy gap and the maternal age </w:t>
      </w:r>
      <w:r>
        <w:rPr>
          <w:rStyle w:val="CommentReference"/>
        </w:rPr>
        <w:annotationRef/>
      </w:r>
    </w:p>
    <w:p w14:paraId="26DB9278" w14:textId="76A1A295" w:rsidR="2C82B25F" w:rsidRDefault="2C82B25F">
      <w:pPr>
        <w:pStyle w:val="CommentText"/>
      </w:pPr>
      <w:r>
        <w:t>Where is this graph saved?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B36A42" w15:done="0"/>
  <w15:commentEx w15:paraId="1BBA5547" w15:done="0"/>
  <w15:commentEx w15:paraId="6502A193" w15:done="0"/>
  <w15:commentEx w15:paraId="1292DE80" w15:done="0"/>
  <w15:commentEx w15:paraId="26DB9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B4C9182" w16cex:dateUtc="2022-11-25T13:01:00Z"/>
  <w16cex:commentExtensible w16cex:durableId="16C57652" w16cex:dateUtc="2022-11-25T10:14:00Z"/>
  <w16cex:commentExtensible w16cex:durableId="287A7314" w16cex:dateUtc="2022-11-25T13:14:00Z"/>
  <w16cex:commentExtensible w16cex:durableId="40C27413" w16cex:dateUtc="2022-11-25T13:17:00Z"/>
  <w16cex:commentExtensible w16cex:durableId="1EF7DD55" w16cex:dateUtc="2022-11-25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B36A42" w16cid:durableId="7B4C9182"/>
  <w16cid:commentId w16cid:paraId="1BBA5547" w16cid:durableId="16C57652"/>
  <w16cid:commentId w16cid:paraId="6502A193" w16cid:durableId="287A7314"/>
  <w16cid:commentId w16cid:paraId="1292DE80" w16cid:durableId="40C27413"/>
  <w16cid:commentId w16cid:paraId="26DB9278" w16cid:durableId="1EF7DD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C83E3" w14:textId="77777777" w:rsidR="004A1FAE" w:rsidRDefault="004A1FAE" w:rsidP="00AE14D7">
      <w:r>
        <w:separator/>
      </w:r>
    </w:p>
  </w:endnote>
  <w:endnote w:type="continuationSeparator" w:id="0">
    <w:p w14:paraId="34585D22" w14:textId="77777777" w:rsidR="004A1FAE" w:rsidRDefault="004A1FAE" w:rsidP="00AE1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0C23C" w14:textId="77777777" w:rsidR="00D049A2" w:rsidRDefault="00D049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11052"/>
      <w:docPartObj>
        <w:docPartGallery w:val="Page Numbers (Bottom of Page)"/>
        <w:docPartUnique/>
      </w:docPartObj>
    </w:sdtPr>
    <w:sdtEndPr>
      <w:rPr>
        <w:noProof/>
      </w:rPr>
    </w:sdtEndPr>
    <w:sdtContent>
      <w:p w14:paraId="2AEC3EEC" w14:textId="4AA6A1D3" w:rsidR="00D049A2" w:rsidRDefault="00D049A2">
        <w:pPr>
          <w:pStyle w:val="Footer"/>
          <w:jc w:val="right"/>
        </w:pPr>
        <w:r>
          <w:fldChar w:fldCharType="begin"/>
        </w:r>
        <w:r>
          <w:instrText xml:space="preserve"> PAGE   \* MERGEFORMAT </w:instrText>
        </w:r>
        <w:r>
          <w:fldChar w:fldCharType="separate"/>
        </w:r>
        <w:r w:rsidR="003E4436">
          <w:rPr>
            <w:noProof/>
          </w:rPr>
          <w:t>20</w:t>
        </w:r>
        <w:r>
          <w:rPr>
            <w:noProof/>
          </w:rPr>
          <w:fldChar w:fldCharType="end"/>
        </w:r>
      </w:p>
    </w:sdtContent>
  </w:sdt>
  <w:p w14:paraId="2608122F" w14:textId="77777777" w:rsidR="00D049A2" w:rsidRDefault="00D049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CDAC1" w14:textId="77777777" w:rsidR="00D049A2" w:rsidRDefault="00D04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D4056" w14:textId="77777777" w:rsidR="004A1FAE" w:rsidRDefault="004A1FAE" w:rsidP="00AE14D7">
      <w:r>
        <w:separator/>
      </w:r>
    </w:p>
  </w:footnote>
  <w:footnote w:type="continuationSeparator" w:id="0">
    <w:p w14:paraId="37CDFE40" w14:textId="77777777" w:rsidR="004A1FAE" w:rsidRDefault="004A1FAE" w:rsidP="00AE1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E9DBC" w14:textId="77777777" w:rsidR="00D049A2" w:rsidRDefault="00D049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A4447" w14:textId="77777777" w:rsidR="00D049A2" w:rsidRDefault="00D049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F36C0" w14:textId="77777777" w:rsidR="00D049A2" w:rsidRDefault="00D04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12CFF"/>
    <w:multiLevelType w:val="hybridMultilevel"/>
    <w:tmpl w:val="DBBEADDE"/>
    <w:lvl w:ilvl="0" w:tplc="AF5A8D40">
      <w:numFmt w:val="bullet"/>
      <w:lvlText w:val="-"/>
      <w:lvlJc w:val="left"/>
      <w:pPr>
        <w:ind w:left="1648" w:hanging="360"/>
      </w:pPr>
      <w:rPr>
        <w:rFonts w:ascii="Calibri" w:eastAsiaTheme="minorHAnsi" w:hAnsi="Calibri" w:cs="Calibri" w:hint="default"/>
        <w:b w:val="0"/>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11022B82"/>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 w15:restartNumberingAfterBreak="0">
    <w:nsid w:val="13600976"/>
    <w:multiLevelType w:val="hybridMultilevel"/>
    <w:tmpl w:val="6478D574"/>
    <w:lvl w:ilvl="0" w:tplc="AF5A8D40">
      <w:numFmt w:val="bullet"/>
      <w:lvlText w:val="-"/>
      <w:lvlJc w:val="left"/>
      <w:pPr>
        <w:ind w:left="1004"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062A7"/>
    <w:multiLevelType w:val="hybridMultilevel"/>
    <w:tmpl w:val="FCD8A160"/>
    <w:lvl w:ilvl="0" w:tplc="AF26E4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030AD"/>
    <w:multiLevelType w:val="multilevel"/>
    <w:tmpl w:val="86E8F30A"/>
    <w:lvl w:ilvl="0">
      <w:start w:val="1"/>
      <w:numFmt w:val="decimal"/>
      <w:lvlText w:val="%1."/>
      <w:lvlJc w:val="left"/>
      <w:pPr>
        <w:ind w:left="1004" w:hanging="360"/>
      </w:pPr>
    </w:lvl>
    <w:lvl w:ilvl="1">
      <w:start w:val="1"/>
      <w:numFmt w:val="decimal"/>
      <w:isLgl/>
      <w:lvlText w:val="%1.%2"/>
      <w:lvlJc w:val="left"/>
      <w:pPr>
        <w:ind w:left="1084" w:hanging="4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5" w15:restartNumberingAfterBreak="0">
    <w:nsid w:val="1D5C172D"/>
    <w:multiLevelType w:val="multilevel"/>
    <w:tmpl w:val="B5DEA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C35CFF"/>
    <w:multiLevelType w:val="hybridMultilevel"/>
    <w:tmpl w:val="805E2984"/>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7" w15:restartNumberingAfterBreak="0">
    <w:nsid w:val="2AE975A8"/>
    <w:multiLevelType w:val="multilevel"/>
    <w:tmpl w:val="14647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E114AD"/>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9" w15:restartNumberingAfterBreak="0">
    <w:nsid w:val="31C92DEB"/>
    <w:multiLevelType w:val="hybridMultilevel"/>
    <w:tmpl w:val="86D07F36"/>
    <w:lvl w:ilvl="0" w:tplc="04090017">
      <w:start w:val="1"/>
      <w:numFmt w:val="lowerLetter"/>
      <w:lvlText w:val="%1)"/>
      <w:lvlJc w:val="left"/>
      <w:pPr>
        <w:ind w:left="1004"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244E2"/>
    <w:multiLevelType w:val="hybridMultilevel"/>
    <w:tmpl w:val="B9E4F142"/>
    <w:lvl w:ilvl="0" w:tplc="08090001">
      <w:start w:val="1"/>
      <w:numFmt w:val="bullet"/>
      <w:lvlText w:val=""/>
      <w:lvlJc w:val="left"/>
      <w:pPr>
        <w:ind w:left="890" w:hanging="360"/>
      </w:pPr>
      <w:rPr>
        <w:rFonts w:ascii="Symbol" w:hAnsi="Symbol" w:hint="default"/>
      </w:rPr>
    </w:lvl>
    <w:lvl w:ilvl="1" w:tplc="08090003">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1" w15:restartNumberingAfterBreak="0">
    <w:nsid w:val="3B4C1F69"/>
    <w:multiLevelType w:val="hybridMultilevel"/>
    <w:tmpl w:val="161478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E4773DA"/>
    <w:multiLevelType w:val="hybridMultilevel"/>
    <w:tmpl w:val="86D07F36"/>
    <w:lvl w:ilvl="0" w:tplc="04090017">
      <w:start w:val="1"/>
      <w:numFmt w:val="lowerLetter"/>
      <w:lvlText w:val="%1)"/>
      <w:lvlJc w:val="left"/>
      <w:pPr>
        <w:ind w:left="1004"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554442"/>
    <w:multiLevelType w:val="hybridMultilevel"/>
    <w:tmpl w:val="025A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40C62"/>
    <w:multiLevelType w:val="hybridMultilevel"/>
    <w:tmpl w:val="656676D4"/>
    <w:lvl w:ilvl="0" w:tplc="03949BC6">
      <w:start w:val="1"/>
      <w:numFmt w:val="bullet"/>
      <w:lvlText w:val="•"/>
      <w:lvlJc w:val="left"/>
      <w:pPr>
        <w:tabs>
          <w:tab w:val="num" w:pos="720"/>
        </w:tabs>
        <w:ind w:left="720" w:hanging="360"/>
      </w:pPr>
      <w:rPr>
        <w:rFonts w:ascii="Arial" w:hAnsi="Arial" w:hint="default"/>
      </w:rPr>
    </w:lvl>
    <w:lvl w:ilvl="1" w:tplc="97AC3A4A" w:tentative="1">
      <w:start w:val="1"/>
      <w:numFmt w:val="bullet"/>
      <w:lvlText w:val="•"/>
      <w:lvlJc w:val="left"/>
      <w:pPr>
        <w:tabs>
          <w:tab w:val="num" w:pos="1440"/>
        </w:tabs>
        <w:ind w:left="1440" w:hanging="360"/>
      </w:pPr>
      <w:rPr>
        <w:rFonts w:ascii="Arial" w:hAnsi="Arial" w:hint="default"/>
      </w:rPr>
    </w:lvl>
    <w:lvl w:ilvl="2" w:tplc="7A48A0CE" w:tentative="1">
      <w:start w:val="1"/>
      <w:numFmt w:val="bullet"/>
      <w:lvlText w:val="•"/>
      <w:lvlJc w:val="left"/>
      <w:pPr>
        <w:tabs>
          <w:tab w:val="num" w:pos="2160"/>
        </w:tabs>
        <w:ind w:left="2160" w:hanging="360"/>
      </w:pPr>
      <w:rPr>
        <w:rFonts w:ascii="Arial" w:hAnsi="Arial" w:hint="default"/>
      </w:rPr>
    </w:lvl>
    <w:lvl w:ilvl="3" w:tplc="88CEA89C" w:tentative="1">
      <w:start w:val="1"/>
      <w:numFmt w:val="bullet"/>
      <w:lvlText w:val="•"/>
      <w:lvlJc w:val="left"/>
      <w:pPr>
        <w:tabs>
          <w:tab w:val="num" w:pos="2880"/>
        </w:tabs>
        <w:ind w:left="2880" w:hanging="360"/>
      </w:pPr>
      <w:rPr>
        <w:rFonts w:ascii="Arial" w:hAnsi="Arial" w:hint="default"/>
      </w:rPr>
    </w:lvl>
    <w:lvl w:ilvl="4" w:tplc="D424E044" w:tentative="1">
      <w:start w:val="1"/>
      <w:numFmt w:val="bullet"/>
      <w:lvlText w:val="•"/>
      <w:lvlJc w:val="left"/>
      <w:pPr>
        <w:tabs>
          <w:tab w:val="num" w:pos="3600"/>
        </w:tabs>
        <w:ind w:left="3600" w:hanging="360"/>
      </w:pPr>
      <w:rPr>
        <w:rFonts w:ascii="Arial" w:hAnsi="Arial" w:hint="default"/>
      </w:rPr>
    </w:lvl>
    <w:lvl w:ilvl="5" w:tplc="26ACFF74" w:tentative="1">
      <w:start w:val="1"/>
      <w:numFmt w:val="bullet"/>
      <w:lvlText w:val="•"/>
      <w:lvlJc w:val="left"/>
      <w:pPr>
        <w:tabs>
          <w:tab w:val="num" w:pos="4320"/>
        </w:tabs>
        <w:ind w:left="4320" w:hanging="360"/>
      </w:pPr>
      <w:rPr>
        <w:rFonts w:ascii="Arial" w:hAnsi="Arial" w:hint="default"/>
      </w:rPr>
    </w:lvl>
    <w:lvl w:ilvl="6" w:tplc="C9F8DF4E" w:tentative="1">
      <w:start w:val="1"/>
      <w:numFmt w:val="bullet"/>
      <w:lvlText w:val="•"/>
      <w:lvlJc w:val="left"/>
      <w:pPr>
        <w:tabs>
          <w:tab w:val="num" w:pos="5040"/>
        </w:tabs>
        <w:ind w:left="5040" w:hanging="360"/>
      </w:pPr>
      <w:rPr>
        <w:rFonts w:ascii="Arial" w:hAnsi="Arial" w:hint="default"/>
      </w:rPr>
    </w:lvl>
    <w:lvl w:ilvl="7" w:tplc="4BDEE724" w:tentative="1">
      <w:start w:val="1"/>
      <w:numFmt w:val="bullet"/>
      <w:lvlText w:val="•"/>
      <w:lvlJc w:val="left"/>
      <w:pPr>
        <w:tabs>
          <w:tab w:val="num" w:pos="5760"/>
        </w:tabs>
        <w:ind w:left="5760" w:hanging="360"/>
      </w:pPr>
      <w:rPr>
        <w:rFonts w:ascii="Arial" w:hAnsi="Arial" w:hint="default"/>
      </w:rPr>
    </w:lvl>
    <w:lvl w:ilvl="8" w:tplc="181E83C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A403397"/>
    <w:multiLevelType w:val="hybridMultilevel"/>
    <w:tmpl w:val="BD7E2B5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6" w15:restartNumberingAfterBreak="0">
    <w:nsid w:val="4C0932B4"/>
    <w:multiLevelType w:val="multilevel"/>
    <w:tmpl w:val="BF50DF3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540373"/>
    <w:multiLevelType w:val="hybridMultilevel"/>
    <w:tmpl w:val="13AE62A6"/>
    <w:lvl w:ilvl="0" w:tplc="BCFA51EA">
      <w:start w:val="3"/>
      <w:numFmt w:val="bullet"/>
      <w:lvlText w:val="-"/>
      <w:lvlJc w:val="left"/>
      <w:pPr>
        <w:ind w:left="720" w:hanging="360"/>
      </w:pPr>
      <w:rPr>
        <w:rFonts w:ascii="Calibri Light" w:eastAsia="SimSun" w:hAnsi="Calibri Light" w:cstheme="minorHAns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3531DA"/>
    <w:multiLevelType w:val="hybridMultilevel"/>
    <w:tmpl w:val="8DA2E88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6054613"/>
    <w:multiLevelType w:val="multilevel"/>
    <w:tmpl w:val="B5DEA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524D8F"/>
    <w:multiLevelType w:val="hybridMultilevel"/>
    <w:tmpl w:val="550644A8"/>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1" w15:restartNumberingAfterBreak="0">
    <w:nsid w:val="5F503DEA"/>
    <w:multiLevelType w:val="hybridMultilevel"/>
    <w:tmpl w:val="2E8ACA92"/>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2" w15:restartNumberingAfterBreak="0">
    <w:nsid w:val="62093D84"/>
    <w:multiLevelType w:val="hybridMultilevel"/>
    <w:tmpl w:val="D7E62AF6"/>
    <w:lvl w:ilvl="0" w:tplc="040C0001">
      <w:start w:val="1"/>
      <w:numFmt w:val="bullet"/>
      <w:lvlText w:val=""/>
      <w:lvlJc w:val="left"/>
      <w:pPr>
        <w:ind w:left="1288" w:hanging="360"/>
      </w:pPr>
      <w:rPr>
        <w:rFonts w:ascii="Symbol" w:hAnsi="Symbol"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23" w15:restartNumberingAfterBreak="0">
    <w:nsid w:val="64EE51E3"/>
    <w:multiLevelType w:val="hybridMultilevel"/>
    <w:tmpl w:val="7932ED2A"/>
    <w:lvl w:ilvl="0" w:tplc="08609520">
      <w:start w:val="1"/>
      <w:numFmt w:val="decimal"/>
      <w:lvlText w:val="%1)"/>
      <w:lvlJc w:val="left"/>
      <w:pPr>
        <w:tabs>
          <w:tab w:val="num" w:pos="720"/>
        </w:tabs>
        <w:ind w:left="720" w:hanging="360"/>
      </w:pPr>
    </w:lvl>
    <w:lvl w:ilvl="1" w:tplc="74B24DE0">
      <w:numFmt w:val="bullet"/>
      <w:lvlText w:val="•"/>
      <w:lvlJc w:val="left"/>
      <w:pPr>
        <w:tabs>
          <w:tab w:val="num" w:pos="1440"/>
        </w:tabs>
        <w:ind w:left="1440" w:hanging="360"/>
      </w:pPr>
      <w:rPr>
        <w:rFonts w:ascii="Arial" w:hAnsi="Arial" w:hint="default"/>
      </w:rPr>
    </w:lvl>
    <w:lvl w:ilvl="2" w:tplc="0CD6AE40" w:tentative="1">
      <w:start w:val="1"/>
      <w:numFmt w:val="decimal"/>
      <w:lvlText w:val="%3)"/>
      <w:lvlJc w:val="left"/>
      <w:pPr>
        <w:tabs>
          <w:tab w:val="num" w:pos="2160"/>
        </w:tabs>
        <w:ind w:left="2160" w:hanging="360"/>
      </w:pPr>
    </w:lvl>
    <w:lvl w:ilvl="3" w:tplc="6CDE13D6" w:tentative="1">
      <w:start w:val="1"/>
      <w:numFmt w:val="decimal"/>
      <w:lvlText w:val="%4)"/>
      <w:lvlJc w:val="left"/>
      <w:pPr>
        <w:tabs>
          <w:tab w:val="num" w:pos="2880"/>
        </w:tabs>
        <w:ind w:left="2880" w:hanging="360"/>
      </w:pPr>
    </w:lvl>
    <w:lvl w:ilvl="4" w:tplc="70223114" w:tentative="1">
      <w:start w:val="1"/>
      <w:numFmt w:val="decimal"/>
      <w:lvlText w:val="%5)"/>
      <w:lvlJc w:val="left"/>
      <w:pPr>
        <w:tabs>
          <w:tab w:val="num" w:pos="3600"/>
        </w:tabs>
        <w:ind w:left="3600" w:hanging="360"/>
      </w:pPr>
    </w:lvl>
    <w:lvl w:ilvl="5" w:tplc="388A5E56" w:tentative="1">
      <w:start w:val="1"/>
      <w:numFmt w:val="decimal"/>
      <w:lvlText w:val="%6)"/>
      <w:lvlJc w:val="left"/>
      <w:pPr>
        <w:tabs>
          <w:tab w:val="num" w:pos="4320"/>
        </w:tabs>
        <w:ind w:left="4320" w:hanging="360"/>
      </w:pPr>
    </w:lvl>
    <w:lvl w:ilvl="6" w:tplc="85DA9692" w:tentative="1">
      <w:start w:val="1"/>
      <w:numFmt w:val="decimal"/>
      <w:lvlText w:val="%7)"/>
      <w:lvlJc w:val="left"/>
      <w:pPr>
        <w:tabs>
          <w:tab w:val="num" w:pos="5040"/>
        </w:tabs>
        <w:ind w:left="5040" w:hanging="360"/>
      </w:pPr>
    </w:lvl>
    <w:lvl w:ilvl="7" w:tplc="EB64063E" w:tentative="1">
      <w:start w:val="1"/>
      <w:numFmt w:val="decimal"/>
      <w:lvlText w:val="%8)"/>
      <w:lvlJc w:val="left"/>
      <w:pPr>
        <w:tabs>
          <w:tab w:val="num" w:pos="5760"/>
        </w:tabs>
        <w:ind w:left="5760" w:hanging="360"/>
      </w:pPr>
    </w:lvl>
    <w:lvl w:ilvl="8" w:tplc="DE528294" w:tentative="1">
      <w:start w:val="1"/>
      <w:numFmt w:val="decimal"/>
      <w:lvlText w:val="%9)"/>
      <w:lvlJc w:val="left"/>
      <w:pPr>
        <w:tabs>
          <w:tab w:val="num" w:pos="6480"/>
        </w:tabs>
        <w:ind w:left="6480" w:hanging="360"/>
      </w:pPr>
    </w:lvl>
  </w:abstractNum>
  <w:abstractNum w:abstractNumId="24" w15:restartNumberingAfterBreak="0">
    <w:nsid w:val="693E3438"/>
    <w:multiLevelType w:val="hybridMultilevel"/>
    <w:tmpl w:val="E6AC175E"/>
    <w:lvl w:ilvl="0" w:tplc="AF5A8D40">
      <w:numFmt w:val="bullet"/>
      <w:lvlText w:val="-"/>
      <w:lvlJc w:val="left"/>
      <w:pPr>
        <w:ind w:left="1004" w:hanging="360"/>
      </w:pPr>
      <w:rPr>
        <w:rFonts w:ascii="Calibri" w:eastAsiaTheme="minorHAnsi" w:hAnsi="Calibri" w:cs="Calibri" w:hint="default"/>
        <w:b w:val="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71040275"/>
    <w:multiLevelType w:val="hybridMultilevel"/>
    <w:tmpl w:val="91E46DE6"/>
    <w:lvl w:ilvl="0" w:tplc="6AC8E54E">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188177165">
    <w:abstractNumId w:val="16"/>
  </w:num>
  <w:num w:numId="2" w16cid:durableId="167408659">
    <w:abstractNumId w:val="7"/>
  </w:num>
  <w:num w:numId="3" w16cid:durableId="1811709516">
    <w:abstractNumId w:val="11"/>
  </w:num>
  <w:num w:numId="4" w16cid:durableId="349452289">
    <w:abstractNumId w:val="18"/>
  </w:num>
  <w:num w:numId="5" w16cid:durableId="283318482">
    <w:abstractNumId w:val="5"/>
  </w:num>
  <w:num w:numId="6" w16cid:durableId="2144227984">
    <w:abstractNumId w:val="19"/>
  </w:num>
  <w:num w:numId="7" w16cid:durableId="1814179892">
    <w:abstractNumId w:val="10"/>
  </w:num>
  <w:num w:numId="8" w16cid:durableId="2060739214">
    <w:abstractNumId w:val="21"/>
  </w:num>
  <w:num w:numId="9" w16cid:durableId="258568786">
    <w:abstractNumId w:val="6"/>
  </w:num>
  <w:num w:numId="10" w16cid:durableId="257522587">
    <w:abstractNumId w:val="15"/>
  </w:num>
  <w:num w:numId="11" w16cid:durableId="104543003">
    <w:abstractNumId w:val="4"/>
  </w:num>
  <w:num w:numId="12" w16cid:durableId="2108961796">
    <w:abstractNumId w:val="3"/>
  </w:num>
  <w:num w:numId="13" w16cid:durableId="691033115">
    <w:abstractNumId w:val="24"/>
  </w:num>
  <w:num w:numId="14" w16cid:durableId="386414072">
    <w:abstractNumId w:val="2"/>
  </w:num>
  <w:num w:numId="15" w16cid:durableId="180632966">
    <w:abstractNumId w:val="12"/>
  </w:num>
  <w:num w:numId="16" w16cid:durableId="457532974">
    <w:abstractNumId w:val="0"/>
  </w:num>
  <w:num w:numId="17" w16cid:durableId="2094234182">
    <w:abstractNumId w:val="8"/>
  </w:num>
  <w:num w:numId="18" w16cid:durableId="1635870060">
    <w:abstractNumId w:val="17"/>
  </w:num>
  <w:num w:numId="19" w16cid:durableId="706220287">
    <w:abstractNumId w:val="22"/>
  </w:num>
  <w:num w:numId="20" w16cid:durableId="902788710">
    <w:abstractNumId w:val="1"/>
  </w:num>
  <w:num w:numId="21" w16cid:durableId="1325234056">
    <w:abstractNumId w:val="20"/>
  </w:num>
  <w:num w:numId="22" w16cid:durableId="656685257">
    <w:abstractNumId w:val="23"/>
  </w:num>
  <w:num w:numId="23" w16cid:durableId="510804012">
    <w:abstractNumId w:val="14"/>
  </w:num>
  <w:num w:numId="24" w16cid:durableId="382949297">
    <w:abstractNumId w:val="25"/>
  </w:num>
  <w:num w:numId="25" w16cid:durableId="1448503344">
    <w:abstractNumId w:val="9"/>
  </w:num>
  <w:num w:numId="26" w16cid:durableId="756051141">
    <w:abstractNumId w:val="1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aur Navarro, C.L. (Constanza)">
    <w15:presenceInfo w15:providerId="AD" w15:userId="S::c.l.andaurnavarro@umcutrecht.nl::0478c7ea-bfca-4749-a96e-021252a507d7"/>
  </w15:person>
  <w15:person w15:author="Vera Ruth Mitter">
    <w15:presenceInfo w15:providerId="AD" w15:userId="S::verarm@uio.no::9a5fdf80-60ca-42e8-a335-f47710063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activeWritingStyle w:appName="MSWord" w:lang="en-US" w:vendorID="64" w:dllVersion="6" w:nlCheck="1" w:checkStyle="0"/>
  <w:activeWritingStyle w:appName="MSWord" w:lang="en-GB" w:vendorID="64" w:dllVersion="0" w:nlCheck="1" w:checkStyle="0"/>
  <w:activeWritingStyle w:appName="MSWord" w:lang="nb-NO"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p2xp2wstvavhetpst5rpw1x5xfv0v2tzvz&quot;&gt;My EndNote Library PhD&lt;record-ids&gt;&lt;item&gt;5252&lt;/item&gt;&lt;item&gt;5253&lt;/item&gt;&lt;item&gt;5254&lt;/item&gt;&lt;/record-ids&gt;&lt;/item&gt;&lt;/Libraries&gt;"/>
  </w:docVars>
  <w:rsids>
    <w:rsidRoot w:val="00874415"/>
    <w:rsid w:val="00000A8C"/>
    <w:rsid w:val="000045A7"/>
    <w:rsid w:val="00013D72"/>
    <w:rsid w:val="000149A8"/>
    <w:rsid w:val="00022FE5"/>
    <w:rsid w:val="00023526"/>
    <w:rsid w:val="000236FC"/>
    <w:rsid w:val="00024527"/>
    <w:rsid w:val="00025EF3"/>
    <w:rsid w:val="000302FD"/>
    <w:rsid w:val="000316E4"/>
    <w:rsid w:val="00032680"/>
    <w:rsid w:val="00032AD9"/>
    <w:rsid w:val="00033324"/>
    <w:rsid w:val="00033A2D"/>
    <w:rsid w:val="000425DE"/>
    <w:rsid w:val="000442D4"/>
    <w:rsid w:val="000449BF"/>
    <w:rsid w:val="00044EB0"/>
    <w:rsid w:val="0004637E"/>
    <w:rsid w:val="00047415"/>
    <w:rsid w:val="00047A7B"/>
    <w:rsid w:val="000504B8"/>
    <w:rsid w:val="000512B6"/>
    <w:rsid w:val="000521AD"/>
    <w:rsid w:val="000560BE"/>
    <w:rsid w:val="000642FB"/>
    <w:rsid w:val="000731A0"/>
    <w:rsid w:val="00084AC4"/>
    <w:rsid w:val="00093AA6"/>
    <w:rsid w:val="000948EB"/>
    <w:rsid w:val="000950EB"/>
    <w:rsid w:val="00095DC1"/>
    <w:rsid w:val="000A29DC"/>
    <w:rsid w:val="000B1AB9"/>
    <w:rsid w:val="000B3A32"/>
    <w:rsid w:val="000B3ECF"/>
    <w:rsid w:val="000B46AC"/>
    <w:rsid w:val="000B6424"/>
    <w:rsid w:val="000B7AB0"/>
    <w:rsid w:val="000C0D4E"/>
    <w:rsid w:val="000C25BE"/>
    <w:rsid w:val="000C45D4"/>
    <w:rsid w:val="000C71BA"/>
    <w:rsid w:val="000C7409"/>
    <w:rsid w:val="000D0213"/>
    <w:rsid w:val="000D06BF"/>
    <w:rsid w:val="000D3309"/>
    <w:rsid w:val="000D3CFE"/>
    <w:rsid w:val="000D4A04"/>
    <w:rsid w:val="000D627B"/>
    <w:rsid w:val="000D6C1B"/>
    <w:rsid w:val="000E20B0"/>
    <w:rsid w:val="000E2176"/>
    <w:rsid w:val="000E3DAC"/>
    <w:rsid w:val="000E3EEC"/>
    <w:rsid w:val="000E7CA6"/>
    <w:rsid w:val="000F1A37"/>
    <w:rsid w:val="000F305F"/>
    <w:rsid w:val="000F3B23"/>
    <w:rsid w:val="00100ACB"/>
    <w:rsid w:val="0010153D"/>
    <w:rsid w:val="00105EE2"/>
    <w:rsid w:val="00106A56"/>
    <w:rsid w:val="00106AA7"/>
    <w:rsid w:val="00106DCD"/>
    <w:rsid w:val="0011441E"/>
    <w:rsid w:val="00114AAA"/>
    <w:rsid w:val="001209AC"/>
    <w:rsid w:val="00121031"/>
    <w:rsid w:val="00122612"/>
    <w:rsid w:val="00122852"/>
    <w:rsid w:val="00124ACF"/>
    <w:rsid w:val="001322E1"/>
    <w:rsid w:val="001349EC"/>
    <w:rsid w:val="00137CBC"/>
    <w:rsid w:val="001411F7"/>
    <w:rsid w:val="00144765"/>
    <w:rsid w:val="00144F25"/>
    <w:rsid w:val="001462C9"/>
    <w:rsid w:val="00150182"/>
    <w:rsid w:val="00151678"/>
    <w:rsid w:val="00151A48"/>
    <w:rsid w:val="00154F49"/>
    <w:rsid w:val="00155B39"/>
    <w:rsid w:val="00156452"/>
    <w:rsid w:val="00157FA1"/>
    <w:rsid w:val="0016360D"/>
    <w:rsid w:val="00172E13"/>
    <w:rsid w:val="00173B9F"/>
    <w:rsid w:val="00175C94"/>
    <w:rsid w:val="00175F62"/>
    <w:rsid w:val="0019066E"/>
    <w:rsid w:val="00193C64"/>
    <w:rsid w:val="00193D5A"/>
    <w:rsid w:val="001A2F05"/>
    <w:rsid w:val="001B0072"/>
    <w:rsid w:val="001B07D0"/>
    <w:rsid w:val="001B0E85"/>
    <w:rsid w:val="001B4A06"/>
    <w:rsid w:val="001B5374"/>
    <w:rsid w:val="001C045C"/>
    <w:rsid w:val="001C4BAA"/>
    <w:rsid w:val="001D1EC7"/>
    <w:rsid w:val="001D2D1F"/>
    <w:rsid w:val="001D5850"/>
    <w:rsid w:val="001D6BB8"/>
    <w:rsid w:val="001D78F5"/>
    <w:rsid w:val="001E1D99"/>
    <w:rsid w:val="001E3F2F"/>
    <w:rsid w:val="001E6480"/>
    <w:rsid w:val="001F1199"/>
    <w:rsid w:val="001F18DB"/>
    <w:rsid w:val="001F528C"/>
    <w:rsid w:val="001F79E8"/>
    <w:rsid w:val="00201072"/>
    <w:rsid w:val="002019B5"/>
    <w:rsid w:val="00203497"/>
    <w:rsid w:val="00211E23"/>
    <w:rsid w:val="00213F61"/>
    <w:rsid w:val="00213FA4"/>
    <w:rsid w:val="00215019"/>
    <w:rsid w:val="00215209"/>
    <w:rsid w:val="00221889"/>
    <w:rsid w:val="00221A28"/>
    <w:rsid w:val="002307F6"/>
    <w:rsid w:val="0023302F"/>
    <w:rsid w:val="002345ED"/>
    <w:rsid w:val="002354C7"/>
    <w:rsid w:val="002357FD"/>
    <w:rsid w:val="002358F6"/>
    <w:rsid w:val="002371EC"/>
    <w:rsid w:val="00240776"/>
    <w:rsid w:val="002470C5"/>
    <w:rsid w:val="00250362"/>
    <w:rsid w:val="002520D5"/>
    <w:rsid w:val="00254B61"/>
    <w:rsid w:val="00255576"/>
    <w:rsid w:val="002643E1"/>
    <w:rsid w:val="00264463"/>
    <w:rsid w:val="0026536C"/>
    <w:rsid w:val="0026771B"/>
    <w:rsid w:val="00267989"/>
    <w:rsid w:val="00267F66"/>
    <w:rsid w:val="00274D87"/>
    <w:rsid w:val="0027501D"/>
    <w:rsid w:val="00276848"/>
    <w:rsid w:val="00282A83"/>
    <w:rsid w:val="00284A1C"/>
    <w:rsid w:val="00291913"/>
    <w:rsid w:val="0029728C"/>
    <w:rsid w:val="002A2957"/>
    <w:rsid w:val="002A76FE"/>
    <w:rsid w:val="002A7A58"/>
    <w:rsid w:val="002B23B2"/>
    <w:rsid w:val="002C0473"/>
    <w:rsid w:val="002C1334"/>
    <w:rsid w:val="002C13CE"/>
    <w:rsid w:val="002C2D22"/>
    <w:rsid w:val="002C485C"/>
    <w:rsid w:val="002C5B7F"/>
    <w:rsid w:val="002C6983"/>
    <w:rsid w:val="002D231D"/>
    <w:rsid w:val="002D4E4D"/>
    <w:rsid w:val="002D5C21"/>
    <w:rsid w:val="002E043A"/>
    <w:rsid w:val="002E4937"/>
    <w:rsid w:val="002E53C1"/>
    <w:rsid w:val="002F2BB1"/>
    <w:rsid w:val="002F728B"/>
    <w:rsid w:val="002F78B5"/>
    <w:rsid w:val="00302038"/>
    <w:rsid w:val="00302199"/>
    <w:rsid w:val="00302D2B"/>
    <w:rsid w:val="0031413A"/>
    <w:rsid w:val="00315E21"/>
    <w:rsid w:val="003160A9"/>
    <w:rsid w:val="00320A83"/>
    <w:rsid w:val="00320EE6"/>
    <w:rsid w:val="00327C65"/>
    <w:rsid w:val="00333995"/>
    <w:rsid w:val="00337518"/>
    <w:rsid w:val="00356B2F"/>
    <w:rsid w:val="0035797F"/>
    <w:rsid w:val="00363BED"/>
    <w:rsid w:val="00365559"/>
    <w:rsid w:val="00366E17"/>
    <w:rsid w:val="00372B2B"/>
    <w:rsid w:val="00374411"/>
    <w:rsid w:val="00380ED1"/>
    <w:rsid w:val="003866B3"/>
    <w:rsid w:val="00390035"/>
    <w:rsid w:val="00390931"/>
    <w:rsid w:val="00390FF8"/>
    <w:rsid w:val="003A047A"/>
    <w:rsid w:val="003A1B43"/>
    <w:rsid w:val="003A7E3B"/>
    <w:rsid w:val="003C0E96"/>
    <w:rsid w:val="003C204B"/>
    <w:rsid w:val="003C547B"/>
    <w:rsid w:val="003C6C3B"/>
    <w:rsid w:val="003C7515"/>
    <w:rsid w:val="003C78EA"/>
    <w:rsid w:val="003D0B12"/>
    <w:rsid w:val="003D2342"/>
    <w:rsid w:val="003D38E8"/>
    <w:rsid w:val="003D596D"/>
    <w:rsid w:val="003E00C1"/>
    <w:rsid w:val="003E0913"/>
    <w:rsid w:val="003E23AB"/>
    <w:rsid w:val="003E258F"/>
    <w:rsid w:val="003E3160"/>
    <w:rsid w:val="003E4436"/>
    <w:rsid w:val="003E6E40"/>
    <w:rsid w:val="003F065B"/>
    <w:rsid w:val="003F4A16"/>
    <w:rsid w:val="003F4C30"/>
    <w:rsid w:val="003F6350"/>
    <w:rsid w:val="003F7749"/>
    <w:rsid w:val="0040075A"/>
    <w:rsid w:val="00402013"/>
    <w:rsid w:val="00406F29"/>
    <w:rsid w:val="004178A6"/>
    <w:rsid w:val="00422DF9"/>
    <w:rsid w:val="004319D4"/>
    <w:rsid w:val="00433B13"/>
    <w:rsid w:val="00434852"/>
    <w:rsid w:val="004359DD"/>
    <w:rsid w:val="00442D07"/>
    <w:rsid w:val="00443C5E"/>
    <w:rsid w:val="00451519"/>
    <w:rsid w:val="00451836"/>
    <w:rsid w:val="00451946"/>
    <w:rsid w:val="00452F5B"/>
    <w:rsid w:val="00456934"/>
    <w:rsid w:val="00456B2B"/>
    <w:rsid w:val="00457936"/>
    <w:rsid w:val="004609F4"/>
    <w:rsid w:val="0046347B"/>
    <w:rsid w:val="00463AB6"/>
    <w:rsid w:val="00465523"/>
    <w:rsid w:val="00465FEC"/>
    <w:rsid w:val="00480CDE"/>
    <w:rsid w:val="0048119F"/>
    <w:rsid w:val="00483FF6"/>
    <w:rsid w:val="00491302"/>
    <w:rsid w:val="004928CE"/>
    <w:rsid w:val="00494746"/>
    <w:rsid w:val="00496349"/>
    <w:rsid w:val="00496578"/>
    <w:rsid w:val="004A0A54"/>
    <w:rsid w:val="004A1FAE"/>
    <w:rsid w:val="004A5D14"/>
    <w:rsid w:val="004A6571"/>
    <w:rsid w:val="004A69EB"/>
    <w:rsid w:val="004A7EDC"/>
    <w:rsid w:val="004C00AB"/>
    <w:rsid w:val="004C2494"/>
    <w:rsid w:val="004C5DFB"/>
    <w:rsid w:val="004C6115"/>
    <w:rsid w:val="004C6A6A"/>
    <w:rsid w:val="004D28BD"/>
    <w:rsid w:val="004E0A2A"/>
    <w:rsid w:val="004E721E"/>
    <w:rsid w:val="004F044D"/>
    <w:rsid w:val="004F0613"/>
    <w:rsid w:val="00500253"/>
    <w:rsid w:val="00502E76"/>
    <w:rsid w:val="00505635"/>
    <w:rsid w:val="00505F13"/>
    <w:rsid w:val="00507D46"/>
    <w:rsid w:val="00510EEE"/>
    <w:rsid w:val="00512178"/>
    <w:rsid w:val="00514E58"/>
    <w:rsid w:val="005162A4"/>
    <w:rsid w:val="00517AA3"/>
    <w:rsid w:val="00520E96"/>
    <w:rsid w:val="005241BC"/>
    <w:rsid w:val="0052597E"/>
    <w:rsid w:val="00526632"/>
    <w:rsid w:val="00526CD1"/>
    <w:rsid w:val="00527370"/>
    <w:rsid w:val="005343EC"/>
    <w:rsid w:val="005363FD"/>
    <w:rsid w:val="00541272"/>
    <w:rsid w:val="00555144"/>
    <w:rsid w:val="005675CB"/>
    <w:rsid w:val="005721AB"/>
    <w:rsid w:val="0057300A"/>
    <w:rsid w:val="0057480E"/>
    <w:rsid w:val="005754AE"/>
    <w:rsid w:val="00576F94"/>
    <w:rsid w:val="00581F23"/>
    <w:rsid w:val="00583C83"/>
    <w:rsid w:val="00584812"/>
    <w:rsid w:val="0059058D"/>
    <w:rsid w:val="00590C44"/>
    <w:rsid w:val="00592AA6"/>
    <w:rsid w:val="00597EC2"/>
    <w:rsid w:val="005A11B5"/>
    <w:rsid w:val="005A23E2"/>
    <w:rsid w:val="005A3167"/>
    <w:rsid w:val="005A44C2"/>
    <w:rsid w:val="005A6587"/>
    <w:rsid w:val="005B24BE"/>
    <w:rsid w:val="005B5B1B"/>
    <w:rsid w:val="005B6270"/>
    <w:rsid w:val="005C1D9A"/>
    <w:rsid w:val="005D1E17"/>
    <w:rsid w:val="005D2A3A"/>
    <w:rsid w:val="005D56F1"/>
    <w:rsid w:val="005D6DB8"/>
    <w:rsid w:val="005E1341"/>
    <w:rsid w:val="005E1440"/>
    <w:rsid w:val="005E1E24"/>
    <w:rsid w:val="005E63C6"/>
    <w:rsid w:val="005E65D5"/>
    <w:rsid w:val="005F156D"/>
    <w:rsid w:val="005F2264"/>
    <w:rsid w:val="005F2C3B"/>
    <w:rsid w:val="00600AAA"/>
    <w:rsid w:val="00600F81"/>
    <w:rsid w:val="0060134C"/>
    <w:rsid w:val="0060666F"/>
    <w:rsid w:val="00623AB0"/>
    <w:rsid w:val="00624C07"/>
    <w:rsid w:val="0062587A"/>
    <w:rsid w:val="00634C57"/>
    <w:rsid w:val="00635E5E"/>
    <w:rsid w:val="00641397"/>
    <w:rsid w:val="00644404"/>
    <w:rsid w:val="006521D4"/>
    <w:rsid w:val="00653A7B"/>
    <w:rsid w:val="00655D07"/>
    <w:rsid w:val="00656149"/>
    <w:rsid w:val="0065616D"/>
    <w:rsid w:val="00656217"/>
    <w:rsid w:val="00656340"/>
    <w:rsid w:val="00656C58"/>
    <w:rsid w:val="00656FD1"/>
    <w:rsid w:val="00657B31"/>
    <w:rsid w:val="00666474"/>
    <w:rsid w:val="00670B6C"/>
    <w:rsid w:val="006745B9"/>
    <w:rsid w:val="00686E0F"/>
    <w:rsid w:val="006901BF"/>
    <w:rsid w:val="00695370"/>
    <w:rsid w:val="006A0579"/>
    <w:rsid w:val="006A60B0"/>
    <w:rsid w:val="006B19CD"/>
    <w:rsid w:val="006B24E7"/>
    <w:rsid w:val="006B4C51"/>
    <w:rsid w:val="006B7489"/>
    <w:rsid w:val="006B75CD"/>
    <w:rsid w:val="006C0DC9"/>
    <w:rsid w:val="006C2CBE"/>
    <w:rsid w:val="006C4C84"/>
    <w:rsid w:val="006C6FEA"/>
    <w:rsid w:val="006C7863"/>
    <w:rsid w:val="006D32FD"/>
    <w:rsid w:val="006D3BCC"/>
    <w:rsid w:val="006D4492"/>
    <w:rsid w:val="006E3D04"/>
    <w:rsid w:val="006F1B42"/>
    <w:rsid w:val="006F42F8"/>
    <w:rsid w:val="006F48A1"/>
    <w:rsid w:val="00706781"/>
    <w:rsid w:val="0070691B"/>
    <w:rsid w:val="0071263E"/>
    <w:rsid w:val="00715CC4"/>
    <w:rsid w:val="00716B83"/>
    <w:rsid w:val="00720763"/>
    <w:rsid w:val="00721856"/>
    <w:rsid w:val="007225A6"/>
    <w:rsid w:val="007319D8"/>
    <w:rsid w:val="00733F93"/>
    <w:rsid w:val="0073530A"/>
    <w:rsid w:val="00737D10"/>
    <w:rsid w:val="00746758"/>
    <w:rsid w:val="007513BF"/>
    <w:rsid w:val="00752E67"/>
    <w:rsid w:val="00756837"/>
    <w:rsid w:val="007577EE"/>
    <w:rsid w:val="00760419"/>
    <w:rsid w:val="0076174B"/>
    <w:rsid w:val="00763602"/>
    <w:rsid w:val="00763805"/>
    <w:rsid w:val="0076536E"/>
    <w:rsid w:val="007729AA"/>
    <w:rsid w:val="007729DF"/>
    <w:rsid w:val="00773CB8"/>
    <w:rsid w:val="007745C2"/>
    <w:rsid w:val="00776A0F"/>
    <w:rsid w:val="00777611"/>
    <w:rsid w:val="00781EBE"/>
    <w:rsid w:val="00783015"/>
    <w:rsid w:val="0078516B"/>
    <w:rsid w:val="007A06D1"/>
    <w:rsid w:val="007A0C9C"/>
    <w:rsid w:val="007A46DC"/>
    <w:rsid w:val="007A59C8"/>
    <w:rsid w:val="007A6732"/>
    <w:rsid w:val="007B12BB"/>
    <w:rsid w:val="007B1ADE"/>
    <w:rsid w:val="007B316D"/>
    <w:rsid w:val="007C008E"/>
    <w:rsid w:val="007C0E80"/>
    <w:rsid w:val="007C5CB2"/>
    <w:rsid w:val="007C779B"/>
    <w:rsid w:val="007D1601"/>
    <w:rsid w:val="007D20E3"/>
    <w:rsid w:val="007D760E"/>
    <w:rsid w:val="007E3F0A"/>
    <w:rsid w:val="007E7F6D"/>
    <w:rsid w:val="007F0DBB"/>
    <w:rsid w:val="007F3DCB"/>
    <w:rsid w:val="00800263"/>
    <w:rsid w:val="00804037"/>
    <w:rsid w:val="00804445"/>
    <w:rsid w:val="00806363"/>
    <w:rsid w:val="00806E6F"/>
    <w:rsid w:val="0080730A"/>
    <w:rsid w:val="00807DE1"/>
    <w:rsid w:val="00810846"/>
    <w:rsid w:val="00811038"/>
    <w:rsid w:val="00813D42"/>
    <w:rsid w:val="008150B0"/>
    <w:rsid w:val="00816C4C"/>
    <w:rsid w:val="008204E6"/>
    <w:rsid w:val="00821F25"/>
    <w:rsid w:val="008263C8"/>
    <w:rsid w:val="008346CE"/>
    <w:rsid w:val="00835025"/>
    <w:rsid w:val="0083545B"/>
    <w:rsid w:val="008433E6"/>
    <w:rsid w:val="00843F05"/>
    <w:rsid w:val="00850579"/>
    <w:rsid w:val="00851A30"/>
    <w:rsid w:val="00852656"/>
    <w:rsid w:val="00852668"/>
    <w:rsid w:val="00856D5A"/>
    <w:rsid w:val="00861A67"/>
    <w:rsid w:val="008620EE"/>
    <w:rsid w:val="00863A1E"/>
    <w:rsid w:val="00867081"/>
    <w:rsid w:val="008717C7"/>
    <w:rsid w:val="00871F21"/>
    <w:rsid w:val="00874415"/>
    <w:rsid w:val="00880A6C"/>
    <w:rsid w:val="00881BD5"/>
    <w:rsid w:val="00884A6A"/>
    <w:rsid w:val="0088516D"/>
    <w:rsid w:val="008873DC"/>
    <w:rsid w:val="00896573"/>
    <w:rsid w:val="0089675B"/>
    <w:rsid w:val="008A1B93"/>
    <w:rsid w:val="008A3ABD"/>
    <w:rsid w:val="008A3BB3"/>
    <w:rsid w:val="008A63C2"/>
    <w:rsid w:val="008A6AB6"/>
    <w:rsid w:val="008B190E"/>
    <w:rsid w:val="008B40B7"/>
    <w:rsid w:val="008C3141"/>
    <w:rsid w:val="008C66B1"/>
    <w:rsid w:val="008C6A4C"/>
    <w:rsid w:val="008D05D9"/>
    <w:rsid w:val="008D14AD"/>
    <w:rsid w:val="008D41E6"/>
    <w:rsid w:val="008D78EA"/>
    <w:rsid w:val="008D7CFF"/>
    <w:rsid w:val="008E2376"/>
    <w:rsid w:val="008E2C58"/>
    <w:rsid w:val="008E3CEA"/>
    <w:rsid w:val="008E784E"/>
    <w:rsid w:val="008F0AC5"/>
    <w:rsid w:val="008F0BD6"/>
    <w:rsid w:val="008F1433"/>
    <w:rsid w:val="008F18C0"/>
    <w:rsid w:val="008F487A"/>
    <w:rsid w:val="008F6F79"/>
    <w:rsid w:val="00900256"/>
    <w:rsid w:val="0090077E"/>
    <w:rsid w:val="0090521D"/>
    <w:rsid w:val="00907854"/>
    <w:rsid w:val="009125D3"/>
    <w:rsid w:val="009132A8"/>
    <w:rsid w:val="009158B5"/>
    <w:rsid w:val="00920D5F"/>
    <w:rsid w:val="00921419"/>
    <w:rsid w:val="00922F6C"/>
    <w:rsid w:val="00924054"/>
    <w:rsid w:val="00925780"/>
    <w:rsid w:val="009264B2"/>
    <w:rsid w:val="00930292"/>
    <w:rsid w:val="00931DB0"/>
    <w:rsid w:val="00933A74"/>
    <w:rsid w:val="00936CA8"/>
    <w:rsid w:val="00943B30"/>
    <w:rsid w:val="009465C1"/>
    <w:rsid w:val="00954C3D"/>
    <w:rsid w:val="00954F4D"/>
    <w:rsid w:val="009565C8"/>
    <w:rsid w:val="00956F61"/>
    <w:rsid w:val="00957FD0"/>
    <w:rsid w:val="009626A6"/>
    <w:rsid w:val="00967D1C"/>
    <w:rsid w:val="00974728"/>
    <w:rsid w:val="009747AF"/>
    <w:rsid w:val="00974ECF"/>
    <w:rsid w:val="00976D83"/>
    <w:rsid w:val="00982A77"/>
    <w:rsid w:val="00984EB7"/>
    <w:rsid w:val="009856A4"/>
    <w:rsid w:val="00987DEE"/>
    <w:rsid w:val="009903F9"/>
    <w:rsid w:val="00993D20"/>
    <w:rsid w:val="00994299"/>
    <w:rsid w:val="00996A8A"/>
    <w:rsid w:val="009A0611"/>
    <w:rsid w:val="009A1A14"/>
    <w:rsid w:val="009A6983"/>
    <w:rsid w:val="009A7CC9"/>
    <w:rsid w:val="009B1463"/>
    <w:rsid w:val="009B3A24"/>
    <w:rsid w:val="009B4E3D"/>
    <w:rsid w:val="009B7BCA"/>
    <w:rsid w:val="009C5662"/>
    <w:rsid w:val="009C7AE6"/>
    <w:rsid w:val="009D7722"/>
    <w:rsid w:val="009E0460"/>
    <w:rsid w:val="009E2412"/>
    <w:rsid w:val="009E3F87"/>
    <w:rsid w:val="009E47A9"/>
    <w:rsid w:val="009E54FD"/>
    <w:rsid w:val="009F427C"/>
    <w:rsid w:val="009F5E79"/>
    <w:rsid w:val="009F7FC4"/>
    <w:rsid w:val="00A04149"/>
    <w:rsid w:val="00A14675"/>
    <w:rsid w:val="00A20594"/>
    <w:rsid w:val="00A21A49"/>
    <w:rsid w:val="00A22732"/>
    <w:rsid w:val="00A2362B"/>
    <w:rsid w:val="00A23E28"/>
    <w:rsid w:val="00A37A7B"/>
    <w:rsid w:val="00A42551"/>
    <w:rsid w:val="00A46DCE"/>
    <w:rsid w:val="00A5033E"/>
    <w:rsid w:val="00A51AEA"/>
    <w:rsid w:val="00A526AF"/>
    <w:rsid w:val="00A615D8"/>
    <w:rsid w:val="00A75AEE"/>
    <w:rsid w:val="00A76B37"/>
    <w:rsid w:val="00A7738C"/>
    <w:rsid w:val="00A8270D"/>
    <w:rsid w:val="00A83F48"/>
    <w:rsid w:val="00A863A4"/>
    <w:rsid w:val="00A924B9"/>
    <w:rsid w:val="00A924D5"/>
    <w:rsid w:val="00A95FEE"/>
    <w:rsid w:val="00A96A73"/>
    <w:rsid w:val="00A97954"/>
    <w:rsid w:val="00AA0B09"/>
    <w:rsid w:val="00AA0C0D"/>
    <w:rsid w:val="00AA527C"/>
    <w:rsid w:val="00AA5E4C"/>
    <w:rsid w:val="00AA628F"/>
    <w:rsid w:val="00AB3AE3"/>
    <w:rsid w:val="00AB3EEC"/>
    <w:rsid w:val="00AB45E8"/>
    <w:rsid w:val="00AB4E90"/>
    <w:rsid w:val="00AC08DD"/>
    <w:rsid w:val="00AC10D1"/>
    <w:rsid w:val="00AD0555"/>
    <w:rsid w:val="00AD1653"/>
    <w:rsid w:val="00AD46DF"/>
    <w:rsid w:val="00AD6833"/>
    <w:rsid w:val="00AD7324"/>
    <w:rsid w:val="00AE0D99"/>
    <w:rsid w:val="00AE14D7"/>
    <w:rsid w:val="00AE60F4"/>
    <w:rsid w:val="00AF1599"/>
    <w:rsid w:val="00AF1A79"/>
    <w:rsid w:val="00AF269E"/>
    <w:rsid w:val="00B00F98"/>
    <w:rsid w:val="00B01B41"/>
    <w:rsid w:val="00B0360F"/>
    <w:rsid w:val="00B04897"/>
    <w:rsid w:val="00B0671E"/>
    <w:rsid w:val="00B073C1"/>
    <w:rsid w:val="00B10498"/>
    <w:rsid w:val="00B109D1"/>
    <w:rsid w:val="00B14492"/>
    <w:rsid w:val="00B21A63"/>
    <w:rsid w:val="00B21DB9"/>
    <w:rsid w:val="00B21E11"/>
    <w:rsid w:val="00B2204F"/>
    <w:rsid w:val="00B31F0A"/>
    <w:rsid w:val="00B337FE"/>
    <w:rsid w:val="00B34F8C"/>
    <w:rsid w:val="00B3627C"/>
    <w:rsid w:val="00B36659"/>
    <w:rsid w:val="00B42084"/>
    <w:rsid w:val="00B44D22"/>
    <w:rsid w:val="00B45BA4"/>
    <w:rsid w:val="00B47F71"/>
    <w:rsid w:val="00B505EE"/>
    <w:rsid w:val="00B51A98"/>
    <w:rsid w:val="00B60A9F"/>
    <w:rsid w:val="00B63796"/>
    <w:rsid w:val="00B6680B"/>
    <w:rsid w:val="00B6779F"/>
    <w:rsid w:val="00B702E1"/>
    <w:rsid w:val="00B732EC"/>
    <w:rsid w:val="00B73BE1"/>
    <w:rsid w:val="00B82A6C"/>
    <w:rsid w:val="00B852DF"/>
    <w:rsid w:val="00B8613C"/>
    <w:rsid w:val="00B8648F"/>
    <w:rsid w:val="00B9128C"/>
    <w:rsid w:val="00B94B48"/>
    <w:rsid w:val="00BA2EE1"/>
    <w:rsid w:val="00BA4DC4"/>
    <w:rsid w:val="00BB06FA"/>
    <w:rsid w:val="00BB0D6D"/>
    <w:rsid w:val="00BB1650"/>
    <w:rsid w:val="00BB71FF"/>
    <w:rsid w:val="00BC4D69"/>
    <w:rsid w:val="00BC605D"/>
    <w:rsid w:val="00BC772F"/>
    <w:rsid w:val="00BD1FE4"/>
    <w:rsid w:val="00BD32A1"/>
    <w:rsid w:val="00BD463F"/>
    <w:rsid w:val="00BE0190"/>
    <w:rsid w:val="00BE34F3"/>
    <w:rsid w:val="00BE5F9C"/>
    <w:rsid w:val="00BF0590"/>
    <w:rsid w:val="00BF07FD"/>
    <w:rsid w:val="00BF4546"/>
    <w:rsid w:val="00C00CB4"/>
    <w:rsid w:val="00C12F1F"/>
    <w:rsid w:val="00C1443C"/>
    <w:rsid w:val="00C153BD"/>
    <w:rsid w:val="00C20778"/>
    <w:rsid w:val="00C21D3E"/>
    <w:rsid w:val="00C231D8"/>
    <w:rsid w:val="00C23508"/>
    <w:rsid w:val="00C272C9"/>
    <w:rsid w:val="00C3069F"/>
    <w:rsid w:val="00C3099C"/>
    <w:rsid w:val="00C33C6E"/>
    <w:rsid w:val="00C34AB2"/>
    <w:rsid w:val="00C443EE"/>
    <w:rsid w:val="00C47915"/>
    <w:rsid w:val="00C52C45"/>
    <w:rsid w:val="00C54B0B"/>
    <w:rsid w:val="00C55647"/>
    <w:rsid w:val="00C561F1"/>
    <w:rsid w:val="00C565C3"/>
    <w:rsid w:val="00C5687F"/>
    <w:rsid w:val="00C57B9D"/>
    <w:rsid w:val="00C63DDF"/>
    <w:rsid w:val="00C63F30"/>
    <w:rsid w:val="00C70D40"/>
    <w:rsid w:val="00C726F6"/>
    <w:rsid w:val="00C7434F"/>
    <w:rsid w:val="00C77255"/>
    <w:rsid w:val="00C81435"/>
    <w:rsid w:val="00C83620"/>
    <w:rsid w:val="00C849F6"/>
    <w:rsid w:val="00C86DFC"/>
    <w:rsid w:val="00C878F4"/>
    <w:rsid w:val="00C90ADD"/>
    <w:rsid w:val="00C94695"/>
    <w:rsid w:val="00C9702C"/>
    <w:rsid w:val="00CA081E"/>
    <w:rsid w:val="00CA1337"/>
    <w:rsid w:val="00CA4C03"/>
    <w:rsid w:val="00CA611A"/>
    <w:rsid w:val="00CA6632"/>
    <w:rsid w:val="00CB330F"/>
    <w:rsid w:val="00CB4C56"/>
    <w:rsid w:val="00CB50EE"/>
    <w:rsid w:val="00CB679A"/>
    <w:rsid w:val="00CC3903"/>
    <w:rsid w:val="00CC4E77"/>
    <w:rsid w:val="00CD26E4"/>
    <w:rsid w:val="00CD2F6A"/>
    <w:rsid w:val="00CD3221"/>
    <w:rsid w:val="00CD34A1"/>
    <w:rsid w:val="00CD375F"/>
    <w:rsid w:val="00CD493B"/>
    <w:rsid w:val="00CD567A"/>
    <w:rsid w:val="00CD723A"/>
    <w:rsid w:val="00CD743E"/>
    <w:rsid w:val="00CD7EE5"/>
    <w:rsid w:val="00CE44EC"/>
    <w:rsid w:val="00CF5B7F"/>
    <w:rsid w:val="00CF67FC"/>
    <w:rsid w:val="00D01E7C"/>
    <w:rsid w:val="00D049A2"/>
    <w:rsid w:val="00D05CDB"/>
    <w:rsid w:val="00D05D7F"/>
    <w:rsid w:val="00D14B04"/>
    <w:rsid w:val="00D1735A"/>
    <w:rsid w:val="00D174C7"/>
    <w:rsid w:val="00D229E8"/>
    <w:rsid w:val="00D25378"/>
    <w:rsid w:val="00D258A1"/>
    <w:rsid w:val="00D25E6E"/>
    <w:rsid w:val="00D260A3"/>
    <w:rsid w:val="00D26986"/>
    <w:rsid w:val="00D27C9D"/>
    <w:rsid w:val="00D31222"/>
    <w:rsid w:val="00D327EB"/>
    <w:rsid w:val="00D375DA"/>
    <w:rsid w:val="00D41A35"/>
    <w:rsid w:val="00D42F91"/>
    <w:rsid w:val="00D513B1"/>
    <w:rsid w:val="00D513C2"/>
    <w:rsid w:val="00D524B1"/>
    <w:rsid w:val="00D54074"/>
    <w:rsid w:val="00D54A50"/>
    <w:rsid w:val="00D56B52"/>
    <w:rsid w:val="00D63454"/>
    <w:rsid w:val="00D63953"/>
    <w:rsid w:val="00D64F53"/>
    <w:rsid w:val="00D674F8"/>
    <w:rsid w:val="00D73694"/>
    <w:rsid w:val="00D73E57"/>
    <w:rsid w:val="00D75B60"/>
    <w:rsid w:val="00D75D6E"/>
    <w:rsid w:val="00D76E3B"/>
    <w:rsid w:val="00D77792"/>
    <w:rsid w:val="00D8401C"/>
    <w:rsid w:val="00D86897"/>
    <w:rsid w:val="00D906B9"/>
    <w:rsid w:val="00D91A97"/>
    <w:rsid w:val="00D921F5"/>
    <w:rsid w:val="00DA0155"/>
    <w:rsid w:val="00DA09D0"/>
    <w:rsid w:val="00DA4140"/>
    <w:rsid w:val="00DA5067"/>
    <w:rsid w:val="00DA5F3F"/>
    <w:rsid w:val="00DB09EC"/>
    <w:rsid w:val="00DB35EC"/>
    <w:rsid w:val="00DC0CFE"/>
    <w:rsid w:val="00DC1681"/>
    <w:rsid w:val="00DC20BA"/>
    <w:rsid w:val="00DC7643"/>
    <w:rsid w:val="00DC7961"/>
    <w:rsid w:val="00DD51EB"/>
    <w:rsid w:val="00DD6769"/>
    <w:rsid w:val="00DD6BA5"/>
    <w:rsid w:val="00DE291A"/>
    <w:rsid w:val="00DF5837"/>
    <w:rsid w:val="00E02929"/>
    <w:rsid w:val="00E04A20"/>
    <w:rsid w:val="00E05071"/>
    <w:rsid w:val="00E06E81"/>
    <w:rsid w:val="00E0715E"/>
    <w:rsid w:val="00E10025"/>
    <w:rsid w:val="00E122F0"/>
    <w:rsid w:val="00E134E3"/>
    <w:rsid w:val="00E1610E"/>
    <w:rsid w:val="00E1641C"/>
    <w:rsid w:val="00E16C0B"/>
    <w:rsid w:val="00E212EF"/>
    <w:rsid w:val="00E23517"/>
    <w:rsid w:val="00E24932"/>
    <w:rsid w:val="00E26F55"/>
    <w:rsid w:val="00E30F2F"/>
    <w:rsid w:val="00E310F2"/>
    <w:rsid w:val="00E44D06"/>
    <w:rsid w:val="00E45918"/>
    <w:rsid w:val="00E52A6F"/>
    <w:rsid w:val="00E55085"/>
    <w:rsid w:val="00E60425"/>
    <w:rsid w:val="00E63E3C"/>
    <w:rsid w:val="00E64007"/>
    <w:rsid w:val="00E66AB0"/>
    <w:rsid w:val="00E738AD"/>
    <w:rsid w:val="00E829CF"/>
    <w:rsid w:val="00E83869"/>
    <w:rsid w:val="00E84AAA"/>
    <w:rsid w:val="00E8740C"/>
    <w:rsid w:val="00E9235A"/>
    <w:rsid w:val="00E93EC0"/>
    <w:rsid w:val="00E95C78"/>
    <w:rsid w:val="00EA42C9"/>
    <w:rsid w:val="00EB1004"/>
    <w:rsid w:val="00EB3FC6"/>
    <w:rsid w:val="00EB6C16"/>
    <w:rsid w:val="00EC375D"/>
    <w:rsid w:val="00EC3FE4"/>
    <w:rsid w:val="00EC4423"/>
    <w:rsid w:val="00EC703B"/>
    <w:rsid w:val="00ED298A"/>
    <w:rsid w:val="00ED735E"/>
    <w:rsid w:val="00ED7BC5"/>
    <w:rsid w:val="00EE5FE4"/>
    <w:rsid w:val="00EF0E45"/>
    <w:rsid w:val="00EF3F1D"/>
    <w:rsid w:val="00F0023A"/>
    <w:rsid w:val="00F00FB2"/>
    <w:rsid w:val="00F02222"/>
    <w:rsid w:val="00F06358"/>
    <w:rsid w:val="00F0774A"/>
    <w:rsid w:val="00F14541"/>
    <w:rsid w:val="00F152EA"/>
    <w:rsid w:val="00F17AC9"/>
    <w:rsid w:val="00F21B36"/>
    <w:rsid w:val="00F22033"/>
    <w:rsid w:val="00F23391"/>
    <w:rsid w:val="00F2422E"/>
    <w:rsid w:val="00F24995"/>
    <w:rsid w:val="00F31323"/>
    <w:rsid w:val="00F34736"/>
    <w:rsid w:val="00F34F29"/>
    <w:rsid w:val="00F35504"/>
    <w:rsid w:val="00F37AE8"/>
    <w:rsid w:val="00F52A8D"/>
    <w:rsid w:val="00F52B20"/>
    <w:rsid w:val="00F54D4F"/>
    <w:rsid w:val="00F550F9"/>
    <w:rsid w:val="00F563E3"/>
    <w:rsid w:val="00F62E91"/>
    <w:rsid w:val="00F66046"/>
    <w:rsid w:val="00F66AC2"/>
    <w:rsid w:val="00F72E0F"/>
    <w:rsid w:val="00F76D85"/>
    <w:rsid w:val="00F81EBB"/>
    <w:rsid w:val="00F822EB"/>
    <w:rsid w:val="00F837CB"/>
    <w:rsid w:val="00F837CE"/>
    <w:rsid w:val="00F842CE"/>
    <w:rsid w:val="00F8640E"/>
    <w:rsid w:val="00F90163"/>
    <w:rsid w:val="00F91406"/>
    <w:rsid w:val="00F94A47"/>
    <w:rsid w:val="00F96940"/>
    <w:rsid w:val="00FA2E91"/>
    <w:rsid w:val="00FA3FC2"/>
    <w:rsid w:val="00FA65B8"/>
    <w:rsid w:val="00FA6AC3"/>
    <w:rsid w:val="00FB385F"/>
    <w:rsid w:val="00FC07E2"/>
    <w:rsid w:val="00FC1016"/>
    <w:rsid w:val="00FC16C4"/>
    <w:rsid w:val="00FC23E0"/>
    <w:rsid w:val="00FC2E18"/>
    <w:rsid w:val="00FC3069"/>
    <w:rsid w:val="00FC32B6"/>
    <w:rsid w:val="00FC3485"/>
    <w:rsid w:val="00FD1B33"/>
    <w:rsid w:val="00FD7DCA"/>
    <w:rsid w:val="00FE1189"/>
    <w:rsid w:val="00FE174F"/>
    <w:rsid w:val="00FE565F"/>
    <w:rsid w:val="00FE5A28"/>
    <w:rsid w:val="00FF080B"/>
    <w:rsid w:val="00FF7BDE"/>
    <w:rsid w:val="0ACBD541"/>
    <w:rsid w:val="0B207DB1"/>
    <w:rsid w:val="146BF9EC"/>
    <w:rsid w:val="1743E7CB"/>
    <w:rsid w:val="197EAE95"/>
    <w:rsid w:val="1A0FFD19"/>
    <w:rsid w:val="1D7D8F74"/>
    <w:rsid w:val="22EB7713"/>
    <w:rsid w:val="2803E9AC"/>
    <w:rsid w:val="28734426"/>
    <w:rsid w:val="2A02689A"/>
    <w:rsid w:val="2B940A2F"/>
    <w:rsid w:val="2C82B25F"/>
    <w:rsid w:val="2EE8EDCB"/>
    <w:rsid w:val="2F6D0B00"/>
    <w:rsid w:val="31DB8871"/>
    <w:rsid w:val="32F8B127"/>
    <w:rsid w:val="3CB9C3D3"/>
    <w:rsid w:val="429B8A52"/>
    <w:rsid w:val="432BF9B4"/>
    <w:rsid w:val="432F911C"/>
    <w:rsid w:val="43B3EF54"/>
    <w:rsid w:val="49A4FD39"/>
    <w:rsid w:val="4CE04595"/>
    <w:rsid w:val="53C0F6A8"/>
    <w:rsid w:val="53CB0012"/>
    <w:rsid w:val="56A7F54A"/>
    <w:rsid w:val="57B2134D"/>
    <w:rsid w:val="5AE75FA3"/>
    <w:rsid w:val="5E23ACD0"/>
    <w:rsid w:val="5F15E0FA"/>
    <w:rsid w:val="64E2D6D2"/>
    <w:rsid w:val="668C2212"/>
    <w:rsid w:val="69B7CF31"/>
    <w:rsid w:val="6C16A60E"/>
    <w:rsid w:val="6E3D11B5"/>
    <w:rsid w:val="75F67F90"/>
    <w:rsid w:val="77CACB9E"/>
    <w:rsid w:val="7C9E3C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C8551"/>
  <w15:docId w15:val="{5384ECA4-0C52-4155-9FFB-C56F4577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20" w:line="360" w:lineRule="auto"/>
        <w:ind w:left="1094" w:hanging="44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15"/>
    <w:rPr>
      <w:rFonts w:eastAsia="SimSun" w:cstheme="minorHAnsi"/>
    </w:rPr>
  </w:style>
  <w:style w:type="paragraph" w:styleId="Heading1">
    <w:name w:val="heading 1"/>
    <w:basedOn w:val="Normal"/>
    <w:next w:val="Normal"/>
    <w:link w:val="Heading1Char"/>
    <w:uiPriority w:val="9"/>
    <w:qFormat/>
    <w:rsid w:val="00B21E1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1E1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29C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C0C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874415"/>
    <w:pPr>
      <w:ind w:left="720"/>
      <w:contextualSpacing/>
    </w:pPr>
  </w:style>
  <w:style w:type="character" w:styleId="CommentReference">
    <w:name w:val="annotation reference"/>
    <w:basedOn w:val="DefaultParagraphFont"/>
    <w:uiPriority w:val="99"/>
    <w:unhideWhenUsed/>
    <w:rsid w:val="00874415"/>
    <w:rPr>
      <w:sz w:val="16"/>
      <w:szCs w:val="16"/>
    </w:rPr>
  </w:style>
  <w:style w:type="paragraph" w:styleId="CommentText">
    <w:name w:val="annotation text"/>
    <w:basedOn w:val="Normal"/>
    <w:link w:val="CommentTextChar"/>
    <w:uiPriority w:val="99"/>
    <w:unhideWhenUsed/>
    <w:rsid w:val="00874415"/>
    <w:rPr>
      <w:sz w:val="20"/>
      <w:szCs w:val="20"/>
    </w:rPr>
  </w:style>
  <w:style w:type="character" w:customStyle="1" w:styleId="CommentTextChar">
    <w:name w:val="Comment Text Char"/>
    <w:basedOn w:val="DefaultParagraphFont"/>
    <w:link w:val="CommentText"/>
    <w:uiPriority w:val="99"/>
    <w:rsid w:val="00874415"/>
    <w:rPr>
      <w:rFonts w:eastAsia="SimSun" w:cstheme="minorHAnsi"/>
      <w:sz w:val="20"/>
      <w:szCs w:val="20"/>
    </w:rPr>
  </w:style>
  <w:style w:type="character" w:customStyle="1" w:styleId="Heading1Char">
    <w:name w:val="Heading 1 Char"/>
    <w:basedOn w:val="DefaultParagraphFont"/>
    <w:link w:val="Heading1"/>
    <w:uiPriority w:val="9"/>
    <w:rsid w:val="00B21E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21E11"/>
    <w:rPr>
      <w:rFonts w:asciiTheme="majorHAnsi" w:eastAsiaTheme="majorEastAsia" w:hAnsiTheme="majorHAnsi" w:cstheme="majorBidi"/>
      <w:color w:val="2F5496" w:themeColor="accent1" w:themeShade="BF"/>
      <w:sz w:val="26"/>
      <w:szCs w:val="26"/>
    </w:rPr>
  </w:style>
  <w:style w:type="table" w:customStyle="1" w:styleId="TableGridLight1">
    <w:name w:val="Table Grid Light1"/>
    <w:basedOn w:val="TableNormal"/>
    <w:uiPriority w:val="40"/>
    <w:rsid w:val="00B21E11"/>
    <w:pPr>
      <w:widowControl w:val="0"/>
      <w:spacing w:after="0" w:line="240" w:lineRule="auto"/>
    </w:pPr>
    <w:rPr>
      <w:rFonts w:eastAsia="SimSun"/>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Subject">
    <w:name w:val="annotation subject"/>
    <w:basedOn w:val="CommentText"/>
    <w:next w:val="CommentText"/>
    <w:link w:val="CommentSubjectChar"/>
    <w:uiPriority w:val="99"/>
    <w:semiHidden/>
    <w:unhideWhenUsed/>
    <w:rsid w:val="00E829CF"/>
    <w:rPr>
      <w:b/>
      <w:bCs/>
    </w:rPr>
  </w:style>
  <w:style w:type="character" w:customStyle="1" w:styleId="CommentSubjectChar">
    <w:name w:val="Comment Subject Char"/>
    <w:basedOn w:val="CommentTextChar"/>
    <w:link w:val="CommentSubject"/>
    <w:uiPriority w:val="99"/>
    <w:semiHidden/>
    <w:rsid w:val="00E829CF"/>
    <w:rPr>
      <w:rFonts w:eastAsia="SimSun" w:cstheme="minorHAnsi"/>
      <w:b/>
      <w:bCs/>
      <w:sz w:val="20"/>
      <w:szCs w:val="20"/>
    </w:rPr>
  </w:style>
  <w:style w:type="character" w:customStyle="1" w:styleId="Heading3Char">
    <w:name w:val="Heading 3 Char"/>
    <w:basedOn w:val="DefaultParagraphFont"/>
    <w:link w:val="Heading3"/>
    <w:uiPriority w:val="9"/>
    <w:rsid w:val="00E829CF"/>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2C0473"/>
    <w:pPr>
      <w:widowControl w:val="0"/>
      <w:spacing w:after="0" w:line="240" w:lineRule="auto"/>
      <w:ind w:left="284"/>
    </w:pPr>
    <w:rPr>
      <w:rFonts w:eastAsia="SimSun" w:cstheme="minorHAnsi"/>
    </w:rPr>
  </w:style>
  <w:style w:type="table" w:styleId="TableGrid">
    <w:name w:val="Table Grid"/>
    <w:basedOn w:val="TableNormal"/>
    <w:uiPriority w:val="59"/>
    <w:rsid w:val="000C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listparagraph">
    <w:name w:val="x_x_msolistparagraph"/>
    <w:basedOn w:val="Normal"/>
    <w:link w:val="xxmsolistparagraphChar"/>
    <w:rsid w:val="000950EB"/>
    <w:pPr>
      <w:spacing w:before="100" w:beforeAutospacing="1" w:after="100" w:afterAutospacing="1"/>
      <w:ind w:left="0"/>
    </w:pPr>
    <w:rPr>
      <w:rFonts w:ascii="Calibri" w:eastAsiaTheme="minorEastAsia" w:hAnsi="Calibri" w:cs="Calibri"/>
      <w:lang w:eastAsia="en-GB"/>
    </w:rPr>
  </w:style>
  <w:style w:type="character" w:customStyle="1" w:styleId="xxmsolistparagraphChar">
    <w:name w:val="x_x_msolistparagraph Char"/>
    <w:basedOn w:val="DefaultParagraphFont"/>
    <w:link w:val="xxmsolistparagraph"/>
    <w:rsid w:val="000950EB"/>
    <w:rPr>
      <w:rFonts w:ascii="Calibri" w:eastAsiaTheme="minorEastAsia" w:hAnsi="Calibri" w:cs="Calibri"/>
      <w:lang w:eastAsia="en-GB"/>
    </w:rPr>
  </w:style>
  <w:style w:type="character" w:styleId="Hyperlink">
    <w:name w:val="Hyperlink"/>
    <w:basedOn w:val="DefaultParagraphFont"/>
    <w:uiPriority w:val="99"/>
    <w:unhideWhenUsed/>
    <w:rsid w:val="00452F5B"/>
    <w:rPr>
      <w:color w:val="0563C1" w:themeColor="hyperlink"/>
      <w:u w:val="single"/>
    </w:rPr>
  </w:style>
  <w:style w:type="character" w:customStyle="1" w:styleId="UnresolvedMention1">
    <w:name w:val="Unresolved Mention1"/>
    <w:basedOn w:val="DefaultParagraphFont"/>
    <w:uiPriority w:val="99"/>
    <w:semiHidden/>
    <w:unhideWhenUsed/>
    <w:rsid w:val="00452F5B"/>
    <w:rPr>
      <w:color w:val="605E5C"/>
      <w:shd w:val="clear" w:color="auto" w:fill="E1DFDD"/>
    </w:rPr>
  </w:style>
  <w:style w:type="table" w:customStyle="1" w:styleId="GridTable4-Accent31">
    <w:name w:val="Grid Table 4 - Accent 31"/>
    <w:basedOn w:val="TableNormal"/>
    <w:uiPriority w:val="49"/>
    <w:rsid w:val="00BD463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1">
    <w:name w:val="List Table 21"/>
    <w:basedOn w:val="TableNormal"/>
    <w:uiPriority w:val="47"/>
    <w:rsid w:val="00BD463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31">
    <w:name w:val="List Table 2 - Accent 31"/>
    <w:basedOn w:val="TableNormal"/>
    <w:uiPriority w:val="47"/>
    <w:rsid w:val="00BD463F"/>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31">
    <w:name w:val="List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
    <w:name w:val="List Table 4 - Accent 31"/>
    <w:basedOn w:val="TableNormal"/>
    <w:uiPriority w:val="49"/>
    <w:rsid w:val="00EF3F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1">
    <w:name w:val="List Table 41"/>
    <w:basedOn w:val="TableNormal"/>
    <w:uiPriority w:val="49"/>
    <w:rsid w:val="00EF3F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EF3F1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Revision">
    <w:name w:val="Revision"/>
    <w:hidden/>
    <w:uiPriority w:val="99"/>
    <w:semiHidden/>
    <w:rsid w:val="005E1E24"/>
    <w:pPr>
      <w:spacing w:after="0" w:line="240" w:lineRule="auto"/>
    </w:pPr>
    <w:rPr>
      <w:rFonts w:eastAsia="SimSun" w:cstheme="minorHAnsi"/>
    </w:rPr>
  </w:style>
  <w:style w:type="character" w:customStyle="1" w:styleId="Heading4Char">
    <w:name w:val="Heading 4 Char"/>
    <w:basedOn w:val="DefaultParagraphFont"/>
    <w:link w:val="Heading4"/>
    <w:uiPriority w:val="9"/>
    <w:rsid w:val="00DC0CF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E14D7"/>
    <w:pPr>
      <w:tabs>
        <w:tab w:val="center" w:pos="4513"/>
        <w:tab w:val="right" w:pos="9026"/>
      </w:tabs>
    </w:pPr>
  </w:style>
  <w:style w:type="character" w:customStyle="1" w:styleId="HeaderChar">
    <w:name w:val="Header Char"/>
    <w:basedOn w:val="DefaultParagraphFont"/>
    <w:link w:val="Header"/>
    <w:uiPriority w:val="99"/>
    <w:rsid w:val="00AE14D7"/>
    <w:rPr>
      <w:rFonts w:eastAsia="SimSun" w:cstheme="minorHAnsi"/>
    </w:rPr>
  </w:style>
  <w:style w:type="paragraph" w:styleId="Footer">
    <w:name w:val="footer"/>
    <w:basedOn w:val="Normal"/>
    <w:link w:val="FooterChar"/>
    <w:uiPriority w:val="99"/>
    <w:unhideWhenUsed/>
    <w:rsid w:val="00AE14D7"/>
    <w:pPr>
      <w:tabs>
        <w:tab w:val="center" w:pos="4513"/>
        <w:tab w:val="right" w:pos="9026"/>
      </w:tabs>
    </w:pPr>
  </w:style>
  <w:style w:type="character" w:customStyle="1" w:styleId="FooterChar">
    <w:name w:val="Footer Char"/>
    <w:basedOn w:val="DefaultParagraphFont"/>
    <w:link w:val="Footer"/>
    <w:uiPriority w:val="99"/>
    <w:rsid w:val="00AE14D7"/>
    <w:rPr>
      <w:rFonts w:eastAsia="SimSun" w:cstheme="minorHAnsi"/>
    </w:rPr>
  </w:style>
  <w:style w:type="paragraph" w:styleId="BalloonText">
    <w:name w:val="Balloon Text"/>
    <w:basedOn w:val="Normal"/>
    <w:link w:val="BalloonTextChar"/>
    <w:uiPriority w:val="99"/>
    <w:semiHidden/>
    <w:unhideWhenUsed/>
    <w:rsid w:val="000F30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05F"/>
    <w:rPr>
      <w:rFonts w:ascii="Segoe UI" w:eastAsia="SimSun" w:hAnsi="Segoe UI" w:cs="Segoe UI"/>
      <w:sz w:val="18"/>
      <w:szCs w:val="18"/>
    </w:rPr>
  </w:style>
  <w:style w:type="paragraph" w:styleId="NormalWeb">
    <w:name w:val="Normal (Web)"/>
    <w:basedOn w:val="Normal"/>
    <w:uiPriority w:val="99"/>
    <w:unhideWhenUsed/>
    <w:rsid w:val="00267989"/>
    <w:pPr>
      <w:spacing w:before="100" w:beforeAutospacing="1" w:after="100" w:afterAutospacing="1"/>
      <w:ind w:left="0"/>
    </w:pPr>
    <w:rPr>
      <w:rFonts w:ascii="Times New Roman" w:eastAsia="Times New Roman" w:hAnsi="Times New Roman" w:cs="Times New Roman"/>
      <w:sz w:val="24"/>
      <w:szCs w:val="24"/>
      <w:lang w:val="en-US"/>
    </w:rPr>
  </w:style>
  <w:style w:type="paragraph" w:styleId="BodyText">
    <w:name w:val="Body Text"/>
    <w:basedOn w:val="Normal"/>
    <w:link w:val="BodyTextChar"/>
    <w:qFormat/>
    <w:rsid w:val="006B7489"/>
    <w:pPr>
      <w:tabs>
        <w:tab w:val="left" w:pos="709"/>
      </w:tabs>
      <w:ind w:left="0"/>
    </w:pPr>
    <w:rPr>
      <w:color w:val="000000" w:themeColor="text1"/>
    </w:rPr>
  </w:style>
  <w:style w:type="character" w:customStyle="1" w:styleId="BodyTextChar">
    <w:name w:val="Body Text Char"/>
    <w:basedOn w:val="DefaultParagraphFont"/>
    <w:link w:val="BodyText"/>
    <w:rsid w:val="006B7489"/>
    <w:rPr>
      <w:rFonts w:eastAsia="SimSun" w:cstheme="minorHAnsi"/>
      <w:color w:val="000000" w:themeColor="text1"/>
    </w:rPr>
  </w:style>
  <w:style w:type="paragraph" w:customStyle="1" w:styleId="TableParagraph">
    <w:name w:val="Table Paragraph"/>
    <w:basedOn w:val="Normal"/>
    <w:uiPriority w:val="1"/>
    <w:qFormat/>
    <w:rsid w:val="006B7489"/>
  </w:style>
  <w:style w:type="character" w:customStyle="1" w:styleId="ListParagraphChar">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B01B41"/>
    <w:rPr>
      <w:rFonts w:eastAsia="SimSun" w:cstheme="minorHAnsi"/>
    </w:rPr>
  </w:style>
  <w:style w:type="table" w:customStyle="1" w:styleId="TableGrid1">
    <w:name w:val="Table Grid1"/>
    <w:basedOn w:val="TableNormal"/>
    <w:next w:val="TableGrid"/>
    <w:uiPriority w:val="59"/>
    <w:rsid w:val="00600F81"/>
    <w:pPr>
      <w:spacing w:after="0" w:line="240" w:lineRule="auto"/>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728C"/>
    <w:rPr>
      <w:b/>
      <w:bCs/>
    </w:rPr>
  </w:style>
  <w:style w:type="table" w:customStyle="1" w:styleId="PlainTable21">
    <w:name w:val="Plain Table 21"/>
    <w:basedOn w:val="TableNormal"/>
    <w:uiPriority w:val="42"/>
    <w:rsid w:val="0029728C"/>
    <w:pPr>
      <w:spacing w:after="0" w:line="240" w:lineRule="auto"/>
      <w:ind w:left="0" w:firstLine="0"/>
      <w:jc w:val="left"/>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Title">
    <w:name w:val="EndNote Bibliography Title"/>
    <w:basedOn w:val="Normal"/>
    <w:link w:val="EndNoteBibliographyTitleChar"/>
    <w:rsid w:val="000D4A04"/>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D4A04"/>
    <w:rPr>
      <w:rFonts w:ascii="Calibri" w:eastAsia="SimSun" w:hAnsi="Calibri" w:cs="Calibri"/>
      <w:noProof/>
      <w:lang w:val="en-US"/>
    </w:rPr>
  </w:style>
  <w:style w:type="paragraph" w:customStyle="1" w:styleId="EndNoteBibliography">
    <w:name w:val="EndNote Bibliography"/>
    <w:basedOn w:val="Normal"/>
    <w:link w:val="EndNoteBibliographyChar"/>
    <w:rsid w:val="000D4A04"/>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D4A04"/>
    <w:rPr>
      <w:rFonts w:ascii="Calibri" w:eastAsia="SimSun" w:hAnsi="Calibri" w:cs="Calibri"/>
      <w:noProof/>
      <w:lang w:val="en-US"/>
    </w:rPr>
  </w:style>
  <w:style w:type="table" w:customStyle="1" w:styleId="GridTable4-Accent310">
    <w:name w:val="Grid Table 4 - Accent 310"/>
    <w:basedOn w:val="TableNormal"/>
    <w:uiPriority w:val="49"/>
    <w:rsid w:val="008E2C58"/>
    <w:pPr>
      <w:spacing w:after="0" w:line="240" w:lineRule="auto"/>
      <w:ind w:left="0" w:firstLine="0"/>
      <w:jc w:val="left"/>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F1199"/>
    <w:rPr>
      <w:color w:val="954F72" w:themeColor="followedHyperlink"/>
      <w:u w:val="single"/>
    </w:rPr>
  </w:style>
  <w:style w:type="table" w:customStyle="1" w:styleId="TableGrid2">
    <w:name w:val="Table Grid2"/>
    <w:basedOn w:val="TableNormal"/>
    <w:next w:val="TableGrid"/>
    <w:uiPriority w:val="39"/>
    <w:rsid w:val="00D906B9"/>
    <w:pPr>
      <w:spacing w:after="0" w:line="240" w:lineRule="auto"/>
      <w:ind w:left="0" w:firstLine="0"/>
      <w:jc w:val="left"/>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
    <w:name w:val="cit"/>
    <w:basedOn w:val="DefaultParagraphFont"/>
    <w:rsid w:val="00624C07"/>
  </w:style>
  <w:style w:type="character" w:customStyle="1" w:styleId="citation-doi">
    <w:name w:val="citation-doi"/>
    <w:basedOn w:val="DefaultParagraphFont"/>
    <w:rsid w:val="00624C07"/>
  </w:style>
  <w:style w:type="character" w:customStyle="1" w:styleId="secondary-date">
    <w:name w:val="secondary-date"/>
    <w:basedOn w:val="DefaultParagraphFont"/>
    <w:rsid w:val="00624C07"/>
  </w:style>
  <w:style w:type="paragraph" w:styleId="Caption">
    <w:name w:val="caption"/>
    <w:basedOn w:val="Normal"/>
    <w:next w:val="Normal"/>
    <w:uiPriority w:val="99"/>
    <w:qFormat/>
    <w:rsid w:val="00D049A2"/>
    <w:pPr>
      <w:spacing w:after="0" w:line="240" w:lineRule="auto"/>
      <w:ind w:left="0" w:firstLine="0"/>
      <w:jc w:val="left"/>
    </w:pPr>
    <w:rPr>
      <w:rFonts w:ascii="Calibri" w:eastAsia="MS Mincho" w:hAnsi="Calibri" w:cs="Times New Roman"/>
      <w:b/>
      <w:bCs/>
      <w:szCs w:val="20"/>
      <w:lang w:val="en-US" w:eastAsia="ja-JP"/>
    </w:rPr>
  </w:style>
  <w:style w:type="paragraph" w:customStyle="1" w:styleId="BodyText12">
    <w:name w:val="Body Text 12"/>
    <w:link w:val="BodyText12Char"/>
    <w:qFormat/>
    <w:rsid w:val="00D049A2"/>
    <w:pPr>
      <w:spacing w:after="240" w:line="264" w:lineRule="auto"/>
      <w:ind w:left="0" w:firstLine="0"/>
    </w:pPr>
    <w:rPr>
      <w:rFonts w:ascii="Tahoma" w:eastAsia="Times New Roman" w:hAnsi="Tahoma" w:cs="Times New Roman"/>
      <w:szCs w:val="20"/>
      <w:lang w:val="en-US"/>
    </w:rPr>
  </w:style>
  <w:style w:type="character" w:customStyle="1" w:styleId="BodyText12Char">
    <w:name w:val="Body Text 12 Char"/>
    <w:basedOn w:val="DefaultParagraphFont"/>
    <w:link w:val="BodyText12"/>
    <w:locked/>
    <w:rsid w:val="00D049A2"/>
    <w:rPr>
      <w:rFonts w:ascii="Tahoma" w:eastAsia="Times New Roman" w:hAnsi="Tahoma"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14817">
      <w:bodyDiv w:val="1"/>
      <w:marLeft w:val="0"/>
      <w:marRight w:val="0"/>
      <w:marTop w:val="0"/>
      <w:marBottom w:val="0"/>
      <w:divBdr>
        <w:top w:val="none" w:sz="0" w:space="0" w:color="auto"/>
        <w:left w:val="none" w:sz="0" w:space="0" w:color="auto"/>
        <w:bottom w:val="none" w:sz="0" w:space="0" w:color="auto"/>
        <w:right w:val="none" w:sz="0" w:space="0" w:color="auto"/>
      </w:divBdr>
    </w:div>
    <w:div w:id="110635436">
      <w:bodyDiv w:val="1"/>
      <w:marLeft w:val="0"/>
      <w:marRight w:val="0"/>
      <w:marTop w:val="0"/>
      <w:marBottom w:val="0"/>
      <w:divBdr>
        <w:top w:val="none" w:sz="0" w:space="0" w:color="auto"/>
        <w:left w:val="none" w:sz="0" w:space="0" w:color="auto"/>
        <w:bottom w:val="none" w:sz="0" w:space="0" w:color="auto"/>
        <w:right w:val="none" w:sz="0" w:space="0" w:color="auto"/>
      </w:divBdr>
    </w:div>
    <w:div w:id="420183618">
      <w:bodyDiv w:val="1"/>
      <w:marLeft w:val="0"/>
      <w:marRight w:val="0"/>
      <w:marTop w:val="0"/>
      <w:marBottom w:val="0"/>
      <w:divBdr>
        <w:top w:val="none" w:sz="0" w:space="0" w:color="auto"/>
        <w:left w:val="none" w:sz="0" w:space="0" w:color="auto"/>
        <w:bottom w:val="none" w:sz="0" w:space="0" w:color="auto"/>
        <w:right w:val="none" w:sz="0" w:space="0" w:color="auto"/>
      </w:divBdr>
      <w:divsChild>
        <w:div w:id="739519001">
          <w:marLeft w:val="0"/>
          <w:marRight w:val="0"/>
          <w:marTop w:val="0"/>
          <w:marBottom w:val="0"/>
          <w:divBdr>
            <w:top w:val="none" w:sz="0" w:space="0" w:color="auto"/>
            <w:left w:val="none" w:sz="0" w:space="0" w:color="auto"/>
            <w:bottom w:val="none" w:sz="0" w:space="0" w:color="auto"/>
            <w:right w:val="none" w:sz="0" w:space="0" w:color="auto"/>
          </w:divBdr>
        </w:div>
        <w:div w:id="438336188">
          <w:marLeft w:val="0"/>
          <w:marRight w:val="0"/>
          <w:marTop w:val="0"/>
          <w:marBottom w:val="0"/>
          <w:divBdr>
            <w:top w:val="none" w:sz="0" w:space="0" w:color="auto"/>
            <w:left w:val="none" w:sz="0" w:space="0" w:color="auto"/>
            <w:bottom w:val="none" w:sz="0" w:space="0" w:color="auto"/>
            <w:right w:val="none" w:sz="0" w:space="0" w:color="auto"/>
          </w:divBdr>
        </w:div>
      </w:divsChild>
    </w:div>
    <w:div w:id="671760480">
      <w:bodyDiv w:val="1"/>
      <w:marLeft w:val="0"/>
      <w:marRight w:val="0"/>
      <w:marTop w:val="0"/>
      <w:marBottom w:val="0"/>
      <w:divBdr>
        <w:top w:val="none" w:sz="0" w:space="0" w:color="auto"/>
        <w:left w:val="none" w:sz="0" w:space="0" w:color="auto"/>
        <w:bottom w:val="none" w:sz="0" w:space="0" w:color="auto"/>
        <w:right w:val="none" w:sz="0" w:space="0" w:color="auto"/>
      </w:divBdr>
    </w:div>
    <w:div w:id="1174422309">
      <w:bodyDiv w:val="1"/>
      <w:marLeft w:val="0"/>
      <w:marRight w:val="0"/>
      <w:marTop w:val="0"/>
      <w:marBottom w:val="0"/>
      <w:divBdr>
        <w:top w:val="none" w:sz="0" w:space="0" w:color="auto"/>
        <w:left w:val="none" w:sz="0" w:space="0" w:color="auto"/>
        <w:bottom w:val="none" w:sz="0" w:space="0" w:color="auto"/>
        <w:right w:val="none" w:sz="0" w:space="0" w:color="auto"/>
      </w:divBdr>
    </w:div>
    <w:div w:id="1212304303">
      <w:bodyDiv w:val="1"/>
      <w:marLeft w:val="0"/>
      <w:marRight w:val="0"/>
      <w:marTop w:val="0"/>
      <w:marBottom w:val="0"/>
      <w:divBdr>
        <w:top w:val="none" w:sz="0" w:space="0" w:color="auto"/>
        <w:left w:val="none" w:sz="0" w:space="0" w:color="auto"/>
        <w:bottom w:val="none" w:sz="0" w:space="0" w:color="auto"/>
        <w:right w:val="none" w:sz="0" w:space="0" w:color="auto"/>
      </w:divBdr>
    </w:div>
    <w:div w:id="1282296562">
      <w:bodyDiv w:val="1"/>
      <w:marLeft w:val="0"/>
      <w:marRight w:val="0"/>
      <w:marTop w:val="0"/>
      <w:marBottom w:val="0"/>
      <w:divBdr>
        <w:top w:val="none" w:sz="0" w:space="0" w:color="auto"/>
        <w:left w:val="none" w:sz="0" w:space="0" w:color="auto"/>
        <w:bottom w:val="none" w:sz="0" w:space="0" w:color="auto"/>
        <w:right w:val="none" w:sz="0" w:space="0" w:color="auto"/>
      </w:divBdr>
    </w:div>
    <w:div w:id="1400520133">
      <w:bodyDiv w:val="1"/>
      <w:marLeft w:val="0"/>
      <w:marRight w:val="0"/>
      <w:marTop w:val="0"/>
      <w:marBottom w:val="0"/>
      <w:divBdr>
        <w:top w:val="none" w:sz="0" w:space="0" w:color="auto"/>
        <w:left w:val="none" w:sz="0" w:space="0" w:color="auto"/>
        <w:bottom w:val="none" w:sz="0" w:space="0" w:color="auto"/>
        <w:right w:val="none" w:sz="0" w:space="0" w:color="auto"/>
      </w:divBdr>
      <w:divsChild>
        <w:div w:id="1792623484">
          <w:marLeft w:val="806"/>
          <w:marRight w:val="0"/>
          <w:marTop w:val="200"/>
          <w:marBottom w:val="0"/>
          <w:divBdr>
            <w:top w:val="none" w:sz="0" w:space="0" w:color="auto"/>
            <w:left w:val="none" w:sz="0" w:space="0" w:color="auto"/>
            <w:bottom w:val="none" w:sz="0" w:space="0" w:color="auto"/>
            <w:right w:val="none" w:sz="0" w:space="0" w:color="auto"/>
          </w:divBdr>
        </w:div>
        <w:div w:id="1919173041">
          <w:marLeft w:val="806"/>
          <w:marRight w:val="0"/>
          <w:marTop w:val="200"/>
          <w:marBottom w:val="0"/>
          <w:divBdr>
            <w:top w:val="none" w:sz="0" w:space="0" w:color="auto"/>
            <w:left w:val="none" w:sz="0" w:space="0" w:color="auto"/>
            <w:bottom w:val="none" w:sz="0" w:space="0" w:color="auto"/>
            <w:right w:val="none" w:sz="0" w:space="0" w:color="auto"/>
          </w:divBdr>
        </w:div>
        <w:div w:id="410926647">
          <w:marLeft w:val="1080"/>
          <w:marRight w:val="0"/>
          <w:marTop w:val="100"/>
          <w:marBottom w:val="0"/>
          <w:divBdr>
            <w:top w:val="none" w:sz="0" w:space="0" w:color="auto"/>
            <w:left w:val="none" w:sz="0" w:space="0" w:color="auto"/>
            <w:bottom w:val="none" w:sz="0" w:space="0" w:color="auto"/>
            <w:right w:val="none" w:sz="0" w:space="0" w:color="auto"/>
          </w:divBdr>
        </w:div>
      </w:divsChild>
    </w:div>
    <w:div w:id="1806505670">
      <w:bodyDiv w:val="1"/>
      <w:marLeft w:val="0"/>
      <w:marRight w:val="0"/>
      <w:marTop w:val="0"/>
      <w:marBottom w:val="0"/>
      <w:divBdr>
        <w:top w:val="none" w:sz="0" w:space="0" w:color="auto"/>
        <w:left w:val="none" w:sz="0" w:space="0" w:color="auto"/>
        <w:bottom w:val="none" w:sz="0" w:space="0" w:color="auto"/>
        <w:right w:val="none" w:sz="0" w:space="0" w:color="auto"/>
      </w:divBdr>
    </w:div>
    <w:div w:id="1819418195">
      <w:bodyDiv w:val="1"/>
      <w:marLeft w:val="0"/>
      <w:marRight w:val="0"/>
      <w:marTop w:val="0"/>
      <w:marBottom w:val="0"/>
      <w:divBdr>
        <w:top w:val="none" w:sz="0" w:space="0" w:color="auto"/>
        <w:left w:val="none" w:sz="0" w:space="0" w:color="auto"/>
        <w:bottom w:val="none" w:sz="0" w:space="0" w:color="auto"/>
        <w:right w:val="none" w:sz="0" w:space="0" w:color="auto"/>
      </w:divBdr>
    </w:div>
    <w:div w:id="1892686213">
      <w:bodyDiv w:val="1"/>
      <w:marLeft w:val="0"/>
      <w:marRight w:val="0"/>
      <w:marTop w:val="0"/>
      <w:marBottom w:val="0"/>
      <w:divBdr>
        <w:top w:val="none" w:sz="0" w:space="0" w:color="auto"/>
        <w:left w:val="none" w:sz="0" w:space="0" w:color="auto"/>
        <w:bottom w:val="none" w:sz="0" w:space="0" w:color="auto"/>
        <w:right w:val="none" w:sz="0" w:space="0" w:color="auto"/>
      </w:divBdr>
    </w:div>
    <w:div w:id="1964841327">
      <w:bodyDiv w:val="1"/>
      <w:marLeft w:val="0"/>
      <w:marRight w:val="0"/>
      <w:marTop w:val="0"/>
      <w:marBottom w:val="0"/>
      <w:divBdr>
        <w:top w:val="none" w:sz="0" w:space="0" w:color="auto"/>
        <w:left w:val="none" w:sz="0" w:space="0" w:color="auto"/>
        <w:bottom w:val="none" w:sz="0" w:space="0" w:color="auto"/>
        <w:right w:val="none" w:sz="0" w:space="0" w:color="auto"/>
      </w:divBdr>
    </w:div>
    <w:div w:id="2002270472">
      <w:bodyDiv w:val="1"/>
      <w:marLeft w:val="0"/>
      <w:marRight w:val="0"/>
      <w:marTop w:val="0"/>
      <w:marBottom w:val="0"/>
      <w:divBdr>
        <w:top w:val="none" w:sz="0" w:space="0" w:color="auto"/>
        <w:left w:val="none" w:sz="0" w:space="0" w:color="auto"/>
        <w:bottom w:val="none" w:sz="0" w:space="0" w:color="auto"/>
        <w:right w:val="none" w:sz="0" w:space="0" w:color="auto"/>
      </w:divBdr>
      <w:divsChild>
        <w:div w:id="892348715">
          <w:marLeft w:val="0"/>
          <w:marRight w:val="0"/>
          <w:marTop w:val="0"/>
          <w:marBottom w:val="0"/>
          <w:divBdr>
            <w:top w:val="none" w:sz="0" w:space="0" w:color="auto"/>
            <w:left w:val="none" w:sz="0" w:space="0" w:color="auto"/>
            <w:bottom w:val="none" w:sz="0" w:space="0" w:color="auto"/>
            <w:right w:val="none" w:sz="0" w:space="0" w:color="auto"/>
          </w:divBdr>
          <w:divsChild>
            <w:div w:id="56514307">
              <w:marLeft w:val="0"/>
              <w:marRight w:val="0"/>
              <w:marTop w:val="0"/>
              <w:marBottom w:val="0"/>
              <w:divBdr>
                <w:top w:val="none" w:sz="0" w:space="0" w:color="auto"/>
                <w:left w:val="none" w:sz="0" w:space="0" w:color="auto"/>
                <w:bottom w:val="none" w:sz="0" w:space="0" w:color="auto"/>
                <w:right w:val="none" w:sz="0" w:space="0" w:color="auto"/>
              </w:divBdr>
              <w:divsChild>
                <w:div w:id="1862474694">
                  <w:marLeft w:val="0"/>
                  <w:marRight w:val="0"/>
                  <w:marTop w:val="0"/>
                  <w:marBottom w:val="0"/>
                  <w:divBdr>
                    <w:top w:val="none" w:sz="0" w:space="0" w:color="auto"/>
                    <w:left w:val="none" w:sz="0" w:space="0" w:color="auto"/>
                    <w:bottom w:val="none" w:sz="0" w:space="0" w:color="auto"/>
                    <w:right w:val="none" w:sz="0" w:space="0" w:color="auto"/>
                  </w:divBdr>
                  <w:divsChild>
                    <w:div w:id="21179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040323">
      <w:bodyDiv w:val="1"/>
      <w:marLeft w:val="0"/>
      <w:marRight w:val="0"/>
      <w:marTop w:val="0"/>
      <w:marBottom w:val="0"/>
      <w:divBdr>
        <w:top w:val="none" w:sz="0" w:space="0" w:color="auto"/>
        <w:left w:val="none" w:sz="0" w:space="0" w:color="auto"/>
        <w:bottom w:val="none" w:sz="0" w:space="0" w:color="auto"/>
        <w:right w:val="none" w:sz="0" w:space="0" w:color="auto"/>
      </w:divBdr>
    </w:div>
    <w:div w:id="2029327583">
      <w:bodyDiv w:val="1"/>
      <w:marLeft w:val="0"/>
      <w:marRight w:val="0"/>
      <w:marTop w:val="0"/>
      <w:marBottom w:val="0"/>
      <w:divBdr>
        <w:top w:val="none" w:sz="0" w:space="0" w:color="auto"/>
        <w:left w:val="none" w:sz="0" w:space="0" w:color="auto"/>
        <w:bottom w:val="none" w:sz="0" w:space="0" w:color="auto"/>
        <w:right w:val="none" w:sz="0" w:space="0" w:color="auto"/>
      </w:divBdr>
      <w:divsChild>
        <w:div w:id="793982583">
          <w:marLeft w:val="360"/>
          <w:marRight w:val="0"/>
          <w:marTop w:val="200"/>
          <w:marBottom w:val="0"/>
          <w:divBdr>
            <w:top w:val="none" w:sz="0" w:space="0" w:color="auto"/>
            <w:left w:val="none" w:sz="0" w:space="0" w:color="auto"/>
            <w:bottom w:val="none" w:sz="0" w:space="0" w:color="auto"/>
            <w:right w:val="none" w:sz="0" w:space="0" w:color="auto"/>
          </w:divBdr>
        </w:div>
        <w:div w:id="1564758045">
          <w:marLeft w:val="360"/>
          <w:marRight w:val="0"/>
          <w:marTop w:val="200"/>
          <w:marBottom w:val="0"/>
          <w:divBdr>
            <w:top w:val="none" w:sz="0" w:space="0" w:color="auto"/>
            <w:left w:val="none" w:sz="0" w:space="0" w:color="auto"/>
            <w:bottom w:val="none" w:sz="0" w:space="0" w:color="auto"/>
            <w:right w:val="none" w:sz="0" w:space="0" w:color="auto"/>
          </w:divBdr>
        </w:div>
      </w:divsChild>
    </w:div>
    <w:div w:id="21024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epitools.ausvet.com.au/simtrueprevalence" TargetMode="External"/><Relationship Id="rId25" Type="http://schemas.openxmlformats.org/officeDocument/2006/relationships/hyperlink" Target="https://www.uptodate.com/contents/headache-in-pregnant-and-postpartum-women?sectionName=Acute%20migraine%20treatment&amp;topicRef=3347&amp;anchor=H3&amp;source=see_link" TargetMode="External"/><Relationship Id="rId2" Type="http://schemas.openxmlformats.org/officeDocument/2006/relationships/customXml" Target="../customXml/item2.xml"/><Relationship Id="rId16" Type="http://schemas.openxmlformats.org/officeDocument/2006/relationships/image" Target="media/image2.ti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ptodate.com/contents/headache-in-pregnant-and-postpartum-women?sectionName=Acute%20migraine%20treatment&amp;topicRef=3347&amp;anchor=H3&amp;source=see_link"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21B7B21A8E79498360E7D69C664CF8" ma:contentTypeVersion="6" ma:contentTypeDescription="Create a new document." ma:contentTypeScope="" ma:versionID="4b74d20e6a2b64c1e7feffa23aaa7017">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5d93a6d0f8e42e6080655108d91013dd"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5F945-AC2C-4FAC-8C38-472EB0AB9E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8FF6BE-E475-455B-8A82-F06311675E50}">
  <ds:schemaRefs>
    <ds:schemaRef ds:uri="http://schemas.openxmlformats.org/officeDocument/2006/bibliography"/>
  </ds:schemaRefs>
</ds:datastoreItem>
</file>

<file path=customXml/itemProps3.xml><?xml version="1.0" encoding="utf-8"?>
<ds:datastoreItem xmlns:ds="http://schemas.openxmlformats.org/officeDocument/2006/customXml" ds:itemID="{44D5506F-E79E-4420-B7C8-B10334A18EC6}">
  <ds:schemaRefs>
    <ds:schemaRef ds:uri="http://schemas.microsoft.com/sharepoint/v3/contenttype/forms"/>
  </ds:schemaRefs>
</ds:datastoreItem>
</file>

<file path=customXml/itemProps4.xml><?xml version="1.0" encoding="utf-8"?>
<ds:datastoreItem xmlns:ds="http://schemas.openxmlformats.org/officeDocument/2006/customXml" ds:itemID="{5733FE05-17E1-49F2-A626-7B44240BEE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27bd4-d919-4cde-be8f-c8c01880f38f"/>
    <ds:schemaRef ds:uri="101111ff-a703-44f4-bedb-571a174d8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8112</Words>
  <Characters>48918</Characters>
  <Application>Microsoft Office Word</Application>
  <DocSecurity>0</DocSecurity>
  <Lines>1254</Lines>
  <Paragraphs>613</Paragraphs>
  <ScaleCrop>false</ScaleCrop>
  <Company/>
  <LinksUpToDate>false</LinksUpToDate>
  <CharactersWithSpaces>56417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Pryce</dc:creator>
  <cp:lastModifiedBy>Andaur Navarro, C.L. (Constanza)</cp:lastModifiedBy>
  <cp:revision>8</cp:revision>
  <cp:lastPrinted>2023-03-06T13:59:00Z</cp:lastPrinted>
  <dcterms:created xsi:type="dcterms:W3CDTF">2022-06-14T08:08:00Z</dcterms:created>
  <dcterms:modified xsi:type="dcterms:W3CDTF">2023-03-06T13:59:00Z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2021-08-30T14:27:54Z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b70a5b36-62f8-47fc-b53e-ed3945eea827</vt:lpwstr>
  </property>
  <property fmtid="{D5CDD505-2E9C-101B-9397-08002B2CF9AE}" pid="8" name="MSIP_Label_4929bff8-5b33-42aa-95d2-28f72e792cb0_ContentBits">
    <vt:lpwstr>0</vt:lpwstr>
  </property>
  <property fmtid="{D5CDD505-2E9C-101B-9397-08002B2CF9AE}" pid="9" name="ContentTypeId">
    <vt:lpwstr>0x0101004121B7B21A8E79498360E7D69C664CF8</vt:lpwstr>
  </property>
</Properties>
</file>