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p14">
  <w:body>
    <w:p w:rsidR="00B13A5E" w:rsidP="001C1F6B" w:rsidRDefault="00B13A5E" w14:paraId="40A92305" w14:textId="77777777">
      <w:pPr>
        <w:pStyle w:val="Header"/>
        <w:tabs>
          <w:tab w:val="left" w:pos="142"/>
          <w:tab w:val="right" w:pos="9781"/>
        </w:tabs>
        <w:spacing w:line="360" w:lineRule="auto"/>
        <w:ind w:left="142" w:hanging="142"/>
        <w:jc w:val="both"/>
        <w:rPr>
          <w:rFonts w:ascii="Times New Roman" w:hAnsi="Times New Roman" w:cs="Times New Roman"/>
          <w:lang w:val="en-US"/>
        </w:rPr>
      </w:pPr>
    </w:p>
    <w:p w:rsidRPr="00340CF4" w:rsidR="006C06F3" w:rsidP="6913E809" w:rsidRDefault="006C06F3" w14:paraId="1DCC670E" w14:textId="12A588F7">
      <w:pPr>
        <w:pStyle w:val="Header"/>
        <w:tabs>
          <w:tab w:val="left" w:pos="142"/>
          <w:tab w:val="right" w:pos="9781"/>
        </w:tabs>
        <w:spacing w:line="360" w:lineRule="auto"/>
        <w:jc w:val="both"/>
        <w:rPr>
          <w:rFonts w:ascii="Times New Roman" w:hAnsi="Times New Roman" w:cs="Times New Roman"/>
          <w:b w:val="1"/>
          <w:bCs w:val="1"/>
          <w:sz w:val="16"/>
          <w:szCs w:val="16"/>
          <w:lang w:val="en-US"/>
        </w:rPr>
      </w:pPr>
      <w:r w:rsidR="006C06F3">
        <w:drawing>
          <wp:inline wp14:editId="3B269551" wp14:anchorId="2215AB1D">
            <wp:extent cx="2424820" cy="796473"/>
            <wp:effectExtent l="0" t="0" r="0" b="3810"/>
            <wp:docPr id="3" name="Afbeelding 2" title=""/>
            <wp:cNvGraphicFramePr>
              <a:graphicFrameLocks noChangeAspect="1"/>
            </wp:cNvGraphicFramePr>
            <a:graphic>
              <a:graphicData uri="http://schemas.openxmlformats.org/drawingml/2006/picture">
                <pic:pic>
                  <pic:nvPicPr>
                    <pic:cNvPr id="0" name="Afbeelding 2"/>
                    <pic:cNvPicPr/>
                  </pic:nvPicPr>
                  <pic:blipFill>
                    <a:blip r:embed="R118a9f6966b5411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24820" cy="796473"/>
                    </a:xfrm>
                    <a:prstGeom prst="rect">
                      <a:avLst/>
                    </a:prstGeom>
                  </pic:spPr>
                </pic:pic>
              </a:graphicData>
            </a:graphic>
          </wp:inline>
        </w:drawing>
      </w:r>
      <w:r w:rsidRPr="6913E809" w:rsidR="006C06F3">
        <w:rPr>
          <w:rFonts w:ascii="Times New Roman" w:hAnsi="Times New Roman" w:cs="Times New Roman"/>
          <w:lang w:val="en-US"/>
        </w:rPr>
        <w:t xml:space="preserve">      </w:t>
      </w:r>
      <w:r w:rsidRPr="6913E809" w:rsidR="00F17A7E">
        <w:rPr>
          <w:rFonts w:ascii="Times New Roman" w:hAnsi="Times New Roman" w:cs="Times New Roman"/>
          <w:lang w:val="en-US"/>
        </w:rPr>
        <w:t xml:space="preserve">                    </w:t>
      </w:r>
      <w:r w:rsidRPr="6913E809" w:rsidR="006C06F3">
        <w:rPr>
          <w:rFonts w:ascii="Times New Roman" w:hAnsi="Times New Roman" w:cs="Times New Roman"/>
          <w:lang w:val="en-US"/>
        </w:rPr>
        <w:t xml:space="preserve"> </w:t>
      </w:r>
      <w:r w:rsidRPr="6913E809" w:rsidR="006C06F3">
        <w:rPr>
          <w:rFonts w:ascii="Times New Roman" w:hAnsi="Times New Roman" w:cs="Times New Roman"/>
          <w:lang w:val="en-US"/>
        </w:rPr>
        <w:t xml:space="preserve"> </w:t>
      </w:r>
      <w:r w:rsidR="006C06F3">
        <w:drawing>
          <wp:inline wp14:editId="17593E04" wp14:anchorId="51682B51">
            <wp:extent cx="2493909" cy="798830"/>
            <wp:effectExtent l="0" t="0" r="1905" b="1270"/>
            <wp:docPr id="8" name="Picture 8" descr="::IMI Logo4letterhead:IMI 45mm4Letterhead.png" title=""/>
            <wp:cNvGraphicFramePr>
              <a:graphicFrameLocks noChangeAspect="1"/>
            </wp:cNvGraphicFramePr>
            <a:graphic>
              <a:graphicData uri="http://schemas.openxmlformats.org/drawingml/2006/picture">
                <pic:pic>
                  <pic:nvPicPr>
                    <pic:cNvPr id="0" name="Picture 8"/>
                    <pic:cNvPicPr/>
                  </pic:nvPicPr>
                  <pic:blipFill>
                    <a:blip r:embed="R8873c0d204dc498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493909" cy="798830"/>
                    </a:xfrm>
                    <a:prstGeom prst="rect">
                      <a:avLst/>
                    </a:prstGeom>
                  </pic:spPr>
                </pic:pic>
              </a:graphicData>
            </a:graphic>
          </wp:inline>
        </w:drawing>
      </w:r>
      <w:r w:rsidRPr="6913E809" w:rsidR="006C06F3">
        <w:rPr>
          <w:rFonts w:ascii="Times New Roman" w:hAnsi="Times New Roman" w:cs="Times New Roman"/>
          <w:b w:val="1"/>
          <w:bCs w:val="1"/>
          <w:sz w:val="16"/>
          <w:szCs w:val="16"/>
          <w:lang w:val="en-US"/>
        </w:rPr>
        <w:t xml:space="preserve"> </w:t>
      </w:r>
    </w:p>
    <w:p w:rsidRPr="00340CF4" w:rsidR="006C06F3" w:rsidP="002F2E92" w:rsidRDefault="006C06F3" w14:paraId="459A3A8F" w14:textId="77777777">
      <w:pPr>
        <w:tabs>
          <w:tab w:val="left" w:pos="142"/>
        </w:tabs>
      </w:pPr>
    </w:p>
    <w:p w:rsidRPr="00340CF4" w:rsidR="006C06F3" w:rsidP="002F2E92" w:rsidRDefault="006C06F3" w14:paraId="48C55BD0" w14:textId="77777777">
      <w:pPr>
        <w:tabs>
          <w:tab w:val="left" w:pos="142"/>
        </w:tabs>
        <w:jc w:val="center"/>
        <w:rPr>
          <w:rFonts w:cstheme="minorHAnsi"/>
          <w:bCs/>
          <w:sz w:val="44"/>
          <w:szCs w:val="40"/>
        </w:rPr>
      </w:pPr>
    </w:p>
    <w:p w:rsidRPr="00340CF4" w:rsidR="006C06F3" w:rsidP="002F2E92" w:rsidRDefault="006C06F3" w14:paraId="56600890" w14:textId="77777777">
      <w:pPr>
        <w:tabs>
          <w:tab w:val="left" w:pos="142"/>
        </w:tabs>
        <w:jc w:val="center"/>
        <w:rPr>
          <w:rFonts w:cstheme="minorHAnsi"/>
          <w:bCs/>
          <w:sz w:val="44"/>
          <w:szCs w:val="40"/>
        </w:rPr>
      </w:pPr>
    </w:p>
    <w:p w:rsidRPr="00340CF4" w:rsidR="006C06F3" w:rsidP="002F2E92" w:rsidRDefault="008A7C26" w14:paraId="3D355986" w14:textId="73BB3289">
      <w:pPr>
        <w:tabs>
          <w:tab w:val="left" w:pos="142"/>
        </w:tabs>
        <w:jc w:val="center"/>
        <w:rPr>
          <w:rFonts w:cstheme="minorHAnsi"/>
          <w:b/>
          <w:bCs/>
          <w:sz w:val="44"/>
          <w:szCs w:val="36"/>
        </w:rPr>
      </w:pPr>
      <w:r w:rsidRPr="00340CF4">
        <w:rPr>
          <w:rFonts w:cstheme="minorHAnsi"/>
          <w:b/>
          <w:bCs/>
          <w:sz w:val="44"/>
          <w:szCs w:val="36"/>
        </w:rPr>
        <w:t>Statistical analysis plan</w:t>
      </w:r>
      <w:r w:rsidRPr="00340CF4" w:rsidR="002D7133">
        <w:rPr>
          <w:rFonts w:cstheme="minorHAnsi"/>
          <w:b/>
          <w:bCs/>
          <w:sz w:val="44"/>
          <w:szCs w:val="36"/>
        </w:rPr>
        <w:t xml:space="preserve"> </w:t>
      </w:r>
    </w:p>
    <w:p w:rsidRPr="00340CF4" w:rsidR="006C06F3" w:rsidP="002F2E92" w:rsidRDefault="006C06F3" w14:paraId="42B84205" w14:textId="77777777">
      <w:pPr>
        <w:tabs>
          <w:tab w:val="left" w:pos="142"/>
        </w:tabs>
        <w:jc w:val="center"/>
        <w:rPr>
          <w:rFonts w:cstheme="minorHAnsi"/>
          <w:bCs/>
          <w:sz w:val="44"/>
          <w:szCs w:val="40"/>
        </w:rPr>
      </w:pPr>
    </w:p>
    <w:p w:rsidRPr="00340CF4" w:rsidR="006C06F3" w:rsidP="001B7616" w:rsidRDefault="006C06F3" w14:paraId="31C99993" w14:textId="09D2E64D">
      <w:pPr>
        <w:tabs>
          <w:tab w:val="left" w:pos="142"/>
        </w:tabs>
        <w:spacing w:line="276" w:lineRule="auto"/>
        <w:jc w:val="center"/>
        <w:rPr>
          <w:b/>
          <w:sz w:val="44"/>
          <w:szCs w:val="44"/>
        </w:rPr>
      </w:pPr>
      <w:r w:rsidRPr="00340CF4">
        <w:rPr>
          <w:b/>
          <w:sz w:val="44"/>
          <w:szCs w:val="44"/>
        </w:rPr>
        <w:t>Algorithms for characterizing migraine in healthcare databases</w:t>
      </w:r>
      <w:r w:rsidRPr="00340CF4" w:rsidR="00A54F5B">
        <w:rPr>
          <w:b/>
          <w:sz w:val="44"/>
          <w:szCs w:val="44"/>
        </w:rPr>
        <w:t xml:space="preserve"> for use in perinatal studies</w:t>
      </w:r>
      <w:r w:rsidRPr="00340CF4">
        <w:rPr>
          <w:b/>
          <w:sz w:val="44"/>
          <w:szCs w:val="44"/>
        </w:rPr>
        <w:t xml:space="preserve">: </w:t>
      </w:r>
    </w:p>
    <w:p w:rsidRPr="00340CF4" w:rsidR="006C06F3" w:rsidP="001B7616" w:rsidRDefault="006C06F3" w14:paraId="1E157B7D" w14:textId="5C818D1B">
      <w:pPr>
        <w:tabs>
          <w:tab w:val="left" w:pos="142"/>
        </w:tabs>
        <w:spacing w:line="276" w:lineRule="auto"/>
        <w:jc w:val="center"/>
        <w:rPr>
          <w:b/>
          <w:sz w:val="48"/>
        </w:rPr>
      </w:pPr>
      <w:r w:rsidRPr="00340CF4">
        <w:rPr>
          <w:b/>
          <w:sz w:val="44"/>
          <w:szCs w:val="44"/>
        </w:rPr>
        <w:t>A</w:t>
      </w:r>
      <w:r w:rsidRPr="00340CF4" w:rsidR="0043169E">
        <w:rPr>
          <w:b/>
          <w:sz w:val="44"/>
          <w:szCs w:val="44"/>
        </w:rPr>
        <w:t xml:space="preserve"> </w:t>
      </w:r>
      <w:r w:rsidRPr="00340CF4" w:rsidR="00A54F5B">
        <w:rPr>
          <w:b/>
          <w:sz w:val="44"/>
          <w:szCs w:val="44"/>
        </w:rPr>
        <w:t>European multi-database study</w:t>
      </w:r>
    </w:p>
    <w:p w:rsidRPr="00340CF4" w:rsidR="00F17A7E" w:rsidP="002F2E92" w:rsidRDefault="00F17A7E" w14:paraId="392F3125" w14:textId="77777777">
      <w:pPr>
        <w:tabs>
          <w:tab w:val="left" w:pos="142"/>
        </w:tabs>
        <w:jc w:val="center"/>
        <w:rPr>
          <w:rFonts w:cstheme="minorHAnsi"/>
          <w:b/>
          <w:sz w:val="72"/>
          <w:szCs w:val="32"/>
        </w:rPr>
      </w:pPr>
      <w:r w:rsidRPr="00340CF4">
        <w:rPr>
          <w:rFonts w:ascii="Times New Roman" w:hAnsi="Times New Roman" w:cs="Times New Roman"/>
          <w:b/>
          <w:noProof/>
          <w:sz w:val="24"/>
          <w:szCs w:val="24"/>
        </w:rPr>
        <w:drawing>
          <wp:anchor distT="0" distB="0" distL="114300" distR="114300" simplePos="0" relativeHeight="251563520" behindDoc="0" locked="0" layoutInCell="1" allowOverlap="1" wp14:anchorId="1432A0FC" wp14:editId="7556A1E2">
            <wp:simplePos x="0" y="0"/>
            <wp:positionH relativeFrom="margin">
              <wp:posOffset>2220497</wp:posOffset>
            </wp:positionH>
            <wp:positionV relativeFrom="paragraph">
              <wp:posOffset>471268</wp:posOffset>
            </wp:positionV>
            <wp:extent cx="1315085" cy="13150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O_Segl_300dpi.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15085" cy="1315085"/>
                    </a:xfrm>
                    <a:prstGeom prst="rect">
                      <a:avLst/>
                    </a:prstGeom>
                  </pic:spPr>
                </pic:pic>
              </a:graphicData>
            </a:graphic>
            <wp14:sizeRelH relativeFrom="margin">
              <wp14:pctWidth>0</wp14:pctWidth>
            </wp14:sizeRelH>
            <wp14:sizeRelV relativeFrom="margin">
              <wp14:pctHeight>0</wp14:pctHeight>
            </wp14:sizeRelV>
          </wp:anchor>
        </w:drawing>
      </w:r>
    </w:p>
    <w:p w:rsidRPr="00340CF4" w:rsidR="006C06F3" w:rsidP="002F2E92" w:rsidRDefault="006C06F3" w14:paraId="627D1DE6" w14:textId="77777777">
      <w:pPr>
        <w:tabs>
          <w:tab w:val="left" w:pos="142"/>
        </w:tabs>
        <w:jc w:val="center"/>
        <w:rPr>
          <w:rFonts w:cstheme="minorHAnsi"/>
          <w:sz w:val="32"/>
          <w:szCs w:val="32"/>
        </w:rPr>
      </w:pPr>
    </w:p>
    <w:p w:rsidRPr="00340CF4" w:rsidR="006C06F3" w:rsidP="002F2E92" w:rsidRDefault="006C06F3" w14:paraId="74F0E900" w14:textId="77777777">
      <w:pPr>
        <w:tabs>
          <w:tab w:val="left" w:pos="142"/>
        </w:tabs>
        <w:jc w:val="center"/>
        <w:rPr>
          <w:rFonts w:cstheme="minorHAnsi"/>
          <w:sz w:val="32"/>
          <w:szCs w:val="32"/>
        </w:rPr>
      </w:pPr>
    </w:p>
    <w:p w:rsidRPr="00340CF4" w:rsidR="006C06F3" w:rsidP="002F2E92" w:rsidRDefault="006C06F3" w14:paraId="5927AD25" w14:textId="77777777">
      <w:pPr>
        <w:tabs>
          <w:tab w:val="left" w:pos="142"/>
        </w:tabs>
        <w:jc w:val="center"/>
        <w:rPr>
          <w:rFonts w:cstheme="minorHAnsi"/>
          <w:sz w:val="28"/>
          <w:szCs w:val="28"/>
        </w:rPr>
      </w:pPr>
    </w:p>
    <w:p w:rsidRPr="00340CF4" w:rsidR="006C06F3" w:rsidP="002F2E92" w:rsidRDefault="006C06F3" w14:paraId="622A3FED" w14:textId="77777777">
      <w:pPr>
        <w:tabs>
          <w:tab w:val="left" w:pos="142"/>
        </w:tabs>
        <w:jc w:val="center"/>
        <w:rPr>
          <w:rFonts w:cstheme="minorHAnsi"/>
          <w:sz w:val="28"/>
          <w:szCs w:val="28"/>
        </w:rPr>
      </w:pPr>
    </w:p>
    <w:p w:rsidRPr="00D428F6" w:rsidR="00DE51CB" w:rsidP="00D428F6" w:rsidRDefault="00DE51CB" w14:paraId="3CA4FF74" w14:textId="09426374">
      <w:pPr>
        <w:jc w:val="center"/>
        <w:rPr>
          <w:sz w:val="28"/>
        </w:rPr>
      </w:pPr>
      <w:r w:rsidRPr="00D428F6">
        <w:rPr>
          <w:sz w:val="28"/>
        </w:rPr>
        <w:t>Drafted by</w:t>
      </w:r>
    </w:p>
    <w:p w:rsidRPr="00D428F6" w:rsidR="006C06F3" w:rsidP="00D428F6" w:rsidRDefault="00DE51CB" w14:paraId="72BFB4FF" w14:textId="624AC846">
      <w:pPr>
        <w:jc w:val="center"/>
        <w:rPr>
          <w:sz w:val="28"/>
          <w:lang w:val="nn-NO"/>
        </w:rPr>
      </w:pPr>
      <w:r w:rsidRPr="00D428F6">
        <w:rPr>
          <w:sz w:val="28"/>
          <w:lang w:val="nn-NO"/>
        </w:rPr>
        <w:t xml:space="preserve">Socheat </w:t>
      </w:r>
      <w:r w:rsidRPr="00D428F6" w:rsidR="00A54F5B">
        <w:rPr>
          <w:sz w:val="28"/>
          <w:lang w:val="nn-NO"/>
        </w:rPr>
        <w:t>Cheng, UOSLO</w:t>
      </w:r>
    </w:p>
    <w:p w:rsidRPr="00D428F6" w:rsidR="006C06F3" w:rsidP="00D428F6" w:rsidRDefault="006C06F3" w14:paraId="3F8F9778" w14:textId="013A00AA">
      <w:pPr>
        <w:jc w:val="center"/>
        <w:rPr>
          <w:color w:val="000000" w:themeColor="text1"/>
          <w:sz w:val="28"/>
          <w:lang w:val="nn-NO"/>
        </w:rPr>
      </w:pPr>
      <w:r w:rsidRPr="00D428F6">
        <w:rPr>
          <w:color w:val="000000" w:themeColor="text1"/>
          <w:sz w:val="28"/>
          <w:lang w:val="nn-NO"/>
        </w:rPr>
        <w:t>Hedvig Nordeng</w:t>
      </w:r>
      <w:r w:rsidRPr="00D428F6" w:rsidR="00A54F5B">
        <w:rPr>
          <w:color w:val="000000" w:themeColor="text1"/>
          <w:sz w:val="28"/>
          <w:lang w:val="nn-NO"/>
        </w:rPr>
        <w:t>, UO</w:t>
      </w:r>
      <w:r w:rsidRPr="00D428F6" w:rsidR="00771E90">
        <w:rPr>
          <w:color w:val="000000" w:themeColor="text1"/>
          <w:sz w:val="28"/>
          <w:lang w:val="nn-NO"/>
        </w:rPr>
        <w:t>SLO</w:t>
      </w:r>
    </w:p>
    <w:p w:rsidRPr="00D428F6" w:rsidR="003932B8" w:rsidP="00D428F6" w:rsidRDefault="00C71FE6" w14:paraId="1BAE8827" w14:textId="7E623791">
      <w:pPr>
        <w:jc w:val="center"/>
        <w:rPr>
          <w:color w:val="000000" w:themeColor="text1"/>
          <w:sz w:val="28"/>
          <w:lang w:val="nn-NO"/>
        </w:rPr>
      </w:pPr>
      <w:r w:rsidRPr="00D428F6">
        <w:rPr>
          <w:color w:val="000000" w:themeColor="text1"/>
          <w:sz w:val="28"/>
          <w:lang w:val="nn-NO"/>
        </w:rPr>
        <w:t>Final editing by Angela Lupattelli</w:t>
      </w:r>
      <w:r w:rsidRPr="00D428F6" w:rsidR="003932B8">
        <w:rPr>
          <w:color w:val="000000" w:themeColor="text1"/>
          <w:sz w:val="28"/>
          <w:lang w:val="nn-NO"/>
        </w:rPr>
        <w:t>, UOSLO</w:t>
      </w:r>
    </w:p>
    <w:p w:rsidRPr="00D428F6" w:rsidR="006C06F3" w:rsidP="00D428F6" w:rsidRDefault="00A54F5B" w14:paraId="02B2A1C0" w14:textId="19278D59">
      <w:pPr>
        <w:jc w:val="center"/>
        <w:rPr>
          <w:color w:val="000000" w:themeColor="text1"/>
          <w:sz w:val="28"/>
        </w:rPr>
      </w:pPr>
      <w:r w:rsidRPr="00D428F6">
        <w:rPr>
          <w:color w:val="000000" w:themeColor="text1"/>
          <w:sz w:val="28"/>
        </w:rPr>
        <w:t xml:space="preserve">Version </w:t>
      </w:r>
      <w:r w:rsidR="007649A0">
        <w:rPr>
          <w:color w:val="000000" w:themeColor="text1"/>
          <w:sz w:val="28"/>
        </w:rPr>
        <w:t>07</w:t>
      </w:r>
      <w:r w:rsidRPr="00D428F6" w:rsidR="003947E6">
        <w:rPr>
          <w:color w:val="000000" w:themeColor="text1"/>
          <w:sz w:val="28"/>
        </w:rPr>
        <w:t>.</w:t>
      </w:r>
      <w:r w:rsidRPr="00D428F6" w:rsidR="00C71FE6">
        <w:rPr>
          <w:color w:val="000000" w:themeColor="text1"/>
          <w:sz w:val="28"/>
        </w:rPr>
        <w:t>0</w:t>
      </w:r>
      <w:r w:rsidR="007649A0">
        <w:rPr>
          <w:color w:val="000000" w:themeColor="text1"/>
          <w:sz w:val="28"/>
        </w:rPr>
        <w:t>6</w:t>
      </w:r>
      <w:r w:rsidRPr="00D428F6" w:rsidR="00C71FE6">
        <w:rPr>
          <w:color w:val="000000" w:themeColor="text1"/>
          <w:sz w:val="28"/>
        </w:rPr>
        <w:t>.2022</w:t>
      </w:r>
    </w:p>
    <w:sdt>
      <w:sdtPr>
        <w:rPr>
          <w:rFonts w:asciiTheme="minorHAnsi" w:hAnsiTheme="minorHAnsi" w:eastAsiaTheme="minorHAnsi" w:cstheme="minorBidi"/>
          <w:color w:val="auto"/>
          <w:sz w:val="22"/>
          <w:szCs w:val="22"/>
        </w:rPr>
        <w:id w:val="-343484706"/>
        <w:docPartObj>
          <w:docPartGallery w:val="Table of Contents"/>
          <w:docPartUnique/>
        </w:docPartObj>
      </w:sdtPr>
      <w:sdtEndPr>
        <w:rPr>
          <w:b/>
          <w:bCs/>
          <w:noProof/>
          <w:sz w:val="32"/>
          <w:szCs w:val="32"/>
        </w:rPr>
      </w:sdtEndPr>
      <w:sdtContent>
        <w:p w:rsidRPr="00340CF4" w:rsidR="006C06F3" w:rsidP="002F2E92" w:rsidRDefault="006C06F3" w14:paraId="404AF475" w14:textId="77777777">
          <w:pPr>
            <w:pStyle w:val="TOCHeading"/>
            <w:tabs>
              <w:tab w:val="left" w:pos="142"/>
            </w:tabs>
            <w:spacing w:line="360" w:lineRule="auto"/>
            <w:rPr>
              <w:rFonts w:asciiTheme="minorHAnsi" w:hAnsiTheme="minorHAnsi"/>
              <w:b/>
              <w:color w:val="auto"/>
              <w:sz w:val="36"/>
            </w:rPr>
          </w:pPr>
          <w:r w:rsidRPr="00340CF4">
            <w:rPr>
              <w:rFonts w:asciiTheme="minorHAnsi" w:hAnsiTheme="minorHAnsi"/>
              <w:b/>
              <w:color w:val="auto"/>
              <w:sz w:val="36"/>
            </w:rPr>
            <w:t>Contents</w:t>
          </w:r>
        </w:p>
        <w:p w:rsidR="008703CF" w:rsidRDefault="006C06F3" w14:paraId="3588F68E" w14:textId="4968E14D">
          <w:pPr>
            <w:pStyle w:val="TOC2"/>
            <w:tabs>
              <w:tab w:val="right" w:leader="dot" w:pos="9062"/>
            </w:tabs>
            <w:rPr>
              <w:rFonts w:eastAsiaTheme="minorEastAsia"/>
              <w:noProof/>
            </w:rPr>
          </w:pPr>
          <w:r w:rsidRPr="00340CF4">
            <w:rPr>
              <w:sz w:val="52"/>
              <w:szCs w:val="32"/>
            </w:rPr>
            <w:fldChar w:fldCharType="begin"/>
          </w:r>
          <w:r w:rsidRPr="00340CF4">
            <w:rPr>
              <w:sz w:val="52"/>
              <w:szCs w:val="32"/>
            </w:rPr>
            <w:instrText xml:space="preserve"> TOC \o "1-3" \h \z \u </w:instrText>
          </w:r>
          <w:r w:rsidRPr="00340CF4">
            <w:rPr>
              <w:sz w:val="52"/>
              <w:szCs w:val="32"/>
            </w:rPr>
            <w:fldChar w:fldCharType="separate"/>
          </w:r>
          <w:hyperlink w:history="1" w:anchor="_Toc105521113">
            <w:r w:rsidRPr="00BD689B" w:rsidR="008703CF">
              <w:rPr>
                <w:rStyle w:val="Hyperlink"/>
                <w:rFonts w:cs="Calibri"/>
                <w:noProof/>
              </w:rPr>
              <w:t>Main Author(s) of the SAP</w:t>
            </w:r>
            <w:r w:rsidR="008703CF">
              <w:rPr>
                <w:noProof/>
                <w:webHidden/>
              </w:rPr>
              <w:tab/>
            </w:r>
            <w:r w:rsidR="008703CF">
              <w:rPr>
                <w:noProof/>
                <w:webHidden/>
              </w:rPr>
              <w:fldChar w:fldCharType="begin"/>
            </w:r>
            <w:r w:rsidR="008703CF">
              <w:rPr>
                <w:noProof/>
                <w:webHidden/>
              </w:rPr>
              <w:instrText xml:space="preserve"> PAGEREF _Toc105521113 \h </w:instrText>
            </w:r>
            <w:r w:rsidR="008703CF">
              <w:rPr>
                <w:noProof/>
                <w:webHidden/>
              </w:rPr>
            </w:r>
            <w:r w:rsidR="008703CF">
              <w:rPr>
                <w:noProof/>
                <w:webHidden/>
              </w:rPr>
              <w:fldChar w:fldCharType="separate"/>
            </w:r>
            <w:r w:rsidR="008703CF">
              <w:rPr>
                <w:noProof/>
                <w:webHidden/>
              </w:rPr>
              <w:t>3</w:t>
            </w:r>
            <w:r w:rsidR="008703CF">
              <w:rPr>
                <w:noProof/>
                <w:webHidden/>
              </w:rPr>
              <w:fldChar w:fldCharType="end"/>
            </w:r>
          </w:hyperlink>
        </w:p>
        <w:p w:rsidR="008703CF" w:rsidRDefault="00B91188" w14:paraId="62677263" w14:textId="4399D13B">
          <w:pPr>
            <w:pStyle w:val="TOC2"/>
            <w:tabs>
              <w:tab w:val="right" w:leader="dot" w:pos="9062"/>
            </w:tabs>
            <w:rPr>
              <w:rFonts w:eastAsiaTheme="minorEastAsia"/>
              <w:noProof/>
            </w:rPr>
          </w:pPr>
          <w:hyperlink w:history="1" w:anchor="_Toc105521114">
            <w:r w:rsidRPr="00BD689B" w:rsidR="008703CF">
              <w:rPr>
                <w:rStyle w:val="Hyperlink"/>
                <w:rFonts w:cs="Calibri"/>
                <w:noProof/>
              </w:rPr>
              <w:t>Reviewers of the document</w:t>
            </w:r>
            <w:r w:rsidR="008703CF">
              <w:rPr>
                <w:noProof/>
                <w:webHidden/>
              </w:rPr>
              <w:tab/>
            </w:r>
            <w:r w:rsidR="008703CF">
              <w:rPr>
                <w:noProof/>
                <w:webHidden/>
              </w:rPr>
              <w:fldChar w:fldCharType="begin"/>
            </w:r>
            <w:r w:rsidR="008703CF">
              <w:rPr>
                <w:noProof/>
                <w:webHidden/>
              </w:rPr>
              <w:instrText xml:space="preserve"> PAGEREF _Toc105521114 \h </w:instrText>
            </w:r>
            <w:r w:rsidR="008703CF">
              <w:rPr>
                <w:noProof/>
                <w:webHidden/>
              </w:rPr>
            </w:r>
            <w:r w:rsidR="008703CF">
              <w:rPr>
                <w:noProof/>
                <w:webHidden/>
              </w:rPr>
              <w:fldChar w:fldCharType="separate"/>
            </w:r>
            <w:r w:rsidR="008703CF">
              <w:rPr>
                <w:noProof/>
                <w:webHidden/>
              </w:rPr>
              <w:t>4</w:t>
            </w:r>
            <w:r w:rsidR="008703CF">
              <w:rPr>
                <w:noProof/>
                <w:webHidden/>
              </w:rPr>
              <w:fldChar w:fldCharType="end"/>
            </w:r>
          </w:hyperlink>
        </w:p>
        <w:p w:rsidR="008703CF" w:rsidRDefault="00B91188" w14:paraId="359C20C6" w14:textId="23A02633">
          <w:pPr>
            <w:pStyle w:val="TOC1"/>
            <w:rPr>
              <w:rFonts w:eastAsiaTheme="minorEastAsia"/>
              <w:noProof/>
            </w:rPr>
          </w:pPr>
          <w:hyperlink w:history="1" w:anchor="_Toc105521115">
            <w:r w:rsidRPr="00BD689B" w:rsidR="008703CF">
              <w:rPr>
                <w:rStyle w:val="Hyperlink"/>
                <w:noProof/>
              </w:rPr>
              <w:t>1. Introduction</w:t>
            </w:r>
            <w:r w:rsidR="008703CF">
              <w:rPr>
                <w:noProof/>
                <w:webHidden/>
              </w:rPr>
              <w:tab/>
            </w:r>
            <w:r w:rsidR="008703CF">
              <w:rPr>
                <w:noProof/>
                <w:webHidden/>
              </w:rPr>
              <w:fldChar w:fldCharType="begin"/>
            </w:r>
            <w:r w:rsidR="008703CF">
              <w:rPr>
                <w:noProof/>
                <w:webHidden/>
              </w:rPr>
              <w:instrText xml:space="preserve"> PAGEREF _Toc105521115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rsidR="008703CF" w:rsidRDefault="00B91188" w14:paraId="41A2197B" w14:textId="3A40F695">
          <w:pPr>
            <w:pStyle w:val="TOC2"/>
            <w:tabs>
              <w:tab w:val="right" w:leader="dot" w:pos="9062"/>
            </w:tabs>
            <w:rPr>
              <w:rFonts w:eastAsiaTheme="minorEastAsia"/>
              <w:noProof/>
            </w:rPr>
          </w:pPr>
          <w:hyperlink w:history="1" w:anchor="_Toc105521116">
            <w:r w:rsidRPr="00BD689B" w:rsidR="008703CF">
              <w:rPr>
                <w:rStyle w:val="Hyperlink"/>
                <w:noProof/>
              </w:rPr>
              <w:t>1.1 Perinatal migraine</w:t>
            </w:r>
            <w:r w:rsidR="008703CF">
              <w:rPr>
                <w:noProof/>
                <w:webHidden/>
              </w:rPr>
              <w:tab/>
            </w:r>
            <w:r w:rsidR="008703CF">
              <w:rPr>
                <w:noProof/>
                <w:webHidden/>
              </w:rPr>
              <w:fldChar w:fldCharType="begin"/>
            </w:r>
            <w:r w:rsidR="008703CF">
              <w:rPr>
                <w:noProof/>
                <w:webHidden/>
              </w:rPr>
              <w:instrText xml:space="preserve"> PAGEREF _Toc105521116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rsidR="008703CF" w:rsidRDefault="00B91188" w14:paraId="02B85D74" w14:textId="574CC622">
          <w:pPr>
            <w:pStyle w:val="TOC2"/>
            <w:tabs>
              <w:tab w:val="right" w:leader="dot" w:pos="9062"/>
            </w:tabs>
            <w:rPr>
              <w:rFonts w:eastAsiaTheme="minorEastAsia"/>
              <w:noProof/>
            </w:rPr>
          </w:pPr>
          <w:hyperlink w:history="1" w:anchor="_Toc105521117">
            <w:r w:rsidRPr="00BD689B" w:rsidR="008703CF">
              <w:rPr>
                <w:rStyle w:val="Hyperlink"/>
                <w:noProof/>
              </w:rPr>
              <w:t>1.2 Mapping disease events across healthcare databases</w:t>
            </w:r>
            <w:r w:rsidR="008703CF">
              <w:rPr>
                <w:noProof/>
                <w:webHidden/>
              </w:rPr>
              <w:tab/>
            </w:r>
            <w:r w:rsidR="008703CF">
              <w:rPr>
                <w:noProof/>
                <w:webHidden/>
              </w:rPr>
              <w:fldChar w:fldCharType="begin"/>
            </w:r>
            <w:r w:rsidR="008703CF">
              <w:rPr>
                <w:noProof/>
                <w:webHidden/>
              </w:rPr>
              <w:instrText xml:space="preserve"> PAGEREF _Toc105521117 \h </w:instrText>
            </w:r>
            <w:r w:rsidR="008703CF">
              <w:rPr>
                <w:noProof/>
                <w:webHidden/>
              </w:rPr>
            </w:r>
            <w:r w:rsidR="008703CF">
              <w:rPr>
                <w:noProof/>
                <w:webHidden/>
              </w:rPr>
              <w:fldChar w:fldCharType="separate"/>
            </w:r>
            <w:r w:rsidR="008703CF">
              <w:rPr>
                <w:noProof/>
                <w:webHidden/>
              </w:rPr>
              <w:t>5</w:t>
            </w:r>
            <w:r w:rsidR="008703CF">
              <w:rPr>
                <w:noProof/>
                <w:webHidden/>
              </w:rPr>
              <w:fldChar w:fldCharType="end"/>
            </w:r>
          </w:hyperlink>
        </w:p>
        <w:p w:rsidR="008703CF" w:rsidRDefault="00B91188" w14:paraId="75E5CF7A" w14:textId="4BA02B99">
          <w:pPr>
            <w:pStyle w:val="TOC1"/>
            <w:rPr>
              <w:rFonts w:eastAsiaTheme="minorEastAsia"/>
              <w:noProof/>
            </w:rPr>
          </w:pPr>
          <w:hyperlink w:history="1" w:anchor="_Toc105521118">
            <w:r w:rsidRPr="00BD689B" w:rsidR="008703CF">
              <w:rPr>
                <w:rStyle w:val="Hyperlink"/>
                <w:noProof/>
              </w:rPr>
              <w:t>2. Aims of the study</w:t>
            </w:r>
            <w:r w:rsidR="008703CF">
              <w:rPr>
                <w:noProof/>
                <w:webHidden/>
              </w:rPr>
              <w:tab/>
            </w:r>
            <w:r w:rsidR="008703CF">
              <w:rPr>
                <w:noProof/>
                <w:webHidden/>
              </w:rPr>
              <w:fldChar w:fldCharType="begin"/>
            </w:r>
            <w:r w:rsidR="008703CF">
              <w:rPr>
                <w:noProof/>
                <w:webHidden/>
              </w:rPr>
              <w:instrText xml:space="preserve"> PAGEREF _Toc105521118 \h </w:instrText>
            </w:r>
            <w:r w:rsidR="008703CF">
              <w:rPr>
                <w:noProof/>
                <w:webHidden/>
              </w:rPr>
            </w:r>
            <w:r w:rsidR="008703CF">
              <w:rPr>
                <w:noProof/>
                <w:webHidden/>
              </w:rPr>
              <w:fldChar w:fldCharType="separate"/>
            </w:r>
            <w:r w:rsidR="008703CF">
              <w:rPr>
                <w:noProof/>
                <w:webHidden/>
              </w:rPr>
              <w:t>6</w:t>
            </w:r>
            <w:r w:rsidR="008703CF">
              <w:rPr>
                <w:noProof/>
                <w:webHidden/>
              </w:rPr>
              <w:fldChar w:fldCharType="end"/>
            </w:r>
          </w:hyperlink>
        </w:p>
        <w:p w:rsidR="008703CF" w:rsidRDefault="00B91188" w14:paraId="0C557F33" w14:textId="46C6C796">
          <w:pPr>
            <w:pStyle w:val="TOC1"/>
            <w:rPr>
              <w:rFonts w:eastAsiaTheme="minorEastAsia"/>
              <w:noProof/>
            </w:rPr>
          </w:pPr>
          <w:hyperlink w:history="1" w:anchor="_Toc105521119">
            <w:r w:rsidRPr="00BD689B" w:rsidR="008703CF">
              <w:rPr>
                <w:rStyle w:val="Hyperlink"/>
                <w:noProof/>
              </w:rPr>
              <w:t>3. Study design, population and data sources</w:t>
            </w:r>
            <w:r w:rsidR="008703CF">
              <w:rPr>
                <w:noProof/>
                <w:webHidden/>
              </w:rPr>
              <w:tab/>
            </w:r>
            <w:r w:rsidR="008703CF">
              <w:rPr>
                <w:noProof/>
                <w:webHidden/>
              </w:rPr>
              <w:fldChar w:fldCharType="begin"/>
            </w:r>
            <w:r w:rsidR="008703CF">
              <w:rPr>
                <w:noProof/>
                <w:webHidden/>
              </w:rPr>
              <w:instrText xml:space="preserve"> PAGEREF _Toc105521119 \h </w:instrText>
            </w:r>
            <w:r w:rsidR="008703CF">
              <w:rPr>
                <w:noProof/>
                <w:webHidden/>
              </w:rPr>
            </w:r>
            <w:r w:rsidR="008703CF">
              <w:rPr>
                <w:noProof/>
                <w:webHidden/>
              </w:rPr>
              <w:fldChar w:fldCharType="separate"/>
            </w:r>
            <w:r w:rsidR="008703CF">
              <w:rPr>
                <w:noProof/>
                <w:webHidden/>
              </w:rPr>
              <w:t>7</w:t>
            </w:r>
            <w:r w:rsidR="008703CF">
              <w:rPr>
                <w:noProof/>
                <w:webHidden/>
              </w:rPr>
              <w:fldChar w:fldCharType="end"/>
            </w:r>
          </w:hyperlink>
        </w:p>
        <w:p w:rsidR="008703CF" w:rsidRDefault="00B91188" w14:paraId="46FD8618" w14:textId="511392D8">
          <w:pPr>
            <w:pStyle w:val="TOC1"/>
            <w:tabs>
              <w:tab w:val="left" w:pos="440"/>
            </w:tabs>
            <w:rPr>
              <w:rFonts w:eastAsiaTheme="minorEastAsia"/>
              <w:noProof/>
            </w:rPr>
          </w:pPr>
          <w:hyperlink w:history="1" w:anchor="_Toc105521120">
            <w:r w:rsidRPr="00BD689B" w:rsidR="008703CF">
              <w:rPr>
                <w:rStyle w:val="Hyperlink"/>
                <w:noProof/>
              </w:rPr>
              <w:t>4.</w:t>
            </w:r>
            <w:r w:rsidR="008703CF">
              <w:rPr>
                <w:rFonts w:eastAsiaTheme="minorEastAsia"/>
                <w:noProof/>
              </w:rPr>
              <w:tab/>
            </w:r>
            <w:r w:rsidRPr="00BD689B" w:rsidR="008703CF">
              <w:rPr>
                <w:rStyle w:val="Hyperlink"/>
                <w:noProof/>
              </w:rPr>
              <w:t>Migraine algorithms</w:t>
            </w:r>
            <w:r w:rsidR="008703CF">
              <w:rPr>
                <w:noProof/>
                <w:webHidden/>
              </w:rPr>
              <w:tab/>
            </w:r>
            <w:r w:rsidR="008703CF">
              <w:rPr>
                <w:noProof/>
                <w:webHidden/>
              </w:rPr>
              <w:fldChar w:fldCharType="begin"/>
            </w:r>
            <w:r w:rsidR="008703CF">
              <w:rPr>
                <w:noProof/>
                <w:webHidden/>
              </w:rPr>
              <w:instrText xml:space="preserve"> PAGEREF _Toc105521120 \h </w:instrText>
            </w:r>
            <w:r w:rsidR="008703CF">
              <w:rPr>
                <w:noProof/>
                <w:webHidden/>
              </w:rPr>
            </w:r>
            <w:r w:rsidR="008703CF">
              <w:rPr>
                <w:noProof/>
                <w:webHidden/>
              </w:rPr>
              <w:fldChar w:fldCharType="separate"/>
            </w:r>
            <w:r w:rsidR="008703CF">
              <w:rPr>
                <w:noProof/>
                <w:webHidden/>
              </w:rPr>
              <w:t>10</w:t>
            </w:r>
            <w:r w:rsidR="008703CF">
              <w:rPr>
                <w:noProof/>
                <w:webHidden/>
              </w:rPr>
              <w:fldChar w:fldCharType="end"/>
            </w:r>
          </w:hyperlink>
        </w:p>
        <w:p w:rsidR="008703CF" w:rsidRDefault="00B91188" w14:paraId="070E13E6" w14:textId="242125F5">
          <w:pPr>
            <w:pStyle w:val="TOC1"/>
            <w:tabs>
              <w:tab w:val="left" w:pos="440"/>
            </w:tabs>
            <w:rPr>
              <w:rFonts w:eastAsiaTheme="minorEastAsia"/>
              <w:noProof/>
            </w:rPr>
          </w:pPr>
          <w:hyperlink w:history="1" w:anchor="_Toc105521121">
            <w:r w:rsidRPr="00BD689B" w:rsidR="008703CF">
              <w:rPr>
                <w:rStyle w:val="Hyperlink"/>
                <w:noProof/>
              </w:rPr>
              <w:t>5.</w:t>
            </w:r>
            <w:r w:rsidR="008703CF">
              <w:rPr>
                <w:rFonts w:eastAsiaTheme="minorEastAsia"/>
                <w:noProof/>
              </w:rPr>
              <w:tab/>
            </w:r>
            <w:r w:rsidRPr="00BD689B" w:rsidR="008703CF">
              <w:rPr>
                <w:rStyle w:val="Hyperlink"/>
                <w:noProof/>
              </w:rPr>
              <w:t>Covariate</w:t>
            </w:r>
            <w:r w:rsidR="008703CF">
              <w:rPr>
                <w:noProof/>
                <w:webHidden/>
              </w:rPr>
              <w:tab/>
            </w:r>
            <w:r w:rsidR="008703CF">
              <w:rPr>
                <w:noProof/>
                <w:webHidden/>
              </w:rPr>
              <w:fldChar w:fldCharType="begin"/>
            </w:r>
            <w:r w:rsidR="008703CF">
              <w:rPr>
                <w:noProof/>
                <w:webHidden/>
              </w:rPr>
              <w:instrText xml:space="preserve"> PAGEREF _Toc105521121 \h </w:instrText>
            </w:r>
            <w:r w:rsidR="008703CF">
              <w:rPr>
                <w:noProof/>
                <w:webHidden/>
              </w:rPr>
            </w:r>
            <w:r w:rsidR="008703CF">
              <w:rPr>
                <w:noProof/>
                <w:webHidden/>
              </w:rPr>
              <w:fldChar w:fldCharType="separate"/>
            </w:r>
            <w:r w:rsidR="008703CF">
              <w:rPr>
                <w:noProof/>
                <w:webHidden/>
              </w:rPr>
              <w:t>13</w:t>
            </w:r>
            <w:r w:rsidR="008703CF">
              <w:rPr>
                <w:noProof/>
                <w:webHidden/>
              </w:rPr>
              <w:fldChar w:fldCharType="end"/>
            </w:r>
          </w:hyperlink>
        </w:p>
        <w:p w:rsidR="008703CF" w:rsidRDefault="00B91188" w14:paraId="421E157A" w14:textId="1BBF8AAF">
          <w:pPr>
            <w:pStyle w:val="TOC1"/>
            <w:rPr>
              <w:rFonts w:eastAsiaTheme="minorEastAsia"/>
              <w:noProof/>
            </w:rPr>
          </w:pPr>
          <w:hyperlink w:history="1" w:anchor="_Toc105521122">
            <w:r w:rsidRPr="00BD689B" w:rsidR="008703CF">
              <w:rPr>
                <w:rStyle w:val="Hyperlink"/>
                <w:noProof/>
              </w:rPr>
              <w:t>6. Analysis</w:t>
            </w:r>
            <w:r w:rsidR="008703CF">
              <w:rPr>
                <w:noProof/>
                <w:webHidden/>
              </w:rPr>
              <w:tab/>
            </w:r>
            <w:r w:rsidR="008703CF">
              <w:rPr>
                <w:noProof/>
                <w:webHidden/>
              </w:rPr>
              <w:fldChar w:fldCharType="begin"/>
            </w:r>
            <w:r w:rsidR="008703CF">
              <w:rPr>
                <w:noProof/>
                <w:webHidden/>
              </w:rPr>
              <w:instrText xml:space="preserve"> PAGEREF _Toc105521122 \h </w:instrText>
            </w:r>
            <w:r w:rsidR="008703CF">
              <w:rPr>
                <w:noProof/>
                <w:webHidden/>
              </w:rPr>
            </w:r>
            <w:r w:rsidR="008703CF">
              <w:rPr>
                <w:noProof/>
                <w:webHidden/>
              </w:rPr>
              <w:fldChar w:fldCharType="separate"/>
            </w:r>
            <w:r w:rsidR="008703CF">
              <w:rPr>
                <w:noProof/>
                <w:webHidden/>
              </w:rPr>
              <w:t>13</w:t>
            </w:r>
            <w:r w:rsidR="008703CF">
              <w:rPr>
                <w:noProof/>
                <w:webHidden/>
              </w:rPr>
              <w:fldChar w:fldCharType="end"/>
            </w:r>
          </w:hyperlink>
        </w:p>
        <w:p w:rsidR="008703CF" w:rsidRDefault="00B91188" w14:paraId="172AC8A2" w14:textId="6A377ECC">
          <w:pPr>
            <w:pStyle w:val="TOC2"/>
            <w:tabs>
              <w:tab w:val="right" w:leader="dot" w:pos="9062"/>
            </w:tabs>
            <w:rPr>
              <w:rFonts w:eastAsiaTheme="minorEastAsia"/>
              <w:noProof/>
            </w:rPr>
          </w:pPr>
          <w:hyperlink w:history="1" w:anchor="_Toc105521123">
            <w:r w:rsidRPr="00BD689B" w:rsidR="008703CF">
              <w:rPr>
                <w:rStyle w:val="Hyperlink"/>
                <w:noProof/>
              </w:rPr>
              <w:t>6.1 Prevalence of pregnancies with ≥ 1 event of migraine</w:t>
            </w:r>
            <w:r w:rsidR="008703CF">
              <w:rPr>
                <w:noProof/>
                <w:webHidden/>
              </w:rPr>
              <w:tab/>
            </w:r>
            <w:r w:rsidR="008703CF">
              <w:rPr>
                <w:noProof/>
                <w:webHidden/>
              </w:rPr>
              <w:fldChar w:fldCharType="begin"/>
            </w:r>
            <w:r w:rsidR="008703CF">
              <w:rPr>
                <w:noProof/>
                <w:webHidden/>
              </w:rPr>
              <w:instrText xml:space="preserve"> PAGEREF _Toc105521123 \h </w:instrText>
            </w:r>
            <w:r w:rsidR="008703CF">
              <w:rPr>
                <w:noProof/>
                <w:webHidden/>
              </w:rPr>
            </w:r>
            <w:r w:rsidR="008703CF">
              <w:rPr>
                <w:noProof/>
                <w:webHidden/>
              </w:rPr>
              <w:fldChar w:fldCharType="separate"/>
            </w:r>
            <w:r w:rsidR="008703CF">
              <w:rPr>
                <w:noProof/>
                <w:webHidden/>
              </w:rPr>
              <w:t>14</w:t>
            </w:r>
            <w:r w:rsidR="008703CF">
              <w:rPr>
                <w:noProof/>
                <w:webHidden/>
              </w:rPr>
              <w:fldChar w:fldCharType="end"/>
            </w:r>
          </w:hyperlink>
        </w:p>
        <w:p w:rsidR="008703CF" w:rsidRDefault="00B91188" w14:paraId="5F5FA420" w14:textId="7DAAF93A">
          <w:pPr>
            <w:pStyle w:val="TOC2"/>
            <w:tabs>
              <w:tab w:val="right" w:leader="dot" w:pos="9062"/>
            </w:tabs>
            <w:rPr>
              <w:rFonts w:eastAsiaTheme="minorEastAsia"/>
              <w:noProof/>
            </w:rPr>
          </w:pPr>
          <w:hyperlink w:history="1" w:anchor="_Toc105521124">
            <w:r w:rsidRPr="00BD689B" w:rsidR="008703CF">
              <w:rPr>
                <w:rStyle w:val="Hyperlink"/>
                <w:noProof/>
              </w:rPr>
              <w:t>6.2 Prevalence of migraine types and severity</w:t>
            </w:r>
            <w:r w:rsidR="008703CF">
              <w:rPr>
                <w:noProof/>
                <w:webHidden/>
              </w:rPr>
              <w:tab/>
            </w:r>
            <w:r w:rsidR="008703CF">
              <w:rPr>
                <w:noProof/>
                <w:webHidden/>
              </w:rPr>
              <w:fldChar w:fldCharType="begin"/>
            </w:r>
            <w:r w:rsidR="008703CF">
              <w:rPr>
                <w:noProof/>
                <w:webHidden/>
              </w:rPr>
              <w:instrText xml:space="preserve"> PAGEREF _Toc105521124 \h </w:instrText>
            </w:r>
            <w:r w:rsidR="008703CF">
              <w:rPr>
                <w:noProof/>
                <w:webHidden/>
              </w:rPr>
            </w:r>
            <w:r w:rsidR="008703CF">
              <w:rPr>
                <w:noProof/>
                <w:webHidden/>
              </w:rPr>
              <w:fldChar w:fldCharType="separate"/>
            </w:r>
            <w:r w:rsidR="008703CF">
              <w:rPr>
                <w:noProof/>
                <w:webHidden/>
              </w:rPr>
              <w:t>16</w:t>
            </w:r>
            <w:r w:rsidR="008703CF">
              <w:rPr>
                <w:noProof/>
                <w:webHidden/>
              </w:rPr>
              <w:fldChar w:fldCharType="end"/>
            </w:r>
          </w:hyperlink>
        </w:p>
        <w:p w:rsidR="008703CF" w:rsidRDefault="00B91188" w14:paraId="73283F15" w14:textId="4718A6A8">
          <w:pPr>
            <w:pStyle w:val="TOC2"/>
            <w:tabs>
              <w:tab w:val="right" w:leader="dot" w:pos="9062"/>
            </w:tabs>
            <w:rPr>
              <w:rFonts w:eastAsiaTheme="minorEastAsia"/>
              <w:noProof/>
            </w:rPr>
          </w:pPr>
          <w:hyperlink w:history="1" w:anchor="_Toc105521125">
            <w:r w:rsidRPr="00BD689B" w:rsidR="008703CF">
              <w:rPr>
                <w:rStyle w:val="Hyperlink"/>
                <w:noProof/>
              </w:rPr>
              <w:t>6.3. Quantifying overlap between algorithms</w:t>
            </w:r>
            <w:r w:rsidR="008703CF">
              <w:rPr>
                <w:noProof/>
                <w:webHidden/>
              </w:rPr>
              <w:tab/>
            </w:r>
            <w:r w:rsidR="008703CF">
              <w:rPr>
                <w:noProof/>
                <w:webHidden/>
              </w:rPr>
              <w:fldChar w:fldCharType="begin"/>
            </w:r>
            <w:r w:rsidR="008703CF">
              <w:rPr>
                <w:noProof/>
                <w:webHidden/>
              </w:rPr>
              <w:instrText xml:space="preserve"> PAGEREF _Toc105521125 \h </w:instrText>
            </w:r>
            <w:r w:rsidR="008703CF">
              <w:rPr>
                <w:noProof/>
                <w:webHidden/>
              </w:rPr>
            </w:r>
            <w:r w:rsidR="008703CF">
              <w:rPr>
                <w:noProof/>
                <w:webHidden/>
              </w:rPr>
              <w:fldChar w:fldCharType="separate"/>
            </w:r>
            <w:r w:rsidR="008703CF">
              <w:rPr>
                <w:noProof/>
                <w:webHidden/>
              </w:rPr>
              <w:t>18</w:t>
            </w:r>
            <w:r w:rsidR="008703CF">
              <w:rPr>
                <w:noProof/>
                <w:webHidden/>
              </w:rPr>
              <w:fldChar w:fldCharType="end"/>
            </w:r>
          </w:hyperlink>
        </w:p>
        <w:p w:rsidR="008703CF" w:rsidRDefault="00B91188" w14:paraId="6A08F233" w14:textId="24C38F1B">
          <w:pPr>
            <w:pStyle w:val="TOC1"/>
            <w:rPr>
              <w:rFonts w:eastAsiaTheme="minorEastAsia"/>
              <w:noProof/>
            </w:rPr>
          </w:pPr>
          <w:hyperlink w:history="1" w:anchor="_Toc105521126">
            <w:r w:rsidRPr="00BD689B" w:rsidR="008703CF">
              <w:rPr>
                <w:rStyle w:val="Hyperlink"/>
                <w:noProof/>
              </w:rPr>
              <w:t>7. List of appendices</w:t>
            </w:r>
            <w:r w:rsidR="008703CF">
              <w:rPr>
                <w:noProof/>
                <w:webHidden/>
              </w:rPr>
              <w:tab/>
            </w:r>
            <w:r w:rsidR="008703CF">
              <w:rPr>
                <w:noProof/>
                <w:webHidden/>
              </w:rPr>
              <w:fldChar w:fldCharType="begin"/>
            </w:r>
            <w:r w:rsidR="008703CF">
              <w:rPr>
                <w:noProof/>
                <w:webHidden/>
              </w:rPr>
              <w:instrText xml:space="preserve"> PAGEREF _Toc105521126 \h </w:instrText>
            </w:r>
            <w:r w:rsidR="008703CF">
              <w:rPr>
                <w:noProof/>
                <w:webHidden/>
              </w:rPr>
            </w:r>
            <w:r w:rsidR="008703CF">
              <w:rPr>
                <w:noProof/>
                <w:webHidden/>
              </w:rPr>
              <w:fldChar w:fldCharType="separate"/>
            </w:r>
            <w:r w:rsidR="008703CF">
              <w:rPr>
                <w:noProof/>
                <w:webHidden/>
              </w:rPr>
              <w:t>19</w:t>
            </w:r>
            <w:r w:rsidR="008703CF">
              <w:rPr>
                <w:noProof/>
                <w:webHidden/>
              </w:rPr>
              <w:fldChar w:fldCharType="end"/>
            </w:r>
          </w:hyperlink>
        </w:p>
        <w:p w:rsidR="008703CF" w:rsidRDefault="00B91188" w14:paraId="74408C2E" w14:textId="2357F367">
          <w:pPr>
            <w:pStyle w:val="TOC1"/>
            <w:rPr>
              <w:rFonts w:eastAsiaTheme="minorEastAsia"/>
              <w:noProof/>
            </w:rPr>
          </w:pPr>
          <w:hyperlink w:history="1" w:anchor="_Toc105521127">
            <w:r w:rsidRPr="00BD689B" w:rsidR="008703CF">
              <w:rPr>
                <w:rStyle w:val="Hyperlink"/>
                <w:noProof/>
                <w:lang w:val="fr-FR"/>
              </w:rPr>
              <w:t>8. Reference</w:t>
            </w:r>
            <w:r w:rsidR="008703CF">
              <w:rPr>
                <w:noProof/>
                <w:webHidden/>
              </w:rPr>
              <w:tab/>
            </w:r>
            <w:r w:rsidR="008703CF">
              <w:rPr>
                <w:noProof/>
                <w:webHidden/>
              </w:rPr>
              <w:fldChar w:fldCharType="begin"/>
            </w:r>
            <w:r w:rsidR="008703CF">
              <w:rPr>
                <w:noProof/>
                <w:webHidden/>
              </w:rPr>
              <w:instrText xml:space="preserve"> PAGEREF _Toc105521127 \h </w:instrText>
            </w:r>
            <w:r w:rsidR="008703CF">
              <w:rPr>
                <w:noProof/>
                <w:webHidden/>
              </w:rPr>
            </w:r>
            <w:r w:rsidR="008703CF">
              <w:rPr>
                <w:noProof/>
                <w:webHidden/>
              </w:rPr>
              <w:fldChar w:fldCharType="separate"/>
            </w:r>
            <w:r w:rsidR="008703CF">
              <w:rPr>
                <w:noProof/>
                <w:webHidden/>
              </w:rPr>
              <w:t>19</w:t>
            </w:r>
            <w:r w:rsidR="008703CF">
              <w:rPr>
                <w:noProof/>
                <w:webHidden/>
              </w:rPr>
              <w:fldChar w:fldCharType="end"/>
            </w:r>
          </w:hyperlink>
        </w:p>
        <w:p w:rsidRPr="00340CF4" w:rsidR="006C06F3" w:rsidP="002F2E92" w:rsidRDefault="006C06F3" w14:paraId="7DCA0C12" w14:textId="21C24976">
          <w:pPr>
            <w:tabs>
              <w:tab w:val="left" w:pos="142"/>
            </w:tabs>
            <w:jc w:val="both"/>
            <w:rPr>
              <w:sz w:val="32"/>
              <w:szCs w:val="32"/>
            </w:rPr>
          </w:pPr>
          <w:r w:rsidRPr="00340CF4">
            <w:rPr>
              <w:b/>
              <w:bCs/>
              <w:noProof/>
              <w:sz w:val="52"/>
              <w:szCs w:val="32"/>
            </w:rPr>
            <w:fldChar w:fldCharType="end"/>
          </w:r>
        </w:p>
      </w:sdtContent>
    </w:sdt>
    <w:p w:rsidRPr="00340CF4" w:rsidR="006C06F3" w:rsidP="002F2E92" w:rsidRDefault="006C06F3" w14:paraId="4B3E0347" w14:textId="77777777">
      <w:pPr>
        <w:pStyle w:val="NoSpacing"/>
        <w:tabs>
          <w:tab w:val="left" w:pos="142"/>
        </w:tabs>
        <w:rPr>
          <w:color w:val="auto"/>
        </w:rPr>
      </w:pPr>
      <w:r w:rsidRPr="00340CF4">
        <w:rPr>
          <w:color w:val="auto"/>
        </w:rPr>
        <w:br w:type="page"/>
      </w:r>
    </w:p>
    <w:p w:rsidRPr="00340CF4" w:rsidR="003932B8" w:rsidP="004F1C0C" w:rsidRDefault="003932B8" w14:paraId="7BA83052" w14:textId="77777777">
      <w:pPr>
        <w:pStyle w:val="Heading2"/>
        <w:keepLines w:val="0"/>
        <w:spacing w:before="120" w:after="60" w:line="276" w:lineRule="auto"/>
        <w:rPr>
          <w:rFonts w:cs="Calibri"/>
          <w:color w:val="auto"/>
        </w:rPr>
      </w:pPr>
      <w:bookmarkStart w:name="_Toc440345380" w:id="0"/>
      <w:bookmarkStart w:name="_Toc475105341" w:id="1"/>
      <w:bookmarkStart w:name="_Toc67604555" w:id="2"/>
      <w:bookmarkStart w:name="_Toc67605391" w:id="3"/>
      <w:bookmarkStart w:name="_Toc74675658" w:id="4"/>
      <w:bookmarkStart w:name="_Toc105521113" w:id="5"/>
      <w:bookmarkStart w:name="_Toc66280291" w:id="6"/>
      <w:r w:rsidRPr="00340CF4">
        <w:rPr>
          <w:rFonts w:cs="Calibri"/>
          <w:color w:val="auto"/>
        </w:rPr>
        <w:lastRenderedPageBreak/>
        <w:t xml:space="preserve">Main Author(s) of the </w:t>
      </w:r>
      <w:bookmarkEnd w:id="0"/>
      <w:r w:rsidRPr="00340CF4">
        <w:rPr>
          <w:rFonts w:cs="Calibri"/>
          <w:color w:val="auto"/>
        </w:rPr>
        <w:t>SAP</w:t>
      </w:r>
      <w:bookmarkEnd w:id="1"/>
      <w:bookmarkEnd w:id="2"/>
      <w:bookmarkEnd w:id="3"/>
      <w:bookmarkEnd w:id="4"/>
      <w:bookmarkEnd w:id="5"/>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156"/>
        <w:gridCol w:w="1260"/>
        <w:gridCol w:w="3313"/>
        <w:gridCol w:w="2333"/>
      </w:tblGrid>
      <w:tr w:rsidRPr="00340CF4" w:rsidR="004F1C0C" w:rsidTr="77D95F18" w14:paraId="1DBA2C15" w14:textId="77777777">
        <w:trPr>
          <w:trHeight w:val="193"/>
        </w:trPr>
        <w:tc>
          <w:tcPr>
            <w:tcW w:w="1190" w:type="pct"/>
            <w:shd w:val="clear" w:color="auto" w:fill="70AD47" w:themeFill="accent6"/>
            <w:tcMar/>
          </w:tcPr>
          <w:p w:rsidRPr="00340CF4" w:rsidR="003932B8" w:rsidP="00EC06B9" w:rsidRDefault="003932B8" w14:paraId="7E52C454" w14:textId="77777777">
            <w:pPr>
              <w:pStyle w:val="Basic11"/>
              <w:contextualSpacing/>
              <w:rPr>
                <w:rFonts w:ascii="Calibri" w:hAnsi="Calibri" w:cs="Calibri"/>
                <w:b/>
                <w:i/>
                <w:szCs w:val="22"/>
              </w:rPr>
            </w:pPr>
            <w:r w:rsidRPr="00340CF4">
              <w:rPr>
                <w:rFonts w:ascii="Calibri" w:hAnsi="Calibri" w:cs="Calibri"/>
                <w:b/>
                <w:i/>
                <w:szCs w:val="22"/>
              </w:rPr>
              <w:t>Name</w:t>
            </w:r>
          </w:p>
        </w:tc>
        <w:tc>
          <w:tcPr>
            <w:tcW w:w="695" w:type="pct"/>
            <w:shd w:val="clear" w:color="auto" w:fill="70AD47" w:themeFill="accent6"/>
            <w:tcMar/>
          </w:tcPr>
          <w:p w:rsidRPr="00340CF4" w:rsidR="003932B8" w:rsidP="00EC06B9" w:rsidRDefault="003932B8" w14:paraId="4842C52C" w14:textId="77777777">
            <w:pPr>
              <w:pStyle w:val="Basic11"/>
              <w:contextualSpacing/>
              <w:rPr>
                <w:rFonts w:ascii="Calibri" w:hAnsi="Calibri" w:cs="Calibri"/>
                <w:b/>
                <w:i/>
                <w:szCs w:val="22"/>
              </w:rPr>
            </w:pPr>
            <w:r w:rsidRPr="00340CF4">
              <w:rPr>
                <w:rFonts w:ascii="Calibri" w:hAnsi="Calibri" w:cs="Calibri"/>
                <w:b/>
                <w:i/>
                <w:szCs w:val="22"/>
              </w:rPr>
              <w:t>Institution</w:t>
            </w:r>
          </w:p>
        </w:tc>
        <w:tc>
          <w:tcPr>
            <w:tcW w:w="1828" w:type="pct"/>
            <w:shd w:val="clear" w:color="auto" w:fill="70AD47" w:themeFill="accent6"/>
            <w:tcMar/>
          </w:tcPr>
          <w:p w:rsidRPr="00340CF4" w:rsidR="003932B8" w:rsidP="00EC06B9" w:rsidRDefault="003932B8" w14:paraId="44931029" w14:textId="77777777">
            <w:pPr>
              <w:pStyle w:val="Basic11"/>
              <w:contextualSpacing/>
              <w:rPr>
                <w:rFonts w:ascii="Calibri" w:hAnsi="Calibri" w:cs="Calibri"/>
                <w:b/>
                <w:i/>
                <w:szCs w:val="22"/>
              </w:rPr>
            </w:pPr>
            <w:r w:rsidRPr="00340CF4">
              <w:rPr>
                <w:rFonts w:ascii="Calibri" w:hAnsi="Calibri" w:cs="Calibri"/>
                <w:b/>
                <w:i/>
                <w:szCs w:val="22"/>
              </w:rPr>
              <w:t>Role</w:t>
            </w:r>
          </w:p>
        </w:tc>
        <w:tc>
          <w:tcPr>
            <w:tcW w:w="1287" w:type="pct"/>
            <w:shd w:val="clear" w:color="auto" w:fill="70AD47" w:themeFill="accent6"/>
            <w:tcMar/>
          </w:tcPr>
          <w:p w:rsidRPr="00340CF4" w:rsidR="003932B8" w:rsidP="00EC06B9" w:rsidRDefault="0088126B" w14:paraId="58DFD34E" w14:textId="05B1D9EC">
            <w:pPr>
              <w:pStyle w:val="Basic11"/>
              <w:contextualSpacing/>
              <w:rPr>
                <w:rFonts w:ascii="Calibri" w:hAnsi="Calibri" w:cs="Calibri"/>
                <w:b/>
                <w:i/>
                <w:szCs w:val="22"/>
              </w:rPr>
            </w:pPr>
            <w:r w:rsidRPr="00340CF4">
              <w:rPr>
                <w:rFonts w:ascii="Calibri" w:hAnsi="Calibri" w:cs="Calibri"/>
                <w:b/>
                <w:i/>
                <w:szCs w:val="22"/>
              </w:rPr>
              <w:t>Date</w:t>
            </w:r>
          </w:p>
        </w:tc>
      </w:tr>
      <w:tr w:rsidRPr="00340CF4" w:rsidR="003932B8" w:rsidTr="77D95F18" w14:paraId="3D44C207" w14:textId="77777777">
        <w:tc>
          <w:tcPr>
            <w:tcW w:w="1190" w:type="pct"/>
            <w:tcMar/>
          </w:tcPr>
          <w:p w:rsidRPr="00340CF4" w:rsidR="003932B8" w:rsidP="00EC06B9" w:rsidRDefault="003932B8" w14:paraId="0A39E5D1" w14:textId="77777777">
            <w:pPr>
              <w:pStyle w:val="Basic11"/>
              <w:contextualSpacing/>
              <w:rPr>
                <w:rFonts w:ascii="Calibri" w:hAnsi="Calibri" w:cs="Calibri"/>
                <w:szCs w:val="22"/>
              </w:rPr>
            </w:pPr>
            <w:r w:rsidRPr="00340CF4">
              <w:rPr>
                <w:rFonts w:ascii="Calibri" w:hAnsi="Calibri" w:cs="Calibri"/>
                <w:szCs w:val="22"/>
              </w:rPr>
              <w:t>Hedvig Nordeng</w:t>
            </w:r>
          </w:p>
        </w:tc>
        <w:tc>
          <w:tcPr>
            <w:tcW w:w="695" w:type="pct"/>
            <w:tcMar/>
          </w:tcPr>
          <w:p w:rsidRPr="00340CF4" w:rsidR="003932B8" w:rsidP="00EC06B9" w:rsidRDefault="003932B8" w14:paraId="6A3241A3" w14:textId="77777777">
            <w:pPr>
              <w:pStyle w:val="Basic11"/>
              <w:contextualSpacing/>
              <w:rPr>
                <w:rFonts w:ascii="Calibri" w:hAnsi="Calibri" w:cs="Calibri"/>
                <w:szCs w:val="22"/>
              </w:rPr>
            </w:pPr>
            <w:r w:rsidRPr="00340CF4">
              <w:rPr>
                <w:rFonts w:ascii="Calibri" w:hAnsi="Calibri" w:cs="Calibri"/>
                <w:szCs w:val="22"/>
              </w:rPr>
              <w:t>UIO</w:t>
            </w:r>
          </w:p>
        </w:tc>
        <w:tc>
          <w:tcPr>
            <w:tcW w:w="1828" w:type="pct"/>
            <w:tcMar/>
          </w:tcPr>
          <w:p w:rsidRPr="00340CF4" w:rsidR="003932B8" w:rsidP="0088126B" w:rsidRDefault="0088126B" w14:paraId="250D0BB1" w14:textId="71F4DAE1">
            <w:pPr>
              <w:pStyle w:val="Basic11"/>
              <w:contextualSpacing/>
              <w:rPr>
                <w:rFonts w:ascii="Calibri" w:hAnsi="Calibri" w:cs="Calibri"/>
                <w:szCs w:val="22"/>
              </w:rPr>
            </w:pPr>
            <w:r w:rsidRPr="00340CF4">
              <w:rPr>
                <w:rFonts w:ascii="Calibri" w:hAnsi="Calibri" w:cs="Calibri"/>
                <w:szCs w:val="22"/>
              </w:rPr>
              <w:t>Author v0.1</w:t>
            </w:r>
            <w:r w:rsidRPr="00340CF4" w:rsidR="00584E3B">
              <w:rPr>
                <w:rFonts w:ascii="Calibri" w:hAnsi="Calibri" w:cs="Calibri"/>
                <w:szCs w:val="22"/>
              </w:rPr>
              <w:t>, v0.2</w:t>
            </w:r>
          </w:p>
        </w:tc>
        <w:tc>
          <w:tcPr>
            <w:tcW w:w="1287" w:type="pct"/>
            <w:tcMar/>
          </w:tcPr>
          <w:p w:rsidRPr="00340CF4" w:rsidR="003932B8" w:rsidP="00915903" w:rsidRDefault="00915903" w14:paraId="00865A59" w14:textId="1F69F90F">
            <w:pPr>
              <w:pStyle w:val="Basic11"/>
              <w:contextualSpacing/>
              <w:rPr>
                <w:rFonts w:ascii="Calibri" w:hAnsi="Calibri" w:cs="Calibri"/>
                <w:szCs w:val="22"/>
              </w:rPr>
            </w:pPr>
            <w:r w:rsidRPr="00340CF4">
              <w:rPr>
                <w:rFonts w:ascii="Calibri" w:hAnsi="Calibri" w:cs="Calibri"/>
                <w:szCs w:val="22"/>
              </w:rPr>
              <w:t>14.11.2021</w:t>
            </w:r>
            <w:r w:rsidRPr="00340CF4" w:rsidR="00584E3B">
              <w:rPr>
                <w:rFonts w:ascii="Calibri" w:hAnsi="Calibri" w:cs="Calibri"/>
                <w:szCs w:val="22"/>
              </w:rPr>
              <w:t>, 15.01.2022</w:t>
            </w:r>
          </w:p>
        </w:tc>
      </w:tr>
      <w:tr w:rsidRPr="00340CF4" w:rsidR="00915903" w:rsidTr="77D95F18" w14:paraId="49A3EB24" w14:textId="77777777">
        <w:tc>
          <w:tcPr>
            <w:tcW w:w="1190" w:type="pct"/>
            <w:tcMar/>
          </w:tcPr>
          <w:p w:rsidRPr="00340CF4" w:rsidR="00915903" w:rsidP="00915903" w:rsidRDefault="00915903" w14:paraId="55F8AD93" w14:textId="24FC5949">
            <w:pPr>
              <w:pStyle w:val="Basic11"/>
              <w:contextualSpacing/>
              <w:rPr>
                <w:rFonts w:ascii="Calibri" w:hAnsi="Calibri" w:cs="Calibri"/>
                <w:szCs w:val="22"/>
              </w:rPr>
            </w:pPr>
            <w:r w:rsidRPr="00340CF4">
              <w:rPr>
                <w:rFonts w:ascii="Calibri" w:hAnsi="Calibri" w:cs="Calibri"/>
                <w:szCs w:val="22"/>
              </w:rPr>
              <w:t>Socheat Cheng</w:t>
            </w:r>
          </w:p>
        </w:tc>
        <w:tc>
          <w:tcPr>
            <w:tcW w:w="695" w:type="pct"/>
            <w:tcMar/>
          </w:tcPr>
          <w:p w:rsidRPr="00340CF4" w:rsidR="00915903" w:rsidP="00915903" w:rsidRDefault="00915903" w14:paraId="4027B2F9" w14:textId="11333346">
            <w:pPr>
              <w:pStyle w:val="Basic11"/>
              <w:contextualSpacing/>
              <w:rPr>
                <w:rFonts w:ascii="Calibri" w:hAnsi="Calibri" w:cs="Calibri"/>
                <w:szCs w:val="22"/>
              </w:rPr>
            </w:pPr>
            <w:r w:rsidRPr="00340CF4">
              <w:rPr>
                <w:rFonts w:ascii="Calibri" w:hAnsi="Calibri" w:cs="Calibri"/>
                <w:szCs w:val="22"/>
              </w:rPr>
              <w:t>UIO</w:t>
            </w:r>
          </w:p>
        </w:tc>
        <w:tc>
          <w:tcPr>
            <w:tcW w:w="1828" w:type="pct"/>
            <w:tcMar/>
          </w:tcPr>
          <w:p w:rsidRPr="00340CF4" w:rsidR="00915903" w:rsidP="00915903" w:rsidRDefault="00915903" w14:paraId="4E09DABD" w14:textId="50003C43">
            <w:pPr>
              <w:pStyle w:val="Basic11"/>
              <w:contextualSpacing/>
              <w:rPr>
                <w:rFonts w:ascii="Calibri" w:hAnsi="Calibri" w:cs="Calibri"/>
                <w:szCs w:val="22"/>
              </w:rPr>
            </w:pPr>
            <w:r w:rsidRPr="00340CF4">
              <w:rPr>
                <w:rFonts w:ascii="Calibri" w:hAnsi="Calibri" w:cs="Calibri"/>
                <w:szCs w:val="22"/>
              </w:rPr>
              <w:t>Author v0.1</w:t>
            </w:r>
          </w:p>
        </w:tc>
        <w:tc>
          <w:tcPr>
            <w:tcW w:w="1287" w:type="pct"/>
            <w:tcMar/>
          </w:tcPr>
          <w:p w:rsidRPr="00340CF4" w:rsidR="00915903" w:rsidP="00915903" w:rsidRDefault="00915903" w14:paraId="6B196E28" w14:textId="0BF4E777">
            <w:pPr>
              <w:pStyle w:val="Basic11"/>
              <w:contextualSpacing/>
              <w:rPr>
                <w:rFonts w:ascii="Calibri" w:hAnsi="Calibri" w:cs="Calibri"/>
                <w:szCs w:val="22"/>
              </w:rPr>
            </w:pPr>
            <w:r w:rsidRPr="00340CF4">
              <w:rPr>
                <w:rFonts w:ascii="Calibri" w:hAnsi="Calibri" w:cs="Calibri"/>
                <w:szCs w:val="22"/>
              </w:rPr>
              <w:t>14.11.2021</w:t>
            </w:r>
          </w:p>
        </w:tc>
      </w:tr>
      <w:tr w:rsidRPr="00340CF4" w:rsidR="00915903" w:rsidTr="77D95F18" w14:paraId="375F77E6" w14:textId="77777777">
        <w:tc>
          <w:tcPr>
            <w:tcW w:w="1190" w:type="pct"/>
            <w:tcMar/>
          </w:tcPr>
          <w:p w:rsidRPr="00340CF4" w:rsidR="00915903" w:rsidP="00915903" w:rsidRDefault="00915903" w14:paraId="11D45B24" w14:textId="76DACD70">
            <w:pPr>
              <w:pStyle w:val="Basic11"/>
              <w:contextualSpacing/>
              <w:rPr>
                <w:rFonts w:ascii="Calibri" w:hAnsi="Calibri" w:cs="Calibri"/>
                <w:szCs w:val="22"/>
              </w:rPr>
            </w:pPr>
            <w:r w:rsidRPr="00340CF4">
              <w:rPr>
                <w:rFonts w:ascii="Calibri" w:hAnsi="Calibri" w:cs="Calibri"/>
                <w:szCs w:val="22"/>
              </w:rPr>
              <w:t>Angela Lupattelli</w:t>
            </w:r>
          </w:p>
        </w:tc>
        <w:tc>
          <w:tcPr>
            <w:tcW w:w="695" w:type="pct"/>
            <w:tcMar/>
          </w:tcPr>
          <w:p w:rsidRPr="00340CF4" w:rsidR="00915903" w:rsidP="00915903" w:rsidRDefault="00915903" w14:paraId="1AB935CB" w14:textId="77777777">
            <w:pPr>
              <w:pStyle w:val="Basic11"/>
              <w:contextualSpacing/>
              <w:rPr>
                <w:rFonts w:ascii="Calibri" w:hAnsi="Calibri" w:cs="Calibri"/>
                <w:szCs w:val="22"/>
              </w:rPr>
            </w:pPr>
            <w:r w:rsidRPr="00340CF4">
              <w:rPr>
                <w:rFonts w:ascii="Calibri" w:hAnsi="Calibri" w:cs="Calibri"/>
                <w:szCs w:val="22"/>
              </w:rPr>
              <w:t>UIO</w:t>
            </w:r>
          </w:p>
        </w:tc>
        <w:tc>
          <w:tcPr>
            <w:tcW w:w="1828" w:type="pct"/>
            <w:tcMar/>
          </w:tcPr>
          <w:p w:rsidRPr="00340CF4" w:rsidR="00915903" w:rsidP="00915903" w:rsidRDefault="00915903" w14:paraId="4E516BAF" w14:textId="675781F0">
            <w:pPr>
              <w:pStyle w:val="Basic11"/>
              <w:contextualSpacing/>
              <w:rPr>
                <w:rFonts w:ascii="Calibri" w:hAnsi="Calibri" w:cs="Calibri"/>
                <w:szCs w:val="22"/>
              </w:rPr>
            </w:pPr>
            <w:r w:rsidRPr="00340CF4">
              <w:rPr>
                <w:rFonts w:ascii="Calibri" w:hAnsi="Calibri" w:cs="Calibri"/>
                <w:szCs w:val="22"/>
              </w:rPr>
              <w:t>Author v0.2</w:t>
            </w:r>
            <w:r w:rsidR="00D60E08">
              <w:rPr>
                <w:rFonts w:ascii="Calibri" w:hAnsi="Calibri" w:cs="Calibri"/>
                <w:szCs w:val="22"/>
              </w:rPr>
              <w:t>, v1.1</w:t>
            </w:r>
          </w:p>
        </w:tc>
        <w:tc>
          <w:tcPr>
            <w:tcW w:w="1287" w:type="pct"/>
            <w:tcMar/>
          </w:tcPr>
          <w:p w:rsidRPr="00340CF4" w:rsidR="00915903" w:rsidP="00541669" w:rsidRDefault="00584E3B" w14:paraId="249D0898" w14:textId="7DCD1FA2">
            <w:pPr>
              <w:pStyle w:val="Basic11"/>
              <w:contextualSpacing/>
              <w:rPr>
                <w:rFonts w:ascii="Calibri" w:hAnsi="Calibri" w:cs="Calibri"/>
                <w:szCs w:val="22"/>
              </w:rPr>
            </w:pPr>
            <w:r w:rsidRPr="00340CF4">
              <w:rPr>
                <w:rFonts w:ascii="Calibri" w:hAnsi="Calibri" w:cs="Calibri"/>
                <w:szCs w:val="22"/>
              </w:rPr>
              <w:t>1</w:t>
            </w:r>
            <w:r w:rsidR="00541669">
              <w:rPr>
                <w:rFonts w:ascii="Calibri" w:hAnsi="Calibri" w:cs="Calibri"/>
                <w:szCs w:val="22"/>
              </w:rPr>
              <w:t>7</w:t>
            </w:r>
            <w:r w:rsidRPr="00340CF4">
              <w:rPr>
                <w:rFonts w:ascii="Calibri" w:hAnsi="Calibri" w:cs="Calibri"/>
                <w:szCs w:val="22"/>
              </w:rPr>
              <w:t>.01.2022</w:t>
            </w:r>
            <w:r w:rsidR="00D60E08">
              <w:rPr>
                <w:rFonts w:ascii="Calibri" w:hAnsi="Calibri" w:cs="Calibri"/>
                <w:szCs w:val="22"/>
              </w:rPr>
              <w:t>, 07.06.2022</w:t>
            </w:r>
          </w:p>
        </w:tc>
      </w:tr>
      <w:tr w:rsidR="77D95F18" w:rsidTr="77D95F18" w14:paraId="03523CBE">
        <w:trPr>
          <w:ins w:author="Vera Ruth Mitter" w:date="2022-11-25T13:47:21.968Z" w:id="421171828"/>
        </w:trPr>
        <w:tc>
          <w:tcPr>
            <w:tcW w:w="2156" w:type="dxa"/>
            <w:tcMar/>
          </w:tcPr>
          <w:p w:rsidR="13082888" w:rsidP="77D95F18" w:rsidRDefault="13082888" w14:paraId="17A580FD" w14:textId="32732678">
            <w:pPr>
              <w:pStyle w:val="Basic11"/>
              <w:rPr>
                <w:rFonts w:ascii="Calibri" w:hAnsi="Calibri" w:cs="Calibri"/>
              </w:rPr>
              <w:pPrChange w:author="Vera Ruth Mitter" w:date="2022-11-25T13:47:21.965Z">
                <w:pPr/>
              </w:pPrChange>
            </w:pPr>
            <w:ins w:author="Vera Ruth Mitter" w:date="2022-11-25T13:47:24.879Z" w:id="1473973211">
              <w:r w:rsidRPr="77D95F18" w:rsidR="13082888">
                <w:rPr>
                  <w:rFonts w:ascii="Calibri" w:hAnsi="Calibri" w:cs="Calibri"/>
                </w:rPr>
                <w:t>Vera Mitter</w:t>
              </w:r>
            </w:ins>
          </w:p>
        </w:tc>
        <w:tc>
          <w:tcPr>
            <w:tcW w:w="1260" w:type="dxa"/>
            <w:tcMar/>
          </w:tcPr>
          <w:p w:rsidR="13082888" w:rsidP="77D95F18" w:rsidRDefault="13082888" w14:paraId="26EDCE65" w14:textId="51E6C3D6">
            <w:pPr>
              <w:pStyle w:val="Basic11"/>
              <w:rPr>
                <w:rFonts w:ascii="Calibri" w:hAnsi="Calibri" w:cs="Calibri"/>
              </w:rPr>
              <w:pPrChange w:author="Vera Ruth Mitter" w:date="2022-11-25T13:47:21.966Z">
                <w:pPr/>
              </w:pPrChange>
            </w:pPr>
            <w:ins w:author="Vera Ruth Mitter" w:date="2022-11-25T13:47:25.966Z" w:id="816831647">
              <w:r w:rsidRPr="77D95F18" w:rsidR="13082888">
                <w:rPr>
                  <w:rFonts w:ascii="Calibri" w:hAnsi="Calibri" w:cs="Calibri"/>
                </w:rPr>
                <w:t>UIO</w:t>
              </w:r>
            </w:ins>
          </w:p>
        </w:tc>
        <w:tc>
          <w:tcPr>
            <w:tcW w:w="3313" w:type="dxa"/>
            <w:tcMar/>
          </w:tcPr>
          <w:p w:rsidR="13082888" w:rsidP="77D95F18" w:rsidRDefault="13082888" w14:paraId="00D25C55" w14:textId="1797CF93">
            <w:pPr>
              <w:pStyle w:val="Basic11"/>
              <w:rPr>
                <w:rFonts w:ascii="Calibri" w:hAnsi="Calibri" w:cs="Calibri"/>
              </w:rPr>
              <w:pPrChange w:author="Vera Ruth Mitter" w:date="2022-11-25T13:47:21.966Z">
                <w:pPr/>
              </w:pPrChange>
            </w:pPr>
            <w:ins w:author="Vera Ruth Mitter" w:date="2022-11-25T13:47:30.302Z" w:id="1162191937">
              <w:r w:rsidRPr="77D95F18" w:rsidR="13082888">
                <w:rPr>
                  <w:rFonts w:ascii="Calibri" w:hAnsi="Calibri" w:cs="Calibri"/>
                </w:rPr>
                <w:t>Author v</w:t>
              </w:r>
            </w:ins>
            <w:ins w:author="Vera Ruth Mitter" w:date="2022-11-25T13:48:10.837Z" w:id="1270503556">
              <w:r w:rsidRPr="77D95F18" w:rsidR="13082888">
                <w:rPr>
                  <w:rFonts w:ascii="Calibri" w:hAnsi="Calibri" w:cs="Calibri"/>
                </w:rPr>
                <w:t>1.2</w:t>
              </w:r>
            </w:ins>
          </w:p>
        </w:tc>
        <w:tc>
          <w:tcPr>
            <w:tcW w:w="2333" w:type="dxa"/>
            <w:tcMar/>
          </w:tcPr>
          <w:p w:rsidR="13082888" w:rsidP="77D95F18" w:rsidRDefault="13082888" w14:paraId="73C0DEF4" w14:textId="41A227CB">
            <w:pPr>
              <w:pStyle w:val="Basic11"/>
              <w:rPr>
                <w:rFonts w:ascii="Calibri" w:hAnsi="Calibri" w:cs="Calibri"/>
              </w:rPr>
              <w:pPrChange w:author="Vera Ruth Mitter" w:date="2022-11-25T13:47:21.967Z">
                <w:pPr/>
              </w:pPrChange>
            </w:pPr>
            <w:ins w:author="Vera Ruth Mitter" w:date="2022-11-25T13:47:34.109Z" w:id="1789627418">
              <w:r w:rsidRPr="77D95F18" w:rsidR="13082888">
                <w:rPr>
                  <w:rFonts w:ascii="Calibri" w:hAnsi="Calibri" w:cs="Calibri"/>
                </w:rPr>
                <w:t>25.11.2022</w:t>
              </w:r>
            </w:ins>
          </w:p>
        </w:tc>
      </w:tr>
    </w:tbl>
    <w:p w:rsidRPr="00340CF4" w:rsidR="0088126B" w:rsidP="0088126B" w:rsidRDefault="00584E3B" w14:paraId="2C072AAE" w14:textId="37216C25">
      <w:pPr>
        <w:pStyle w:val="Caption"/>
        <w:rPr>
          <w:rFonts w:cs="Calibri"/>
        </w:rPr>
      </w:pPr>
      <w:bookmarkStart w:name="_Toc434219710" w:id="7"/>
      <w:r w:rsidRPr="00340CF4">
        <w:rPr>
          <w:rFonts w:cs="Calibri"/>
        </w:rPr>
        <w:br/>
      </w:r>
      <w:r w:rsidRPr="00340CF4" w:rsidR="0088126B">
        <w:rPr>
          <w:rFonts w:cs="Calibri"/>
        </w:rPr>
        <w:t>Overview of SAP Amendments and Updates</w:t>
      </w:r>
      <w:bookmarkEnd w:id="7"/>
    </w:p>
    <w:tbl>
      <w:tblPr>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000" w:firstRow="0" w:lastRow="0" w:firstColumn="0" w:lastColumn="0" w:noHBand="0" w:noVBand="0"/>
      </w:tblPr>
      <w:tblGrid>
        <w:gridCol w:w="1863"/>
        <w:gridCol w:w="1912"/>
        <w:gridCol w:w="5287"/>
      </w:tblGrid>
      <w:tr w:rsidRPr="00340CF4" w:rsidR="004F1C0C" w:rsidTr="77D95F18" w14:paraId="0247A2F9" w14:textId="77777777">
        <w:trPr>
          <w:trHeight w:val="368"/>
        </w:trPr>
        <w:tc>
          <w:tcPr>
            <w:tcW w:w="1028" w:type="pct"/>
            <w:shd w:val="clear" w:color="auto" w:fill="70AD47" w:themeFill="accent6"/>
            <w:tcMar/>
          </w:tcPr>
          <w:p w:rsidRPr="00340CF4" w:rsidR="004F1C0C" w:rsidP="00EC06B9" w:rsidRDefault="004F1C0C" w14:paraId="29FD2636" w14:textId="77777777">
            <w:pPr>
              <w:spacing w:line="240" w:lineRule="auto"/>
              <w:rPr>
                <w:rFonts w:cs="Calibri"/>
                <w:b/>
                <w:color w:val="FFFFFF" w:themeColor="background1"/>
                <w:sz w:val="20"/>
                <w:szCs w:val="20"/>
              </w:rPr>
            </w:pPr>
            <w:r w:rsidRPr="00340CF4">
              <w:rPr>
                <w:rFonts w:cs="Calibri"/>
                <w:b/>
                <w:color w:val="FFFFFF" w:themeColor="background1"/>
                <w:sz w:val="20"/>
                <w:szCs w:val="20"/>
              </w:rPr>
              <w:t>Number</w:t>
            </w:r>
          </w:p>
        </w:tc>
        <w:tc>
          <w:tcPr>
            <w:tcW w:w="1055" w:type="pct"/>
            <w:shd w:val="clear" w:color="auto" w:fill="70AD47" w:themeFill="accent6"/>
            <w:tcMar/>
          </w:tcPr>
          <w:p w:rsidRPr="00340CF4" w:rsidR="004F1C0C" w:rsidP="00EC06B9" w:rsidRDefault="004F1C0C" w14:paraId="6FAFA6A7" w14:textId="77777777">
            <w:pPr>
              <w:spacing w:line="240" w:lineRule="auto"/>
              <w:rPr>
                <w:rFonts w:cs="Calibri"/>
                <w:b/>
                <w:color w:val="FFFFFF" w:themeColor="background1"/>
                <w:sz w:val="20"/>
                <w:szCs w:val="20"/>
              </w:rPr>
            </w:pPr>
            <w:r w:rsidRPr="00340CF4">
              <w:rPr>
                <w:rFonts w:cs="Calibri"/>
                <w:b/>
                <w:color w:val="FFFFFF" w:themeColor="background1"/>
                <w:sz w:val="20"/>
                <w:szCs w:val="20"/>
              </w:rPr>
              <w:t>Date (DDMMMYY)</w:t>
            </w:r>
          </w:p>
        </w:tc>
        <w:tc>
          <w:tcPr>
            <w:tcW w:w="2917" w:type="pct"/>
            <w:shd w:val="clear" w:color="auto" w:fill="70AD47" w:themeFill="accent6"/>
            <w:tcMar/>
          </w:tcPr>
          <w:p w:rsidRPr="00340CF4" w:rsidR="004F1C0C" w:rsidP="00EC06B9" w:rsidRDefault="004F1C0C" w14:paraId="536B5700" w14:textId="77777777">
            <w:pPr>
              <w:spacing w:line="240" w:lineRule="auto"/>
              <w:rPr>
                <w:rFonts w:cs="Calibri"/>
                <w:b/>
                <w:color w:val="FFFFFF" w:themeColor="background1"/>
                <w:sz w:val="20"/>
                <w:szCs w:val="20"/>
              </w:rPr>
            </w:pPr>
            <w:r w:rsidRPr="00340CF4">
              <w:rPr>
                <w:rFonts w:cs="Calibri"/>
                <w:b/>
                <w:color w:val="FFFFFF" w:themeColor="background1"/>
                <w:sz w:val="20"/>
                <w:szCs w:val="20"/>
              </w:rPr>
              <w:t>Amendment or update</w:t>
            </w:r>
          </w:p>
        </w:tc>
      </w:tr>
      <w:tr w:rsidRPr="00340CF4" w:rsidR="004F1C0C" w:rsidTr="77D95F18" w14:paraId="1AB3299A" w14:textId="77777777">
        <w:trPr>
          <w:trHeight w:val="179"/>
        </w:trPr>
        <w:tc>
          <w:tcPr>
            <w:tcW w:w="1028" w:type="pct"/>
            <w:shd w:val="clear" w:color="auto" w:fill="FFFFFF" w:themeFill="background1"/>
            <w:tcMar/>
          </w:tcPr>
          <w:p w:rsidRPr="00340CF4" w:rsidR="004F1C0C" w:rsidP="00EC06B9" w:rsidRDefault="004F1C0C" w14:paraId="1143EE7F" w14:textId="710E7F5B">
            <w:pPr>
              <w:spacing w:line="240" w:lineRule="auto"/>
              <w:rPr>
                <w:rFonts w:cs="Calibri"/>
                <w:sz w:val="20"/>
                <w:szCs w:val="20"/>
              </w:rPr>
            </w:pPr>
            <w:r w:rsidRPr="00340CF4">
              <w:rPr>
                <w:rFonts w:cs="Calibri"/>
                <w:sz w:val="20"/>
                <w:szCs w:val="20"/>
              </w:rPr>
              <w:t>V0.1</w:t>
            </w:r>
          </w:p>
        </w:tc>
        <w:tc>
          <w:tcPr>
            <w:tcW w:w="1055" w:type="pct"/>
            <w:shd w:val="clear" w:color="auto" w:fill="FFFFFF" w:themeFill="background1"/>
            <w:tcMar/>
          </w:tcPr>
          <w:p w:rsidRPr="00340CF4" w:rsidR="004F1C0C" w:rsidP="00EC06B9" w:rsidRDefault="004F1C0C" w14:paraId="76212EEA" w14:textId="226D238B">
            <w:pPr>
              <w:spacing w:line="240" w:lineRule="auto"/>
              <w:rPr>
                <w:rFonts w:cs="Calibri"/>
                <w:sz w:val="20"/>
                <w:szCs w:val="20"/>
              </w:rPr>
            </w:pPr>
            <w:r w:rsidRPr="00340CF4">
              <w:rPr>
                <w:rFonts w:cs="Calibri"/>
                <w:sz w:val="20"/>
                <w:szCs w:val="20"/>
              </w:rPr>
              <w:t>14.11.2021</w:t>
            </w:r>
          </w:p>
        </w:tc>
        <w:tc>
          <w:tcPr>
            <w:tcW w:w="2917" w:type="pct"/>
            <w:shd w:val="clear" w:color="auto" w:fill="FFFFFF" w:themeFill="background1"/>
            <w:tcMar/>
          </w:tcPr>
          <w:p w:rsidRPr="00340CF4" w:rsidR="004F1C0C" w:rsidP="00EC06B9" w:rsidRDefault="004F1C0C" w14:paraId="2E33FE74" w14:textId="6687936D">
            <w:pPr>
              <w:spacing w:line="240" w:lineRule="auto"/>
              <w:rPr>
                <w:rFonts w:cs="Calibri"/>
                <w:sz w:val="20"/>
                <w:szCs w:val="20"/>
              </w:rPr>
            </w:pPr>
            <w:r w:rsidRPr="00340CF4">
              <w:rPr>
                <w:rFonts w:cs="Calibri"/>
                <w:sz w:val="20"/>
                <w:szCs w:val="20"/>
              </w:rPr>
              <w:t xml:space="preserve">First version </w:t>
            </w:r>
          </w:p>
        </w:tc>
      </w:tr>
      <w:tr w:rsidRPr="00340CF4" w:rsidR="004F1C0C" w:rsidTr="77D95F18" w14:paraId="5F8BAE17" w14:textId="77777777">
        <w:trPr>
          <w:trHeight w:val="188"/>
        </w:trPr>
        <w:tc>
          <w:tcPr>
            <w:tcW w:w="1028" w:type="pct"/>
            <w:shd w:val="clear" w:color="auto" w:fill="FFFFFF" w:themeFill="background1"/>
            <w:tcMar/>
          </w:tcPr>
          <w:p w:rsidRPr="00340CF4" w:rsidR="004F1C0C" w:rsidP="00EC06B9" w:rsidRDefault="004F1C0C" w14:paraId="54B99E23" w14:textId="3A330DBE">
            <w:pPr>
              <w:spacing w:line="240" w:lineRule="auto"/>
              <w:rPr>
                <w:rFonts w:cs="Calibri"/>
                <w:sz w:val="20"/>
                <w:szCs w:val="20"/>
              </w:rPr>
            </w:pPr>
            <w:r w:rsidRPr="00340CF4">
              <w:rPr>
                <w:rFonts w:cs="Calibri"/>
                <w:sz w:val="20"/>
                <w:szCs w:val="20"/>
              </w:rPr>
              <w:t>V0.2</w:t>
            </w:r>
          </w:p>
        </w:tc>
        <w:tc>
          <w:tcPr>
            <w:tcW w:w="1055" w:type="pct"/>
            <w:shd w:val="clear" w:color="auto" w:fill="FFFFFF" w:themeFill="background1"/>
            <w:tcMar/>
          </w:tcPr>
          <w:p w:rsidRPr="00340CF4" w:rsidR="004F1C0C" w:rsidP="00541669" w:rsidRDefault="004F1C0C" w14:paraId="6FF47782" w14:textId="5D680E71">
            <w:pPr>
              <w:spacing w:line="240" w:lineRule="auto"/>
              <w:rPr>
                <w:rFonts w:cs="Calibri"/>
                <w:sz w:val="20"/>
                <w:szCs w:val="20"/>
              </w:rPr>
            </w:pPr>
            <w:r w:rsidRPr="00340CF4">
              <w:rPr>
                <w:rFonts w:cs="Calibri"/>
                <w:sz w:val="20"/>
                <w:szCs w:val="20"/>
              </w:rPr>
              <w:t>1</w:t>
            </w:r>
            <w:r w:rsidR="00541669">
              <w:rPr>
                <w:rFonts w:cs="Calibri"/>
                <w:sz w:val="20"/>
                <w:szCs w:val="20"/>
              </w:rPr>
              <w:t>7</w:t>
            </w:r>
            <w:r w:rsidRPr="00340CF4">
              <w:rPr>
                <w:rFonts w:cs="Calibri"/>
                <w:sz w:val="20"/>
                <w:szCs w:val="20"/>
              </w:rPr>
              <w:t>.01.2022</w:t>
            </w:r>
          </w:p>
        </w:tc>
        <w:tc>
          <w:tcPr>
            <w:tcW w:w="2917" w:type="pct"/>
            <w:shd w:val="clear" w:color="auto" w:fill="FFFFFF" w:themeFill="background1"/>
            <w:tcMar/>
          </w:tcPr>
          <w:p w:rsidRPr="00340CF4" w:rsidR="004F1C0C" w:rsidP="00EC06B9" w:rsidRDefault="004F1C0C" w14:paraId="7251DEA4" w14:textId="0E969132">
            <w:pPr>
              <w:spacing w:line="240" w:lineRule="auto"/>
              <w:rPr>
                <w:rFonts w:cs="Calibri"/>
                <w:sz w:val="20"/>
                <w:szCs w:val="20"/>
              </w:rPr>
            </w:pPr>
            <w:r w:rsidRPr="00340CF4">
              <w:rPr>
                <w:rFonts w:cs="Calibri"/>
                <w:sz w:val="20"/>
                <w:szCs w:val="20"/>
              </w:rPr>
              <w:t>Clarifications made based on reviewer comments. Update of team members</w:t>
            </w:r>
          </w:p>
        </w:tc>
      </w:tr>
      <w:tr w:rsidRPr="00340CF4" w:rsidR="004F1C0C" w:rsidTr="77D95F18" w14:paraId="0E432D7B" w14:textId="77777777">
        <w:trPr>
          <w:trHeight w:val="179"/>
        </w:trPr>
        <w:tc>
          <w:tcPr>
            <w:tcW w:w="1028" w:type="pct"/>
            <w:shd w:val="clear" w:color="auto" w:fill="FFFFFF" w:themeFill="background1"/>
            <w:tcMar/>
          </w:tcPr>
          <w:p w:rsidRPr="00340CF4" w:rsidR="004F1C0C" w:rsidP="00EC06B9" w:rsidRDefault="00F55CBC" w14:paraId="3D95D8F1" w14:textId="0BF60CD7">
            <w:pPr>
              <w:spacing w:line="240" w:lineRule="auto"/>
              <w:rPr>
                <w:rFonts w:cs="Calibri"/>
                <w:sz w:val="20"/>
                <w:szCs w:val="20"/>
              </w:rPr>
            </w:pPr>
            <w:r>
              <w:rPr>
                <w:rFonts w:cs="Calibri"/>
                <w:sz w:val="20"/>
                <w:szCs w:val="20"/>
              </w:rPr>
              <w:t>V0.2</w:t>
            </w:r>
          </w:p>
        </w:tc>
        <w:tc>
          <w:tcPr>
            <w:tcW w:w="1055" w:type="pct"/>
            <w:shd w:val="clear" w:color="auto" w:fill="FFFFFF" w:themeFill="background1"/>
            <w:tcMar/>
          </w:tcPr>
          <w:p w:rsidRPr="00340CF4" w:rsidR="004F1C0C" w:rsidP="00EC06B9" w:rsidRDefault="00F55CBC" w14:paraId="38B05FF5" w14:textId="199C4E41">
            <w:pPr>
              <w:spacing w:line="240" w:lineRule="auto"/>
              <w:rPr>
                <w:rFonts w:cs="Calibri"/>
                <w:sz w:val="20"/>
                <w:szCs w:val="20"/>
              </w:rPr>
            </w:pPr>
            <w:r>
              <w:rPr>
                <w:rFonts w:cs="Calibri"/>
                <w:sz w:val="20"/>
                <w:szCs w:val="20"/>
              </w:rPr>
              <w:t>31.01.2022</w:t>
            </w:r>
          </w:p>
        </w:tc>
        <w:tc>
          <w:tcPr>
            <w:tcW w:w="2917" w:type="pct"/>
            <w:shd w:val="clear" w:color="auto" w:fill="FFFFFF" w:themeFill="background1"/>
            <w:tcMar/>
          </w:tcPr>
          <w:p w:rsidRPr="00340CF4" w:rsidR="004F1C0C" w:rsidP="00EC06B9" w:rsidRDefault="00F55CBC" w14:paraId="6D8BA0E9" w14:textId="1830F290">
            <w:pPr>
              <w:spacing w:line="240" w:lineRule="auto"/>
              <w:rPr>
                <w:rFonts w:cs="Calibri"/>
                <w:sz w:val="20"/>
                <w:szCs w:val="20"/>
              </w:rPr>
            </w:pPr>
            <w:r>
              <w:rPr>
                <w:rFonts w:cs="Calibri"/>
                <w:sz w:val="20"/>
                <w:szCs w:val="20"/>
              </w:rPr>
              <w:t>Addition of ICD-10-ES codes for Spain</w:t>
            </w:r>
          </w:p>
        </w:tc>
      </w:tr>
    </w:tbl>
    <w:p w:rsidR="77D95F18" w:rsidRDefault="77D95F18" w14:paraId="520CC021" w14:textId="3DBF05EF"/>
    <w:p w:rsidR="0088126B" w:rsidP="002F2E92" w:rsidRDefault="0088126B" w14:paraId="7AC6A2FD" w14:textId="4BE1B9B5">
      <w:pPr>
        <w:tabs>
          <w:tab w:val="left" w:pos="142"/>
        </w:tabs>
        <w:rPr>
          <w:b/>
          <w:sz w:val="36"/>
        </w:rPr>
      </w:pPr>
    </w:p>
    <w:p w:rsidRPr="00423181" w:rsidR="00423181" w:rsidP="00423181" w:rsidRDefault="00423181" w14:paraId="67C98E0E" w14:textId="7BEA4A34">
      <w:pPr>
        <w:pStyle w:val="Caption"/>
        <w:rPr>
          <w:rFonts w:cs="Calibri"/>
        </w:rPr>
      </w:pPr>
      <w:r w:rsidRPr="00423181">
        <w:rPr>
          <w:rFonts w:cs="Calibri"/>
        </w:rPr>
        <w:t xml:space="preserve">SAP amendments following first approval: </w:t>
      </w:r>
    </w:p>
    <w:p w:rsidRPr="00827730" w:rsidR="00423181" w:rsidP="00423181" w:rsidRDefault="00423181" w14:paraId="3A5B9464" w14:textId="77777777">
      <w:pPr>
        <w:pStyle w:val="BodyText12"/>
        <w:spacing w:after="0" w:line="240" w:lineRule="auto"/>
        <w:contextualSpacing/>
        <w:rPr>
          <w:rFonts w:ascii="Times New Roman" w:hAnsi="Times New Roman"/>
          <w:szCs w:val="22"/>
        </w:rPr>
      </w:pPr>
    </w:p>
    <w:tbl>
      <w:tblPr>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1418"/>
        <w:gridCol w:w="1912"/>
        <w:gridCol w:w="1912"/>
        <w:gridCol w:w="1912"/>
        <w:gridCol w:w="1908"/>
      </w:tblGrid>
      <w:tr w:rsidRPr="00827730" w:rsidR="00423181" w:rsidTr="141E403F" w14:paraId="3AD518C9" w14:textId="77777777">
        <w:tc>
          <w:tcPr>
            <w:tcW w:w="782" w:type="pct"/>
            <w:tcBorders>
              <w:bottom w:val="single" w:color="000000" w:themeColor="text1" w:sz="4" w:space="0"/>
            </w:tcBorders>
            <w:shd w:val="clear" w:color="auto" w:fill="70AD47" w:themeFill="accent6"/>
            <w:tcMar/>
          </w:tcPr>
          <w:p w:rsidRPr="00423181" w:rsidR="00423181" w:rsidP="00423181" w:rsidRDefault="00423181" w14:paraId="665889FB" w14:textId="77777777">
            <w:pPr>
              <w:spacing w:line="240" w:lineRule="auto"/>
              <w:rPr>
                <w:rFonts w:cs="Calibri"/>
                <w:b/>
                <w:color w:val="FFFFFF" w:themeColor="background1"/>
                <w:sz w:val="20"/>
                <w:szCs w:val="20"/>
              </w:rPr>
            </w:pPr>
            <w:r w:rsidRPr="00423181">
              <w:rPr>
                <w:rFonts w:cs="Calibri"/>
                <w:b/>
                <w:color w:val="FFFFFF" w:themeColor="background1"/>
                <w:sz w:val="20"/>
                <w:szCs w:val="20"/>
              </w:rPr>
              <w:t>Number</w:t>
            </w:r>
          </w:p>
        </w:tc>
        <w:tc>
          <w:tcPr>
            <w:tcW w:w="1055" w:type="pct"/>
            <w:tcBorders>
              <w:bottom w:val="single" w:color="000000" w:themeColor="text1" w:sz="4" w:space="0"/>
            </w:tcBorders>
            <w:shd w:val="clear" w:color="auto" w:fill="70AD47" w:themeFill="accent6"/>
            <w:tcMar/>
          </w:tcPr>
          <w:p w:rsidRPr="00423181" w:rsidR="00423181" w:rsidP="00423181" w:rsidRDefault="00423181" w14:paraId="6DB2513A" w14:textId="77777777">
            <w:pPr>
              <w:spacing w:line="240" w:lineRule="auto"/>
              <w:rPr>
                <w:rFonts w:cs="Calibri"/>
                <w:b/>
                <w:color w:val="FFFFFF" w:themeColor="background1"/>
                <w:sz w:val="20"/>
                <w:szCs w:val="20"/>
              </w:rPr>
            </w:pPr>
            <w:r w:rsidRPr="00423181">
              <w:rPr>
                <w:rFonts w:cs="Calibri"/>
                <w:b/>
                <w:color w:val="FFFFFF" w:themeColor="background1"/>
                <w:sz w:val="20"/>
                <w:szCs w:val="20"/>
              </w:rPr>
              <w:t>Date (DDMMMYY)</w:t>
            </w:r>
          </w:p>
        </w:tc>
        <w:tc>
          <w:tcPr>
            <w:tcW w:w="1055" w:type="pct"/>
            <w:tcBorders>
              <w:bottom w:val="single" w:color="000000" w:themeColor="text1" w:sz="4" w:space="0"/>
            </w:tcBorders>
            <w:shd w:val="clear" w:color="auto" w:fill="70AD47" w:themeFill="accent6"/>
            <w:tcMar/>
          </w:tcPr>
          <w:p w:rsidRPr="00423181" w:rsidR="00423181" w:rsidP="00423181" w:rsidRDefault="00423181" w14:paraId="6CE2FF40" w14:textId="77777777">
            <w:pPr>
              <w:spacing w:line="240" w:lineRule="auto"/>
              <w:rPr>
                <w:rFonts w:cs="Calibri"/>
                <w:b/>
                <w:color w:val="FFFFFF" w:themeColor="background1"/>
                <w:sz w:val="20"/>
                <w:szCs w:val="20"/>
              </w:rPr>
            </w:pPr>
            <w:r w:rsidRPr="00423181">
              <w:rPr>
                <w:rFonts w:cs="Calibri"/>
                <w:b/>
                <w:color w:val="FFFFFF" w:themeColor="background1"/>
                <w:sz w:val="20"/>
                <w:szCs w:val="20"/>
              </w:rPr>
              <w:t>Section of the SAP</w:t>
            </w:r>
          </w:p>
        </w:tc>
        <w:tc>
          <w:tcPr>
            <w:tcW w:w="1055" w:type="pct"/>
            <w:tcBorders>
              <w:bottom w:val="single" w:color="000000" w:themeColor="text1" w:sz="4" w:space="0"/>
            </w:tcBorders>
            <w:shd w:val="clear" w:color="auto" w:fill="70AD47" w:themeFill="accent6"/>
            <w:tcMar/>
          </w:tcPr>
          <w:p w:rsidRPr="00423181" w:rsidR="00423181" w:rsidP="00423181" w:rsidRDefault="00423181" w14:paraId="5B672AB7" w14:textId="77777777">
            <w:pPr>
              <w:spacing w:line="240" w:lineRule="auto"/>
              <w:rPr>
                <w:rFonts w:cs="Calibri"/>
                <w:b/>
                <w:color w:val="FFFFFF" w:themeColor="background1"/>
                <w:sz w:val="20"/>
                <w:szCs w:val="20"/>
              </w:rPr>
            </w:pPr>
            <w:r w:rsidRPr="00423181">
              <w:rPr>
                <w:rFonts w:cs="Calibri"/>
                <w:b/>
                <w:color w:val="FFFFFF" w:themeColor="background1"/>
                <w:sz w:val="20"/>
                <w:szCs w:val="20"/>
              </w:rPr>
              <w:t>Amendment or update</w:t>
            </w:r>
          </w:p>
        </w:tc>
        <w:tc>
          <w:tcPr>
            <w:tcW w:w="1053" w:type="pct"/>
            <w:tcBorders>
              <w:bottom w:val="single" w:color="000000" w:themeColor="text1" w:sz="4" w:space="0"/>
            </w:tcBorders>
            <w:shd w:val="clear" w:color="auto" w:fill="70AD47" w:themeFill="accent6"/>
            <w:tcMar/>
          </w:tcPr>
          <w:p w:rsidRPr="00423181" w:rsidR="00423181" w:rsidP="00423181" w:rsidRDefault="00423181" w14:paraId="1FDEA10C" w14:textId="77777777">
            <w:pPr>
              <w:spacing w:line="240" w:lineRule="auto"/>
              <w:rPr>
                <w:rFonts w:cs="Calibri"/>
                <w:b/>
                <w:color w:val="FFFFFF" w:themeColor="background1"/>
                <w:sz w:val="20"/>
                <w:szCs w:val="20"/>
              </w:rPr>
            </w:pPr>
            <w:r w:rsidRPr="00423181">
              <w:rPr>
                <w:rFonts w:cs="Calibri"/>
                <w:b/>
                <w:color w:val="FFFFFF" w:themeColor="background1"/>
                <w:sz w:val="20"/>
                <w:szCs w:val="20"/>
              </w:rPr>
              <w:t>Reason</w:t>
            </w:r>
          </w:p>
        </w:tc>
      </w:tr>
      <w:tr w:rsidRPr="00827730" w:rsidR="00423181" w:rsidTr="141E403F" w14:paraId="307792C2" w14:textId="77777777">
        <w:tc>
          <w:tcPr>
            <w:tcW w:w="782" w:type="pct"/>
            <w:tcBorders>
              <w:bottom w:val="single" w:color="000000" w:themeColor="text1" w:sz="4" w:space="0"/>
            </w:tcBorders>
            <w:shd w:val="clear" w:color="auto" w:fill="FFFFFF" w:themeFill="background1"/>
            <w:tcMar/>
          </w:tcPr>
          <w:p w:rsidRPr="009F6C8A" w:rsidR="00423181" w:rsidP="00423181" w:rsidRDefault="000F346B" w14:paraId="1C249F2E" w14:textId="4C2A5918">
            <w:pPr>
              <w:spacing w:line="240" w:lineRule="auto"/>
              <w:rPr>
                <w:rFonts w:cs="Calibri"/>
                <w:sz w:val="20"/>
                <w:szCs w:val="20"/>
              </w:rPr>
            </w:pPr>
            <w:r>
              <w:rPr>
                <w:rFonts w:cs="Calibri"/>
                <w:sz w:val="20"/>
                <w:szCs w:val="20"/>
              </w:rPr>
              <w:t>V</w:t>
            </w:r>
            <w:r w:rsidRPr="009F6C8A" w:rsidR="00423181">
              <w:rPr>
                <w:rFonts w:cs="Calibri"/>
                <w:sz w:val="20"/>
                <w:szCs w:val="20"/>
              </w:rPr>
              <w:t>1</w:t>
            </w:r>
            <w:r>
              <w:rPr>
                <w:rFonts w:cs="Calibri"/>
                <w:sz w:val="20"/>
                <w:szCs w:val="20"/>
              </w:rPr>
              <w:t>.1</w:t>
            </w:r>
          </w:p>
        </w:tc>
        <w:tc>
          <w:tcPr>
            <w:tcW w:w="1055" w:type="pct"/>
            <w:tcBorders>
              <w:bottom w:val="single" w:color="000000" w:themeColor="text1" w:sz="4" w:space="0"/>
            </w:tcBorders>
            <w:shd w:val="clear" w:color="auto" w:fill="FFFFFF" w:themeFill="background1"/>
            <w:tcMar/>
          </w:tcPr>
          <w:p w:rsidRPr="009F6C8A" w:rsidR="00423181" w:rsidP="00423181" w:rsidRDefault="00423181" w14:paraId="43FB581D" w14:textId="18CF8DCC">
            <w:pPr>
              <w:spacing w:line="240" w:lineRule="auto"/>
              <w:rPr>
                <w:rFonts w:cs="Calibri"/>
                <w:sz w:val="20"/>
                <w:szCs w:val="20"/>
              </w:rPr>
            </w:pPr>
            <w:r w:rsidRPr="009F6C8A">
              <w:rPr>
                <w:rFonts w:cs="Calibri"/>
                <w:sz w:val="20"/>
                <w:szCs w:val="20"/>
              </w:rPr>
              <w:t>07.06.2022</w:t>
            </w:r>
          </w:p>
        </w:tc>
        <w:tc>
          <w:tcPr>
            <w:tcW w:w="1055" w:type="pct"/>
            <w:tcBorders>
              <w:bottom w:val="single" w:color="000000" w:themeColor="text1" w:sz="4" w:space="0"/>
            </w:tcBorders>
            <w:shd w:val="clear" w:color="auto" w:fill="FFFFFF" w:themeFill="background1"/>
            <w:tcMar/>
          </w:tcPr>
          <w:p w:rsidRPr="009F6C8A" w:rsidR="00423181" w:rsidP="00423181" w:rsidRDefault="009F6C8A" w14:paraId="1C70376A" w14:textId="2A71CF1A">
            <w:pPr>
              <w:spacing w:line="240" w:lineRule="auto"/>
              <w:rPr>
                <w:rFonts w:cs="Calibri"/>
                <w:sz w:val="20"/>
                <w:szCs w:val="20"/>
              </w:rPr>
            </w:pPr>
            <w:r w:rsidRPr="009F6C8A">
              <w:rPr>
                <w:rFonts w:cs="Calibri"/>
                <w:sz w:val="20"/>
                <w:szCs w:val="20"/>
              </w:rPr>
              <w:t>Section 3, Table 1</w:t>
            </w:r>
          </w:p>
        </w:tc>
        <w:tc>
          <w:tcPr>
            <w:tcW w:w="1055" w:type="pct"/>
            <w:tcBorders>
              <w:bottom w:val="single" w:color="000000" w:themeColor="text1" w:sz="4" w:space="0"/>
            </w:tcBorders>
            <w:shd w:val="clear" w:color="auto" w:fill="FFFFFF" w:themeFill="background1"/>
            <w:tcMar/>
          </w:tcPr>
          <w:p w:rsidRPr="009F6C8A" w:rsidR="00423181" w:rsidP="00532F28" w:rsidRDefault="009F6C8A" w14:paraId="180AA00C" w14:textId="33E7ED10">
            <w:pPr>
              <w:spacing w:line="240" w:lineRule="auto"/>
              <w:rPr>
                <w:rFonts w:cs="Calibri"/>
                <w:sz w:val="20"/>
                <w:szCs w:val="20"/>
              </w:rPr>
            </w:pPr>
            <w:r w:rsidRPr="009F6C8A">
              <w:rPr>
                <w:rFonts w:cs="Calibri"/>
                <w:sz w:val="20"/>
                <w:szCs w:val="20"/>
              </w:rPr>
              <w:t>Addition of column “Latest LMP date” by DAP</w:t>
            </w:r>
            <w:r>
              <w:rPr>
                <w:rFonts w:cs="Calibri"/>
                <w:sz w:val="20"/>
                <w:szCs w:val="20"/>
              </w:rPr>
              <w:t xml:space="preserve"> </w:t>
            </w:r>
            <w:r w:rsidR="000F346B">
              <w:rPr>
                <w:rFonts w:cs="Calibri"/>
                <w:sz w:val="20"/>
                <w:szCs w:val="20"/>
              </w:rPr>
              <w:t>in Table 1 and related footnote</w:t>
            </w:r>
            <w:r w:rsidR="00532F28">
              <w:rPr>
                <w:rFonts w:cs="Calibri"/>
                <w:sz w:val="20"/>
                <w:szCs w:val="20"/>
              </w:rPr>
              <w:t>, and revision of earliest LMP date (now expressed as date, not as “CED + 12 months”)</w:t>
            </w:r>
          </w:p>
        </w:tc>
        <w:tc>
          <w:tcPr>
            <w:tcW w:w="1053" w:type="pct"/>
            <w:tcBorders>
              <w:bottom w:val="single" w:color="000000" w:themeColor="text1" w:sz="4" w:space="0"/>
            </w:tcBorders>
            <w:shd w:val="clear" w:color="auto" w:fill="FFFFFF" w:themeFill="background1"/>
            <w:tcMar/>
          </w:tcPr>
          <w:p w:rsidRPr="009F6C8A" w:rsidR="00423181" w:rsidP="00423181" w:rsidRDefault="009F6C8A" w14:paraId="6AAAAB39" w14:textId="58E1F598">
            <w:pPr>
              <w:spacing w:line="240" w:lineRule="auto"/>
              <w:rPr>
                <w:rFonts w:cs="Calibri"/>
                <w:sz w:val="20"/>
                <w:szCs w:val="20"/>
              </w:rPr>
            </w:pPr>
            <w:r w:rsidRPr="009F6C8A">
              <w:rPr>
                <w:rFonts w:cs="Calibri"/>
                <w:sz w:val="20"/>
                <w:szCs w:val="20"/>
              </w:rPr>
              <w:t>Need to set latest LMP date for inclusion in the study, regardless of pregnancy outcome</w:t>
            </w:r>
          </w:p>
        </w:tc>
      </w:tr>
      <w:tr w:rsidRPr="00827730" w:rsidR="002A1A1B" w:rsidTr="141E403F" w14:paraId="71D76A29" w14:textId="77777777">
        <w:tc>
          <w:tcPr>
            <w:tcW w:w="782" w:type="pct"/>
            <w:tcBorders>
              <w:bottom w:val="single" w:color="000000" w:themeColor="text1" w:sz="4" w:space="0"/>
            </w:tcBorders>
            <w:shd w:val="clear" w:color="auto" w:fill="FFFFFF" w:themeFill="background1"/>
            <w:tcMar/>
          </w:tcPr>
          <w:p w:rsidRPr="00827730" w:rsidR="002A1A1B" w:rsidP="002A1A1B" w:rsidRDefault="002A1A1B" w14:paraId="7645E946" w14:textId="2B940FD6">
            <w:pPr>
              <w:spacing w:line="240" w:lineRule="auto"/>
              <w:contextualSpacing/>
            </w:pPr>
            <w:r>
              <w:rPr>
                <w:rFonts w:cs="Calibri"/>
                <w:sz w:val="20"/>
                <w:szCs w:val="20"/>
              </w:rPr>
              <w:t>V</w:t>
            </w:r>
            <w:r w:rsidRPr="009F6C8A">
              <w:rPr>
                <w:rFonts w:cs="Calibri"/>
                <w:sz w:val="20"/>
                <w:szCs w:val="20"/>
              </w:rPr>
              <w:t>1</w:t>
            </w:r>
            <w:r>
              <w:rPr>
                <w:rFonts w:cs="Calibri"/>
                <w:sz w:val="20"/>
                <w:szCs w:val="20"/>
              </w:rPr>
              <w:t>.1</w:t>
            </w:r>
          </w:p>
        </w:tc>
        <w:tc>
          <w:tcPr>
            <w:tcW w:w="1055" w:type="pct"/>
            <w:tcBorders>
              <w:bottom w:val="single" w:color="000000" w:themeColor="text1" w:sz="4" w:space="0"/>
            </w:tcBorders>
            <w:shd w:val="clear" w:color="auto" w:fill="FFFFFF" w:themeFill="background1"/>
            <w:tcMar/>
          </w:tcPr>
          <w:p w:rsidRPr="00827730" w:rsidR="002A1A1B" w:rsidP="002A1A1B" w:rsidRDefault="002A1A1B" w14:paraId="73132999" w14:textId="6A305B82">
            <w:pPr>
              <w:spacing w:line="240" w:lineRule="auto"/>
              <w:contextualSpacing/>
            </w:pPr>
            <w:r w:rsidRPr="009F6C8A">
              <w:rPr>
                <w:rFonts w:cs="Calibri"/>
                <w:sz w:val="20"/>
                <w:szCs w:val="20"/>
              </w:rPr>
              <w:t>07.06.2022</w:t>
            </w:r>
          </w:p>
        </w:tc>
        <w:tc>
          <w:tcPr>
            <w:tcW w:w="1055" w:type="pct"/>
            <w:tcBorders>
              <w:bottom w:val="single" w:color="000000" w:themeColor="text1" w:sz="4" w:space="0"/>
            </w:tcBorders>
            <w:shd w:val="clear" w:color="auto" w:fill="FFFFFF" w:themeFill="background1"/>
            <w:tcMar/>
          </w:tcPr>
          <w:p w:rsidRPr="00532F28" w:rsidR="002A1A1B" w:rsidP="002A1A1B" w:rsidRDefault="002A1A1B" w14:paraId="412FC67F" w14:textId="633FA1B0">
            <w:pPr>
              <w:spacing w:line="240" w:lineRule="auto"/>
              <w:rPr>
                <w:rFonts w:cs="Calibri"/>
                <w:sz w:val="20"/>
                <w:szCs w:val="20"/>
              </w:rPr>
            </w:pPr>
            <w:r>
              <w:rPr>
                <w:rFonts w:cs="Calibri"/>
                <w:sz w:val="20"/>
                <w:szCs w:val="20"/>
              </w:rPr>
              <w:t>Section 3</w:t>
            </w:r>
          </w:p>
        </w:tc>
        <w:tc>
          <w:tcPr>
            <w:tcW w:w="1055" w:type="pct"/>
            <w:tcBorders>
              <w:bottom w:val="single" w:color="000000" w:themeColor="text1" w:sz="4" w:space="0"/>
            </w:tcBorders>
            <w:shd w:val="clear" w:color="auto" w:fill="FFFFFF" w:themeFill="background1"/>
            <w:tcMar/>
          </w:tcPr>
          <w:p w:rsidRPr="00827730" w:rsidR="002A1A1B" w:rsidP="002A1A1B" w:rsidRDefault="002A1A1B" w14:paraId="60DECFF9" w14:textId="37DD66CF">
            <w:pPr>
              <w:spacing w:line="240" w:lineRule="auto"/>
              <w:contextualSpacing/>
            </w:pPr>
            <w:r w:rsidRPr="00532F28">
              <w:rPr>
                <w:rFonts w:cs="Calibri"/>
                <w:sz w:val="20"/>
                <w:szCs w:val="20"/>
              </w:rPr>
              <w:t>Removal of Figure 1, and new numbering of Figure 2 to 1</w:t>
            </w:r>
            <w:r>
              <w:rPr>
                <w:rFonts w:cs="Calibri"/>
                <w:sz w:val="20"/>
                <w:szCs w:val="20"/>
              </w:rPr>
              <w:t xml:space="preserve">; correction in now Figure 1 of earliest and latest LMP date for the pregnancy period </w:t>
            </w:r>
          </w:p>
        </w:tc>
        <w:tc>
          <w:tcPr>
            <w:tcW w:w="1053" w:type="pct"/>
            <w:tcBorders>
              <w:bottom w:val="single" w:color="000000" w:themeColor="text1" w:sz="4" w:space="0"/>
            </w:tcBorders>
            <w:shd w:val="clear" w:color="auto" w:fill="FFFFFF" w:themeFill="background1"/>
            <w:tcMar/>
          </w:tcPr>
          <w:p w:rsidRPr="00827730" w:rsidR="002A1A1B" w:rsidP="002A1A1B" w:rsidRDefault="002A1A1B" w14:paraId="5EDD7B7E" w14:textId="6260D8B8">
            <w:pPr>
              <w:spacing w:line="240" w:lineRule="auto"/>
              <w:contextualSpacing/>
            </w:pPr>
            <w:r w:rsidRPr="00532F28">
              <w:rPr>
                <w:rFonts w:cs="Calibri"/>
                <w:sz w:val="20"/>
                <w:szCs w:val="20"/>
              </w:rPr>
              <w:t>As above</w:t>
            </w:r>
          </w:p>
        </w:tc>
      </w:tr>
      <w:tr w:rsidR="77D95F18" w:rsidTr="141E403F" w14:paraId="02AA7C7B">
        <w:trPr>
          <w:ins w:author="Vera Ruth Mitter" w:date="2022-11-25T13:48:15.793Z" w:id="250754143"/>
        </w:trPr>
        <w:tc>
          <w:tcPr>
            <w:tcW w:w="1418" w:type="dxa"/>
            <w:tcBorders>
              <w:bottom w:val="single" w:color="000000" w:themeColor="text1" w:sz="4" w:space="0"/>
            </w:tcBorders>
            <w:shd w:val="clear" w:color="auto" w:fill="FFFFFF" w:themeFill="background1"/>
            <w:tcMar/>
          </w:tcPr>
          <w:p w:rsidR="714A5A50" w:rsidP="77D95F18" w:rsidRDefault="714A5A50" w14:paraId="26ADEC96" w14:textId="0796488F">
            <w:pPr>
              <w:pStyle w:val="Normal"/>
              <w:spacing w:line="240" w:lineRule="auto"/>
              <w:rPr>
                <w:rFonts w:cs="Calibri"/>
                <w:sz w:val="20"/>
                <w:szCs w:val="20"/>
              </w:rPr>
            </w:pPr>
            <w:ins w:author="Vera Ruth Mitter" w:date="2022-11-25T13:48:19.294Z" w:id="1208586211">
              <w:r w:rsidRPr="77D95F18" w:rsidR="714A5A50">
                <w:rPr>
                  <w:rFonts w:cs="Calibri"/>
                  <w:sz w:val="20"/>
                  <w:szCs w:val="20"/>
                </w:rPr>
                <w:t>V1.2</w:t>
              </w:r>
            </w:ins>
          </w:p>
        </w:tc>
        <w:tc>
          <w:tcPr>
            <w:tcW w:w="1912" w:type="dxa"/>
            <w:tcBorders>
              <w:bottom w:val="single" w:color="000000" w:themeColor="text1" w:sz="4" w:space="0"/>
            </w:tcBorders>
            <w:shd w:val="clear" w:color="auto" w:fill="FFFFFF" w:themeFill="background1"/>
            <w:tcMar/>
          </w:tcPr>
          <w:p w:rsidR="714A5A50" w:rsidP="77D95F18" w:rsidRDefault="714A5A50" w14:paraId="49D93262" w14:textId="03321965">
            <w:pPr>
              <w:pStyle w:val="Normal"/>
              <w:spacing w:line="240" w:lineRule="auto"/>
              <w:rPr>
                <w:rFonts w:cs="Calibri"/>
                <w:sz w:val="20"/>
                <w:szCs w:val="20"/>
              </w:rPr>
            </w:pPr>
            <w:ins w:author="Vera Ruth Mitter" w:date="2022-11-25T13:48:22.456Z" w:id="84729855">
              <w:r w:rsidRPr="77D95F18" w:rsidR="714A5A50">
                <w:rPr>
                  <w:rFonts w:cs="Calibri"/>
                  <w:sz w:val="20"/>
                  <w:szCs w:val="20"/>
                </w:rPr>
                <w:t>25.11.2022</w:t>
              </w:r>
            </w:ins>
          </w:p>
        </w:tc>
        <w:tc>
          <w:tcPr>
            <w:tcW w:w="1912" w:type="dxa"/>
            <w:tcBorders>
              <w:bottom w:val="single" w:color="000000" w:themeColor="text1" w:sz="4" w:space="0"/>
            </w:tcBorders>
            <w:shd w:val="clear" w:color="auto" w:fill="FFFFFF" w:themeFill="background1"/>
            <w:tcMar/>
          </w:tcPr>
          <w:p w:rsidR="714A5A50" w:rsidP="77D95F18" w:rsidRDefault="714A5A50" w14:paraId="6128C29E" w14:textId="1EBBAE2A">
            <w:pPr>
              <w:pStyle w:val="Normal"/>
              <w:spacing w:line="240" w:lineRule="auto"/>
              <w:rPr>
                <w:rFonts w:cs="Calibri"/>
                <w:sz w:val="20"/>
                <w:szCs w:val="20"/>
              </w:rPr>
            </w:pPr>
            <w:ins w:author="Vera Ruth Mitter" w:date="2022-11-25T13:48:29.127Z" w:id="43903346">
              <w:r w:rsidRPr="77D95F18" w:rsidR="714A5A50">
                <w:rPr>
                  <w:rFonts w:cs="Calibri"/>
                  <w:sz w:val="20"/>
                  <w:szCs w:val="20"/>
                </w:rPr>
                <w:t>Whole SAP</w:t>
              </w:r>
            </w:ins>
          </w:p>
        </w:tc>
        <w:tc>
          <w:tcPr>
            <w:tcW w:w="1912" w:type="dxa"/>
            <w:tcBorders>
              <w:bottom w:val="single" w:color="000000" w:themeColor="text1" w:sz="4" w:space="0"/>
            </w:tcBorders>
            <w:shd w:val="clear" w:color="auto" w:fill="FFFFFF" w:themeFill="background1"/>
            <w:tcMar/>
          </w:tcPr>
          <w:p w:rsidR="714A5A50" w:rsidP="141E403F" w:rsidRDefault="714A5A50" w14:paraId="77A4427C" w14:textId="756AEC76">
            <w:pPr>
              <w:pStyle w:val="Normal"/>
              <w:spacing w:line="240" w:lineRule="auto"/>
              <w:rPr>
                <w:ins w:author="Vera Ruth Mitter" w:date="2022-12-23T07:44:04.977Z" w:id="367395972"/>
                <w:rFonts w:cs="Calibri"/>
                <w:sz w:val="20"/>
                <w:szCs w:val="20"/>
              </w:rPr>
            </w:pPr>
            <w:ins w:author="Vera Ruth Mitter" w:date="2022-11-25T13:48:37.835Z" w:id="158518728">
              <w:r w:rsidRPr="141E403F" w:rsidR="714A5A50">
                <w:rPr>
                  <w:rFonts w:cs="Calibri"/>
                  <w:sz w:val="20"/>
                  <w:szCs w:val="20"/>
                </w:rPr>
                <w:t>Adaptions regarding the finally confirmed DAP’s</w:t>
              </w:r>
            </w:ins>
          </w:p>
          <w:p w:rsidR="714A5A50" w:rsidP="77D95F18" w:rsidRDefault="714A5A50" w14:paraId="3F57C468" w14:textId="5399E4A5">
            <w:pPr>
              <w:pStyle w:val="Normal"/>
              <w:spacing w:line="240" w:lineRule="auto"/>
              <w:rPr>
                <w:rFonts w:cs="Calibri"/>
                <w:sz w:val="20"/>
                <w:szCs w:val="20"/>
              </w:rPr>
            </w:pPr>
            <w:ins w:author="Vera Ruth Mitter" w:date="2022-12-23T07:44:12.404Z" w:id="948432108">
              <w:r w:rsidRPr="141E403F" w:rsidR="559E4D27">
                <w:rPr>
                  <w:rFonts w:cs="Calibri"/>
                  <w:sz w:val="20"/>
                  <w:szCs w:val="20"/>
                </w:rPr>
                <w:t>Added procedure codes</w:t>
              </w:r>
            </w:ins>
          </w:p>
        </w:tc>
        <w:tc>
          <w:tcPr>
            <w:tcW w:w="1908" w:type="dxa"/>
            <w:tcBorders>
              <w:bottom w:val="single" w:color="000000" w:themeColor="text1" w:sz="4" w:space="0"/>
            </w:tcBorders>
            <w:shd w:val="clear" w:color="auto" w:fill="FFFFFF" w:themeFill="background1"/>
            <w:tcMar/>
          </w:tcPr>
          <w:p w:rsidR="77D95F18" w:rsidP="77D95F18" w:rsidRDefault="77D95F18" w14:paraId="20B4E2BD" w14:textId="00274789">
            <w:pPr>
              <w:pStyle w:val="Normal"/>
              <w:spacing w:line="240" w:lineRule="auto"/>
              <w:rPr>
                <w:rFonts w:cs="Calibri"/>
                <w:sz w:val="20"/>
                <w:szCs w:val="20"/>
              </w:rPr>
            </w:pPr>
          </w:p>
        </w:tc>
      </w:tr>
    </w:tbl>
    <w:p w:rsidRPr="00340CF4" w:rsidR="00423181" w:rsidP="002F2E92" w:rsidRDefault="00423181" w14:paraId="2D9E3DE1" w14:textId="77777777">
      <w:pPr>
        <w:tabs>
          <w:tab w:val="left" w:pos="142"/>
        </w:tabs>
        <w:rPr>
          <w:b/>
          <w:sz w:val="36"/>
        </w:rPr>
      </w:pPr>
    </w:p>
    <w:p w:rsidR="000F346B" w:rsidRDefault="000F346B" w14:paraId="79A587F2" w14:textId="77777777">
      <w:pPr>
        <w:spacing w:after="160" w:line="259" w:lineRule="auto"/>
        <w:rPr>
          <w:rFonts w:cs="Calibri" w:eastAsiaTheme="majorEastAsia"/>
          <w:b/>
          <w:bCs/>
          <w:sz w:val="32"/>
          <w:lang w:val="en-GB"/>
        </w:rPr>
      </w:pPr>
      <w:bookmarkStart w:name="_Toc67604556" w:id="8"/>
      <w:bookmarkStart w:name="_Toc67605392" w:id="9"/>
      <w:bookmarkStart w:name="_Toc74675659" w:id="10"/>
      <w:r>
        <w:rPr>
          <w:rFonts w:cs="Calibri"/>
        </w:rPr>
        <w:br w:type="page"/>
      </w:r>
    </w:p>
    <w:p w:rsidRPr="00340CF4" w:rsidR="003932B8" w:rsidP="004F1C0C" w:rsidRDefault="003932B8" w14:paraId="2AE9A265" w14:textId="755FDCC6">
      <w:pPr>
        <w:pStyle w:val="Heading2"/>
        <w:keepLines w:val="0"/>
        <w:spacing w:before="120" w:after="60" w:line="276" w:lineRule="auto"/>
        <w:rPr>
          <w:rFonts w:cs="Calibri"/>
          <w:color w:val="auto"/>
        </w:rPr>
      </w:pPr>
      <w:bookmarkStart w:name="_Toc105521114" w:id="11"/>
      <w:r w:rsidRPr="00340CF4">
        <w:rPr>
          <w:rFonts w:cs="Calibri"/>
          <w:color w:val="auto"/>
        </w:rPr>
        <w:lastRenderedPageBreak/>
        <w:t>Reviewers of the document</w:t>
      </w:r>
      <w:bookmarkEnd w:id="8"/>
      <w:bookmarkEnd w:id="9"/>
      <w:bookmarkEnd w:id="10"/>
      <w:bookmarkEnd w:id="11"/>
    </w:p>
    <w:tbl>
      <w:tblPr>
        <w:tblW w:w="496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3774"/>
        <w:gridCol w:w="5221"/>
      </w:tblGrid>
      <w:tr w:rsidRPr="00340CF4" w:rsidR="004F1C0C" w:rsidTr="00584E3B" w14:paraId="1B2FF831" w14:textId="5000D9C1">
        <w:trPr>
          <w:trHeight w:val="233"/>
        </w:trPr>
        <w:tc>
          <w:tcPr>
            <w:tcW w:w="2098" w:type="pct"/>
            <w:shd w:val="clear" w:color="auto" w:fill="70AD47" w:themeFill="accent6"/>
          </w:tcPr>
          <w:p w:rsidRPr="00340CF4" w:rsidR="004F1C0C" w:rsidP="00EC06B9" w:rsidRDefault="004F1C0C" w14:paraId="6007B723" w14:textId="77777777">
            <w:pPr>
              <w:pStyle w:val="Basic11"/>
              <w:contextualSpacing/>
              <w:rPr>
                <w:rFonts w:ascii="Calibri" w:hAnsi="Calibri" w:cs="Calibri"/>
                <w:color w:val="FFFFFF" w:themeColor="background1"/>
                <w:szCs w:val="22"/>
              </w:rPr>
            </w:pPr>
            <w:r w:rsidRPr="00340CF4">
              <w:rPr>
                <w:rFonts w:ascii="Calibri" w:hAnsi="Calibri" w:cs="Calibri"/>
                <w:color w:val="FFFFFF" w:themeColor="background1"/>
                <w:szCs w:val="22"/>
              </w:rPr>
              <w:t>Name</w:t>
            </w:r>
          </w:p>
        </w:tc>
        <w:tc>
          <w:tcPr>
            <w:tcW w:w="2902" w:type="pct"/>
            <w:shd w:val="clear" w:color="auto" w:fill="70AD47" w:themeFill="accent6"/>
          </w:tcPr>
          <w:p w:rsidRPr="00340CF4" w:rsidR="004F1C0C" w:rsidP="00EC06B9" w:rsidRDefault="004F1C0C" w14:paraId="4BAE9F26" w14:textId="49AACC86">
            <w:pPr>
              <w:pStyle w:val="Basic11"/>
              <w:contextualSpacing/>
              <w:rPr>
                <w:rFonts w:ascii="Calibri" w:hAnsi="Calibri" w:cs="Calibri"/>
                <w:color w:val="FFFFFF" w:themeColor="background1"/>
                <w:szCs w:val="22"/>
              </w:rPr>
            </w:pPr>
            <w:r w:rsidRPr="00340CF4">
              <w:rPr>
                <w:rFonts w:ascii="Calibri" w:hAnsi="Calibri" w:cs="Calibri"/>
                <w:color w:val="FFFFFF" w:themeColor="background1"/>
                <w:szCs w:val="22"/>
              </w:rPr>
              <w:t>Name</w:t>
            </w:r>
          </w:p>
        </w:tc>
      </w:tr>
      <w:tr w:rsidRPr="00340CF4" w:rsidR="004F1C0C" w:rsidTr="00584E3B" w14:paraId="6FA6CA50" w14:textId="051C4D13">
        <w:trPr>
          <w:trHeight w:val="233"/>
        </w:trPr>
        <w:tc>
          <w:tcPr>
            <w:tcW w:w="2098" w:type="pct"/>
          </w:tcPr>
          <w:p w:rsidRPr="00340CF4" w:rsidR="004F1C0C" w:rsidP="004F1C0C" w:rsidRDefault="004F1C0C" w14:paraId="1A513A5B" w14:textId="65AF9B26">
            <w:pPr>
              <w:pStyle w:val="Basic11"/>
              <w:contextualSpacing/>
              <w:rPr>
                <w:rFonts w:ascii="Calibri" w:hAnsi="Calibri" w:cs="Calibri"/>
                <w:szCs w:val="22"/>
              </w:rPr>
            </w:pPr>
            <w:r w:rsidRPr="00340CF4">
              <w:rPr>
                <w:rFonts w:ascii="Calibri" w:hAnsi="Calibri" w:cs="Calibri"/>
                <w:szCs w:val="22"/>
              </w:rPr>
              <w:t xml:space="preserve">Marte-Helene Bjørk, UiB </w:t>
            </w:r>
          </w:p>
        </w:tc>
        <w:tc>
          <w:tcPr>
            <w:tcW w:w="2902" w:type="pct"/>
          </w:tcPr>
          <w:p w:rsidRPr="00340CF4" w:rsidR="004F1C0C" w:rsidP="00584E3B" w:rsidRDefault="00584E3B" w14:paraId="29C58455" w14:textId="544D9283">
            <w:pPr>
              <w:pStyle w:val="Basic11"/>
              <w:contextualSpacing/>
              <w:rPr>
                <w:rFonts w:ascii="Calibri" w:hAnsi="Calibri" w:cs="Calibri"/>
                <w:szCs w:val="22"/>
                <w:lang w:val="nb-NO"/>
              </w:rPr>
            </w:pPr>
            <w:r w:rsidRPr="00340CF4">
              <w:rPr>
                <w:rFonts w:ascii="Calibri" w:hAnsi="Calibri" w:cs="Calibri"/>
                <w:szCs w:val="22"/>
                <w:lang w:val="nb-NO"/>
              </w:rPr>
              <w:t>Maarit Leinonen, THL</w:t>
            </w:r>
          </w:p>
        </w:tc>
      </w:tr>
      <w:tr w:rsidRPr="00340CF4" w:rsidR="004F1C0C" w:rsidTr="00584E3B" w14:paraId="164CC312" w14:textId="19726DB9">
        <w:trPr>
          <w:trHeight w:val="233"/>
        </w:trPr>
        <w:tc>
          <w:tcPr>
            <w:tcW w:w="2098" w:type="pct"/>
          </w:tcPr>
          <w:p w:rsidRPr="00340CF4" w:rsidR="004F1C0C" w:rsidP="00EC06B9" w:rsidRDefault="004F1C0C" w14:paraId="6CAC40EB" w14:textId="3CE86515">
            <w:pPr>
              <w:pStyle w:val="Basic11"/>
              <w:contextualSpacing/>
              <w:rPr>
                <w:rFonts w:ascii="Calibri" w:hAnsi="Calibri" w:cs="Calibri"/>
                <w:szCs w:val="22"/>
              </w:rPr>
            </w:pPr>
            <w:r w:rsidRPr="00340CF4">
              <w:rPr>
                <w:rFonts w:ascii="Calibri" w:hAnsi="Calibri" w:cs="Calibri"/>
                <w:szCs w:val="22"/>
              </w:rPr>
              <w:t>Joan Morris, SGUL</w:t>
            </w:r>
          </w:p>
        </w:tc>
        <w:tc>
          <w:tcPr>
            <w:tcW w:w="2902" w:type="pct"/>
          </w:tcPr>
          <w:p w:rsidRPr="00340CF4" w:rsidR="004F1C0C" w:rsidP="00584E3B" w:rsidRDefault="00584E3B" w14:paraId="55E81890" w14:textId="2FDA8983">
            <w:pPr>
              <w:pStyle w:val="Basic11"/>
              <w:contextualSpacing/>
              <w:rPr>
                <w:rFonts w:ascii="Calibri" w:hAnsi="Calibri" w:cs="Calibri"/>
                <w:szCs w:val="22"/>
                <w:lang w:val="nb-NO"/>
              </w:rPr>
            </w:pPr>
            <w:r w:rsidRPr="00340CF4">
              <w:rPr>
                <w:rFonts w:ascii="Calibri" w:hAnsi="Calibri" w:cs="Calibri"/>
                <w:szCs w:val="22"/>
                <w:lang w:val="nb-NO"/>
              </w:rPr>
              <w:t>Christine Damase-Michel, UTOUL</w:t>
            </w:r>
          </w:p>
        </w:tc>
      </w:tr>
      <w:tr w:rsidRPr="00340CF4" w:rsidR="004F1C0C" w:rsidTr="00584E3B" w14:paraId="0D750C3B" w14:textId="44033BA8">
        <w:trPr>
          <w:trHeight w:val="225"/>
        </w:trPr>
        <w:tc>
          <w:tcPr>
            <w:tcW w:w="2098" w:type="pct"/>
          </w:tcPr>
          <w:p w:rsidRPr="00340CF4" w:rsidR="004F1C0C" w:rsidP="00EC06B9" w:rsidRDefault="004F1C0C" w14:paraId="19E43CDE" w14:textId="59D50AF0">
            <w:pPr>
              <w:pStyle w:val="Basic11"/>
              <w:contextualSpacing/>
              <w:rPr>
                <w:rFonts w:ascii="Calibri" w:hAnsi="Calibri" w:cs="Calibri"/>
                <w:szCs w:val="22"/>
                <w:lang w:val="nb-NO"/>
              </w:rPr>
            </w:pPr>
            <w:r w:rsidRPr="00340CF4">
              <w:rPr>
                <w:rFonts w:ascii="Calibri" w:hAnsi="Calibri" w:cs="Calibri"/>
                <w:szCs w:val="22"/>
              </w:rPr>
              <w:t>Ditte Møl</w:t>
            </w:r>
            <w:r w:rsidRPr="00340CF4">
              <w:rPr>
                <w:rFonts w:ascii="Calibri" w:hAnsi="Calibri" w:cs="Calibri"/>
                <w:szCs w:val="22"/>
                <w:lang w:val="nb-NO"/>
              </w:rPr>
              <w:t>gaard-Nielsen, NovoNordisk</w:t>
            </w:r>
          </w:p>
        </w:tc>
        <w:tc>
          <w:tcPr>
            <w:tcW w:w="2902" w:type="pct"/>
          </w:tcPr>
          <w:p w:rsidRPr="00340CF4" w:rsidR="004F1C0C" w:rsidP="00EC06B9" w:rsidRDefault="00584E3B" w14:paraId="4B1472B9" w14:textId="14204D15">
            <w:pPr>
              <w:pStyle w:val="Basic11"/>
              <w:contextualSpacing/>
              <w:rPr>
                <w:rFonts w:ascii="Calibri" w:hAnsi="Calibri" w:cs="Calibri"/>
                <w:szCs w:val="22"/>
                <w:lang w:val="nb-NO"/>
              </w:rPr>
            </w:pPr>
            <w:r w:rsidRPr="00340CF4">
              <w:rPr>
                <w:rFonts w:ascii="Calibri" w:hAnsi="Calibri" w:cs="Calibri"/>
                <w:szCs w:val="22"/>
                <w:lang w:val="nb-NO"/>
              </w:rPr>
              <w:t>Sue Jordan, USWANSEA</w:t>
            </w:r>
          </w:p>
        </w:tc>
      </w:tr>
      <w:tr w:rsidRPr="00423181" w:rsidR="004F1C0C" w:rsidTr="00584E3B" w14:paraId="553EE6C1" w14:textId="6A82031D">
        <w:trPr>
          <w:trHeight w:val="233"/>
        </w:trPr>
        <w:tc>
          <w:tcPr>
            <w:tcW w:w="2098" w:type="pct"/>
          </w:tcPr>
          <w:p w:rsidRPr="00340CF4" w:rsidR="004F1C0C" w:rsidP="004F1C0C" w:rsidRDefault="004F1C0C" w14:paraId="5E62DBE5" w14:textId="5EE5ABB4">
            <w:pPr>
              <w:pStyle w:val="Basic11"/>
              <w:contextualSpacing/>
              <w:rPr>
                <w:rFonts w:ascii="Calibri" w:hAnsi="Calibri" w:cs="Calibri"/>
                <w:szCs w:val="22"/>
              </w:rPr>
            </w:pPr>
            <w:r w:rsidRPr="00340CF4">
              <w:rPr>
                <w:rFonts w:ascii="Calibri" w:hAnsi="Calibri" w:cs="Calibri"/>
                <w:szCs w:val="22"/>
              </w:rPr>
              <w:t>Miriam Sturkenboom, UMCU</w:t>
            </w:r>
          </w:p>
        </w:tc>
        <w:tc>
          <w:tcPr>
            <w:tcW w:w="2902" w:type="pct"/>
          </w:tcPr>
          <w:p w:rsidRPr="00340CF4" w:rsidR="004F1C0C" w:rsidP="00584E3B" w:rsidRDefault="00584E3B" w14:paraId="18BE5C8F" w14:textId="4CC327D0">
            <w:pPr>
              <w:pStyle w:val="PlainText"/>
              <w:rPr>
                <w:rFonts w:cs="Calibri"/>
                <w:szCs w:val="22"/>
                <w:lang w:val="fr-FR"/>
              </w:rPr>
            </w:pPr>
            <w:r w:rsidRPr="00340CF4">
              <w:rPr>
                <w:lang w:val="fr-FR"/>
              </w:rPr>
              <w:t xml:space="preserve">Clara Cavero and Laia </w:t>
            </w:r>
            <w:r w:rsidRPr="00D428F6">
              <w:rPr>
                <w:rFonts w:cs="Calibri"/>
                <w:szCs w:val="22"/>
                <w:lang w:val="it-IT"/>
              </w:rPr>
              <w:t>Barrachina Bonet</w:t>
            </w:r>
            <w:r w:rsidRPr="00340CF4">
              <w:rPr>
                <w:lang w:val="fr-FR"/>
              </w:rPr>
              <w:t>, FISABIO</w:t>
            </w:r>
          </w:p>
        </w:tc>
      </w:tr>
      <w:tr w:rsidRPr="00340CF4" w:rsidR="004F1C0C" w:rsidTr="00584E3B" w14:paraId="2A764578" w14:textId="59F19870">
        <w:trPr>
          <w:trHeight w:val="233"/>
        </w:trPr>
        <w:tc>
          <w:tcPr>
            <w:tcW w:w="2098" w:type="pct"/>
          </w:tcPr>
          <w:p w:rsidRPr="00340CF4" w:rsidR="004F1C0C" w:rsidP="00584E3B" w:rsidRDefault="00584E3B" w14:paraId="69274B55" w14:textId="7964416F">
            <w:pPr>
              <w:pStyle w:val="Basic11"/>
              <w:contextualSpacing/>
              <w:rPr>
                <w:rFonts w:ascii="Calibri" w:hAnsi="Calibri" w:cs="Calibri"/>
                <w:szCs w:val="22"/>
              </w:rPr>
            </w:pPr>
            <w:r w:rsidRPr="00340CF4">
              <w:rPr>
                <w:rFonts w:ascii="Calibri" w:hAnsi="Calibri" w:cs="Calibri"/>
                <w:szCs w:val="22"/>
                <w:lang w:val="nb-NO"/>
              </w:rPr>
              <w:t>Marianne Cunnington, GSK</w:t>
            </w:r>
          </w:p>
        </w:tc>
        <w:tc>
          <w:tcPr>
            <w:tcW w:w="2902" w:type="pct"/>
          </w:tcPr>
          <w:p w:rsidRPr="00340CF4" w:rsidR="004F1C0C" w:rsidP="00EC06B9" w:rsidRDefault="00584E3B" w14:paraId="2471ED43" w14:textId="40DFD9CF">
            <w:pPr>
              <w:pStyle w:val="Basic11"/>
              <w:contextualSpacing/>
              <w:rPr>
                <w:rFonts w:ascii="Calibri" w:hAnsi="Calibri" w:cs="Calibri"/>
                <w:szCs w:val="22"/>
              </w:rPr>
            </w:pPr>
            <w:r w:rsidRPr="00340CF4">
              <w:rPr>
                <w:rFonts w:ascii="Calibri" w:hAnsi="Calibri" w:cs="Calibri"/>
                <w:szCs w:val="22"/>
              </w:rPr>
              <w:t>Giulia Hyeraci, Rosa Gini on behalf of ARS</w:t>
            </w:r>
          </w:p>
        </w:tc>
      </w:tr>
    </w:tbl>
    <w:p w:rsidRPr="00532F28" w:rsidR="003932B8" w:rsidP="003932B8" w:rsidRDefault="003932B8" w14:paraId="56902F9B" w14:textId="77777777">
      <w:pPr>
        <w:rPr>
          <w:rFonts w:cs="Calibri"/>
        </w:rPr>
      </w:pPr>
    </w:p>
    <w:p w:rsidRPr="00340CF4" w:rsidR="0076056E" w:rsidP="002F2E92" w:rsidRDefault="00915903" w14:paraId="686D03A4" w14:textId="12D37469">
      <w:pPr>
        <w:tabs>
          <w:tab w:val="left" w:pos="142"/>
        </w:tabs>
        <w:rPr>
          <w:b/>
          <w:sz w:val="36"/>
        </w:rPr>
      </w:pPr>
      <w:r w:rsidRPr="00340CF4">
        <w:rPr>
          <w:b/>
          <w:sz w:val="36"/>
        </w:rPr>
        <w:t>Study t</w:t>
      </w:r>
      <w:r w:rsidRPr="00340CF4" w:rsidR="0076056E">
        <w:rPr>
          <w:b/>
          <w:sz w:val="36"/>
        </w:rPr>
        <w:t>eam members</w:t>
      </w:r>
      <w:bookmarkEnd w:id="6"/>
    </w:p>
    <w:tbl>
      <w:tblPr>
        <w:tblW w:w="9122" w:type="dxa"/>
        <w:tblBorders>
          <w:top w:val="single" w:color="C2D69B" w:sz="4" w:space="0"/>
          <w:left w:val="single" w:color="C2D69B" w:sz="4" w:space="0"/>
          <w:bottom w:val="single" w:color="C2D69B" w:sz="4" w:space="0"/>
          <w:right w:val="single" w:color="C2D69B" w:sz="4" w:space="0"/>
          <w:insideH w:val="single" w:color="C2D69B" w:sz="4" w:space="0"/>
          <w:insideV w:val="single" w:color="C2D69B" w:sz="4" w:space="0"/>
        </w:tblBorders>
        <w:tblLayout w:type="fixed"/>
        <w:tblLook w:val="04A0" w:firstRow="1" w:lastRow="0" w:firstColumn="1" w:lastColumn="0" w:noHBand="0" w:noVBand="1"/>
      </w:tblPr>
      <w:tblGrid>
        <w:gridCol w:w="3775"/>
        <w:gridCol w:w="5347"/>
      </w:tblGrid>
      <w:tr w:rsidRPr="00340CF4" w:rsidR="0076056E" w:rsidTr="00915903" w14:paraId="214298CD" w14:textId="77777777">
        <w:trPr>
          <w:trHeight w:val="383"/>
        </w:trPr>
        <w:tc>
          <w:tcPr>
            <w:tcW w:w="3775" w:type="dxa"/>
            <w:shd w:val="clear" w:color="auto" w:fill="538135" w:themeFill="accent6" w:themeFillShade="BF"/>
          </w:tcPr>
          <w:p w:rsidRPr="00340CF4" w:rsidR="0076056E" w:rsidP="00915903" w:rsidRDefault="0076056E" w14:paraId="39318EC2" w14:textId="77777777">
            <w:pPr>
              <w:tabs>
                <w:tab w:val="left" w:pos="142"/>
              </w:tabs>
              <w:spacing w:line="276" w:lineRule="auto"/>
              <w:rPr>
                <w:rFonts w:eastAsia="Cambria" w:cstheme="minorHAnsi"/>
                <w:b/>
                <w:color w:val="FFFFFF" w:themeColor="background1"/>
              </w:rPr>
            </w:pPr>
            <w:r w:rsidRPr="00340CF4">
              <w:rPr>
                <w:rFonts w:eastAsia="Cambria" w:cstheme="minorHAnsi"/>
                <w:b/>
                <w:color w:val="FFFFFF" w:themeColor="background1"/>
              </w:rPr>
              <w:t>Name</w:t>
            </w:r>
          </w:p>
        </w:tc>
        <w:tc>
          <w:tcPr>
            <w:tcW w:w="5347" w:type="dxa"/>
            <w:shd w:val="clear" w:color="auto" w:fill="538135" w:themeFill="accent6" w:themeFillShade="BF"/>
          </w:tcPr>
          <w:p w:rsidRPr="00340CF4" w:rsidR="0076056E" w:rsidP="00915903" w:rsidRDefault="0076056E" w14:paraId="3D3E7CB2" w14:textId="77777777">
            <w:pPr>
              <w:tabs>
                <w:tab w:val="left" w:pos="142"/>
              </w:tabs>
              <w:spacing w:line="276" w:lineRule="auto"/>
              <w:rPr>
                <w:rFonts w:eastAsia="Cambria" w:cstheme="minorHAnsi"/>
                <w:b/>
                <w:color w:val="FFFFFF" w:themeColor="background1"/>
              </w:rPr>
            </w:pPr>
            <w:r w:rsidRPr="00340CF4">
              <w:rPr>
                <w:rFonts w:eastAsia="Cambria" w:cstheme="minorHAnsi"/>
                <w:b/>
                <w:color w:val="FFFFFF" w:themeColor="background1"/>
              </w:rPr>
              <w:t>Role</w:t>
            </w:r>
          </w:p>
        </w:tc>
      </w:tr>
      <w:tr w:rsidRPr="00340CF4" w:rsidR="0076056E" w:rsidTr="00915903" w14:paraId="4E3033D1" w14:textId="77777777">
        <w:trPr>
          <w:trHeight w:val="393"/>
        </w:trPr>
        <w:tc>
          <w:tcPr>
            <w:tcW w:w="3775" w:type="dxa"/>
          </w:tcPr>
          <w:p w:rsidRPr="00340CF4" w:rsidR="0076056E" w:rsidP="00584E3B" w:rsidRDefault="0076056E" w14:paraId="66067C02" w14:textId="77777777">
            <w:pPr>
              <w:tabs>
                <w:tab w:val="left" w:pos="142"/>
              </w:tabs>
              <w:spacing w:line="240" w:lineRule="auto"/>
              <w:rPr>
                <w:rFonts w:eastAsia="Cambria" w:cstheme="minorHAnsi"/>
              </w:rPr>
            </w:pPr>
            <w:r w:rsidRPr="00340CF4">
              <w:rPr>
                <w:rFonts w:eastAsia="Cambria" w:cstheme="minorHAnsi"/>
              </w:rPr>
              <w:t>Hedvig Nordeng (UOSL) </w:t>
            </w:r>
          </w:p>
        </w:tc>
        <w:tc>
          <w:tcPr>
            <w:tcW w:w="5347" w:type="dxa"/>
          </w:tcPr>
          <w:p w:rsidRPr="00340CF4" w:rsidR="0076056E" w:rsidP="00584E3B" w:rsidRDefault="00DE51CB" w14:paraId="21D04693" w14:textId="38D068EE">
            <w:pPr>
              <w:tabs>
                <w:tab w:val="left" w:pos="142"/>
              </w:tabs>
              <w:spacing w:line="240" w:lineRule="auto"/>
              <w:rPr>
                <w:rFonts w:eastAsia="Cambria" w:cstheme="minorHAnsi"/>
              </w:rPr>
            </w:pPr>
            <w:r w:rsidRPr="00340CF4">
              <w:rPr>
                <w:rFonts w:eastAsia="Cambria" w:cstheme="minorHAnsi"/>
              </w:rPr>
              <w:t xml:space="preserve">PI. </w:t>
            </w:r>
            <w:r w:rsidRPr="00340CF4" w:rsidR="004F1C0C">
              <w:rPr>
                <w:rFonts w:eastAsia="Cambria" w:cstheme="minorHAnsi"/>
              </w:rPr>
              <w:t>Conceptualization. Task lead PP.</w:t>
            </w:r>
          </w:p>
        </w:tc>
      </w:tr>
      <w:tr w:rsidRPr="00340CF4" w:rsidR="00233E68" w:rsidTr="00915903" w14:paraId="54C14A0E" w14:textId="77777777">
        <w:trPr>
          <w:trHeight w:val="383"/>
        </w:trPr>
        <w:tc>
          <w:tcPr>
            <w:tcW w:w="3775" w:type="dxa"/>
          </w:tcPr>
          <w:p w:rsidRPr="00340CF4" w:rsidR="00233E68" w:rsidP="00584E3B" w:rsidRDefault="00233E68" w14:paraId="12A1A6FD" w14:textId="6EB031AB">
            <w:pPr>
              <w:tabs>
                <w:tab w:val="left" w:pos="142"/>
              </w:tabs>
              <w:spacing w:line="240" w:lineRule="auto"/>
              <w:rPr>
                <w:rFonts w:eastAsia="Cambria" w:cstheme="minorHAnsi"/>
              </w:rPr>
            </w:pPr>
            <w:bookmarkStart w:name="_Hlk64023140" w:id="12"/>
            <w:r w:rsidRPr="00340CF4">
              <w:rPr>
                <w:rFonts w:eastAsia="Cambria" w:cstheme="minorHAnsi"/>
              </w:rPr>
              <w:t xml:space="preserve">Angela Lupattelli  </w:t>
            </w:r>
            <w:bookmarkEnd w:id="12"/>
            <w:r w:rsidRPr="00340CF4">
              <w:rPr>
                <w:rFonts w:eastAsia="Cambria" w:cstheme="minorHAnsi"/>
              </w:rPr>
              <w:t>(UOSL)</w:t>
            </w:r>
          </w:p>
        </w:tc>
        <w:tc>
          <w:tcPr>
            <w:tcW w:w="5347" w:type="dxa"/>
          </w:tcPr>
          <w:p w:rsidRPr="00340CF4" w:rsidR="00233E68" w:rsidP="00584E3B" w:rsidRDefault="004F1C0C" w14:paraId="5E8FFBF2" w14:textId="5FA95DD4">
            <w:pPr>
              <w:tabs>
                <w:tab w:val="left" w:pos="142"/>
              </w:tabs>
              <w:spacing w:line="240" w:lineRule="auto"/>
              <w:rPr>
                <w:rFonts w:eastAsia="Cambria" w:cstheme="minorHAnsi"/>
              </w:rPr>
            </w:pPr>
            <w:r w:rsidRPr="00340CF4">
              <w:rPr>
                <w:rFonts w:eastAsia="Cambria" w:cstheme="minorHAnsi"/>
              </w:rPr>
              <w:t xml:space="preserve">SAP author, data analytics </w:t>
            </w:r>
          </w:p>
        </w:tc>
      </w:tr>
      <w:tr w:rsidRPr="00340CF4" w:rsidR="003932B8" w:rsidTr="00915903" w14:paraId="0DD25360" w14:textId="77777777">
        <w:trPr>
          <w:trHeight w:val="383"/>
        </w:trPr>
        <w:tc>
          <w:tcPr>
            <w:tcW w:w="3775" w:type="dxa"/>
          </w:tcPr>
          <w:p w:rsidRPr="00340CF4" w:rsidR="003932B8" w:rsidP="00584E3B" w:rsidRDefault="003932B8" w14:paraId="5E806C32" w14:textId="72F39BF9">
            <w:pPr>
              <w:tabs>
                <w:tab w:val="left" w:pos="142"/>
              </w:tabs>
              <w:spacing w:line="240" w:lineRule="auto"/>
              <w:rPr>
                <w:rFonts w:eastAsia="Cambria" w:cstheme="minorHAnsi"/>
              </w:rPr>
            </w:pPr>
            <w:r w:rsidRPr="00340CF4">
              <w:rPr>
                <w:rFonts w:eastAsia="Cambria" w:cstheme="minorHAnsi"/>
              </w:rPr>
              <w:t>Sandra Lopez (Novartis)</w:t>
            </w:r>
          </w:p>
        </w:tc>
        <w:tc>
          <w:tcPr>
            <w:tcW w:w="5347" w:type="dxa"/>
          </w:tcPr>
          <w:p w:rsidRPr="00340CF4" w:rsidR="003932B8" w:rsidP="00584E3B" w:rsidRDefault="003932B8" w14:paraId="7FC39905" w14:textId="5B210589">
            <w:pPr>
              <w:tabs>
                <w:tab w:val="left" w:pos="142"/>
              </w:tabs>
              <w:spacing w:line="240" w:lineRule="auto"/>
              <w:rPr>
                <w:rFonts w:eastAsia="Cambria" w:cstheme="minorHAnsi"/>
              </w:rPr>
            </w:pPr>
            <w:r w:rsidRPr="00340CF4">
              <w:rPr>
                <w:rFonts w:eastAsia="Cambria" w:cstheme="minorHAnsi"/>
              </w:rPr>
              <w:t xml:space="preserve">Task </w:t>
            </w:r>
            <w:r w:rsidRPr="00340CF4" w:rsidR="00915903">
              <w:rPr>
                <w:rFonts w:eastAsia="Cambria" w:cstheme="minorHAnsi"/>
              </w:rPr>
              <w:t>lead IP (as of 15.01.2022)</w:t>
            </w:r>
          </w:p>
        </w:tc>
      </w:tr>
      <w:tr w:rsidRPr="00340CF4" w:rsidR="00233E68" w:rsidTr="00915903" w14:paraId="1C068D9A" w14:textId="77777777">
        <w:trPr>
          <w:trHeight w:val="269"/>
        </w:trPr>
        <w:tc>
          <w:tcPr>
            <w:tcW w:w="3775" w:type="dxa"/>
          </w:tcPr>
          <w:p w:rsidRPr="00340CF4" w:rsidR="00233E68" w:rsidP="00584E3B" w:rsidRDefault="00233E68" w14:paraId="2A40BE88" w14:textId="4C2D1CCD">
            <w:pPr>
              <w:tabs>
                <w:tab w:val="left" w:pos="142"/>
              </w:tabs>
              <w:spacing w:line="240" w:lineRule="auto"/>
              <w:rPr>
                <w:rFonts w:eastAsia="Cambria" w:cstheme="minorHAnsi"/>
                <w:lang w:val="nb-NO"/>
              </w:rPr>
            </w:pPr>
            <w:r w:rsidRPr="00D428F6">
              <w:rPr>
                <w:rFonts w:eastAsia="Cambria" w:cstheme="minorHAnsi"/>
                <w:lang w:val="nb-NO"/>
              </w:rPr>
              <w:t>Di</w:t>
            </w:r>
            <w:r w:rsidRPr="00340CF4">
              <w:rPr>
                <w:rFonts w:eastAsia="Cambria" w:cstheme="minorHAnsi"/>
                <w:lang w:val="nb-NO"/>
              </w:rPr>
              <w:t>tte Mølgaard-Nielsen (Novo Nordisk)</w:t>
            </w:r>
          </w:p>
        </w:tc>
        <w:tc>
          <w:tcPr>
            <w:tcW w:w="5347" w:type="dxa"/>
          </w:tcPr>
          <w:p w:rsidRPr="00340CF4" w:rsidR="00233E68" w:rsidP="00584E3B" w:rsidRDefault="00E5568F" w14:paraId="10DA2693" w14:textId="7CF87CA8">
            <w:pPr>
              <w:tabs>
                <w:tab w:val="left" w:pos="142"/>
              </w:tabs>
              <w:spacing w:line="240" w:lineRule="auto"/>
              <w:rPr>
                <w:rFonts w:eastAsia="Cambria" w:cstheme="minorHAnsi"/>
              </w:rPr>
            </w:pPr>
            <w:r w:rsidRPr="00340CF4">
              <w:rPr>
                <w:rFonts w:eastAsia="Cambria" w:cstheme="minorHAnsi"/>
              </w:rPr>
              <w:t xml:space="preserve">Task supervision </w:t>
            </w:r>
            <w:r w:rsidRPr="00340CF4" w:rsidR="003932B8">
              <w:rPr>
                <w:rFonts w:eastAsia="Cambria" w:cstheme="minorHAnsi"/>
              </w:rPr>
              <w:t>IP</w:t>
            </w:r>
          </w:p>
        </w:tc>
      </w:tr>
      <w:tr w:rsidRPr="00340CF4" w:rsidR="00754857" w:rsidTr="00915903" w14:paraId="2C7ACD81" w14:textId="77777777">
        <w:trPr>
          <w:trHeight w:val="269"/>
        </w:trPr>
        <w:tc>
          <w:tcPr>
            <w:tcW w:w="3775" w:type="dxa"/>
          </w:tcPr>
          <w:p w:rsidRPr="00340CF4" w:rsidR="00754857" w:rsidP="00584E3B" w:rsidRDefault="00754857" w14:paraId="2CE65C80" w14:textId="0A761947">
            <w:pPr>
              <w:tabs>
                <w:tab w:val="left" w:pos="142"/>
              </w:tabs>
              <w:spacing w:line="240" w:lineRule="auto"/>
              <w:rPr>
                <w:rFonts w:eastAsia="Cambria" w:cstheme="minorHAnsi"/>
              </w:rPr>
            </w:pPr>
            <w:r w:rsidRPr="00340CF4">
              <w:rPr>
                <w:rFonts w:eastAsia="Cambria" w:cstheme="minorHAnsi"/>
              </w:rPr>
              <w:t>Joan Morris</w:t>
            </w:r>
            <w:r w:rsidRPr="00340CF4" w:rsidR="003947E6">
              <w:rPr>
                <w:rFonts w:eastAsia="Cambria" w:cstheme="minorHAnsi"/>
              </w:rPr>
              <w:t xml:space="preserve"> (SGUL)</w:t>
            </w:r>
          </w:p>
        </w:tc>
        <w:tc>
          <w:tcPr>
            <w:tcW w:w="5347" w:type="dxa"/>
          </w:tcPr>
          <w:p w:rsidRPr="00340CF4" w:rsidR="00754857" w:rsidP="00584E3B" w:rsidRDefault="00754857" w14:paraId="1C776C19" w14:textId="5A5D3184">
            <w:pPr>
              <w:tabs>
                <w:tab w:val="left" w:pos="142"/>
              </w:tabs>
              <w:spacing w:line="240" w:lineRule="auto"/>
              <w:rPr>
                <w:rFonts w:eastAsia="Cambria" w:cstheme="minorHAnsi"/>
              </w:rPr>
            </w:pPr>
            <w:r w:rsidRPr="00340CF4">
              <w:rPr>
                <w:rFonts w:eastAsia="Cambria" w:cstheme="minorHAnsi"/>
              </w:rPr>
              <w:t>Statistical expert</w:t>
            </w:r>
          </w:p>
        </w:tc>
      </w:tr>
      <w:tr w:rsidRPr="00340CF4" w:rsidR="00233E68" w:rsidTr="00915903" w14:paraId="2A786CC5" w14:textId="77777777">
        <w:trPr>
          <w:trHeight w:val="269"/>
        </w:trPr>
        <w:tc>
          <w:tcPr>
            <w:tcW w:w="3775" w:type="dxa"/>
          </w:tcPr>
          <w:p w:rsidRPr="00340CF4" w:rsidR="00233E68" w:rsidP="00584E3B" w:rsidRDefault="00233E68" w14:paraId="42730943" w14:textId="6FB6E207">
            <w:pPr>
              <w:tabs>
                <w:tab w:val="left" w:pos="142"/>
              </w:tabs>
              <w:spacing w:line="240" w:lineRule="auto"/>
              <w:rPr>
                <w:rFonts w:eastAsia="Cambria" w:cstheme="minorHAnsi"/>
              </w:rPr>
            </w:pPr>
            <w:r w:rsidRPr="00340CF4">
              <w:rPr>
                <w:rFonts w:eastAsia="Cambria" w:cstheme="minorHAnsi"/>
              </w:rPr>
              <w:t>Marte-Helene Bjørk (UiB)</w:t>
            </w:r>
          </w:p>
        </w:tc>
        <w:tc>
          <w:tcPr>
            <w:tcW w:w="5347" w:type="dxa"/>
          </w:tcPr>
          <w:p w:rsidRPr="00340CF4" w:rsidR="00233E68" w:rsidP="00584E3B" w:rsidRDefault="00233E68" w14:paraId="523731A5" w14:textId="1C37D585">
            <w:pPr>
              <w:tabs>
                <w:tab w:val="left" w:pos="142"/>
              </w:tabs>
              <w:spacing w:line="240" w:lineRule="auto"/>
              <w:rPr>
                <w:rFonts w:eastAsia="Cambria" w:cstheme="minorHAnsi"/>
              </w:rPr>
            </w:pPr>
            <w:r w:rsidRPr="00340CF4">
              <w:rPr>
                <w:rFonts w:eastAsia="Cambria" w:cstheme="minorHAnsi"/>
              </w:rPr>
              <w:t>Clinical expert</w:t>
            </w:r>
          </w:p>
        </w:tc>
      </w:tr>
      <w:tr w:rsidRPr="00340CF4" w:rsidR="00233E68" w:rsidTr="00915903" w14:paraId="3517147E" w14:textId="77777777">
        <w:trPr>
          <w:trHeight w:val="383"/>
        </w:trPr>
        <w:tc>
          <w:tcPr>
            <w:tcW w:w="3775" w:type="dxa"/>
          </w:tcPr>
          <w:p w:rsidRPr="00340CF4" w:rsidR="00233E68" w:rsidP="00532F28" w:rsidRDefault="00233E68" w14:paraId="1D126505" w14:textId="36741D35">
            <w:pPr>
              <w:rPr>
                <w:rFonts w:eastAsia="Cambria" w:cstheme="minorHAnsi"/>
              </w:rPr>
            </w:pPr>
            <w:bookmarkStart w:name="_Hlk63775594" w:id="13"/>
            <w:r w:rsidRPr="00340CF4">
              <w:rPr>
                <w:rFonts w:eastAsia="Cambria" w:cstheme="minorHAnsi"/>
              </w:rPr>
              <w:t xml:space="preserve">Vjola Hoxhaj </w:t>
            </w:r>
            <w:r w:rsidR="00532F28">
              <w:rPr>
                <w:rFonts w:eastAsia="Cambria" w:cstheme="minorHAnsi"/>
              </w:rPr>
              <w:t xml:space="preserve">and </w:t>
            </w:r>
            <w:r w:rsidR="00532F28">
              <w:t>Ema Alsina</w:t>
            </w:r>
            <w:r w:rsidRPr="00340CF4" w:rsidR="00532F28">
              <w:rPr>
                <w:rFonts w:eastAsia="Cambria" w:cstheme="minorHAnsi"/>
              </w:rPr>
              <w:t xml:space="preserve"> </w:t>
            </w:r>
            <w:r w:rsidRPr="00340CF4">
              <w:rPr>
                <w:rFonts w:eastAsia="Cambria" w:cstheme="minorHAnsi"/>
              </w:rPr>
              <w:t>(UMCU)</w:t>
            </w:r>
            <w:bookmarkEnd w:id="13"/>
          </w:p>
        </w:tc>
        <w:tc>
          <w:tcPr>
            <w:tcW w:w="5347" w:type="dxa"/>
          </w:tcPr>
          <w:p w:rsidRPr="00340CF4" w:rsidR="00233E68" w:rsidP="00584E3B" w:rsidRDefault="00233E68" w14:paraId="65BA3F30" w14:textId="2F4A5349">
            <w:pPr>
              <w:tabs>
                <w:tab w:val="left" w:pos="142"/>
              </w:tabs>
              <w:spacing w:line="240" w:lineRule="auto"/>
              <w:rPr>
                <w:rFonts w:eastAsia="Cambria" w:cstheme="minorHAnsi"/>
              </w:rPr>
            </w:pPr>
            <w:r w:rsidRPr="00340CF4">
              <w:rPr>
                <w:rFonts w:eastAsia="Cambria" w:cstheme="minorHAnsi"/>
              </w:rPr>
              <w:t xml:space="preserve">Coding </w:t>
            </w:r>
            <w:r w:rsidRPr="00340CF4" w:rsidR="007602F8">
              <w:rPr>
                <w:rFonts w:eastAsia="Cambria" w:cstheme="minorHAnsi"/>
              </w:rPr>
              <w:t>of</w:t>
            </w:r>
            <w:r w:rsidRPr="00340CF4">
              <w:rPr>
                <w:rFonts w:eastAsia="Cambria" w:cstheme="minorHAnsi"/>
              </w:rPr>
              <w:t xml:space="preserve"> SAP and analytics</w:t>
            </w:r>
          </w:p>
        </w:tc>
      </w:tr>
      <w:tr w:rsidRPr="00340CF4" w:rsidR="007602F8" w:rsidTr="00915903" w14:paraId="668EBD85" w14:textId="77777777">
        <w:trPr>
          <w:trHeight w:val="393"/>
        </w:trPr>
        <w:tc>
          <w:tcPr>
            <w:tcW w:w="3775" w:type="dxa"/>
          </w:tcPr>
          <w:p w:rsidRPr="00340CF4" w:rsidR="007602F8" w:rsidP="00584E3B" w:rsidRDefault="007602F8" w14:paraId="0E441340" w14:textId="647B3FB4">
            <w:pPr>
              <w:tabs>
                <w:tab w:val="left" w:pos="142"/>
              </w:tabs>
              <w:spacing w:line="240" w:lineRule="auto"/>
              <w:rPr>
                <w:rFonts w:eastAsia="Cambria" w:cstheme="minorHAnsi"/>
              </w:rPr>
            </w:pPr>
            <w:r w:rsidRPr="00340CF4">
              <w:rPr>
                <w:rFonts w:eastAsia="Cambria" w:cstheme="minorHAnsi"/>
              </w:rPr>
              <w:t>DAPs</w:t>
            </w:r>
          </w:p>
        </w:tc>
        <w:tc>
          <w:tcPr>
            <w:tcW w:w="5347" w:type="dxa"/>
          </w:tcPr>
          <w:p w:rsidRPr="00340CF4" w:rsidR="007602F8" w:rsidP="00584E3B" w:rsidRDefault="004F1C0C" w14:paraId="64A344AE" w14:textId="46D27EE4">
            <w:pPr>
              <w:tabs>
                <w:tab w:val="left" w:pos="142"/>
              </w:tabs>
              <w:spacing w:line="240" w:lineRule="auto"/>
              <w:rPr>
                <w:rFonts w:eastAsia="Cambria" w:cstheme="minorHAnsi"/>
              </w:rPr>
            </w:pPr>
            <w:r w:rsidRPr="00340CF4">
              <w:rPr>
                <w:rFonts w:eastAsia="Cambria" w:cstheme="minorHAnsi"/>
              </w:rPr>
              <w:t>Data analytics</w:t>
            </w:r>
          </w:p>
        </w:tc>
      </w:tr>
    </w:tbl>
    <w:p w:rsidR="000F346B" w:rsidP="00BE2FCD" w:rsidRDefault="000F346B" w14:paraId="3379E095" w14:textId="77777777">
      <w:pPr>
        <w:pStyle w:val="Heading1"/>
        <w:tabs>
          <w:tab w:val="left" w:pos="142"/>
        </w:tabs>
        <w:spacing w:line="276" w:lineRule="auto"/>
        <w:rPr>
          <w:color w:val="auto"/>
        </w:rPr>
      </w:pPr>
    </w:p>
    <w:p w:rsidR="000F346B" w:rsidRDefault="000F346B" w14:paraId="313FFCBA" w14:textId="77777777">
      <w:pPr>
        <w:spacing w:after="160" w:line="259" w:lineRule="auto"/>
        <w:rPr>
          <w:rFonts w:eastAsiaTheme="majorEastAsia" w:cstheme="majorBidi"/>
          <w:b/>
          <w:sz w:val="36"/>
          <w:szCs w:val="32"/>
        </w:rPr>
      </w:pPr>
      <w:r>
        <w:br w:type="page"/>
      </w:r>
    </w:p>
    <w:p w:rsidRPr="00340CF4" w:rsidR="006C06F3" w:rsidP="00BE2FCD" w:rsidRDefault="006C06F3" w14:paraId="251094A2" w14:textId="65A976D0">
      <w:pPr>
        <w:pStyle w:val="Heading1"/>
        <w:tabs>
          <w:tab w:val="left" w:pos="142"/>
        </w:tabs>
        <w:spacing w:line="276" w:lineRule="auto"/>
        <w:rPr>
          <w:color w:val="auto"/>
        </w:rPr>
      </w:pPr>
      <w:bookmarkStart w:name="_Toc105521115" w:id="14"/>
      <w:r w:rsidRPr="00340CF4">
        <w:rPr>
          <w:color w:val="auto"/>
        </w:rPr>
        <w:lastRenderedPageBreak/>
        <w:t>1. Introduction</w:t>
      </w:r>
      <w:bookmarkEnd w:id="14"/>
    </w:p>
    <w:p w:rsidRPr="00340CF4" w:rsidR="006C06F3" w:rsidP="00BE2FCD" w:rsidRDefault="006C06F3" w14:paraId="23EAD4F5" w14:textId="18CE27FC">
      <w:pPr>
        <w:tabs>
          <w:tab w:val="left" w:pos="142"/>
        </w:tabs>
        <w:spacing w:line="276" w:lineRule="auto"/>
        <w:jc w:val="both"/>
        <w:rPr>
          <w:sz w:val="24"/>
          <w:szCs w:val="24"/>
        </w:rPr>
      </w:pPr>
      <w:r w:rsidRPr="00340CF4">
        <w:rPr>
          <w:sz w:val="24"/>
          <w:szCs w:val="24"/>
        </w:rPr>
        <w:t>The focus of the demonstration project 4 (DP4) of work package 1 is to present solutions for studying intermittent medication exposures in diseases with episodic manifestations during pregnancy, using medication for migraine as a motivating example. The project includes both d</w:t>
      </w:r>
      <w:r w:rsidRPr="00340CF4" w:rsidR="000542C4">
        <w:rPr>
          <w:sz w:val="24"/>
          <w:szCs w:val="24"/>
        </w:rPr>
        <w:t>rug utilization and safety studies</w:t>
      </w:r>
      <w:r w:rsidRPr="00340CF4">
        <w:rPr>
          <w:sz w:val="24"/>
          <w:szCs w:val="24"/>
        </w:rPr>
        <w:t xml:space="preserve"> using large-scale data from multiple healthcare databases. Thus, to </w:t>
      </w:r>
      <w:r w:rsidRPr="00340CF4" w:rsidR="00DC77FF">
        <w:rPr>
          <w:sz w:val="24"/>
          <w:szCs w:val="24"/>
        </w:rPr>
        <w:t xml:space="preserve">ensure accurate </w:t>
      </w:r>
      <w:r w:rsidRPr="00340CF4" w:rsidR="00A23CAD">
        <w:rPr>
          <w:sz w:val="24"/>
          <w:szCs w:val="24"/>
        </w:rPr>
        <w:t xml:space="preserve">and complete </w:t>
      </w:r>
      <w:r w:rsidRPr="00340CF4" w:rsidR="00DC77FF">
        <w:rPr>
          <w:sz w:val="24"/>
          <w:szCs w:val="24"/>
        </w:rPr>
        <w:t>capture of migraine disease across the data sources used in DP4</w:t>
      </w:r>
      <w:r w:rsidRPr="00340CF4" w:rsidR="00A23CAD">
        <w:rPr>
          <w:sz w:val="24"/>
          <w:szCs w:val="24"/>
        </w:rPr>
        <w:t>, and to distinguish migraine from other headache types</w:t>
      </w:r>
      <w:r w:rsidRPr="00340CF4">
        <w:rPr>
          <w:sz w:val="24"/>
          <w:szCs w:val="24"/>
        </w:rPr>
        <w:t xml:space="preserve">, it is essential to develop algorithms for characterizing migraine events.            </w:t>
      </w:r>
    </w:p>
    <w:p w:rsidRPr="00340CF4" w:rsidR="006C06F3" w:rsidP="00BE2FCD" w:rsidRDefault="006C06F3" w14:paraId="02F886FC" w14:textId="6FEF24A5">
      <w:pPr>
        <w:pStyle w:val="Heading2"/>
        <w:tabs>
          <w:tab w:val="left" w:pos="142"/>
        </w:tabs>
        <w:spacing w:line="276" w:lineRule="auto"/>
        <w:rPr>
          <w:color w:val="auto"/>
          <w:lang w:val="en-US"/>
        </w:rPr>
      </w:pPr>
      <w:bookmarkStart w:name="_Toc105521116" w:id="15"/>
      <w:r w:rsidRPr="00340CF4">
        <w:rPr>
          <w:color w:val="auto"/>
          <w:lang w:val="en-US"/>
        </w:rPr>
        <w:t>1.</w:t>
      </w:r>
      <w:r w:rsidRPr="00340CF4" w:rsidR="000014B2">
        <w:rPr>
          <w:color w:val="auto"/>
          <w:lang w:val="en-US"/>
        </w:rPr>
        <w:t>1</w:t>
      </w:r>
      <w:r w:rsidRPr="00340CF4">
        <w:rPr>
          <w:color w:val="auto"/>
          <w:lang w:val="en-US"/>
        </w:rPr>
        <w:t xml:space="preserve"> Perinatal migraine</w:t>
      </w:r>
      <w:bookmarkEnd w:id="15"/>
    </w:p>
    <w:p w:rsidRPr="00340CF4" w:rsidR="006C06F3" w:rsidP="00BE2FCD" w:rsidRDefault="006C06F3" w14:paraId="135F2C12" w14:textId="335FF903">
      <w:pPr>
        <w:tabs>
          <w:tab w:val="left" w:pos="142"/>
        </w:tabs>
        <w:spacing w:line="276" w:lineRule="auto"/>
        <w:jc w:val="both"/>
        <w:rPr>
          <w:sz w:val="24"/>
          <w:szCs w:val="24"/>
        </w:rPr>
      </w:pPr>
      <w:r w:rsidRPr="00340CF4">
        <w:rPr>
          <w:sz w:val="24"/>
          <w:szCs w:val="24"/>
        </w:rPr>
        <w:t xml:space="preserve">Migraine is a complex neurovascular condition, characterized by a moderate-severe unilateral pulsating headache, which occasionally </w:t>
      </w:r>
      <w:r w:rsidRPr="00340CF4" w:rsidR="00D62825">
        <w:rPr>
          <w:sz w:val="24"/>
          <w:szCs w:val="24"/>
        </w:rPr>
        <w:t xml:space="preserve">is </w:t>
      </w:r>
      <w:r w:rsidRPr="00340CF4">
        <w:rPr>
          <w:sz w:val="24"/>
          <w:szCs w:val="24"/>
        </w:rPr>
        <w:t xml:space="preserve">accompanied by aura (reversible visual, sensory and language disturbances) </w:t>
      </w:r>
      <w:r w:rsidRPr="00340CF4" w:rsidR="00ED3290">
        <w:rPr>
          <w:sz w:val="24"/>
          <w:szCs w:val="24"/>
        </w:rPr>
        <w:t>(1</w:t>
      </w:r>
      <w:r w:rsidRPr="00340CF4">
        <w:rPr>
          <w:sz w:val="24"/>
          <w:szCs w:val="24"/>
        </w:rPr>
        <w:t xml:space="preserve">, </w:t>
      </w:r>
      <w:r w:rsidRPr="00340CF4" w:rsidR="00ED3290">
        <w:rPr>
          <w:sz w:val="24"/>
          <w:szCs w:val="24"/>
        </w:rPr>
        <w:t>2</w:t>
      </w:r>
      <w:r w:rsidRPr="00340CF4">
        <w:rPr>
          <w:sz w:val="24"/>
          <w:szCs w:val="24"/>
        </w:rPr>
        <w:t>).</w:t>
      </w:r>
      <w:r w:rsidRPr="00340CF4" w:rsidR="00ED6989">
        <w:rPr>
          <w:sz w:val="24"/>
          <w:szCs w:val="24"/>
        </w:rPr>
        <w:t xml:space="preserve"> Migraine is the major contribution to disability globally.</w:t>
      </w:r>
      <w:r w:rsidRPr="00340CF4">
        <w:rPr>
          <w:sz w:val="24"/>
          <w:szCs w:val="24"/>
        </w:rPr>
        <w:t xml:space="preserve"> The prevalence among women of reproductive</w:t>
      </w:r>
      <w:r w:rsidRPr="00340CF4" w:rsidR="00E500FB">
        <w:rPr>
          <w:sz w:val="24"/>
          <w:szCs w:val="24"/>
        </w:rPr>
        <w:t xml:space="preserve"> </w:t>
      </w:r>
      <w:r w:rsidRPr="00340CF4">
        <w:rPr>
          <w:sz w:val="24"/>
          <w:szCs w:val="24"/>
        </w:rPr>
        <w:t xml:space="preserve">age </w:t>
      </w:r>
      <w:r w:rsidRPr="00340CF4" w:rsidR="00ED3290">
        <w:rPr>
          <w:sz w:val="24"/>
          <w:szCs w:val="24"/>
        </w:rPr>
        <w:t>ranges from 20% to 40% (3,4)</w:t>
      </w:r>
      <w:r w:rsidRPr="00340CF4">
        <w:rPr>
          <w:sz w:val="24"/>
          <w:szCs w:val="24"/>
        </w:rPr>
        <w:t xml:space="preserve">. </w:t>
      </w:r>
    </w:p>
    <w:p w:rsidRPr="00340CF4" w:rsidR="00BE2FCD" w:rsidP="00BE2FCD" w:rsidRDefault="006C06F3" w14:paraId="5E7DA268" w14:textId="0D26D90D">
      <w:pPr>
        <w:tabs>
          <w:tab w:val="left" w:pos="142"/>
        </w:tabs>
        <w:spacing w:line="276" w:lineRule="auto"/>
        <w:jc w:val="both"/>
        <w:rPr>
          <w:sz w:val="24"/>
          <w:szCs w:val="24"/>
        </w:rPr>
      </w:pPr>
      <w:r w:rsidRPr="00340CF4">
        <w:rPr>
          <w:sz w:val="24"/>
          <w:szCs w:val="24"/>
        </w:rPr>
        <w:t>Most women experience a marked improvement over the course of pregnancy, partly due to the increase in estrogen levels, which inhibits releasing of neuropeptide known to trigger migraine attacks, such as c</w:t>
      </w:r>
      <w:r w:rsidRPr="00340CF4" w:rsidR="00E5568F">
        <w:rPr>
          <w:sz w:val="24"/>
          <w:szCs w:val="24"/>
        </w:rPr>
        <w:t xml:space="preserve">alcitonin gene-related peptide </w:t>
      </w:r>
      <w:r w:rsidRPr="00340CF4">
        <w:rPr>
          <w:sz w:val="24"/>
          <w:szCs w:val="24"/>
        </w:rPr>
        <w:t>(CGRP) and neurokinin A (</w:t>
      </w:r>
      <w:r w:rsidRPr="00340CF4" w:rsidR="008E0934">
        <w:rPr>
          <w:sz w:val="24"/>
          <w:szCs w:val="24"/>
        </w:rPr>
        <w:t>5</w:t>
      </w:r>
      <w:r w:rsidRPr="00340CF4">
        <w:rPr>
          <w:sz w:val="24"/>
          <w:szCs w:val="24"/>
        </w:rPr>
        <w:t xml:space="preserve">, </w:t>
      </w:r>
      <w:r w:rsidRPr="00340CF4" w:rsidR="00C36B1D">
        <w:rPr>
          <w:sz w:val="24"/>
          <w:szCs w:val="24"/>
        </w:rPr>
        <w:t>6</w:t>
      </w:r>
      <w:r w:rsidRPr="00340CF4">
        <w:rPr>
          <w:sz w:val="24"/>
          <w:szCs w:val="24"/>
        </w:rPr>
        <w:t>). The improvement differs depending on migraine types. Migraine with aura is less likely tha</w:t>
      </w:r>
      <w:r w:rsidRPr="00340CF4" w:rsidR="000542C4">
        <w:rPr>
          <w:sz w:val="24"/>
          <w:szCs w:val="24"/>
        </w:rPr>
        <w:t>n</w:t>
      </w:r>
      <w:r w:rsidRPr="00340CF4">
        <w:rPr>
          <w:sz w:val="24"/>
          <w:szCs w:val="24"/>
        </w:rPr>
        <w:t xml:space="preserve"> migraine without aura to improve throughout pregnancy, remission rates (43.6% versus 76.8%) (</w:t>
      </w:r>
      <w:r w:rsidRPr="00340CF4" w:rsidR="00B13202">
        <w:rPr>
          <w:sz w:val="24"/>
          <w:szCs w:val="24"/>
        </w:rPr>
        <w:t>5</w:t>
      </w:r>
      <w:r w:rsidRPr="00340CF4">
        <w:rPr>
          <w:sz w:val="24"/>
          <w:szCs w:val="24"/>
        </w:rPr>
        <w:t xml:space="preserve">). Maternal characteristics </w:t>
      </w:r>
      <w:r w:rsidRPr="00340CF4" w:rsidR="00A23CAD">
        <w:rPr>
          <w:sz w:val="24"/>
          <w:szCs w:val="24"/>
        </w:rPr>
        <w:t xml:space="preserve">(e.g. age) </w:t>
      </w:r>
      <w:r w:rsidRPr="00340CF4">
        <w:rPr>
          <w:sz w:val="24"/>
          <w:szCs w:val="24"/>
        </w:rPr>
        <w:t xml:space="preserve">may play some roles in </w:t>
      </w:r>
      <w:r w:rsidRPr="00340CF4" w:rsidR="000542C4">
        <w:rPr>
          <w:sz w:val="24"/>
          <w:szCs w:val="24"/>
        </w:rPr>
        <w:t>predisposing</w:t>
      </w:r>
      <w:r w:rsidRPr="00340CF4">
        <w:rPr>
          <w:sz w:val="24"/>
          <w:szCs w:val="24"/>
        </w:rPr>
        <w:t xml:space="preserve"> or trigger</w:t>
      </w:r>
      <w:r w:rsidRPr="00340CF4" w:rsidR="000542C4">
        <w:rPr>
          <w:sz w:val="24"/>
          <w:szCs w:val="24"/>
        </w:rPr>
        <w:t>ing</w:t>
      </w:r>
      <w:r w:rsidRPr="00340CF4">
        <w:rPr>
          <w:sz w:val="24"/>
          <w:szCs w:val="24"/>
        </w:rPr>
        <w:t xml:space="preserve"> migraine attacks</w:t>
      </w:r>
      <w:r w:rsidRPr="00340CF4" w:rsidR="00BE17EE">
        <w:rPr>
          <w:sz w:val="24"/>
          <w:szCs w:val="24"/>
        </w:rPr>
        <w:t xml:space="preserve"> during pregnancy</w:t>
      </w:r>
      <w:r w:rsidRPr="00340CF4">
        <w:rPr>
          <w:sz w:val="24"/>
          <w:szCs w:val="24"/>
        </w:rPr>
        <w:t>. Migraine during pregnancy is associated with several adverse maternal and pregnancy outcomes</w:t>
      </w:r>
      <w:r w:rsidRPr="00340CF4" w:rsidR="00306881">
        <w:rPr>
          <w:sz w:val="24"/>
          <w:szCs w:val="24"/>
        </w:rPr>
        <w:t>; a</w:t>
      </w:r>
      <w:r w:rsidRPr="00340CF4">
        <w:rPr>
          <w:sz w:val="24"/>
          <w:szCs w:val="24"/>
        </w:rPr>
        <w:t xml:space="preserve"> recent meta-analysis shows that pregnant women with migraine have higher odds of having pre-eclampsia (OR=2.</w:t>
      </w:r>
      <w:r w:rsidRPr="00340CF4" w:rsidR="007602F8">
        <w:rPr>
          <w:sz w:val="24"/>
          <w:szCs w:val="24"/>
        </w:rPr>
        <w:t>1</w:t>
      </w:r>
      <w:r w:rsidRPr="00340CF4">
        <w:rPr>
          <w:sz w:val="24"/>
          <w:szCs w:val="24"/>
        </w:rPr>
        <w:t>, 95%</w:t>
      </w:r>
      <w:r w:rsidRPr="00340CF4" w:rsidR="00D82BAA">
        <w:rPr>
          <w:sz w:val="24"/>
          <w:szCs w:val="24"/>
        </w:rPr>
        <w:t xml:space="preserve"> </w:t>
      </w:r>
      <w:r w:rsidRPr="00340CF4">
        <w:rPr>
          <w:sz w:val="24"/>
          <w:szCs w:val="24"/>
        </w:rPr>
        <w:t>CI: 1.5</w:t>
      </w:r>
      <w:r w:rsidRPr="00340CF4" w:rsidR="007602F8">
        <w:rPr>
          <w:sz w:val="24"/>
          <w:szCs w:val="24"/>
        </w:rPr>
        <w:t xml:space="preserve"> to 2.9</w:t>
      </w:r>
      <w:r w:rsidRPr="00340CF4">
        <w:rPr>
          <w:sz w:val="24"/>
          <w:szCs w:val="24"/>
        </w:rPr>
        <w:t>), and low birth weight in offspring (OR=1.</w:t>
      </w:r>
      <w:r w:rsidRPr="00340CF4" w:rsidR="007602F8">
        <w:rPr>
          <w:sz w:val="24"/>
          <w:szCs w:val="24"/>
        </w:rPr>
        <w:t>2</w:t>
      </w:r>
      <w:r w:rsidRPr="00340CF4">
        <w:rPr>
          <w:sz w:val="24"/>
          <w:szCs w:val="24"/>
        </w:rPr>
        <w:t xml:space="preserve">, 95%CI: 1.0 to 1.3) compared to those without migraine </w:t>
      </w:r>
      <w:r w:rsidRPr="00340CF4">
        <w:rPr>
          <w:noProof/>
          <w:sz w:val="24"/>
          <w:szCs w:val="24"/>
        </w:rPr>
        <w:t>(</w:t>
      </w:r>
      <w:r w:rsidRPr="00340CF4" w:rsidR="00047E05">
        <w:rPr>
          <w:noProof/>
          <w:sz w:val="24"/>
          <w:szCs w:val="24"/>
        </w:rPr>
        <w:t>7</w:t>
      </w:r>
      <w:r w:rsidRPr="00340CF4">
        <w:rPr>
          <w:noProof/>
          <w:sz w:val="24"/>
          <w:szCs w:val="24"/>
        </w:rPr>
        <w:t>)</w:t>
      </w:r>
      <w:r w:rsidRPr="00340CF4">
        <w:rPr>
          <w:sz w:val="24"/>
          <w:szCs w:val="24"/>
        </w:rPr>
        <w:t xml:space="preserve">. </w:t>
      </w:r>
    </w:p>
    <w:p w:rsidRPr="00340CF4" w:rsidR="006C06F3" w:rsidP="00BE2FCD" w:rsidRDefault="00477CA8" w14:paraId="452A5CB2" w14:textId="0CB63623">
      <w:pPr>
        <w:tabs>
          <w:tab w:val="left" w:pos="142"/>
        </w:tabs>
        <w:spacing w:line="276" w:lineRule="auto"/>
        <w:jc w:val="both"/>
        <w:rPr>
          <w:sz w:val="24"/>
          <w:szCs w:val="24"/>
        </w:rPr>
      </w:pPr>
      <w:r w:rsidRPr="00340CF4">
        <w:rPr>
          <w:sz w:val="24"/>
          <w:szCs w:val="24"/>
        </w:rPr>
        <w:t>Adequate</w:t>
      </w:r>
      <w:r w:rsidRPr="00340CF4" w:rsidR="00396EF2">
        <w:rPr>
          <w:sz w:val="24"/>
          <w:szCs w:val="24"/>
        </w:rPr>
        <w:t xml:space="preserve"> estimat</w:t>
      </w:r>
      <w:r w:rsidRPr="00340CF4" w:rsidR="00EF0464">
        <w:rPr>
          <w:sz w:val="24"/>
          <w:szCs w:val="24"/>
        </w:rPr>
        <w:t>ion of the risk of medication use in pregnancy versus risks</w:t>
      </w:r>
      <w:r w:rsidRPr="00340CF4" w:rsidR="00396EF2">
        <w:rPr>
          <w:sz w:val="24"/>
          <w:szCs w:val="24"/>
        </w:rPr>
        <w:t xml:space="preserve"> </w:t>
      </w:r>
      <w:r w:rsidRPr="00340CF4" w:rsidR="00EF0464">
        <w:rPr>
          <w:sz w:val="24"/>
          <w:szCs w:val="24"/>
        </w:rPr>
        <w:t xml:space="preserve">of the underlying maternal illness </w:t>
      </w:r>
      <w:r w:rsidRPr="00340CF4" w:rsidR="00396EF2">
        <w:rPr>
          <w:sz w:val="24"/>
          <w:szCs w:val="24"/>
        </w:rPr>
        <w:t>require adequate identification of migraine types (with/without aura</w:t>
      </w:r>
      <w:r w:rsidRPr="00340CF4" w:rsidR="00EF0464">
        <w:rPr>
          <w:sz w:val="24"/>
          <w:szCs w:val="24"/>
        </w:rPr>
        <w:t>, severity</w:t>
      </w:r>
      <w:r w:rsidRPr="00340CF4" w:rsidR="00396EF2">
        <w:rPr>
          <w:sz w:val="24"/>
          <w:szCs w:val="24"/>
        </w:rPr>
        <w:t xml:space="preserve">), differentiation from other headache diseases with high precision and accuracy. </w:t>
      </w:r>
      <w:r w:rsidRPr="00340CF4" w:rsidR="00EF0464">
        <w:rPr>
          <w:sz w:val="24"/>
          <w:szCs w:val="24"/>
        </w:rPr>
        <w:t>Data sources differ in what kind of information they contain: some lack diagnostic codes</w:t>
      </w:r>
      <w:r w:rsidRPr="00340CF4" w:rsidR="002A4F23">
        <w:rPr>
          <w:sz w:val="24"/>
          <w:szCs w:val="24"/>
        </w:rPr>
        <w:t xml:space="preserve"> (Dx)</w:t>
      </w:r>
      <w:r w:rsidRPr="00340CF4" w:rsidR="00EF0464">
        <w:rPr>
          <w:sz w:val="24"/>
          <w:szCs w:val="24"/>
        </w:rPr>
        <w:t xml:space="preserve"> while other</w:t>
      </w:r>
      <w:r w:rsidRPr="00340CF4" w:rsidR="00AC59A7">
        <w:rPr>
          <w:sz w:val="24"/>
          <w:szCs w:val="24"/>
        </w:rPr>
        <w:t>s</w:t>
      </w:r>
      <w:r w:rsidRPr="00340CF4" w:rsidR="00EF0464">
        <w:rPr>
          <w:sz w:val="24"/>
          <w:szCs w:val="24"/>
        </w:rPr>
        <w:t xml:space="preserve"> lack information o</w:t>
      </w:r>
      <w:r w:rsidRPr="00340CF4" w:rsidR="00D62825">
        <w:rPr>
          <w:sz w:val="24"/>
          <w:szCs w:val="24"/>
        </w:rPr>
        <w:t>n</w:t>
      </w:r>
      <w:r w:rsidRPr="00340CF4" w:rsidR="00EF0464">
        <w:rPr>
          <w:sz w:val="24"/>
          <w:szCs w:val="24"/>
        </w:rPr>
        <w:t xml:space="preserve"> medication use (Rx). </w:t>
      </w:r>
      <w:r w:rsidRPr="00340CF4" w:rsidR="00D82BAA">
        <w:rPr>
          <w:sz w:val="24"/>
          <w:szCs w:val="24"/>
        </w:rPr>
        <w:t xml:space="preserve">The </w:t>
      </w:r>
      <w:r w:rsidRPr="00340CF4" w:rsidR="00EF0464">
        <w:rPr>
          <w:sz w:val="24"/>
          <w:szCs w:val="24"/>
        </w:rPr>
        <w:t>implication</w:t>
      </w:r>
      <w:r w:rsidRPr="00340CF4" w:rsidR="00D82BAA">
        <w:rPr>
          <w:sz w:val="24"/>
          <w:szCs w:val="24"/>
        </w:rPr>
        <w:t>s</w:t>
      </w:r>
      <w:r w:rsidRPr="00340CF4" w:rsidR="00EF0464">
        <w:rPr>
          <w:sz w:val="24"/>
          <w:szCs w:val="24"/>
        </w:rPr>
        <w:t xml:space="preserve"> of having either of these sources, </w:t>
      </w:r>
      <w:r w:rsidRPr="00340CF4" w:rsidR="004022F3">
        <w:rPr>
          <w:sz w:val="24"/>
          <w:szCs w:val="24"/>
        </w:rPr>
        <w:t xml:space="preserve">i.e. how well they </w:t>
      </w:r>
      <w:r w:rsidRPr="00340CF4" w:rsidR="00D82BAA">
        <w:rPr>
          <w:sz w:val="24"/>
          <w:szCs w:val="24"/>
        </w:rPr>
        <w:t xml:space="preserve">overlap in case identification and the related consequences for migraine </w:t>
      </w:r>
      <w:r w:rsidRPr="00340CF4" w:rsidR="00EF0464">
        <w:rPr>
          <w:sz w:val="24"/>
          <w:szCs w:val="24"/>
        </w:rPr>
        <w:t xml:space="preserve">drug </w:t>
      </w:r>
      <w:r w:rsidRPr="00340CF4" w:rsidR="00D82BAA">
        <w:rPr>
          <w:sz w:val="24"/>
          <w:szCs w:val="24"/>
        </w:rPr>
        <w:t xml:space="preserve">safety </w:t>
      </w:r>
      <w:r w:rsidRPr="00340CF4" w:rsidR="00EF0464">
        <w:rPr>
          <w:sz w:val="24"/>
          <w:szCs w:val="24"/>
        </w:rPr>
        <w:t>studies</w:t>
      </w:r>
      <w:r w:rsidRPr="00340CF4" w:rsidR="004022F3">
        <w:rPr>
          <w:sz w:val="24"/>
          <w:szCs w:val="24"/>
        </w:rPr>
        <w:t xml:space="preserve"> </w:t>
      </w:r>
      <w:r w:rsidRPr="00340CF4" w:rsidR="00D82BAA">
        <w:rPr>
          <w:sz w:val="24"/>
          <w:szCs w:val="24"/>
        </w:rPr>
        <w:t>in pregnancy, are poorly characterized</w:t>
      </w:r>
      <w:r w:rsidRPr="00340CF4" w:rsidR="00EF0464">
        <w:rPr>
          <w:sz w:val="24"/>
          <w:szCs w:val="24"/>
        </w:rPr>
        <w:t xml:space="preserve">. </w:t>
      </w:r>
      <w:r w:rsidRPr="00340CF4" w:rsidR="00D82BAA">
        <w:rPr>
          <w:sz w:val="24"/>
          <w:szCs w:val="24"/>
        </w:rPr>
        <w:t>To summarize</w:t>
      </w:r>
      <w:r w:rsidRPr="00340CF4" w:rsidR="004022F3">
        <w:rPr>
          <w:sz w:val="24"/>
          <w:szCs w:val="24"/>
        </w:rPr>
        <w:t xml:space="preserve">, it is unknown whether </w:t>
      </w:r>
      <w:r w:rsidRPr="00340CF4" w:rsidR="00EF0464">
        <w:rPr>
          <w:sz w:val="24"/>
          <w:szCs w:val="24"/>
        </w:rPr>
        <w:t xml:space="preserve">migraine </w:t>
      </w:r>
      <w:r w:rsidRPr="00340CF4" w:rsidR="004022F3">
        <w:rPr>
          <w:sz w:val="24"/>
          <w:szCs w:val="24"/>
        </w:rPr>
        <w:t xml:space="preserve">algorithms based on </w:t>
      </w:r>
      <w:r w:rsidRPr="00340CF4" w:rsidR="00EF0464">
        <w:rPr>
          <w:sz w:val="24"/>
          <w:szCs w:val="24"/>
        </w:rPr>
        <w:t xml:space="preserve">Rx codes </w:t>
      </w:r>
      <w:r w:rsidRPr="00340CF4" w:rsidR="004022F3">
        <w:rPr>
          <w:sz w:val="24"/>
          <w:szCs w:val="24"/>
        </w:rPr>
        <w:t xml:space="preserve">alone can adequately capture migraine disease. </w:t>
      </w:r>
    </w:p>
    <w:p w:rsidRPr="00340CF4" w:rsidR="006C06F3" w:rsidP="00BE2FCD" w:rsidRDefault="006C06F3" w14:paraId="05330550" w14:textId="35E0401C">
      <w:pPr>
        <w:pStyle w:val="Heading2"/>
        <w:tabs>
          <w:tab w:val="left" w:pos="142"/>
        </w:tabs>
        <w:spacing w:line="276" w:lineRule="auto"/>
        <w:rPr>
          <w:color w:val="auto"/>
          <w:lang w:val="en-US"/>
        </w:rPr>
      </w:pPr>
      <w:bookmarkStart w:name="_Toc105521117" w:id="16"/>
      <w:r w:rsidRPr="00340CF4">
        <w:rPr>
          <w:color w:val="auto"/>
          <w:lang w:val="en-US"/>
        </w:rPr>
        <w:t>1.</w:t>
      </w:r>
      <w:r w:rsidRPr="00340CF4" w:rsidR="00580E3A">
        <w:rPr>
          <w:color w:val="auto"/>
          <w:lang w:val="en-US"/>
        </w:rPr>
        <w:t>2</w:t>
      </w:r>
      <w:r w:rsidRPr="00340CF4">
        <w:rPr>
          <w:color w:val="auto"/>
          <w:lang w:val="en-US"/>
        </w:rPr>
        <w:t xml:space="preserve"> Mapping </w:t>
      </w:r>
      <w:r w:rsidRPr="00340CF4" w:rsidR="00AF5A6B">
        <w:rPr>
          <w:color w:val="auto"/>
          <w:lang w:val="en-US"/>
        </w:rPr>
        <w:t>disease event</w:t>
      </w:r>
      <w:r w:rsidRPr="00340CF4" w:rsidR="00AD651A">
        <w:rPr>
          <w:color w:val="auto"/>
          <w:lang w:val="en-US"/>
        </w:rPr>
        <w:t>s</w:t>
      </w:r>
      <w:r w:rsidRPr="00340CF4" w:rsidR="00AF5A6B">
        <w:rPr>
          <w:color w:val="auto"/>
          <w:lang w:val="en-US"/>
        </w:rPr>
        <w:t xml:space="preserve"> </w:t>
      </w:r>
      <w:r w:rsidRPr="00340CF4">
        <w:rPr>
          <w:color w:val="auto"/>
          <w:lang w:val="en-US"/>
        </w:rPr>
        <w:t>across healthcare databases</w:t>
      </w:r>
      <w:bookmarkEnd w:id="16"/>
    </w:p>
    <w:p w:rsidRPr="00340CF4" w:rsidR="006C06F3" w:rsidP="00BE2FCD" w:rsidRDefault="006C06F3" w14:paraId="115F9014" w14:textId="268098E1">
      <w:pPr>
        <w:tabs>
          <w:tab w:val="left" w:pos="142"/>
        </w:tabs>
        <w:spacing w:line="276" w:lineRule="auto"/>
        <w:jc w:val="both"/>
        <w:rPr>
          <w:sz w:val="24"/>
          <w:szCs w:val="24"/>
        </w:rPr>
      </w:pPr>
      <w:r w:rsidRPr="00340CF4">
        <w:rPr>
          <w:sz w:val="24"/>
          <w:szCs w:val="24"/>
        </w:rPr>
        <w:t xml:space="preserve">In healthcare databases, data are normally recorded using standardized coding systems, indicating the types of diagnoses, </w:t>
      </w:r>
      <w:r w:rsidRPr="00340CF4" w:rsidR="00203A84">
        <w:rPr>
          <w:sz w:val="24"/>
          <w:szCs w:val="24"/>
        </w:rPr>
        <w:t xml:space="preserve">procedures, </w:t>
      </w:r>
      <w:r w:rsidRPr="00340CF4">
        <w:rPr>
          <w:sz w:val="24"/>
          <w:szCs w:val="24"/>
        </w:rPr>
        <w:t>prescription</w:t>
      </w:r>
      <w:r w:rsidRPr="00340CF4" w:rsidR="00CA7EAC">
        <w:rPr>
          <w:sz w:val="24"/>
          <w:szCs w:val="24"/>
        </w:rPr>
        <w:t>/</w:t>
      </w:r>
      <w:r w:rsidRPr="00340CF4">
        <w:rPr>
          <w:sz w:val="24"/>
          <w:szCs w:val="24"/>
        </w:rPr>
        <w:t xml:space="preserve">reimbursement claims. Some examples of widely used coding systems </w:t>
      </w:r>
      <w:r w:rsidRPr="00340CF4" w:rsidR="000542C4">
        <w:rPr>
          <w:sz w:val="24"/>
          <w:szCs w:val="24"/>
        </w:rPr>
        <w:t>are</w:t>
      </w:r>
      <w:r w:rsidRPr="00340CF4">
        <w:rPr>
          <w:sz w:val="24"/>
          <w:szCs w:val="24"/>
        </w:rPr>
        <w:t xml:space="preserve"> International Statistical Classification of Diseases and Related Health Problems (ICD) </w:t>
      </w:r>
      <w:r w:rsidRPr="00340CF4">
        <w:rPr>
          <w:noProof/>
          <w:sz w:val="24"/>
          <w:szCs w:val="24"/>
        </w:rPr>
        <w:t>(</w:t>
      </w:r>
      <w:r w:rsidRPr="00340CF4" w:rsidR="00EC066D">
        <w:rPr>
          <w:noProof/>
          <w:sz w:val="24"/>
          <w:szCs w:val="24"/>
        </w:rPr>
        <w:t>8</w:t>
      </w:r>
      <w:r w:rsidRPr="00340CF4">
        <w:rPr>
          <w:noProof/>
          <w:sz w:val="24"/>
          <w:szCs w:val="24"/>
        </w:rPr>
        <w:t>)</w:t>
      </w:r>
      <w:r w:rsidRPr="00340CF4">
        <w:rPr>
          <w:sz w:val="24"/>
          <w:szCs w:val="24"/>
        </w:rPr>
        <w:t xml:space="preserve">, International Classification of Primary Care (ICPC) </w:t>
      </w:r>
      <w:r w:rsidRPr="00340CF4">
        <w:rPr>
          <w:noProof/>
          <w:sz w:val="24"/>
          <w:szCs w:val="24"/>
        </w:rPr>
        <w:t>(</w:t>
      </w:r>
      <w:r w:rsidRPr="00340CF4" w:rsidR="00EC066D">
        <w:rPr>
          <w:noProof/>
          <w:sz w:val="24"/>
          <w:szCs w:val="24"/>
        </w:rPr>
        <w:t>9</w:t>
      </w:r>
      <w:r w:rsidRPr="00340CF4">
        <w:rPr>
          <w:noProof/>
          <w:sz w:val="24"/>
          <w:szCs w:val="24"/>
        </w:rPr>
        <w:t>)</w:t>
      </w:r>
      <w:r w:rsidRPr="00340CF4">
        <w:rPr>
          <w:sz w:val="24"/>
          <w:szCs w:val="24"/>
        </w:rPr>
        <w:t xml:space="preserve">, Anatomical Therapeutic Chemical classification system (ATC) </w:t>
      </w:r>
      <w:r w:rsidRPr="00340CF4">
        <w:rPr>
          <w:noProof/>
          <w:sz w:val="24"/>
          <w:szCs w:val="24"/>
        </w:rPr>
        <w:t>(</w:t>
      </w:r>
      <w:r w:rsidRPr="00340CF4" w:rsidR="00EC066D">
        <w:rPr>
          <w:noProof/>
          <w:sz w:val="24"/>
          <w:szCs w:val="24"/>
        </w:rPr>
        <w:t>10</w:t>
      </w:r>
      <w:r w:rsidRPr="00340CF4">
        <w:rPr>
          <w:noProof/>
          <w:sz w:val="24"/>
          <w:szCs w:val="24"/>
        </w:rPr>
        <w:t>)</w:t>
      </w:r>
      <w:r w:rsidRPr="00340CF4">
        <w:rPr>
          <w:sz w:val="24"/>
          <w:szCs w:val="24"/>
        </w:rPr>
        <w:t xml:space="preserve">, and Read Codes </w:t>
      </w:r>
      <w:r w:rsidRPr="00340CF4">
        <w:rPr>
          <w:noProof/>
          <w:sz w:val="24"/>
          <w:szCs w:val="24"/>
        </w:rPr>
        <w:t>(</w:t>
      </w:r>
      <w:r w:rsidRPr="00340CF4" w:rsidR="00EC066D">
        <w:rPr>
          <w:noProof/>
          <w:sz w:val="24"/>
          <w:szCs w:val="24"/>
        </w:rPr>
        <w:t>11</w:t>
      </w:r>
      <w:r w:rsidRPr="00340CF4">
        <w:rPr>
          <w:noProof/>
          <w:sz w:val="24"/>
          <w:szCs w:val="24"/>
        </w:rPr>
        <w:t>)</w:t>
      </w:r>
      <w:r w:rsidRPr="00340CF4">
        <w:rPr>
          <w:sz w:val="24"/>
          <w:szCs w:val="24"/>
        </w:rPr>
        <w:t xml:space="preserve">. </w:t>
      </w:r>
    </w:p>
    <w:p w:rsidRPr="00340CF4" w:rsidR="00D03E29" w:rsidP="00D03E29" w:rsidRDefault="006C06F3" w14:paraId="351A8D07" w14:textId="7D3D0F05">
      <w:pPr>
        <w:pStyle w:val="CommentText"/>
        <w:rPr>
          <w:sz w:val="24"/>
          <w:szCs w:val="24"/>
        </w:rPr>
      </w:pPr>
      <w:r w:rsidRPr="00340CF4">
        <w:rPr>
          <w:sz w:val="24"/>
          <w:szCs w:val="24"/>
        </w:rPr>
        <w:lastRenderedPageBreak/>
        <w:t>Diagnostic codes alone and/or pairing with procedure and medication codes can be used to trace clinical events in databases</w:t>
      </w:r>
      <w:r w:rsidRPr="00340CF4" w:rsidR="00D82BAA">
        <w:rPr>
          <w:sz w:val="24"/>
          <w:szCs w:val="24"/>
        </w:rPr>
        <w:t xml:space="preserve"> </w:t>
      </w:r>
      <w:r w:rsidRPr="00340CF4">
        <w:rPr>
          <w:noProof/>
          <w:sz w:val="24"/>
          <w:szCs w:val="24"/>
        </w:rPr>
        <w:t>(</w:t>
      </w:r>
      <w:r w:rsidRPr="00340CF4" w:rsidR="00EC066D">
        <w:rPr>
          <w:noProof/>
          <w:sz w:val="24"/>
          <w:szCs w:val="24"/>
        </w:rPr>
        <w:t>12</w:t>
      </w:r>
      <w:r w:rsidRPr="00340CF4">
        <w:rPr>
          <w:noProof/>
          <w:sz w:val="24"/>
          <w:szCs w:val="24"/>
        </w:rPr>
        <w:t>)</w:t>
      </w:r>
      <w:r w:rsidRPr="00340CF4">
        <w:rPr>
          <w:sz w:val="24"/>
          <w:szCs w:val="24"/>
        </w:rPr>
        <w:t xml:space="preserve">. </w:t>
      </w:r>
      <w:r w:rsidRPr="00340CF4" w:rsidR="00D03E29">
        <w:rPr>
          <w:sz w:val="24"/>
          <w:szCs w:val="24"/>
        </w:rPr>
        <w:t xml:space="preserve">The work by Thurin et al. (13) shows the terminology used by each database within ConcePTION. </w:t>
      </w:r>
    </w:p>
    <w:p w:rsidRPr="00340CF4" w:rsidR="00D03E29" w:rsidP="00D03E29" w:rsidRDefault="00D03E29" w14:paraId="56A11DE2" w14:textId="77777777">
      <w:pPr>
        <w:pStyle w:val="CommentText"/>
        <w:rPr>
          <w:noProof/>
        </w:rPr>
      </w:pPr>
    </w:p>
    <w:p w:rsidRPr="00340CF4" w:rsidR="00D03E29" w:rsidP="00D03E29" w:rsidRDefault="00D03E29" w14:paraId="57E7F06D" w14:textId="77777777">
      <w:pPr>
        <w:tabs>
          <w:tab w:val="left" w:pos="142"/>
        </w:tabs>
        <w:spacing w:line="276" w:lineRule="auto"/>
        <w:jc w:val="both"/>
        <w:rPr>
          <w:sz w:val="24"/>
          <w:szCs w:val="24"/>
        </w:rPr>
      </w:pPr>
      <w:r w:rsidRPr="00340CF4">
        <w:rPr>
          <w:sz w:val="24"/>
          <w:szCs w:val="24"/>
        </w:rPr>
        <w:t xml:space="preserve">Within the ConcePTION project, Codemapping using the VACEU Codemapper is used to bridge between different diagnosis terminologies based on the Unified Medical Language System, and event-finding algorithms that can deploy different types of components (diagnoses, procedures, medicines) will be employed to characterize variability in migraine disease events rates within and between data sources, and factors related to such variability described (e.g. maternal age, year). </w:t>
      </w:r>
    </w:p>
    <w:p w:rsidRPr="00340CF4" w:rsidR="0050394B" w:rsidP="001E483A" w:rsidRDefault="006C06F3" w14:paraId="47388A67" w14:textId="40DB3646">
      <w:pPr>
        <w:pStyle w:val="Heading1"/>
        <w:tabs>
          <w:tab w:val="left" w:pos="142"/>
        </w:tabs>
        <w:spacing w:line="276" w:lineRule="auto"/>
        <w:rPr>
          <w:color w:val="auto"/>
        </w:rPr>
      </w:pPr>
      <w:bookmarkStart w:name="_Toc105521118" w:id="17"/>
      <w:r w:rsidRPr="00340CF4">
        <w:rPr>
          <w:color w:val="auto"/>
        </w:rPr>
        <w:t>2. Aims of the study</w:t>
      </w:r>
      <w:bookmarkEnd w:id="17"/>
    </w:p>
    <w:p w:rsidRPr="00340CF4" w:rsidR="00A507FF" w:rsidP="00BE2FCD" w:rsidRDefault="0050394B" w14:paraId="02D23807" w14:textId="77777777">
      <w:pPr>
        <w:tabs>
          <w:tab w:val="left" w:pos="142"/>
        </w:tabs>
        <w:spacing w:line="276" w:lineRule="auto"/>
        <w:jc w:val="both"/>
        <w:rPr>
          <w:sz w:val="24"/>
          <w:szCs w:val="24"/>
        </w:rPr>
      </w:pPr>
      <w:r w:rsidRPr="00340CF4">
        <w:rPr>
          <w:sz w:val="24"/>
          <w:szCs w:val="24"/>
        </w:rPr>
        <w:t>The overall aim</w:t>
      </w:r>
      <w:r w:rsidRPr="00340CF4" w:rsidR="0087231B">
        <w:rPr>
          <w:sz w:val="24"/>
          <w:szCs w:val="24"/>
        </w:rPr>
        <w:t xml:space="preserve"> of </w:t>
      </w:r>
      <w:r w:rsidRPr="00340CF4" w:rsidR="00B13A5E">
        <w:rPr>
          <w:sz w:val="24"/>
          <w:szCs w:val="24"/>
        </w:rPr>
        <w:t>the study</w:t>
      </w:r>
      <w:r w:rsidRPr="00340CF4">
        <w:rPr>
          <w:sz w:val="24"/>
          <w:szCs w:val="24"/>
        </w:rPr>
        <w:t xml:space="preserve"> is to </w:t>
      </w:r>
      <w:r w:rsidRPr="00340CF4" w:rsidR="00694D7D">
        <w:rPr>
          <w:sz w:val="24"/>
          <w:szCs w:val="24"/>
        </w:rPr>
        <w:t>identify</w:t>
      </w:r>
      <w:r w:rsidRPr="00340CF4">
        <w:rPr>
          <w:sz w:val="24"/>
          <w:szCs w:val="24"/>
        </w:rPr>
        <w:t xml:space="preserve"> the best algorithms to inform the Migraine DP.  </w:t>
      </w:r>
    </w:p>
    <w:p w:rsidRPr="00340CF4" w:rsidR="00B41873" w:rsidP="00BE2FCD" w:rsidRDefault="0050394B" w14:paraId="12A97530" w14:textId="0257F157">
      <w:pPr>
        <w:tabs>
          <w:tab w:val="left" w:pos="142"/>
        </w:tabs>
        <w:spacing w:line="276" w:lineRule="auto"/>
        <w:jc w:val="both"/>
        <w:rPr>
          <w:sz w:val="24"/>
          <w:szCs w:val="24"/>
        </w:rPr>
      </w:pPr>
      <w:r w:rsidRPr="00340CF4">
        <w:rPr>
          <w:sz w:val="24"/>
          <w:szCs w:val="24"/>
        </w:rPr>
        <w:t>This include</w:t>
      </w:r>
      <w:r w:rsidRPr="00340CF4" w:rsidR="00803E8D">
        <w:rPr>
          <w:sz w:val="24"/>
          <w:szCs w:val="24"/>
        </w:rPr>
        <w:t>s</w:t>
      </w:r>
      <w:r w:rsidRPr="00340CF4" w:rsidR="00694D7D">
        <w:rPr>
          <w:sz w:val="24"/>
          <w:szCs w:val="24"/>
        </w:rPr>
        <w:t xml:space="preserve"> an</w:t>
      </w:r>
      <w:r w:rsidRPr="00340CF4">
        <w:rPr>
          <w:sz w:val="24"/>
          <w:szCs w:val="24"/>
        </w:rPr>
        <w:t xml:space="preserve"> </w:t>
      </w:r>
      <w:r w:rsidRPr="00340CF4" w:rsidR="0028501C">
        <w:rPr>
          <w:sz w:val="24"/>
          <w:szCs w:val="24"/>
        </w:rPr>
        <w:t>illustration</w:t>
      </w:r>
      <w:r w:rsidRPr="00340CF4" w:rsidR="00AF7B50">
        <w:rPr>
          <w:sz w:val="24"/>
          <w:szCs w:val="24"/>
        </w:rPr>
        <w:t xml:space="preserve"> </w:t>
      </w:r>
      <w:r w:rsidRPr="00340CF4">
        <w:rPr>
          <w:sz w:val="24"/>
          <w:szCs w:val="24"/>
        </w:rPr>
        <w:t>of</w:t>
      </w:r>
      <w:r w:rsidRPr="00340CF4" w:rsidR="00694D7D">
        <w:rPr>
          <w:sz w:val="24"/>
          <w:szCs w:val="24"/>
        </w:rPr>
        <w:t xml:space="preserve"> how</w:t>
      </w:r>
      <w:r w:rsidRPr="00340CF4">
        <w:rPr>
          <w:sz w:val="24"/>
          <w:szCs w:val="24"/>
        </w:rPr>
        <w:t xml:space="preserve"> </w:t>
      </w:r>
      <w:r w:rsidRPr="00340CF4" w:rsidR="00AF7B50">
        <w:rPr>
          <w:sz w:val="24"/>
          <w:szCs w:val="24"/>
        </w:rPr>
        <w:t>three groups</w:t>
      </w:r>
      <w:r w:rsidRPr="00340CF4" w:rsidR="00694D7D">
        <w:rPr>
          <w:sz w:val="24"/>
          <w:szCs w:val="24"/>
        </w:rPr>
        <w:t xml:space="preserve"> of migraine algorithms work</w:t>
      </w:r>
      <w:r w:rsidRPr="00340CF4" w:rsidR="00AF7B50">
        <w:rPr>
          <w:sz w:val="24"/>
          <w:szCs w:val="24"/>
        </w:rPr>
        <w:t xml:space="preserve">: </w:t>
      </w:r>
    </w:p>
    <w:p w:rsidRPr="00340CF4" w:rsidR="00E511A0" w:rsidP="00BE2FCD" w:rsidRDefault="00E511A0" w14:paraId="6EA2F3E8" w14:textId="77777777">
      <w:pPr>
        <w:pStyle w:val="ListParagraph"/>
        <w:numPr>
          <w:ilvl w:val="0"/>
          <w:numId w:val="27"/>
        </w:numPr>
        <w:tabs>
          <w:tab w:val="left" w:pos="142"/>
        </w:tabs>
        <w:spacing w:line="276" w:lineRule="auto"/>
        <w:jc w:val="both"/>
        <w:rPr>
          <w:sz w:val="24"/>
          <w:szCs w:val="24"/>
        </w:rPr>
      </w:pPr>
      <w:r w:rsidRPr="00340CF4">
        <w:rPr>
          <w:sz w:val="24"/>
          <w:szCs w:val="24"/>
        </w:rPr>
        <w:t>Migraine event-finding (Mig_A)</w:t>
      </w:r>
    </w:p>
    <w:p w:rsidRPr="00340CF4" w:rsidR="00E511A0" w:rsidP="00BE2FCD" w:rsidRDefault="00E511A0" w14:paraId="7C740E41" w14:textId="77777777">
      <w:pPr>
        <w:pStyle w:val="ListParagraph"/>
        <w:numPr>
          <w:ilvl w:val="0"/>
          <w:numId w:val="27"/>
        </w:numPr>
        <w:tabs>
          <w:tab w:val="left" w:pos="142"/>
        </w:tabs>
        <w:spacing w:line="276" w:lineRule="auto"/>
        <w:jc w:val="both"/>
        <w:rPr>
          <w:sz w:val="24"/>
          <w:szCs w:val="24"/>
        </w:rPr>
      </w:pPr>
      <w:r w:rsidRPr="00340CF4">
        <w:rPr>
          <w:sz w:val="24"/>
          <w:szCs w:val="24"/>
        </w:rPr>
        <w:t xml:space="preserve">Migraine types (Mig_T) </w:t>
      </w:r>
    </w:p>
    <w:p w:rsidRPr="00340CF4" w:rsidR="00E511A0" w:rsidP="00BE2FCD" w:rsidRDefault="007602F8" w14:paraId="0B53C0F0" w14:textId="1CC9AF29">
      <w:pPr>
        <w:pStyle w:val="ListParagraph"/>
        <w:numPr>
          <w:ilvl w:val="0"/>
          <w:numId w:val="27"/>
        </w:numPr>
        <w:tabs>
          <w:tab w:val="left" w:pos="142"/>
        </w:tabs>
        <w:spacing w:line="276" w:lineRule="auto"/>
        <w:jc w:val="both"/>
        <w:rPr>
          <w:sz w:val="24"/>
          <w:szCs w:val="24"/>
        </w:rPr>
      </w:pPr>
      <w:r w:rsidRPr="00340CF4">
        <w:rPr>
          <w:sz w:val="24"/>
          <w:szCs w:val="24"/>
        </w:rPr>
        <w:t>Migraine severity (Mig_S)</w:t>
      </w:r>
    </w:p>
    <w:p w:rsidRPr="00340CF4" w:rsidR="00E511A0" w:rsidP="00BE2FCD" w:rsidRDefault="00E511A0" w14:paraId="271D6B44" w14:textId="77777777">
      <w:pPr>
        <w:tabs>
          <w:tab w:val="left" w:pos="142"/>
        </w:tabs>
        <w:spacing w:line="276" w:lineRule="auto"/>
        <w:jc w:val="both"/>
        <w:rPr>
          <w:sz w:val="24"/>
          <w:szCs w:val="24"/>
        </w:rPr>
      </w:pPr>
    </w:p>
    <w:p w:rsidRPr="00340CF4" w:rsidR="00E511A0" w:rsidP="00BE2FCD" w:rsidRDefault="00E511A0" w14:paraId="2EA8CC65" w14:textId="77777777">
      <w:pPr>
        <w:tabs>
          <w:tab w:val="left" w:pos="142"/>
        </w:tabs>
        <w:spacing w:line="276" w:lineRule="auto"/>
        <w:jc w:val="both"/>
        <w:rPr>
          <w:sz w:val="24"/>
          <w:szCs w:val="24"/>
        </w:rPr>
      </w:pPr>
      <w:r w:rsidRPr="00340CF4">
        <w:rPr>
          <w:sz w:val="24"/>
          <w:szCs w:val="24"/>
        </w:rPr>
        <w:t xml:space="preserve">The specific aims are, within each database in DP4: </w:t>
      </w:r>
    </w:p>
    <w:p w:rsidRPr="00340CF4" w:rsidR="003D3ADB" w:rsidP="003D3ADB" w:rsidRDefault="00E511A0" w14:paraId="55A22D2F" w14:textId="78603A7B">
      <w:pPr>
        <w:pStyle w:val="ListParagraph"/>
        <w:numPr>
          <w:ilvl w:val="0"/>
          <w:numId w:val="28"/>
        </w:numPr>
        <w:tabs>
          <w:tab w:val="left" w:pos="142"/>
        </w:tabs>
        <w:spacing w:line="276" w:lineRule="auto"/>
        <w:jc w:val="both"/>
        <w:rPr>
          <w:sz w:val="24"/>
          <w:szCs w:val="24"/>
        </w:rPr>
      </w:pPr>
      <w:r w:rsidRPr="00340CF4">
        <w:rPr>
          <w:sz w:val="24"/>
          <w:szCs w:val="24"/>
        </w:rPr>
        <w:t xml:space="preserve">To assess how different </w:t>
      </w:r>
      <w:r w:rsidRPr="00340CF4" w:rsidR="00B1253E">
        <w:rPr>
          <w:sz w:val="24"/>
          <w:szCs w:val="24"/>
        </w:rPr>
        <w:t xml:space="preserve">migraine </w:t>
      </w:r>
      <w:r w:rsidRPr="00340CF4">
        <w:rPr>
          <w:sz w:val="24"/>
          <w:szCs w:val="24"/>
        </w:rPr>
        <w:t>algorithms im</w:t>
      </w:r>
      <w:r w:rsidRPr="00340CF4" w:rsidR="00F546B7">
        <w:rPr>
          <w:sz w:val="24"/>
          <w:szCs w:val="24"/>
        </w:rPr>
        <w:t>pact</w:t>
      </w:r>
      <w:r w:rsidRPr="00340CF4" w:rsidR="003D3ADB">
        <w:rPr>
          <w:sz w:val="24"/>
          <w:szCs w:val="24"/>
        </w:rPr>
        <w:t xml:space="preserve"> the prevalence of migraine</w:t>
      </w:r>
      <w:r w:rsidRPr="00340CF4" w:rsidR="003947E6">
        <w:rPr>
          <w:sz w:val="24"/>
          <w:szCs w:val="24"/>
        </w:rPr>
        <w:t xml:space="preserve"> </w:t>
      </w:r>
      <w:r w:rsidRPr="00340CF4" w:rsidR="003947E6">
        <w:rPr>
          <w:rFonts w:cstheme="minorHAnsi"/>
          <w:sz w:val="24"/>
          <w:szCs w:val="24"/>
        </w:rPr>
        <w:t>events, type</w:t>
      </w:r>
      <w:r w:rsidRPr="00340CF4" w:rsidR="00B1253E">
        <w:rPr>
          <w:rFonts w:cstheme="minorHAnsi"/>
          <w:sz w:val="24"/>
          <w:szCs w:val="24"/>
        </w:rPr>
        <w:t xml:space="preserve"> </w:t>
      </w:r>
      <w:r w:rsidRPr="00340CF4" w:rsidR="003947E6">
        <w:rPr>
          <w:rFonts w:cstheme="minorHAnsi"/>
          <w:sz w:val="24"/>
          <w:szCs w:val="24"/>
        </w:rPr>
        <w:t>and severity*</w:t>
      </w:r>
    </w:p>
    <w:p w:rsidRPr="00340CF4" w:rsidR="00F546B7" w:rsidP="003D3ADB" w:rsidRDefault="00F546B7" w14:paraId="42745C8A" w14:textId="323462B4">
      <w:pPr>
        <w:pStyle w:val="ListParagraph"/>
        <w:numPr>
          <w:ilvl w:val="1"/>
          <w:numId w:val="28"/>
        </w:numPr>
        <w:tabs>
          <w:tab w:val="left" w:pos="142"/>
        </w:tabs>
        <w:spacing w:line="276" w:lineRule="auto"/>
        <w:jc w:val="both"/>
        <w:rPr>
          <w:sz w:val="24"/>
          <w:szCs w:val="24"/>
        </w:rPr>
      </w:pPr>
      <w:r w:rsidRPr="00340CF4">
        <w:rPr>
          <w:sz w:val="24"/>
          <w:szCs w:val="24"/>
        </w:rPr>
        <w:t>a</w:t>
      </w:r>
      <w:r w:rsidRPr="00340CF4" w:rsidR="00EB0EB0">
        <w:rPr>
          <w:sz w:val="24"/>
          <w:szCs w:val="24"/>
        </w:rPr>
        <w:t>t baseline (i.e. start of pregnancy)</w:t>
      </w:r>
      <w:r w:rsidRPr="00340CF4" w:rsidR="00C434ED">
        <w:rPr>
          <w:sz w:val="24"/>
          <w:szCs w:val="24"/>
        </w:rPr>
        <w:t xml:space="preserve"> with different </w:t>
      </w:r>
      <w:r w:rsidRPr="00340CF4">
        <w:rPr>
          <w:sz w:val="24"/>
          <w:szCs w:val="24"/>
        </w:rPr>
        <w:t>look</w:t>
      </w:r>
      <w:r w:rsidRPr="00340CF4" w:rsidR="003D3ADB">
        <w:rPr>
          <w:sz w:val="24"/>
          <w:szCs w:val="24"/>
        </w:rPr>
        <w:t>-</w:t>
      </w:r>
      <w:r w:rsidRPr="00340CF4">
        <w:rPr>
          <w:sz w:val="24"/>
          <w:szCs w:val="24"/>
        </w:rPr>
        <w:t>back time</w:t>
      </w:r>
      <w:r w:rsidRPr="00340CF4" w:rsidR="00C434ED">
        <w:rPr>
          <w:sz w:val="24"/>
          <w:szCs w:val="24"/>
        </w:rPr>
        <w:t>, depending on DAP data availability</w:t>
      </w:r>
      <w:r w:rsidRPr="00340CF4" w:rsidR="00B1253E">
        <w:rPr>
          <w:sz w:val="24"/>
          <w:szCs w:val="24"/>
        </w:rPr>
        <w:t xml:space="preserve"> </w:t>
      </w:r>
    </w:p>
    <w:p w:rsidRPr="00340CF4" w:rsidR="00C434ED" w:rsidP="00B1253E" w:rsidRDefault="00C434ED" w14:paraId="40654707" w14:textId="5FEC7FB8">
      <w:pPr>
        <w:pStyle w:val="ListParagraph"/>
        <w:numPr>
          <w:ilvl w:val="3"/>
          <w:numId w:val="37"/>
        </w:numPr>
        <w:tabs>
          <w:tab w:val="left" w:pos="142"/>
        </w:tabs>
        <w:spacing w:line="276" w:lineRule="auto"/>
        <w:jc w:val="both"/>
        <w:rPr>
          <w:sz w:val="24"/>
          <w:szCs w:val="24"/>
        </w:rPr>
      </w:pPr>
      <w:r w:rsidRPr="00340CF4">
        <w:rPr>
          <w:sz w:val="24"/>
          <w:szCs w:val="24"/>
        </w:rPr>
        <w:t>During the total study period</w:t>
      </w:r>
    </w:p>
    <w:p w:rsidRPr="00340CF4" w:rsidR="00C434ED" w:rsidP="00B1253E" w:rsidRDefault="00C434ED" w14:paraId="0EEC9515" w14:textId="11446CC4">
      <w:pPr>
        <w:pStyle w:val="ListParagraph"/>
        <w:numPr>
          <w:ilvl w:val="3"/>
          <w:numId w:val="37"/>
        </w:numPr>
        <w:tabs>
          <w:tab w:val="left" w:pos="142"/>
        </w:tabs>
        <w:spacing w:line="276" w:lineRule="auto"/>
        <w:jc w:val="both"/>
        <w:rPr>
          <w:sz w:val="24"/>
          <w:szCs w:val="24"/>
        </w:rPr>
      </w:pPr>
      <w:r w:rsidRPr="00340CF4">
        <w:rPr>
          <w:sz w:val="24"/>
          <w:szCs w:val="24"/>
        </w:rPr>
        <w:t>By year</w:t>
      </w:r>
    </w:p>
    <w:p w:rsidRPr="00340CF4" w:rsidR="00C434ED" w:rsidP="00B1253E" w:rsidRDefault="00C434ED" w14:paraId="090D51FB" w14:textId="41E1E912">
      <w:pPr>
        <w:pStyle w:val="ListParagraph"/>
        <w:numPr>
          <w:ilvl w:val="3"/>
          <w:numId w:val="37"/>
        </w:numPr>
        <w:tabs>
          <w:tab w:val="left" w:pos="142"/>
        </w:tabs>
        <w:spacing w:line="276" w:lineRule="auto"/>
        <w:jc w:val="both"/>
        <w:rPr>
          <w:sz w:val="24"/>
          <w:szCs w:val="24"/>
        </w:rPr>
      </w:pPr>
      <w:r w:rsidRPr="00340CF4">
        <w:rPr>
          <w:sz w:val="24"/>
          <w:szCs w:val="24"/>
        </w:rPr>
        <w:t>By maternal age</w:t>
      </w:r>
    </w:p>
    <w:p w:rsidRPr="00340CF4" w:rsidR="00F546B7" w:rsidP="00F546B7" w:rsidRDefault="007602F8" w14:paraId="57F5BC45" w14:textId="421FF4C7">
      <w:pPr>
        <w:tabs>
          <w:tab w:val="left" w:pos="142"/>
        </w:tabs>
        <w:spacing w:line="276" w:lineRule="auto"/>
        <w:jc w:val="both"/>
        <w:rPr>
          <w:sz w:val="24"/>
          <w:szCs w:val="24"/>
        </w:rPr>
      </w:pPr>
      <w:r w:rsidRPr="00340CF4">
        <w:rPr>
          <w:sz w:val="24"/>
          <w:szCs w:val="24"/>
        </w:rPr>
        <w:t xml:space="preserve">We hypothesize that different look-back time will have an impact the prevalence of migraine at baseline. </w:t>
      </w:r>
    </w:p>
    <w:p w:rsidRPr="00340CF4" w:rsidR="003D3ADB" w:rsidP="003D3ADB" w:rsidRDefault="00A507FF" w14:paraId="7206A324" w14:textId="39EBAFF5">
      <w:pPr>
        <w:pStyle w:val="ListParagraph"/>
        <w:numPr>
          <w:ilvl w:val="1"/>
          <w:numId w:val="28"/>
        </w:numPr>
        <w:tabs>
          <w:tab w:val="left" w:pos="142"/>
        </w:tabs>
        <w:spacing w:line="276" w:lineRule="auto"/>
        <w:jc w:val="both"/>
        <w:rPr>
          <w:sz w:val="24"/>
          <w:szCs w:val="24"/>
        </w:rPr>
      </w:pPr>
      <w:r w:rsidRPr="00340CF4">
        <w:rPr>
          <w:sz w:val="24"/>
          <w:szCs w:val="24"/>
        </w:rPr>
        <w:t xml:space="preserve">Overall during pregnancy, and in </w:t>
      </w:r>
      <w:r w:rsidRPr="00340CF4" w:rsidR="00B1253E">
        <w:rPr>
          <w:sz w:val="24"/>
          <w:szCs w:val="24"/>
        </w:rPr>
        <w:t xml:space="preserve">each trimester of </w:t>
      </w:r>
      <w:r w:rsidRPr="00340CF4" w:rsidR="00870E9E">
        <w:rPr>
          <w:sz w:val="24"/>
          <w:szCs w:val="24"/>
        </w:rPr>
        <w:t xml:space="preserve">pregnancy </w:t>
      </w:r>
    </w:p>
    <w:p w:rsidRPr="00340CF4" w:rsidR="00E35A26" w:rsidP="003D3ADB" w:rsidRDefault="00E35A26" w14:paraId="4A921E31" w14:textId="3DC5993D">
      <w:pPr>
        <w:pStyle w:val="ListParagraph"/>
        <w:numPr>
          <w:ilvl w:val="0"/>
          <w:numId w:val="35"/>
        </w:numPr>
        <w:tabs>
          <w:tab w:val="left" w:pos="142"/>
        </w:tabs>
        <w:spacing w:line="276" w:lineRule="auto"/>
        <w:jc w:val="both"/>
        <w:rPr>
          <w:sz w:val="24"/>
          <w:szCs w:val="24"/>
        </w:rPr>
      </w:pPr>
      <w:r w:rsidRPr="00340CF4">
        <w:rPr>
          <w:sz w:val="24"/>
          <w:szCs w:val="24"/>
        </w:rPr>
        <w:t xml:space="preserve">pregnancies </w:t>
      </w:r>
      <w:r w:rsidRPr="00340CF4" w:rsidR="00644EB0">
        <w:rPr>
          <w:sz w:val="24"/>
          <w:szCs w:val="24"/>
        </w:rPr>
        <w:t xml:space="preserve">observed </w:t>
      </w:r>
      <w:r w:rsidRPr="00340CF4">
        <w:rPr>
          <w:sz w:val="24"/>
          <w:szCs w:val="24"/>
        </w:rPr>
        <w:t>at any time in gestation</w:t>
      </w:r>
    </w:p>
    <w:p w:rsidRPr="00340CF4" w:rsidR="003D3ADB" w:rsidP="003D3ADB" w:rsidRDefault="00C434ED" w14:paraId="09992110" w14:textId="3393DD00">
      <w:pPr>
        <w:pStyle w:val="ListParagraph"/>
        <w:numPr>
          <w:ilvl w:val="0"/>
          <w:numId w:val="35"/>
        </w:numPr>
        <w:tabs>
          <w:tab w:val="left" w:pos="142"/>
        </w:tabs>
        <w:spacing w:line="276" w:lineRule="auto"/>
        <w:jc w:val="both"/>
        <w:rPr>
          <w:sz w:val="24"/>
          <w:szCs w:val="24"/>
        </w:rPr>
      </w:pPr>
      <w:r w:rsidRPr="00340CF4">
        <w:rPr>
          <w:sz w:val="24"/>
          <w:szCs w:val="24"/>
        </w:rPr>
        <w:t xml:space="preserve">pregnancies observed in the </w:t>
      </w:r>
      <w:r w:rsidRPr="00340CF4" w:rsidR="003D3ADB">
        <w:rPr>
          <w:sz w:val="24"/>
          <w:szCs w:val="24"/>
        </w:rPr>
        <w:t>1st trimester</w:t>
      </w:r>
    </w:p>
    <w:p w:rsidRPr="00340CF4" w:rsidR="003D3ADB" w:rsidP="003D3ADB" w:rsidRDefault="00C434ED" w14:paraId="3604BF91" w14:textId="69B4E2DF">
      <w:pPr>
        <w:pStyle w:val="ListParagraph"/>
        <w:numPr>
          <w:ilvl w:val="0"/>
          <w:numId w:val="35"/>
        </w:numPr>
        <w:tabs>
          <w:tab w:val="left" w:pos="142"/>
        </w:tabs>
        <w:spacing w:line="276" w:lineRule="auto"/>
        <w:jc w:val="both"/>
        <w:rPr>
          <w:sz w:val="24"/>
          <w:szCs w:val="24"/>
        </w:rPr>
      </w:pPr>
      <w:r w:rsidRPr="00340CF4">
        <w:rPr>
          <w:sz w:val="24"/>
          <w:szCs w:val="24"/>
        </w:rPr>
        <w:t xml:space="preserve">pregnancies observed in the </w:t>
      </w:r>
      <w:r w:rsidRPr="00340CF4" w:rsidR="003D3ADB">
        <w:rPr>
          <w:sz w:val="24"/>
          <w:szCs w:val="24"/>
        </w:rPr>
        <w:t>2nd trimester</w:t>
      </w:r>
    </w:p>
    <w:p w:rsidRPr="00340CF4" w:rsidR="003D3ADB" w:rsidP="003D3ADB" w:rsidRDefault="00C434ED" w14:paraId="4C48EE28" w14:textId="269AD084">
      <w:pPr>
        <w:pStyle w:val="ListParagraph"/>
        <w:numPr>
          <w:ilvl w:val="0"/>
          <w:numId w:val="35"/>
        </w:numPr>
        <w:tabs>
          <w:tab w:val="left" w:pos="142"/>
        </w:tabs>
        <w:spacing w:line="276" w:lineRule="auto"/>
        <w:jc w:val="both"/>
        <w:rPr>
          <w:sz w:val="24"/>
          <w:szCs w:val="24"/>
        </w:rPr>
      </w:pPr>
      <w:r w:rsidRPr="00340CF4">
        <w:rPr>
          <w:sz w:val="24"/>
          <w:szCs w:val="24"/>
        </w:rPr>
        <w:t xml:space="preserve">pregnancies observed in the </w:t>
      </w:r>
      <w:r w:rsidRPr="00340CF4" w:rsidR="003D3ADB">
        <w:rPr>
          <w:sz w:val="24"/>
          <w:szCs w:val="24"/>
        </w:rPr>
        <w:t>3rd trimester</w:t>
      </w:r>
      <w:r w:rsidRPr="00340CF4" w:rsidR="00EB0EB0">
        <w:rPr>
          <w:sz w:val="24"/>
          <w:szCs w:val="24"/>
        </w:rPr>
        <w:t xml:space="preserve"> </w:t>
      </w:r>
    </w:p>
    <w:p w:rsidRPr="00340CF4" w:rsidR="00382804" w:rsidP="00BE2FCD" w:rsidRDefault="00382804" w14:paraId="129DA863" w14:textId="77777777">
      <w:pPr>
        <w:pStyle w:val="ListParagraph"/>
        <w:tabs>
          <w:tab w:val="left" w:pos="142"/>
        </w:tabs>
        <w:spacing w:line="276" w:lineRule="auto"/>
        <w:ind w:left="1440"/>
        <w:jc w:val="both"/>
        <w:rPr>
          <w:sz w:val="24"/>
          <w:szCs w:val="24"/>
        </w:rPr>
      </w:pPr>
    </w:p>
    <w:p w:rsidRPr="00340CF4" w:rsidR="00E511A0" w:rsidP="00870E9E" w:rsidRDefault="00E511A0" w14:paraId="77C56DF2" w14:textId="5B807776">
      <w:pPr>
        <w:pStyle w:val="ListParagraph"/>
        <w:numPr>
          <w:ilvl w:val="0"/>
          <w:numId w:val="28"/>
        </w:numPr>
        <w:tabs>
          <w:tab w:val="left" w:pos="142"/>
        </w:tabs>
        <w:spacing w:line="276" w:lineRule="auto"/>
        <w:jc w:val="both"/>
        <w:rPr>
          <w:sz w:val="24"/>
          <w:szCs w:val="24"/>
        </w:rPr>
      </w:pPr>
      <w:r w:rsidRPr="00340CF4">
        <w:rPr>
          <w:sz w:val="24"/>
          <w:szCs w:val="24"/>
        </w:rPr>
        <w:t>To quantify overlap between</w:t>
      </w:r>
      <w:r w:rsidRPr="00340CF4" w:rsidR="001E0CAB">
        <w:rPr>
          <w:sz w:val="24"/>
          <w:szCs w:val="24"/>
        </w:rPr>
        <w:t xml:space="preserve"> the following algorithms</w:t>
      </w:r>
      <w:r w:rsidRPr="00340CF4">
        <w:rPr>
          <w:sz w:val="24"/>
          <w:szCs w:val="24"/>
        </w:rPr>
        <w:t>:</w:t>
      </w:r>
      <w:r w:rsidRPr="00340CF4" w:rsidR="001E0CAB">
        <w:rPr>
          <w:sz w:val="24"/>
          <w:szCs w:val="24"/>
        </w:rPr>
        <w:t xml:space="preserve"> </w:t>
      </w:r>
      <w:r w:rsidRPr="00340CF4">
        <w:rPr>
          <w:sz w:val="24"/>
          <w:szCs w:val="24"/>
        </w:rPr>
        <w:t xml:space="preserve"> </w:t>
      </w:r>
    </w:p>
    <w:p w:rsidRPr="00340CF4" w:rsidR="00A535BC" w:rsidP="00A535BC" w:rsidRDefault="00A535BC" w14:paraId="0738460C" w14:textId="512C33A7">
      <w:pPr>
        <w:pStyle w:val="ListParagraph"/>
        <w:numPr>
          <w:ilvl w:val="1"/>
          <w:numId w:val="33"/>
        </w:numPr>
        <w:tabs>
          <w:tab w:val="left" w:pos="142"/>
        </w:tabs>
        <w:spacing w:line="276" w:lineRule="auto"/>
        <w:jc w:val="both"/>
        <w:rPr>
          <w:rFonts w:cstheme="minorHAnsi"/>
          <w:sz w:val="24"/>
          <w:szCs w:val="24"/>
        </w:rPr>
      </w:pPr>
      <w:r w:rsidRPr="00340CF4">
        <w:rPr>
          <w:rFonts w:cstheme="minorHAnsi"/>
          <w:sz w:val="24"/>
          <w:szCs w:val="24"/>
        </w:rPr>
        <w:t>Migraine events based on diagnosis</w:t>
      </w:r>
      <w:r w:rsidRPr="00340CF4" w:rsidR="00D03E29">
        <w:rPr>
          <w:rFonts w:cstheme="minorHAnsi"/>
          <w:sz w:val="24"/>
          <w:szCs w:val="24"/>
        </w:rPr>
        <w:t xml:space="preserve"> codes</w:t>
      </w:r>
      <w:r w:rsidRPr="00340CF4">
        <w:rPr>
          <w:rFonts w:cstheme="minorHAnsi"/>
          <w:sz w:val="24"/>
          <w:szCs w:val="24"/>
        </w:rPr>
        <w:t xml:space="preserve"> only (Mig_A1) and Triptan prescription only (Mig_A2) at baseline and during pregnancy.  </w:t>
      </w:r>
    </w:p>
    <w:p w:rsidRPr="00340CF4" w:rsidR="00A535BC" w:rsidP="00A535BC" w:rsidRDefault="00A535BC" w14:paraId="078E2F3B" w14:textId="77777777">
      <w:pPr>
        <w:pStyle w:val="ListParagraph"/>
        <w:numPr>
          <w:ilvl w:val="1"/>
          <w:numId w:val="33"/>
        </w:numPr>
        <w:tabs>
          <w:tab w:val="left" w:pos="142"/>
        </w:tabs>
        <w:spacing w:line="276" w:lineRule="auto"/>
        <w:jc w:val="both"/>
        <w:rPr>
          <w:rFonts w:cstheme="minorHAnsi"/>
          <w:sz w:val="24"/>
          <w:szCs w:val="24"/>
        </w:rPr>
      </w:pPr>
      <w:r w:rsidRPr="00340CF4">
        <w:rPr>
          <w:rFonts w:cstheme="minorHAnsi"/>
          <w:sz w:val="24"/>
          <w:szCs w:val="24"/>
        </w:rPr>
        <w:t>Migraine types (Mig_T) by migraine severity (Mig_S) at baseline and during pregnancy.</w:t>
      </w:r>
    </w:p>
    <w:p w:rsidRPr="00340CF4" w:rsidR="003947E6" w:rsidP="003947E6" w:rsidRDefault="003947E6" w14:paraId="214AD99F" w14:textId="55F77304">
      <w:pPr>
        <w:tabs>
          <w:tab w:val="left" w:pos="142"/>
        </w:tabs>
        <w:spacing w:line="276" w:lineRule="auto"/>
        <w:jc w:val="both"/>
        <w:rPr>
          <w:rFonts w:cstheme="minorHAnsi"/>
        </w:rPr>
      </w:pPr>
      <w:r w:rsidRPr="00340CF4">
        <w:rPr>
          <w:rFonts w:cstheme="minorHAnsi"/>
          <w:sz w:val="24"/>
          <w:szCs w:val="24"/>
        </w:rPr>
        <w:t xml:space="preserve">*The distribution of year of </w:t>
      </w:r>
      <w:r w:rsidRPr="00340CF4" w:rsidR="00644EB0">
        <w:rPr>
          <w:rFonts w:cstheme="minorHAnsi"/>
          <w:sz w:val="24"/>
          <w:szCs w:val="24"/>
        </w:rPr>
        <w:t>LMP</w:t>
      </w:r>
      <w:r w:rsidRPr="00340CF4">
        <w:rPr>
          <w:rFonts w:cstheme="minorHAnsi"/>
          <w:sz w:val="24"/>
          <w:szCs w:val="24"/>
        </w:rPr>
        <w:t xml:space="preserve"> and maternal age across the various migraine event-finding algorithms will solely be done for Mig_A2 and Mig_A4, as these are considered the mos</w:t>
      </w:r>
      <w:r w:rsidRPr="00340CF4" w:rsidR="00B1253E">
        <w:rPr>
          <w:rFonts w:cstheme="minorHAnsi"/>
          <w:sz w:val="24"/>
          <w:szCs w:val="24"/>
        </w:rPr>
        <w:t>t relevant ones</w:t>
      </w:r>
      <w:r w:rsidRPr="00340CF4">
        <w:rPr>
          <w:rFonts w:cstheme="minorHAnsi"/>
          <w:sz w:val="24"/>
          <w:szCs w:val="24"/>
        </w:rPr>
        <w:t>.</w:t>
      </w:r>
      <w:r w:rsidRPr="00340CF4">
        <w:rPr>
          <w:rFonts w:cstheme="minorHAnsi"/>
        </w:rPr>
        <w:t xml:space="preserve">  </w:t>
      </w:r>
    </w:p>
    <w:p w:rsidRPr="00340CF4" w:rsidR="006C06F3" w:rsidP="001E483A" w:rsidRDefault="006C06F3" w14:paraId="00A06ED0" w14:textId="2EEA6072">
      <w:pPr>
        <w:pStyle w:val="Heading1"/>
        <w:tabs>
          <w:tab w:val="left" w:pos="142"/>
        </w:tabs>
        <w:spacing w:line="276" w:lineRule="auto"/>
        <w:rPr>
          <w:color w:val="auto"/>
        </w:rPr>
      </w:pPr>
      <w:bookmarkStart w:name="_Toc105521119" w:id="18"/>
      <w:r w:rsidRPr="00340CF4">
        <w:rPr>
          <w:color w:val="auto"/>
        </w:rPr>
        <w:lastRenderedPageBreak/>
        <w:t>3. Study design</w:t>
      </w:r>
      <w:r w:rsidRPr="00340CF4" w:rsidR="00F2108B">
        <w:rPr>
          <w:color w:val="auto"/>
        </w:rPr>
        <w:t>, population</w:t>
      </w:r>
      <w:r w:rsidRPr="00340CF4">
        <w:rPr>
          <w:color w:val="auto"/>
        </w:rPr>
        <w:t xml:space="preserve"> and data sources</w:t>
      </w:r>
      <w:bookmarkEnd w:id="18"/>
    </w:p>
    <w:p w:rsidRPr="00340CF4" w:rsidR="007757E0" w:rsidP="1B88AA6C" w:rsidRDefault="006C06F3" w14:paraId="64828251" w14:textId="10A342A2">
      <w:pPr>
        <w:tabs>
          <w:tab w:val="left" w:pos="142"/>
        </w:tabs>
        <w:spacing w:line="276" w:lineRule="auto"/>
        <w:jc w:val="both"/>
        <w:rPr>
          <w:sz w:val="24"/>
          <w:szCs w:val="24"/>
        </w:rPr>
      </w:pPr>
      <w:r w:rsidRPr="1B88AA6C" w:rsidR="006C06F3">
        <w:rPr>
          <w:sz w:val="24"/>
          <w:szCs w:val="24"/>
        </w:rPr>
        <w:t>This is a cross-country comparative study, using data from national healthcare databases regulated by seven European countries</w:t>
      </w:r>
      <w:r w:rsidRPr="1B88AA6C" w:rsidR="00854055">
        <w:rPr>
          <w:sz w:val="24"/>
          <w:szCs w:val="24"/>
        </w:rPr>
        <w:t xml:space="preserve"> and/or regions</w:t>
      </w:r>
      <w:r w:rsidRPr="1B88AA6C" w:rsidR="006C06F3">
        <w:rPr>
          <w:sz w:val="24"/>
          <w:szCs w:val="24"/>
        </w:rPr>
        <w:t xml:space="preserve">: Norway, France, United Kingdom, Finland, Spain, </w:t>
      </w:r>
      <w:ins w:author="Vera Ruth Mitter" w:date="2022-11-25T13:36:47.055Z" w:id="737442019">
        <w:r w:rsidRPr="1B88AA6C" w:rsidR="15C3D436">
          <w:rPr>
            <w:sz w:val="24"/>
            <w:szCs w:val="24"/>
          </w:rPr>
          <w:t xml:space="preserve">Sweden </w:t>
        </w:r>
      </w:ins>
      <w:del w:author="Vera Ruth Mitter" w:date="2022-11-25T13:36:33.742Z" w:id="519005378">
        <w:r w:rsidRPr="1B88AA6C" w:rsidDel="006C06F3">
          <w:rPr>
            <w:sz w:val="24"/>
            <w:szCs w:val="24"/>
          </w:rPr>
          <w:delText>Germany</w:delText>
        </w:r>
      </w:del>
      <w:r w:rsidRPr="1B88AA6C" w:rsidR="006C06F3">
        <w:rPr>
          <w:sz w:val="24"/>
          <w:szCs w:val="24"/>
        </w:rPr>
        <w:t>, and Italy.</w:t>
      </w:r>
      <w:r w:rsidRPr="1B88AA6C" w:rsidR="00E10B1D">
        <w:rPr>
          <w:sz w:val="24"/>
          <w:szCs w:val="24"/>
        </w:rPr>
        <w:t xml:space="preserve"> Table 1 and 2 </w:t>
      </w:r>
      <w:proofErr w:type="gramStart"/>
      <w:r w:rsidRPr="1B88AA6C" w:rsidR="00E10B1D">
        <w:rPr>
          <w:sz w:val="24"/>
          <w:szCs w:val="24"/>
        </w:rPr>
        <w:t>provides</w:t>
      </w:r>
      <w:proofErr w:type="gramEnd"/>
      <w:r w:rsidRPr="1B88AA6C" w:rsidR="00E10B1D">
        <w:rPr>
          <w:sz w:val="24"/>
          <w:szCs w:val="24"/>
        </w:rPr>
        <w:t xml:space="preserve"> information on participating databases and </w:t>
      </w:r>
      <w:r w:rsidRPr="1B88AA6C" w:rsidR="00C71FE6">
        <w:rPr>
          <w:sz w:val="24"/>
          <w:szCs w:val="24"/>
        </w:rPr>
        <w:t>relevant periods for which data are provided</w:t>
      </w:r>
      <w:r w:rsidRPr="1B88AA6C" w:rsidR="00266F7E">
        <w:rPr>
          <w:sz w:val="24"/>
          <w:szCs w:val="24"/>
        </w:rPr>
        <w:t xml:space="preserve"> in each database</w:t>
      </w:r>
      <w:r w:rsidRPr="1B88AA6C" w:rsidR="00E10B1D">
        <w:rPr>
          <w:sz w:val="24"/>
          <w:szCs w:val="24"/>
        </w:rPr>
        <w:t>.</w:t>
      </w:r>
      <w:r w:rsidRPr="1B88AA6C" w:rsidR="00CB528D">
        <w:rPr>
          <w:sz w:val="24"/>
          <w:szCs w:val="24"/>
        </w:rPr>
        <w:t xml:space="preserve"> </w:t>
      </w:r>
      <w:r w:rsidRPr="1B88AA6C" w:rsidR="00266F7E">
        <w:rPr>
          <w:sz w:val="24"/>
          <w:szCs w:val="24"/>
        </w:rPr>
        <w:t xml:space="preserve">The </w:t>
      </w:r>
      <w:r w:rsidRPr="1B88AA6C" w:rsidR="00644EB0">
        <w:rPr>
          <w:sz w:val="24"/>
          <w:szCs w:val="24"/>
        </w:rPr>
        <w:t xml:space="preserve">primary look-back </w:t>
      </w:r>
      <w:r w:rsidRPr="1B88AA6C" w:rsidR="00266F7E">
        <w:rPr>
          <w:sz w:val="24"/>
          <w:szCs w:val="24"/>
        </w:rPr>
        <w:t xml:space="preserve">period in which pregnancy history is measured </w:t>
      </w:r>
      <w:r w:rsidRPr="1B88AA6C" w:rsidR="00644EB0">
        <w:rPr>
          <w:sz w:val="24"/>
          <w:szCs w:val="24"/>
        </w:rPr>
        <w:t xml:space="preserve">covers the </w:t>
      </w:r>
      <w:r w:rsidRPr="1B88AA6C" w:rsidR="00266F7E">
        <w:rPr>
          <w:sz w:val="24"/>
          <w:szCs w:val="24"/>
        </w:rPr>
        <w:t xml:space="preserve">12 months </w:t>
      </w:r>
      <w:r w:rsidRPr="1B88AA6C" w:rsidR="00F006CE">
        <w:rPr>
          <w:sz w:val="24"/>
          <w:szCs w:val="24"/>
        </w:rPr>
        <w:t>prior to LMP date (3 months if 12 months is not available in the database)</w:t>
      </w:r>
      <w:r w:rsidRPr="1B88AA6C" w:rsidR="00CF2F87">
        <w:rPr>
          <w:sz w:val="24"/>
          <w:szCs w:val="24"/>
        </w:rPr>
        <w:t>, as this history window is available in most databases and migraine is a chronic/long-term condition</w:t>
      </w:r>
      <w:r w:rsidRPr="1B88AA6C" w:rsidR="00F006CE">
        <w:rPr>
          <w:sz w:val="24"/>
          <w:szCs w:val="24"/>
        </w:rPr>
        <w:t xml:space="preserve">. </w:t>
      </w:r>
      <w:r w:rsidRPr="1B88AA6C" w:rsidR="00180320">
        <w:rPr>
          <w:sz w:val="24"/>
          <w:szCs w:val="24"/>
        </w:rPr>
        <w:t>Using maternal unique identification numbers</w:t>
      </w:r>
      <w:r w:rsidRPr="1B88AA6C" w:rsidR="00A117ED">
        <w:rPr>
          <w:sz w:val="24"/>
          <w:szCs w:val="24"/>
        </w:rPr>
        <w:t>,</w:t>
      </w:r>
      <w:r w:rsidRPr="1B88AA6C" w:rsidR="00180320">
        <w:rPr>
          <w:sz w:val="24"/>
          <w:szCs w:val="24"/>
        </w:rPr>
        <w:t xml:space="preserve"> we link all </w:t>
      </w:r>
      <w:r w:rsidRPr="1B88AA6C" w:rsidR="00A117ED">
        <w:rPr>
          <w:sz w:val="24"/>
          <w:szCs w:val="24"/>
        </w:rPr>
        <w:t>local</w:t>
      </w:r>
      <w:r w:rsidRPr="1B88AA6C" w:rsidR="00180320">
        <w:rPr>
          <w:sz w:val="24"/>
          <w:szCs w:val="24"/>
        </w:rPr>
        <w:t xml:space="preserve"> databases </w:t>
      </w:r>
      <w:r w:rsidRPr="1B88AA6C" w:rsidR="00A117ED">
        <w:rPr>
          <w:sz w:val="24"/>
          <w:szCs w:val="24"/>
        </w:rPr>
        <w:t xml:space="preserve">to capture information related to pregnancy, medication use, and maternal </w:t>
      </w:r>
      <w:r w:rsidRPr="1B88AA6C" w:rsidR="00FB25E1">
        <w:rPr>
          <w:sz w:val="24"/>
          <w:szCs w:val="24"/>
        </w:rPr>
        <w:t>migraine features and characteristics</w:t>
      </w:r>
      <w:r w:rsidRPr="1B88AA6C" w:rsidR="00A117ED">
        <w:rPr>
          <w:sz w:val="24"/>
          <w:szCs w:val="24"/>
        </w:rPr>
        <w:t xml:space="preserve">. </w:t>
      </w:r>
    </w:p>
    <w:tbl>
      <w:tblPr>
        <w:tblStyle w:val="TableGridLight1"/>
        <w:tblpPr w:leftFromText="180" w:rightFromText="180" w:vertAnchor="text" w:horzAnchor="margin" w:tblpXSpec="center" w:tblpY="457"/>
        <w:tblW w:w="988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963"/>
        <w:gridCol w:w="1448"/>
        <w:gridCol w:w="1067"/>
        <w:gridCol w:w="1382"/>
        <w:gridCol w:w="1312"/>
        <w:gridCol w:w="1182"/>
        <w:gridCol w:w="1311"/>
        <w:gridCol w:w="1217"/>
      </w:tblGrid>
      <w:tr w:rsidRPr="00340CF4" w:rsidR="00423181" w:rsidTr="1B88AA6C" w14:paraId="0D2FD8E4" w14:textId="77777777">
        <w:trPr>
          <w:trHeight w:val="529"/>
        </w:trPr>
        <w:tc>
          <w:tcPr>
            <w:tcW w:w="963" w:type="dxa"/>
            <w:shd w:val="clear" w:color="auto" w:fill="A8D08D" w:themeFill="accent6" w:themeFillTint="99"/>
            <w:tcMar/>
            <w:vAlign w:val="center"/>
          </w:tcPr>
          <w:p w:rsidRPr="00340CF4" w:rsidR="00423181" w:rsidP="008C6765" w:rsidRDefault="00423181" w14:paraId="7F865B5D" w14:textId="77777777">
            <w:pPr>
              <w:tabs>
                <w:tab w:val="left" w:pos="142"/>
                <w:tab w:val="left" w:pos="709"/>
              </w:tabs>
              <w:jc w:val="center"/>
              <w:rPr>
                <w:rFonts w:eastAsia="Calibri"/>
                <w:b/>
                <w:sz w:val="20"/>
                <w:szCs w:val="16"/>
              </w:rPr>
            </w:pPr>
            <w:r w:rsidRPr="00340CF4">
              <w:rPr>
                <w:rFonts w:eastAsia="Calibri"/>
                <w:b/>
                <w:sz w:val="20"/>
                <w:szCs w:val="16"/>
              </w:rPr>
              <w:t>Country</w:t>
            </w:r>
          </w:p>
        </w:tc>
        <w:tc>
          <w:tcPr>
            <w:tcW w:w="1448" w:type="dxa"/>
            <w:shd w:val="clear" w:color="auto" w:fill="A8D08D" w:themeFill="accent6" w:themeFillTint="99"/>
            <w:tcMar/>
            <w:vAlign w:val="center"/>
          </w:tcPr>
          <w:p w:rsidRPr="00340CF4" w:rsidR="00423181" w:rsidP="008C6765" w:rsidRDefault="00423181" w14:paraId="606C0D60" w14:textId="77777777">
            <w:pPr>
              <w:tabs>
                <w:tab w:val="left" w:pos="142"/>
                <w:tab w:val="left" w:pos="709"/>
              </w:tabs>
              <w:jc w:val="center"/>
              <w:rPr>
                <w:rFonts w:eastAsia="Calibri"/>
                <w:b/>
                <w:sz w:val="20"/>
                <w:szCs w:val="16"/>
              </w:rPr>
            </w:pPr>
            <w:r w:rsidRPr="00340CF4">
              <w:rPr>
                <w:rFonts w:eastAsia="Calibri"/>
                <w:b/>
                <w:sz w:val="20"/>
                <w:szCs w:val="16"/>
              </w:rPr>
              <w:t>Data coverage</w:t>
            </w:r>
          </w:p>
        </w:tc>
        <w:tc>
          <w:tcPr>
            <w:tcW w:w="1067" w:type="dxa"/>
            <w:shd w:val="clear" w:color="auto" w:fill="A8D08D" w:themeFill="accent6" w:themeFillTint="99"/>
            <w:tcMar/>
            <w:vAlign w:val="center"/>
          </w:tcPr>
          <w:p w:rsidRPr="00340CF4" w:rsidR="00423181" w:rsidP="008C6765" w:rsidRDefault="00423181" w14:paraId="2C49FFC2" w14:textId="77777777">
            <w:pPr>
              <w:tabs>
                <w:tab w:val="left" w:pos="142"/>
                <w:tab w:val="left" w:pos="709"/>
              </w:tabs>
              <w:jc w:val="center"/>
              <w:rPr>
                <w:rFonts w:eastAsia="Calibri"/>
                <w:b/>
                <w:sz w:val="20"/>
                <w:szCs w:val="16"/>
              </w:rPr>
            </w:pPr>
            <w:r w:rsidRPr="00340CF4">
              <w:rPr>
                <w:rFonts w:eastAsia="Calibri"/>
                <w:b/>
                <w:sz w:val="20"/>
                <w:szCs w:val="16"/>
              </w:rPr>
              <w:t>DAP</w:t>
            </w:r>
          </w:p>
        </w:tc>
        <w:tc>
          <w:tcPr>
            <w:tcW w:w="1382" w:type="dxa"/>
            <w:shd w:val="clear" w:color="auto" w:fill="A8D08D" w:themeFill="accent6" w:themeFillTint="99"/>
            <w:tcMar/>
            <w:vAlign w:val="center"/>
          </w:tcPr>
          <w:p w:rsidRPr="00340CF4" w:rsidR="00423181" w:rsidP="008C6765" w:rsidRDefault="00423181" w14:paraId="2DE56DD3" w14:textId="65EEA70E">
            <w:pPr>
              <w:tabs>
                <w:tab w:val="left" w:pos="142"/>
                <w:tab w:val="left" w:pos="709"/>
              </w:tabs>
              <w:jc w:val="center"/>
              <w:rPr>
                <w:rFonts w:eastAsia="Calibri"/>
                <w:b/>
                <w:sz w:val="20"/>
                <w:szCs w:val="16"/>
              </w:rPr>
            </w:pPr>
            <w:r w:rsidRPr="00340CF4">
              <w:rPr>
                <w:rFonts w:eastAsia="Calibri"/>
                <w:b/>
                <w:sz w:val="20"/>
                <w:szCs w:val="16"/>
              </w:rPr>
              <w:t>Cohort entry date (CED)*</w:t>
            </w:r>
          </w:p>
        </w:tc>
        <w:tc>
          <w:tcPr>
            <w:tcW w:w="1312" w:type="dxa"/>
            <w:shd w:val="clear" w:color="auto" w:fill="A8D08D" w:themeFill="accent6" w:themeFillTint="99"/>
            <w:tcMar/>
            <w:vAlign w:val="center"/>
          </w:tcPr>
          <w:p w:rsidRPr="00340CF4" w:rsidR="00423181" w:rsidP="008C6765" w:rsidRDefault="00423181" w14:paraId="55B301E8" w14:textId="77777777">
            <w:pPr>
              <w:tabs>
                <w:tab w:val="left" w:pos="142"/>
                <w:tab w:val="left" w:pos="709"/>
              </w:tabs>
              <w:jc w:val="center"/>
              <w:rPr>
                <w:rFonts w:eastAsia="Calibri"/>
                <w:b/>
                <w:sz w:val="20"/>
                <w:szCs w:val="16"/>
              </w:rPr>
            </w:pPr>
            <w:r w:rsidRPr="00340CF4">
              <w:rPr>
                <w:rFonts w:eastAsia="Calibri"/>
                <w:b/>
                <w:sz w:val="20"/>
                <w:szCs w:val="16"/>
              </w:rPr>
              <w:t>End date</w:t>
            </w:r>
          </w:p>
        </w:tc>
        <w:tc>
          <w:tcPr>
            <w:tcW w:w="1182" w:type="dxa"/>
            <w:shd w:val="clear" w:color="auto" w:fill="70AD47" w:themeFill="accent6"/>
            <w:tcMar/>
          </w:tcPr>
          <w:p w:rsidRPr="00340CF4" w:rsidR="00423181" w:rsidP="008C6765" w:rsidRDefault="00423181" w14:paraId="4F5CFB58" w14:textId="3AB9544C">
            <w:pPr>
              <w:tabs>
                <w:tab w:val="left" w:pos="142"/>
                <w:tab w:val="left" w:pos="709"/>
              </w:tabs>
              <w:jc w:val="center"/>
              <w:rPr>
                <w:rFonts w:eastAsia="Calibri"/>
                <w:b/>
                <w:sz w:val="20"/>
                <w:szCs w:val="16"/>
              </w:rPr>
            </w:pPr>
            <w:r w:rsidRPr="00340CF4">
              <w:rPr>
                <w:rFonts w:eastAsia="Calibri"/>
                <w:b/>
                <w:sz w:val="20"/>
                <w:szCs w:val="16"/>
              </w:rPr>
              <w:t>First LMP date*</w:t>
            </w:r>
          </w:p>
        </w:tc>
        <w:tc>
          <w:tcPr>
            <w:tcW w:w="1311" w:type="dxa"/>
            <w:shd w:val="clear" w:color="auto" w:fill="70AD47" w:themeFill="accent6"/>
            <w:tcMar/>
          </w:tcPr>
          <w:p w:rsidRPr="00340CF4" w:rsidR="00423181" w:rsidP="008C6765" w:rsidRDefault="00423181" w14:paraId="7397AFEF" w14:textId="10965552">
            <w:pPr>
              <w:tabs>
                <w:tab w:val="left" w:pos="142"/>
                <w:tab w:val="left" w:pos="709"/>
              </w:tabs>
              <w:jc w:val="center"/>
              <w:rPr>
                <w:rFonts w:eastAsia="Calibri"/>
                <w:b/>
                <w:sz w:val="20"/>
                <w:szCs w:val="16"/>
              </w:rPr>
            </w:pPr>
            <w:r>
              <w:rPr>
                <w:rFonts w:eastAsia="Calibri"/>
                <w:b/>
                <w:sz w:val="20"/>
                <w:szCs w:val="16"/>
              </w:rPr>
              <w:t>Last LMP date**</w:t>
            </w:r>
          </w:p>
        </w:tc>
        <w:tc>
          <w:tcPr>
            <w:tcW w:w="1217" w:type="dxa"/>
            <w:shd w:val="clear" w:color="auto" w:fill="A8D08D" w:themeFill="accent6" w:themeFillTint="99"/>
            <w:tcMar/>
            <w:vAlign w:val="center"/>
          </w:tcPr>
          <w:p w:rsidRPr="00340CF4" w:rsidR="00423181" w:rsidP="008C6765" w:rsidRDefault="00423181" w14:paraId="3D23458C" w14:textId="6B24888E">
            <w:pPr>
              <w:tabs>
                <w:tab w:val="left" w:pos="142"/>
                <w:tab w:val="left" w:pos="709"/>
              </w:tabs>
              <w:jc w:val="center"/>
              <w:rPr>
                <w:rFonts w:eastAsia="Calibri"/>
                <w:b/>
                <w:sz w:val="20"/>
                <w:szCs w:val="16"/>
              </w:rPr>
            </w:pPr>
            <w:r w:rsidRPr="00340CF4">
              <w:rPr>
                <w:rFonts w:eastAsia="Calibri"/>
                <w:b/>
                <w:sz w:val="20"/>
                <w:szCs w:val="16"/>
              </w:rPr>
              <w:t>Number of pregnancies</w:t>
            </w:r>
          </w:p>
        </w:tc>
      </w:tr>
      <w:tr w:rsidRPr="00340CF4" w:rsidR="00423181" w:rsidTr="1B88AA6C" w14:paraId="75F34861" w14:textId="77777777">
        <w:trPr>
          <w:trHeight w:val="259"/>
        </w:trPr>
        <w:tc>
          <w:tcPr>
            <w:tcW w:w="963" w:type="dxa"/>
            <w:tcMar/>
            <w:vAlign w:val="center"/>
          </w:tcPr>
          <w:p w:rsidRPr="00340CF4" w:rsidR="00423181" w:rsidP="008C6765" w:rsidRDefault="00423181" w14:paraId="7FA04BCF" w14:textId="77777777">
            <w:pPr>
              <w:tabs>
                <w:tab w:val="left" w:pos="142"/>
                <w:tab w:val="left" w:pos="709"/>
              </w:tabs>
              <w:rPr>
                <w:rFonts w:eastAsia="Calibri"/>
                <w:sz w:val="20"/>
                <w:szCs w:val="20"/>
              </w:rPr>
            </w:pPr>
            <w:r w:rsidRPr="00340CF4">
              <w:rPr>
                <w:rFonts w:eastAsia="Calibri"/>
                <w:sz w:val="20"/>
                <w:szCs w:val="20"/>
              </w:rPr>
              <w:t>Finland</w:t>
            </w:r>
          </w:p>
        </w:tc>
        <w:tc>
          <w:tcPr>
            <w:tcW w:w="1448" w:type="dxa"/>
            <w:tcMar/>
            <w:vAlign w:val="center"/>
          </w:tcPr>
          <w:p w:rsidRPr="00340CF4" w:rsidR="00423181" w:rsidP="008C6765" w:rsidRDefault="00423181" w14:paraId="4389521D" w14:textId="77777777">
            <w:pPr>
              <w:tabs>
                <w:tab w:val="left" w:pos="142"/>
                <w:tab w:val="left" w:pos="709"/>
              </w:tabs>
              <w:rPr>
                <w:rFonts w:eastAsia="Calibri"/>
                <w:sz w:val="20"/>
                <w:szCs w:val="20"/>
              </w:rPr>
            </w:pPr>
            <w:r w:rsidRPr="00340CF4">
              <w:rPr>
                <w:rFonts w:eastAsia="Calibri"/>
                <w:sz w:val="20"/>
                <w:szCs w:val="20"/>
              </w:rPr>
              <w:t>Nationwide</w:t>
            </w:r>
          </w:p>
        </w:tc>
        <w:tc>
          <w:tcPr>
            <w:tcW w:w="1067" w:type="dxa"/>
            <w:tcMar/>
            <w:vAlign w:val="center"/>
          </w:tcPr>
          <w:p w:rsidRPr="00340CF4" w:rsidR="00423181" w:rsidP="008C6765" w:rsidRDefault="00423181" w14:paraId="061FFD94" w14:textId="77777777">
            <w:pPr>
              <w:tabs>
                <w:tab w:val="left" w:pos="142"/>
                <w:tab w:val="left" w:pos="709"/>
              </w:tabs>
              <w:rPr>
                <w:rFonts w:eastAsia="Calibri"/>
                <w:sz w:val="20"/>
                <w:szCs w:val="20"/>
              </w:rPr>
            </w:pPr>
            <w:r w:rsidRPr="00340CF4">
              <w:rPr>
                <w:rFonts w:eastAsia="Calibri"/>
                <w:sz w:val="20"/>
                <w:szCs w:val="20"/>
              </w:rPr>
              <w:t>THL</w:t>
            </w:r>
          </w:p>
        </w:tc>
        <w:tc>
          <w:tcPr>
            <w:tcW w:w="1382" w:type="dxa"/>
            <w:tcMar/>
            <w:vAlign w:val="center"/>
          </w:tcPr>
          <w:p w:rsidRPr="00340CF4" w:rsidR="00423181" w:rsidP="008C6765" w:rsidRDefault="00423181" w14:paraId="144FBE7B" w14:textId="4705C568">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423181" w:rsidP="008C6765" w:rsidRDefault="00423181" w14:paraId="524B3280" w14:textId="77777777">
            <w:pPr>
              <w:tabs>
                <w:tab w:val="left" w:pos="142"/>
                <w:tab w:val="left" w:pos="709"/>
              </w:tabs>
              <w:rPr>
                <w:rFonts w:eastAsia="Calibri"/>
                <w:sz w:val="20"/>
                <w:szCs w:val="20"/>
              </w:rPr>
            </w:pPr>
            <w:r w:rsidRPr="00340CF4">
              <w:rPr>
                <w:rFonts w:eastAsia="Calibri"/>
                <w:sz w:val="20"/>
                <w:szCs w:val="20"/>
              </w:rPr>
              <w:t>31/12/2018</w:t>
            </w:r>
          </w:p>
        </w:tc>
        <w:tc>
          <w:tcPr>
            <w:tcW w:w="1182" w:type="dxa"/>
            <w:shd w:val="clear" w:color="auto" w:fill="auto"/>
            <w:tcMar/>
          </w:tcPr>
          <w:p w:rsidRPr="00340CF4" w:rsidR="00423181" w:rsidP="000F346B" w:rsidRDefault="000F346B" w14:paraId="29DD2CB9" w14:textId="09C984CB">
            <w:pPr>
              <w:tabs>
                <w:tab w:val="left" w:pos="142"/>
                <w:tab w:val="left" w:pos="709"/>
              </w:tabs>
              <w:rPr>
                <w:rFonts w:eastAsia="Calibri"/>
                <w:sz w:val="20"/>
                <w:szCs w:val="20"/>
              </w:rPr>
            </w:pPr>
            <w:r w:rsidRPr="00340CF4">
              <w:rPr>
                <w:rFonts w:eastAsia="Calibri"/>
                <w:sz w:val="20"/>
                <w:szCs w:val="20"/>
              </w:rPr>
              <w:t>01/0</w:t>
            </w:r>
            <w:r>
              <w:rPr>
                <w:rFonts w:eastAsia="Calibri"/>
                <w:sz w:val="20"/>
                <w:szCs w:val="20"/>
              </w:rPr>
              <w:t>4</w:t>
            </w:r>
            <w:r w:rsidRPr="00340CF4">
              <w:rPr>
                <w:rFonts w:eastAsia="Calibri"/>
                <w:sz w:val="20"/>
                <w:szCs w:val="20"/>
              </w:rPr>
              <w:t>/2008</w:t>
            </w:r>
          </w:p>
        </w:tc>
        <w:tc>
          <w:tcPr>
            <w:tcW w:w="1311" w:type="dxa"/>
            <w:shd w:val="clear" w:color="auto" w:fill="auto"/>
            <w:tcMar/>
          </w:tcPr>
          <w:p w:rsidRPr="00340CF4" w:rsidR="00423181" w:rsidP="00E35A26" w:rsidRDefault="00423181" w14:paraId="0AFB6835" w14:textId="5EA93CDD">
            <w:pPr>
              <w:tabs>
                <w:tab w:val="left" w:pos="142"/>
                <w:tab w:val="left" w:pos="709"/>
              </w:tabs>
              <w:rPr>
                <w:rFonts w:eastAsia="Calibri"/>
                <w:sz w:val="20"/>
                <w:szCs w:val="20"/>
              </w:rPr>
            </w:pPr>
            <w:r>
              <w:rPr>
                <w:rFonts w:eastAsia="Calibri"/>
                <w:sz w:val="20"/>
                <w:szCs w:val="20"/>
              </w:rPr>
              <w:t>01/03/2018</w:t>
            </w:r>
          </w:p>
        </w:tc>
        <w:tc>
          <w:tcPr>
            <w:tcW w:w="1217" w:type="dxa"/>
            <w:tcMar/>
            <w:vAlign w:val="center"/>
          </w:tcPr>
          <w:p w:rsidRPr="00340CF4" w:rsidR="00423181" w:rsidP="00E35A26" w:rsidRDefault="00423181" w14:paraId="25096EFB" w14:textId="1D4569E0">
            <w:pPr>
              <w:tabs>
                <w:tab w:val="left" w:pos="142"/>
                <w:tab w:val="left" w:pos="709"/>
              </w:tabs>
              <w:rPr>
                <w:rFonts w:eastAsia="Calibri"/>
                <w:sz w:val="20"/>
                <w:szCs w:val="20"/>
              </w:rPr>
            </w:pPr>
            <w:r w:rsidRPr="00340CF4">
              <w:rPr>
                <w:rFonts w:eastAsia="Calibri"/>
                <w:sz w:val="20"/>
                <w:szCs w:val="20"/>
              </w:rPr>
              <w:t>804,000</w:t>
            </w:r>
          </w:p>
        </w:tc>
      </w:tr>
      <w:tr w:rsidRPr="00340CF4" w:rsidR="000F346B" w:rsidTr="1B88AA6C" w14:paraId="12D73238" w14:textId="77777777">
        <w:trPr>
          <w:trHeight w:val="259"/>
          <w:del w:author="Vera Ruth Mitter" w:date="2022-11-25T13:37:02.26Z" w:id="115068184"/>
        </w:trPr>
        <w:tc>
          <w:tcPr>
            <w:tcW w:w="963" w:type="dxa"/>
            <w:tcMar/>
            <w:vAlign w:val="center"/>
          </w:tcPr>
          <w:p w:rsidRPr="00340CF4" w:rsidR="000F346B" w:rsidP="000F346B" w:rsidRDefault="000F346B" w14:paraId="112CB018" w14:textId="77777777">
            <w:pPr>
              <w:tabs>
                <w:tab w:val="left" w:pos="142"/>
                <w:tab w:val="left" w:pos="709"/>
              </w:tabs>
              <w:rPr>
                <w:rFonts w:eastAsia="Calibri"/>
                <w:sz w:val="20"/>
                <w:szCs w:val="20"/>
              </w:rPr>
            </w:pPr>
            <w:r w:rsidRPr="00340CF4">
              <w:rPr>
                <w:rFonts w:eastAsia="Calibri"/>
                <w:sz w:val="20"/>
                <w:szCs w:val="20"/>
              </w:rPr>
              <w:t>France</w:t>
            </w:r>
          </w:p>
        </w:tc>
        <w:tc>
          <w:tcPr>
            <w:tcW w:w="1448" w:type="dxa"/>
            <w:tcMar/>
            <w:vAlign w:val="center"/>
          </w:tcPr>
          <w:p w:rsidRPr="00340CF4" w:rsidR="000F346B" w:rsidP="000F346B" w:rsidRDefault="000F346B" w14:paraId="7A6C501F" w14:textId="77777777">
            <w:pPr>
              <w:tabs>
                <w:tab w:val="left" w:pos="142"/>
                <w:tab w:val="left" w:pos="709"/>
              </w:tabs>
              <w:rPr>
                <w:rFonts w:eastAsia="Calibri"/>
                <w:sz w:val="20"/>
                <w:szCs w:val="20"/>
              </w:rPr>
            </w:pPr>
            <w:r w:rsidRPr="00340CF4">
              <w:rPr>
                <w:rFonts w:eastAsia="Calibri"/>
                <w:sz w:val="20"/>
                <w:szCs w:val="20"/>
              </w:rPr>
              <w:t xml:space="preserve">Nationwide </w:t>
            </w:r>
          </w:p>
        </w:tc>
        <w:tc>
          <w:tcPr>
            <w:tcW w:w="1067" w:type="dxa"/>
            <w:tcMar/>
            <w:vAlign w:val="center"/>
          </w:tcPr>
          <w:p w:rsidRPr="00340CF4" w:rsidR="000F346B" w:rsidP="000F346B" w:rsidRDefault="000F346B" w14:paraId="284AB970" w14:textId="77777777">
            <w:pPr>
              <w:tabs>
                <w:tab w:val="left" w:pos="142"/>
                <w:tab w:val="left" w:pos="709"/>
              </w:tabs>
              <w:rPr>
                <w:rFonts w:eastAsia="Calibri"/>
                <w:sz w:val="20"/>
                <w:szCs w:val="20"/>
              </w:rPr>
            </w:pPr>
            <w:r w:rsidRPr="00340CF4">
              <w:rPr>
                <w:rFonts w:eastAsia="Calibri"/>
                <w:sz w:val="20"/>
                <w:szCs w:val="20"/>
              </w:rPr>
              <w:t>SNDS</w:t>
            </w:r>
          </w:p>
        </w:tc>
        <w:tc>
          <w:tcPr>
            <w:tcW w:w="1382" w:type="dxa"/>
            <w:tcMar/>
            <w:vAlign w:val="center"/>
          </w:tcPr>
          <w:p w:rsidRPr="00340CF4" w:rsidR="000F346B" w:rsidP="000F346B" w:rsidRDefault="000F346B" w14:paraId="55B8C10C" w14:textId="57B08380">
            <w:pPr>
              <w:tabs>
                <w:tab w:val="left" w:pos="142"/>
                <w:tab w:val="left" w:pos="709"/>
              </w:tabs>
              <w:rPr>
                <w:rFonts w:eastAsia="Calibri"/>
                <w:sz w:val="20"/>
                <w:szCs w:val="20"/>
              </w:rPr>
            </w:pPr>
            <w:r w:rsidRPr="00340CF4">
              <w:rPr>
                <w:rFonts w:eastAsia="Calibri"/>
                <w:sz w:val="20"/>
                <w:szCs w:val="20"/>
              </w:rPr>
              <w:t>01/01/2015</w:t>
            </w:r>
          </w:p>
        </w:tc>
        <w:tc>
          <w:tcPr>
            <w:tcW w:w="1312" w:type="dxa"/>
            <w:tcMar/>
            <w:vAlign w:val="center"/>
          </w:tcPr>
          <w:p w:rsidRPr="00340CF4" w:rsidR="000F346B" w:rsidP="000F346B" w:rsidRDefault="000F346B" w14:paraId="2BD2CE84" w14:textId="77777777">
            <w:pPr>
              <w:tabs>
                <w:tab w:val="left" w:pos="142"/>
                <w:tab w:val="left" w:pos="709"/>
              </w:tabs>
              <w:rPr>
                <w:rFonts w:eastAsia="Calibri"/>
                <w:sz w:val="20"/>
                <w:szCs w:val="20"/>
              </w:rPr>
            </w:pPr>
            <w:r w:rsidRPr="00340CF4">
              <w:rPr>
                <w:rFonts w:eastAsia="Calibri"/>
                <w:sz w:val="20"/>
                <w:szCs w:val="20"/>
              </w:rPr>
              <w:t>31/12/2020</w:t>
            </w:r>
          </w:p>
        </w:tc>
        <w:tc>
          <w:tcPr>
            <w:tcW w:w="1182" w:type="dxa"/>
            <w:shd w:val="clear" w:color="auto" w:fill="auto"/>
            <w:tcMar/>
            <w:vAlign w:val="center"/>
          </w:tcPr>
          <w:p w:rsidRPr="00340CF4" w:rsidR="000F346B" w:rsidP="000F346B" w:rsidRDefault="000F346B" w14:paraId="514959AC" w14:textId="7CB0EF43">
            <w:pPr>
              <w:tabs>
                <w:tab w:val="left" w:pos="142"/>
                <w:tab w:val="left" w:pos="709"/>
              </w:tabs>
              <w:rPr>
                <w:rFonts w:eastAsia="Calibri"/>
                <w:sz w:val="20"/>
                <w:szCs w:val="20"/>
              </w:rPr>
            </w:pPr>
            <w:r>
              <w:rPr>
                <w:rFonts w:eastAsia="Calibri"/>
                <w:sz w:val="20"/>
                <w:szCs w:val="20"/>
              </w:rPr>
              <w:t>01/01/2016</w:t>
            </w:r>
          </w:p>
        </w:tc>
        <w:tc>
          <w:tcPr>
            <w:tcW w:w="1311" w:type="dxa"/>
            <w:shd w:val="clear" w:color="auto" w:fill="auto"/>
            <w:tcMar/>
          </w:tcPr>
          <w:p w:rsidRPr="00340CF4" w:rsidR="000F346B" w:rsidP="000F346B" w:rsidRDefault="000F346B" w14:paraId="53F98171" w14:textId="4FE001F3">
            <w:pPr>
              <w:tabs>
                <w:tab w:val="left" w:pos="142"/>
                <w:tab w:val="left" w:pos="709"/>
              </w:tabs>
              <w:rPr>
                <w:rFonts w:eastAsia="Calibri"/>
                <w:sz w:val="20"/>
                <w:szCs w:val="20"/>
              </w:rPr>
            </w:pPr>
            <w:r>
              <w:rPr>
                <w:rFonts w:eastAsia="Calibri"/>
                <w:sz w:val="20"/>
                <w:szCs w:val="20"/>
              </w:rPr>
              <w:t>01/03/2020</w:t>
            </w:r>
          </w:p>
        </w:tc>
        <w:tc>
          <w:tcPr>
            <w:tcW w:w="1217" w:type="dxa"/>
            <w:tcMar/>
            <w:vAlign w:val="center"/>
          </w:tcPr>
          <w:p w:rsidRPr="00340CF4" w:rsidR="000F346B" w:rsidP="000F346B" w:rsidRDefault="000F346B" w14:paraId="0601EC69" w14:textId="69D964B6">
            <w:pPr>
              <w:tabs>
                <w:tab w:val="left" w:pos="142"/>
                <w:tab w:val="left" w:pos="709"/>
              </w:tabs>
              <w:rPr>
                <w:rFonts w:eastAsia="Calibri"/>
                <w:sz w:val="20"/>
                <w:szCs w:val="20"/>
              </w:rPr>
            </w:pPr>
            <w:r w:rsidRPr="00340CF4">
              <w:rPr>
                <w:rFonts w:eastAsia="Calibri"/>
                <w:sz w:val="20"/>
                <w:szCs w:val="20"/>
              </w:rPr>
              <w:t>3,500,000</w:t>
            </w:r>
          </w:p>
        </w:tc>
      </w:tr>
      <w:tr w:rsidRPr="00340CF4" w:rsidR="000F346B" w:rsidTr="1B88AA6C" w14:paraId="1F6159A2" w14:textId="77777777">
        <w:trPr>
          <w:trHeight w:val="259"/>
        </w:trPr>
        <w:tc>
          <w:tcPr>
            <w:tcW w:w="963" w:type="dxa"/>
            <w:tcMar/>
            <w:vAlign w:val="center"/>
          </w:tcPr>
          <w:p w:rsidRPr="00340CF4" w:rsidR="000F346B" w:rsidP="000F346B" w:rsidRDefault="000F346B" w14:paraId="64AE390D" w14:textId="77777777">
            <w:pPr>
              <w:tabs>
                <w:tab w:val="left" w:pos="142"/>
                <w:tab w:val="left" w:pos="709"/>
              </w:tabs>
              <w:rPr>
                <w:rFonts w:eastAsia="Calibri"/>
                <w:sz w:val="20"/>
                <w:szCs w:val="20"/>
              </w:rPr>
            </w:pPr>
            <w:r w:rsidRPr="00340CF4">
              <w:rPr>
                <w:rFonts w:eastAsia="Calibri"/>
                <w:sz w:val="20"/>
                <w:szCs w:val="20"/>
              </w:rPr>
              <w:t>France</w:t>
            </w:r>
          </w:p>
        </w:tc>
        <w:tc>
          <w:tcPr>
            <w:tcW w:w="1448" w:type="dxa"/>
            <w:tcMar/>
            <w:vAlign w:val="center"/>
          </w:tcPr>
          <w:p w:rsidRPr="00340CF4" w:rsidR="000F346B" w:rsidP="000F346B" w:rsidRDefault="000F346B" w14:paraId="0ACF9618" w14:textId="77777777">
            <w:pPr>
              <w:tabs>
                <w:tab w:val="left" w:pos="142"/>
                <w:tab w:val="left" w:pos="709"/>
              </w:tabs>
              <w:rPr>
                <w:rFonts w:eastAsia="Calibri"/>
                <w:sz w:val="20"/>
                <w:szCs w:val="20"/>
              </w:rPr>
            </w:pPr>
            <w:r w:rsidRPr="00340CF4">
              <w:rPr>
                <w:rFonts w:eastAsia="Calibri"/>
                <w:sz w:val="20"/>
                <w:szCs w:val="20"/>
              </w:rPr>
              <w:t xml:space="preserve">Haute-Garonne </w:t>
            </w:r>
          </w:p>
        </w:tc>
        <w:tc>
          <w:tcPr>
            <w:tcW w:w="1067" w:type="dxa"/>
            <w:tcMar/>
            <w:vAlign w:val="center"/>
          </w:tcPr>
          <w:p w:rsidRPr="00340CF4" w:rsidR="000F346B" w:rsidP="000F346B" w:rsidRDefault="000F346B" w14:paraId="58BDDF8C" w14:textId="77777777">
            <w:pPr>
              <w:tabs>
                <w:tab w:val="left" w:pos="142"/>
                <w:tab w:val="left" w:pos="709"/>
              </w:tabs>
              <w:rPr>
                <w:rFonts w:eastAsia="Calibri"/>
                <w:sz w:val="20"/>
                <w:szCs w:val="20"/>
              </w:rPr>
            </w:pPr>
            <w:r w:rsidRPr="00340CF4">
              <w:rPr>
                <w:rFonts w:eastAsia="Calibri"/>
                <w:sz w:val="20"/>
                <w:szCs w:val="20"/>
              </w:rPr>
              <w:t>EFEMERIS</w:t>
            </w:r>
          </w:p>
        </w:tc>
        <w:tc>
          <w:tcPr>
            <w:tcW w:w="1382" w:type="dxa"/>
            <w:tcMar/>
          </w:tcPr>
          <w:p w:rsidRPr="00340CF4" w:rsidR="000F346B" w:rsidP="000F346B" w:rsidRDefault="000F346B" w14:paraId="0735ECFB" w14:textId="77777777">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3AD11AF9" w14:textId="77777777">
            <w:pPr>
              <w:tabs>
                <w:tab w:val="left" w:pos="142"/>
                <w:tab w:val="left" w:pos="709"/>
              </w:tabs>
              <w:rPr>
                <w:rFonts w:eastAsia="Calibri"/>
                <w:sz w:val="20"/>
                <w:szCs w:val="20"/>
              </w:rPr>
            </w:pPr>
            <w:r w:rsidRPr="00340CF4">
              <w:rPr>
                <w:rFonts w:eastAsia="Calibri"/>
                <w:sz w:val="20"/>
                <w:szCs w:val="20"/>
              </w:rPr>
              <w:t>31/12/2019</w:t>
            </w:r>
          </w:p>
        </w:tc>
        <w:tc>
          <w:tcPr>
            <w:tcW w:w="1182" w:type="dxa"/>
            <w:shd w:val="clear" w:color="auto" w:fill="auto"/>
            <w:tcMar/>
          </w:tcPr>
          <w:p w:rsidRPr="00340CF4" w:rsidR="000F346B" w:rsidP="000F346B" w:rsidRDefault="000F346B" w14:paraId="0304885F" w14:textId="7B619CC2">
            <w:pPr>
              <w:tabs>
                <w:tab w:val="left" w:pos="142"/>
                <w:tab w:val="left" w:pos="709"/>
              </w:tabs>
              <w:rPr>
                <w:rFonts w:eastAsia="Calibri"/>
                <w:sz w:val="20"/>
                <w:szCs w:val="20"/>
              </w:rPr>
            </w:pPr>
            <w:r w:rsidRPr="00340CF4">
              <w:rPr>
                <w:rFonts w:eastAsia="Calibri"/>
                <w:sz w:val="20"/>
                <w:szCs w:val="20"/>
              </w:rPr>
              <w:t>01/0</w:t>
            </w:r>
            <w:r>
              <w:rPr>
                <w:rFonts w:eastAsia="Calibri"/>
                <w:sz w:val="20"/>
                <w:szCs w:val="20"/>
              </w:rPr>
              <w:t>4</w:t>
            </w:r>
            <w:r w:rsidRPr="00340CF4">
              <w:rPr>
                <w:rFonts w:eastAsia="Calibri"/>
                <w:sz w:val="20"/>
                <w:szCs w:val="20"/>
              </w:rPr>
              <w:t>/2008</w:t>
            </w:r>
          </w:p>
        </w:tc>
        <w:tc>
          <w:tcPr>
            <w:tcW w:w="1311" w:type="dxa"/>
            <w:shd w:val="clear" w:color="auto" w:fill="auto"/>
            <w:tcMar/>
          </w:tcPr>
          <w:p w:rsidRPr="00340CF4" w:rsidR="000F346B" w:rsidP="000F346B" w:rsidRDefault="000F346B" w14:paraId="4599ED8E" w14:textId="0ED26C89">
            <w:pPr>
              <w:tabs>
                <w:tab w:val="left" w:pos="142"/>
                <w:tab w:val="left" w:pos="709"/>
              </w:tabs>
              <w:rPr>
                <w:rFonts w:eastAsia="Calibri"/>
                <w:sz w:val="20"/>
                <w:szCs w:val="20"/>
              </w:rPr>
            </w:pPr>
            <w:r>
              <w:rPr>
                <w:rFonts w:eastAsia="Calibri"/>
                <w:sz w:val="20"/>
                <w:szCs w:val="20"/>
              </w:rPr>
              <w:t>01/03/2019</w:t>
            </w:r>
          </w:p>
        </w:tc>
        <w:tc>
          <w:tcPr>
            <w:tcW w:w="1217" w:type="dxa"/>
            <w:tcMar/>
            <w:vAlign w:val="center"/>
          </w:tcPr>
          <w:p w:rsidRPr="00340CF4" w:rsidR="000F346B" w:rsidP="000F346B" w:rsidRDefault="000F346B" w14:paraId="5FF043AE" w14:textId="25E7B866">
            <w:pPr>
              <w:tabs>
                <w:tab w:val="left" w:pos="142"/>
                <w:tab w:val="left" w:pos="709"/>
              </w:tabs>
              <w:rPr>
                <w:rFonts w:eastAsia="Calibri"/>
                <w:sz w:val="20"/>
                <w:szCs w:val="20"/>
              </w:rPr>
            </w:pPr>
            <w:r w:rsidRPr="00340CF4">
              <w:rPr>
                <w:rFonts w:eastAsia="Calibri"/>
                <w:sz w:val="20"/>
                <w:szCs w:val="20"/>
              </w:rPr>
              <w:t>83,964</w:t>
            </w:r>
          </w:p>
        </w:tc>
      </w:tr>
      <w:tr w:rsidRPr="00340CF4" w:rsidR="000F346B" w:rsidTr="1B88AA6C" w14:paraId="63756DC4" w14:textId="77777777">
        <w:trPr>
          <w:trHeight w:val="270"/>
          <w:del w:author="Vera Ruth Mitter" w:date="2022-11-25T13:37:07.791Z" w:id="1413732996"/>
        </w:trPr>
        <w:tc>
          <w:tcPr>
            <w:tcW w:w="963" w:type="dxa"/>
            <w:tcMar/>
            <w:vAlign w:val="center"/>
          </w:tcPr>
          <w:p w:rsidRPr="00340CF4" w:rsidR="000F346B" w:rsidP="000F346B" w:rsidRDefault="000F346B" w14:paraId="74B86A26" w14:textId="77777777">
            <w:pPr>
              <w:tabs>
                <w:tab w:val="left" w:pos="142"/>
                <w:tab w:val="left" w:pos="709"/>
              </w:tabs>
              <w:rPr>
                <w:rFonts w:eastAsia="Calibri"/>
                <w:sz w:val="20"/>
                <w:szCs w:val="20"/>
              </w:rPr>
            </w:pPr>
            <w:r w:rsidRPr="00340CF4">
              <w:rPr>
                <w:rFonts w:eastAsia="Calibri"/>
                <w:sz w:val="20"/>
                <w:szCs w:val="20"/>
              </w:rPr>
              <w:t>Germany</w:t>
            </w:r>
          </w:p>
        </w:tc>
        <w:tc>
          <w:tcPr>
            <w:tcW w:w="1448" w:type="dxa"/>
            <w:tcMar/>
            <w:vAlign w:val="center"/>
          </w:tcPr>
          <w:p w:rsidRPr="00340CF4" w:rsidR="000F346B" w:rsidP="000F346B" w:rsidRDefault="000F346B" w14:paraId="61CD2CE3" w14:textId="77777777">
            <w:pPr>
              <w:tabs>
                <w:tab w:val="left" w:pos="142"/>
                <w:tab w:val="left" w:pos="709"/>
              </w:tabs>
              <w:rPr>
                <w:rFonts w:eastAsia="Calibri"/>
                <w:sz w:val="20"/>
                <w:szCs w:val="20"/>
              </w:rPr>
            </w:pPr>
            <w:r w:rsidRPr="00340CF4">
              <w:rPr>
                <w:rFonts w:eastAsia="Calibri"/>
                <w:sz w:val="20"/>
                <w:szCs w:val="20"/>
              </w:rPr>
              <w:t>Nationwide (~17%)</w:t>
            </w:r>
          </w:p>
        </w:tc>
        <w:tc>
          <w:tcPr>
            <w:tcW w:w="1067" w:type="dxa"/>
            <w:tcMar/>
            <w:vAlign w:val="center"/>
          </w:tcPr>
          <w:p w:rsidRPr="00340CF4" w:rsidR="000F346B" w:rsidP="000F346B" w:rsidRDefault="000F346B" w14:paraId="173FEEB0" w14:textId="77777777">
            <w:pPr>
              <w:tabs>
                <w:tab w:val="left" w:pos="142"/>
                <w:tab w:val="left" w:pos="709"/>
              </w:tabs>
              <w:rPr>
                <w:rFonts w:eastAsia="Calibri"/>
                <w:sz w:val="20"/>
                <w:szCs w:val="20"/>
              </w:rPr>
            </w:pPr>
            <w:r w:rsidRPr="00340CF4">
              <w:rPr>
                <w:rFonts w:eastAsia="Calibri"/>
                <w:sz w:val="20"/>
                <w:szCs w:val="20"/>
              </w:rPr>
              <w:t>GePaRD</w:t>
            </w:r>
          </w:p>
        </w:tc>
        <w:tc>
          <w:tcPr>
            <w:tcW w:w="1382" w:type="dxa"/>
            <w:tcMar/>
          </w:tcPr>
          <w:p w:rsidRPr="00340CF4" w:rsidR="000F346B" w:rsidP="000F346B" w:rsidRDefault="000F346B" w14:paraId="0AB490D6" w14:textId="6A8281B3">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4C250C60" w14:textId="77777777">
            <w:pPr>
              <w:tabs>
                <w:tab w:val="left" w:pos="142"/>
                <w:tab w:val="left" w:pos="709"/>
              </w:tabs>
              <w:rPr>
                <w:rFonts w:eastAsia="Calibri"/>
                <w:sz w:val="20"/>
                <w:szCs w:val="20"/>
              </w:rPr>
            </w:pPr>
            <w:r w:rsidRPr="00340CF4">
              <w:rPr>
                <w:rFonts w:eastAsia="Calibri"/>
                <w:sz w:val="20"/>
                <w:szCs w:val="20"/>
              </w:rPr>
              <w:t>31/12/2018</w:t>
            </w:r>
          </w:p>
        </w:tc>
        <w:tc>
          <w:tcPr>
            <w:tcW w:w="1182" w:type="dxa"/>
            <w:shd w:val="clear" w:color="auto" w:fill="auto"/>
            <w:tcMar/>
          </w:tcPr>
          <w:p w:rsidRPr="00340CF4" w:rsidR="000F346B" w:rsidP="000F346B" w:rsidRDefault="000F346B" w14:paraId="4458A647" w14:textId="5EC73DFD">
            <w:pPr>
              <w:tabs>
                <w:tab w:val="left" w:pos="142"/>
                <w:tab w:val="left" w:pos="709"/>
              </w:tabs>
              <w:rPr>
                <w:rFonts w:eastAsia="Calibri"/>
                <w:sz w:val="20"/>
                <w:szCs w:val="20"/>
              </w:rPr>
            </w:pPr>
            <w:r w:rsidRPr="00340CF4">
              <w:rPr>
                <w:rFonts w:eastAsia="Calibri"/>
                <w:sz w:val="20"/>
                <w:szCs w:val="20"/>
              </w:rPr>
              <w:t>01/01/200</w:t>
            </w:r>
            <w:r>
              <w:rPr>
                <w:rFonts w:eastAsia="Calibri"/>
                <w:sz w:val="20"/>
                <w:szCs w:val="20"/>
              </w:rPr>
              <w:t>9</w:t>
            </w:r>
            <w:r w:rsidRPr="00340CF4">
              <w:rPr>
                <w:rFonts w:eastAsia="Calibri"/>
                <w:sz w:val="20"/>
                <w:szCs w:val="20"/>
              </w:rPr>
              <w:t xml:space="preserve"> </w:t>
            </w:r>
          </w:p>
        </w:tc>
        <w:tc>
          <w:tcPr>
            <w:tcW w:w="1311" w:type="dxa"/>
            <w:shd w:val="clear" w:color="auto" w:fill="auto"/>
            <w:tcMar/>
          </w:tcPr>
          <w:p w:rsidRPr="00340CF4" w:rsidR="000F346B" w:rsidP="000F346B" w:rsidRDefault="000F346B" w14:paraId="26DAFB23" w14:textId="4544B792">
            <w:pPr>
              <w:tabs>
                <w:tab w:val="left" w:pos="142"/>
                <w:tab w:val="left" w:pos="709"/>
              </w:tabs>
              <w:rPr>
                <w:rFonts w:eastAsia="Calibri"/>
                <w:sz w:val="20"/>
                <w:szCs w:val="20"/>
              </w:rPr>
            </w:pPr>
            <w:r>
              <w:rPr>
                <w:rFonts w:eastAsia="Calibri"/>
                <w:sz w:val="20"/>
                <w:szCs w:val="20"/>
              </w:rPr>
              <w:t>01/03/2018</w:t>
            </w:r>
          </w:p>
        </w:tc>
        <w:tc>
          <w:tcPr>
            <w:tcW w:w="1217" w:type="dxa"/>
            <w:tcMar/>
            <w:vAlign w:val="center"/>
          </w:tcPr>
          <w:p w:rsidRPr="00340CF4" w:rsidR="000F346B" w:rsidP="000F346B" w:rsidRDefault="000F346B" w14:paraId="17EFBEBF" w14:textId="3D3B4BE2">
            <w:pPr>
              <w:tabs>
                <w:tab w:val="left" w:pos="142"/>
                <w:tab w:val="left" w:pos="709"/>
              </w:tabs>
              <w:rPr>
                <w:rFonts w:eastAsia="Calibri"/>
                <w:sz w:val="20"/>
                <w:szCs w:val="20"/>
              </w:rPr>
            </w:pPr>
            <w:r w:rsidRPr="00340CF4">
              <w:rPr>
                <w:rFonts w:eastAsia="Calibri"/>
                <w:sz w:val="20"/>
                <w:szCs w:val="20"/>
              </w:rPr>
              <w:t>1,800,000</w:t>
            </w:r>
          </w:p>
        </w:tc>
      </w:tr>
      <w:tr w:rsidRPr="00340CF4" w:rsidR="000F346B" w:rsidTr="1B88AA6C" w14:paraId="32E59102" w14:textId="77777777">
        <w:trPr>
          <w:trHeight w:val="259"/>
        </w:trPr>
        <w:tc>
          <w:tcPr>
            <w:tcW w:w="963" w:type="dxa"/>
            <w:tcMar/>
            <w:vAlign w:val="center"/>
          </w:tcPr>
          <w:p w:rsidRPr="00340CF4" w:rsidR="000F346B" w:rsidP="000F346B" w:rsidRDefault="000F346B" w14:paraId="2B00E3E0" w14:textId="77777777">
            <w:pPr>
              <w:tabs>
                <w:tab w:val="left" w:pos="142"/>
                <w:tab w:val="left" w:pos="709"/>
              </w:tabs>
              <w:rPr>
                <w:rFonts w:eastAsia="Calibri"/>
                <w:sz w:val="20"/>
                <w:szCs w:val="20"/>
              </w:rPr>
            </w:pPr>
            <w:r w:rsidRPr="00340CF4">
              <w:rPr>
                <w:rFonts w:eastAsia="Calibri"/>
                <w:sz w:val="20"/>
                <w:szCs w:val="20"/>
              </w:rPr>
              <w:t>Italy</w:t>
            </w:r>
          </w:p>
        </w:tc>
        <w:tc>
          <w:tcPr>
            <w:tcW w:w="1448" w:type="dxa"/>
            <w:tcMar/>
            <w:vAlign w:val="center"/>
          </w:tcPr>
          <w:p w:rsidRPr="00340CF4" w:rsidR="000F346B" w:rsidP="000F346B" w:rsidRDefault="000F346B" w14:paraId="5C32E2E3" w14:textId="77777777">
            <w:pPr>
              <w:tabs>
                <w:tab w:val="left" w:pos="142"/>
                <w:tab w:val="left" w:pos="709"/>
              </w:tabs>
              <w:rPr>
                <w:rFonts w:eastAsia="Calibri"/>
                <w:sz w:val="20"/>
                <w:szCs w:val="20"/>
              </w:rPr>
            </w:pPr>
            <w:r w:rsidRPr="00340CF4">
              <w:rPr>
                <w:rFonts w:eastAsia="Calibri"/>
                <w:sz w:val="20"/>
                <w:szCs w:val="20"/>
              </w:rPr>
              <w:t>Emilia Romagna</w:t>
            </w:r>
          </w:p>
        </w:tc>
        <w:tc>
          <w:tcPr>
            <w:tcW w:w="1067" w:type="dxa"/>
            <w:tcMar/>
            <w:vAlign w:val="center"/>
          </w:tcPr>
          <w:p w:rsidRPr="00340CF4" w:rsidR="000F346B" w:rsidP="000F346B" w:rsidRDefault="000F346B" w14:paraId="2737087D" w14:textId="77777777">
            <w:pPr>
              <w:tabs>
                <w:tab w:val="left" w:pos="142"/>
                <w:tab w:val="left" w:pos="709"/>
              </w:tabs>
              <w:rPr>
                <w:rFonts w:eastAsia="Calibri"/>
                <w:sz w:val="20"/>
                <w:szCs w:val="20"/>
              </w:rPr>
            </w:pPr>
            <w:r w:rsidRPr="00340CF4">
              <w:rPr>
                <w:rFonts w:eastAsia="Calibri"/>
                <w:sz w:val="20"/>
                <w:szCs w:val="20"/>
              </w:rPr>
              <w:t>UNIFE</w:t>
            </w:r>
          </w:p>
        </w:tc>
        <w:tc>
          <w:tcPr>
            <w:tcW w:w="1382" w:type="dxa"/>
            <w:tcMar/>
          </w:tcPr>
          <w:p w:rsidRPr="00340CF4" w:rsidR="000F346B" w:rsidP="000F346B" w:rsidRDefault="000F346B" w14:paraId="054D7E14" w14:textId="35E8C288">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08EA7081" w14:textId="77777777">
            <w:pPr>
              <w:tabs>
                <w:tab w:val="left" w:pos="142"/>
                <w:tab w:val="left" w:pos="709"/>
              </w:tabs>
              <w:rPr>
                <w:rFonts w:eastAsia="Calibri"/>
                <w:sz w:val="20"/>
                <w:szCs w:val="20"/>
              </w:rPr>
            </w:pPr>
            <w:r w:rsidRPr="00340CF4">
              <w:rPr>
                <w:rFonts w:eastAsia="Calibri"/>
                <w:sz w:val="20"/>
                <w:szCs w:val="20"/>
              </w:rPr>
              <w:t>31/12/2019</w:t>
            </w:r>
          </w:p>
        </w:tc>
        <w:tc>
          <w:tcPr>
            <w:tcW w:w="1182" w:type="dxa"/>
            <w:shd w:val="clear" w:color="auto" w:fill="auto"/>
            <w:tcMar/>
          </w:tcPr>
          <w:p w:rsidRPr="00340CF4" w:rsidR="000F346B" w:rsidP="000F346B" w:rsidRDefault="000F346B" w14:paraId="24EAB0EC" w14:textId="0CCFD952">
            <w:pPr>
              <w:tabs>
                <w:tab w:val="left" w:pos="142"/>
                <w:tab w:val="left" w:pos="709"/>
              </w:tabs>
              <w:rPr>
                <w:rFonts w:eastAsia="Calibri"/>
                <w:sz w:val="20"/>
                <w:szCs w:val="20"/>
              </w:rPr>
            </w:pPr>
            <w:r w:rsidRPr="00340CF4">
              <w:rPr>
                <w:rFonts w:eastAsia="Calibri"/>
                <w:sz w:val="20"/>
                <w:szCs w:val="20"/>
              </w:rPr>
              <w:t>01/01/200</w:t>
            </w:r>
            <w:r>
              <w:rPr>
                <w:rFonts w:eastAsia="Calibri"/>
                <w:sz w:val="20"/>
                <w:szCs w:val="20"/>
              </w:rPr>
              <w:t>9</w:t>
            </w:r>
          </w:p>
        </w:tc>
        <w:tc>
          <w:tcPr>
            <w:tcW w:w="1311" w:type="dxa"/>
            <w:shd w:val="clear" w:color="auto" w:fill="auto"/>
            <w:tcMar/>
          </w:tcPr>
          <w:p w:rsidRPr="00340CF4" w:rsidR="000F346B" w:rsidP="000F346B" w:rsidRDefault="000F346B" w14:paraId="124686FA" w14:textId="5B9B62EC">
            <w:pPr>
              <w:tabs>
                <w:tab w:val="left" w:pos="142"/>
                <w:tab w:val="left" w:pos="709"/>
              </w:tabs>
              <w:rPr>
                <w:rFonts w:eastAsia="Calibri"/>
                <w:sz w:val="20"/>
                <w:szCs w:val="20"/>
              </w:rPr>
            </w:pPr>
            <w:r w:rsidRPr="003A44CE">
              <w:rPr>
                <w:rFonts w:eastAsia="Calibri"/>
                <w:sz w:val="20"/>
                <w:szCs w:val="20"/>
              </w:rPr>
              <w:t>01/03/201</w:t>
            </w:r>
            <w:r>
              <w:rPr>
                <w:rFonts w:eastAsia="Calibri"/>
                <w:sz w:val="20"/>
                <w:szCs w:val="20"/>
              </w:rPr>
              <w:t>9</w:t>
            </w:r>
          </w:p>
        </w:tc>
        <w:tc>
          <w:tcPr>
            <w:tcW w:w="1217" w:type="dxa"/>
            <w:tcMar/>
            <w:vAlign w:val="center"/>
          </w:tcPr>
          <w:p w:rsidRPr="00340CF4" w:rsidR="000F346B" w:rsidP="000F346B" w:rsidRDefault="000F346B" w14:paraId="5A922014" w14:textId="39E145FB">
            <w:pPr>
              <w:tabs>
                <w:tab w:val="left" w:pos="142"/>
                <w:tab w:val="left" w:pos="709"/>
              </w:tabs>
              <w:rPr>
                <w:rFonts w:eastAsia="Calibri"/>
                <w:sz w:val="20"/>
                <w:szCs w:val="20"/>
              </w:rPr>
            </w:pPr>
            <w:r w:rsidRPr="00340CF4">
              <w:rPr>
                <w:rFonts w:eastAsia="Calibri"/>
                <w:sz w:val="20"/>
                <w:szCs w:val="20"/>
              </w:rPr>
              <w:t>225,000</w:t>
            </w:r>
          </w:p>
        </w:tc>
      </w:tr>
      <w:tr w:rsidRPr="00340CF4" w:rsidR="000F346B" w:rsidTr="1B88AA6C" w14:paraId="3E343E29" w14:textId="77777777">
        <w:trPr>
          <w:trHeight w:val="259"/>
          <w:del w:author="Vera Ruth Mitter" w:date="2022-11-25T13:37:13.558Z" w:id="1298615622"/>
        </w:trPr>
        <w:tc>
          <w:tcPr>
            <w:tcW w:w="963" w:type="dxa"/>
            <w:tcMar/>
            <w:vAlign w:val="center"/>
          </w:tcPr>
          <w:p w:rsidRPr="00340CF4" w:rsidR="000F346B" w:rsidP="000F346B" w:rsidRDefault="000F346B" w14:paraId="2BF8C93A" w14:textId="77777777">
            <w:pPr>
              <w:tabs>
                <w:tab w:val="left" w:pos="142"/>
                <w:tab w:val="left" w:pos="709"/>
              </w:tabs>
              <w:rPr>
                <w:rFonts w:eastAsia="Calibri"/>
                <w:sz w:val="20"/>
                <w:szCs w:val="20"/>
              </w:rPr>
            </w:pPr>
            <w:r w:rsidRPr="00340CF4">
              <w:rPr>
                <w:rFonts w:eastAsia="Calibri"/>
                <w:sz w:val="20"/>
                <w:szCs w:val="20"/>
              </w:rPr>
              <w:t>Italy</w:t>
            </w:r>
          </w:p>
        </w:tc>
        <w:tc>
          <w:tcPr>
            <w:tcW w:w="1448" w:type="dxa"/>
            <w:tcMar/>
            <w:vAlign w:val="center"/>
          </w:tcPr>
          <w:p w:rsidRPr="00340CF4" w:rsidR="000F346B" w:rsidP="000F346B" w:rsidRDefault="000F346B" w14:paraId="024C8533" w14:textId="77777777">
            <w:pPr>
              <w:tabs>
                <w:tab w:val="left" w:pos="142"/>
                <w:tab w:val="left" w:pos="709"/>
              </w:tabs>
              <w:rPr>
                <w:rFonts w:eastAsia="Calibri"/>
                <w:sz w:val="20"/>
                <w:szCs w:val="20"/>
              </w:rPr>
            </w:pPr>
            <w:r w:rsidRPr="00340CF4">
              <w:rPr>
                <w:rFonts w:eastAsia="Calibri"/>
                <w:sz w:val="20"/>
                <w:szCs w:val="20"/>
              </w:rPr>
              <w:t>Tuscany</w:t>
            </w:r>
          </w:p>
        </w:tc>
        <w:tc>
          <w:tcPr>
            <w:tcW w:w="1067" w:type="dxa"/>
            <w:tcMar/>
            <w:vAlign w:val="center"/>
          </w:tcPr>
          <w:p w:rsidRPr="00340CF4" w:rsidR="000F346B" w:rsidP="000F346B" w:rsidRDefault="000F346B" w14:paraId="4C9EA1CF" w14:textId="77777777">
            <w:pPr>
              <w:tabs>
                <w:tab w:val="left" w:pos="142"/>
                <w:tab w:val="left" w:pos="709"/>
              </w:tabs>
              <w:rPr>
                <w:rFonts w:eastAsia="Calibri"/>
                <w:sz w:val="20"/>
                <w:szCs w:val="20"/>
              </w:rPr>
            </w:pPr>
            <w:r w:rsidRPr="00340CF4">
              <w:rPr>
                <w:rFonts w:eastAsia="Calibri"/>
                <w:sz w:val="20"/>
                <w:szCs w:val="20"/>
              </w:rPr>
              <w:t>ARS</w:t>
            </w:r>
          </w:p>
        </w:tc>
        <w:tc>
          <w:tcPr>
            <w:tcW w:w="1382" w:type="dxa"/>
            <w:tcMar/>
          </w:tcPr>
          <w:p w:rsidRPr="00340CF4" w:rsidR="000F346B" w:rsidP="000F346B" w:rsidRDefault="000F346B" w14:paraId="7CB26973" w14:textId="5A48C449">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63845D28" w14:textId="77777777">
            <w:pPr>
              <w:tabs>
                <w:tab w:val="left" w:pos="142"/>
                <w:tab w:val="left" w:pos="709"/>
              </w:tabs>
              <w:rPr>
                <w:rFonts w:eastAsia="Calibri"/>
                <w:sz w:val="20"/>
                <w:szCs w:val="20"/>
              </w:rPr>
            </w:pPr>
            <w:r w:rsidRPr="00340CF4">
              <w:rPr>
                <w:rFonts w:eastAsia="Calibri"/>
                <w:sz w:val="20"/>
                <w:szCs w:val="20"/>
              </w:rPr>
              <w:t>31/12/2019</w:t>
            </w:r>
          </w:p>
        </w:tc>
        <w:tc>
          <w:tcPr>
            <w:tcW w:w="1182" w:type="dxa"/>
            <w:shd w:val="clear" w:color="auto" w:fill="auto"/>
            <w:tcMar/>
          </w:tcPr>
          <w:p w:rsidRPr="00340CF4" w:rsidR="000F346B" w:rsidP="000F346B" w:rsidRDefault="000F346B" w14:paraId="67F6B573" w14:textId="08A909A3">
            <w:pPr>
              <w:tabs>
                <w:tab w:val="left" w:pos="142"/>
                <w:tab w:val="left" w:pos="709"/>
              </w:tabs>
              <w:rPr>
                <w:rFonts w:eastAsia="Calibri"/>
                <w:sz w:val="20"/>
                <w:szCs w:val="20"/>
              </w:rPr>
            </w:pPr>
            <w:r w:rsidRPr="00340CF4">
              <w:rPr>
                <w:rFonts w:eastAsia="Calibri"/>
                <w:sz w:val="20"/>
                <w:szCs w:val="20"/>
              </w:rPr>
              <w:t>01/01/200</w:t>
            </w:r>
            <w:r>
              <w:rPr>
                <w:rFonts w:eastAsia="Calibri"/>
                <w:sz w:val="20"/>
                <w:szCs w:val="20"/>
              </w:rPr>
              <w:t>9</w:t>
            </w:r>
          </w:p>
        </w:tc>
        <w:tc>
          <w:tcPr>
            <w:tcW w:w="1311" w:type="dxa"/>
            <w:shd w:val="clear" w:color="auto" w:fill="auto"/>
            <w:tcMar/>
          </w:tcPr>
          <w:p w:rsidRPr="00340CF4" w:rsidR="000F346B" w:rsidP="000F346B" w:rsidRDefault="000F346B" w14:paraId="5441FD1D" w14:textId="3B85BB97">
            <w:pPr>
              <w:tabs>
                <w:tab w:val="left" w:pos="142"/>
                <w:tab w:val="left" w:pos="709"/>
              </w:tabs>
              <w:rPr>
                <w:rFonts w:eastAsia="Calibri"/>
                <w:sz w:val="20"/>
                <w:szCs w:val="20"/>
              </w:rPr>
            </w:pPr>
            <w:r w:rsidRPr="003A44CE">
              <w:rPr>
                <w:rFonts w:eastAsia="Calibri"/>
                <w:sz w:val="20"/>
                <w:szCs w:val="20"/>
              </w:rPr>
              <w:t>01/03/201</w:t>
            </w:r>
            <w:r>
              <w:rPr>
                <w:rFonts w:eastAsia="Calibri"/>
                <w:sz w:val="20"/>
                <w:szCs w:val="20"/>
              </w:rPr>
              <w:t>9</w:t>
            </w:r>
          </w:p>
        </w:tc>
        <w:tc>
          <w:tcPr>
            <w:tcW w:w="1217" w:type="dxa"/>
            <w:tcMar/>
            <w:vAlign w:val="center"/>
          </w:tcPr>
          <w:p w:rsidRPr="00340CF4" w:rsidR="000F346B" w:rsidP="000F346B" w:rsidRDefault="000F346B" w14:paraId="7E9BE885" w14:textId="36B4E1AA">
            <w:pPr>
              <w:tabs>
                <w:tab w:val="left" w:pos="142"/>
                <w:tab w:val="left" w:pos="709"/>
              </w:tabs>
              <w:rPr>
                <w:rFonts w:eastAsia="Calibri"/>
                <w:sz w:val="20"/>
                <w:szCs w:val="20"/>
              </w:rPr>
            </w:pPr>
            <w:r w:rsidRPr="00340CF4">
              <w:rPr>
                <w:rFonts w:eastAsia="Calibri"/>
                <w:sz w:val="20"/>
                <w:szCs w:val="20"/>
              </w:rPr>
              <w:t>275,000</w:t>
            </w:r>
          </w:p>
        </w:tc>
      </w:tr>
      <w:tr w:rsidRPr="00340CF4" w:rsidR="000F346B" w:rsidTr="1B88AA6C" w14:paraId="30D5399D" w14:textId="77777777">
        <w:trPr>
          <w:trHeight w:val="259"/>
        </w:trPr>
        <w:tc>
          <w:tcPr>
            <w:tcW w:w="963" w:type="dxa"/>
            <w:tcMar/>
            <w:vAlign w:val="center"/>
          </w:tcPr>
          <w:p w:rsidRPr="00340CF4" w:rsidR="000F346B" w:rsidP="000F346B" w:rsidRDefault="000F346B" w14:paraId="754190DE" w14:textId="77777777">
            <w:pPr>
              <w:tabs>
                <w:tab w:val="left" w:pos="142"/>
                <w:tab w:val="left" w:pos="709"/>
              </w:tabs>
              <w:rPr>
                <w:rFonts w:eastAsia="Calibri"/>
                <w:sz w:val="20"/>
                <w:szCs w:val="20"/>
              </w:rPr>
            </w:pPr>
            <w:r w:rsidRPr="00340CF4">
              <w:rPr>
                <w:rFonts w:eastAsia="Calibri"/>
                <w:sz w:val="20"/>
                <w:szCs w:val="20"/>
              </w:rPr>
              <w:t>Norway</w:t>
            </w:r>
          </w:p>
        </w:tc>
        <w:tc>
          <w:tcPr>
            <w:tcW w:w="1448" w:type="dxa"/>
            <w:tcMar/>
            <w:vAlign w:val="center"/>
          </w:tcPr>
          <w:p w:rsidRPr="00340CF4" w:rsidR="000F346B" w:rsidP="000F346B" w:rsidRDefault="000F346B" w14:paraId="6F5F9D04" w14:textId="77777777">
            <w:pPr>
              <w:tabs>
                <w:tab w:val="left" w:pos="142"/>
                <w:tab w:val="left" w:pos="709"/>
              </w:tabs>
              <w:rPr>
                <w:rFonts w:eastAsia="Calibri"/>
                <w:sz w:val="20"/>
                <w:szCs w:val="20"/>
              </w:rPr>
            </w:pPr>
            <w:r w:rsidRPr="00340CF4">
              <w:rPr>
                <w:rFonts w:eastAsia="Calibri"/>
                <w:sz w:val="20"/>
                <w:szCs w:val="20"/>
              </w:rPr>
              <w:t xml:space="preserve">Nationwide </w:t>
            </w:r>
          </w:p>
        </w:tc>
        <w:tc>
          <w:tcPr>
            <w:tcW w:w="1067" w:type="dxa"/>
            <w:tcMar/>
            <w:vAlign w:val="center"/>
          </w:tcPr>
          <w:p w:rsidRPr="00340CF4" w:rsidR="000F346B" w:rsidP="000F346B" w:rsidRDefault="000F346B" w14:paraId="421792C5" w14:textId="77777777">
            <w:pPr>
              <w:tabs>
                <w:tab w:val="left" w:pos="142"/>
                <w:tab w:val="left" w:pos="709"/>
              </w:tabs>
              <w:rPr>
                <w:rFonts w:eastAsia="Calibri"/>
                <w:sz w:val="20"/>
                <w:szCs w:val="20"/>
              </w:rPr>
            </w:pPr>
            <w:r w:rsidRPr="00340CF4">
              <w:rPr>
                <w:rFonts w:eastAsia="Calibri"/>
                <w:sz w:val="20"/>
                <w:szCs w:val="20"/>
              </w:rPr>
              <w:t>USLO</w:t>
            </w:r>
          </w:p>
        </w:tc>
        <w:tc>
          <w:tcPr>
            <w:tcW w:w="1382" w:type="dxa"/>
            <w:tcMar/>
            <w:vAlign w:val="center"/>
          </w:tcPr>
          <w:p w:rsidRPr="00340CF4" w:rsidR="000F346B" w:rsidP="000F346B" w:rsidRDefault="000F346B" w14:paraId="1D667433" w14:textId="047FD775">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7E8479D4" w14:textId="77777777">
            <w:pPr>
              <w:tabs>
                <w:tab w:val="left" w:pos="142"/>
                <w:tab w:val="left" w:pos="709"/>
              </w:tabs>
              <w:rPr>
                <w:rFonts w:eastAsia="Calibri"/>
                <w:sz w:val="20"/>
                <w:szCs w:val="20"/>
              </w:rPr>
            </w:pPr>
            <w:r w:rsidRPr="00340CF4">
              <w:rPr>
                <w:rFonts w:eastAsia="Calibri"/>
                <w:sz w:val="20"/>
                <w:szCs w:val="20"/>
              </w:rPr>
              <w:t>31/12/2019</w:t>
            </w:r>
          </w:p>
        </w:tc>
        <w:tc>
          <w:tcPr>
            <w:tcW w:w="1182" w:type="dxa"/>
            <w:shd w:val="clear" w:color="auto" w:fill="auto"/>
            <w:tcMar/>
          </w:tcPr>
          <w:p w:rsidRPr="00340CF4" w:rsidR="000F346B" w:rsidP="000F346B" w:rsidRDefault="000F346B" w14:paraId="3B42A7C9" w14:textId="60665E46">
            <w:pPr>
              <w:tabs>
                <w:tab w:val="left" w:pos="142"/>
                <w:tab w:val="left" w:pos="709"/>
              </w:tabs>
              <w:rPr>
                <w:rFonts w:eastAsia="Calibri"/>
                <w:sz w:val="20"/>
                <w:szCs w:val="20"/>
              </w:rPr>
            </w:pPr>
            <w:r w:rsidRPr="00340CF4">
              <w:rPr>
                <w:rFonts w:eastAsia="Calibri"/>
                <w:sz w:val="20"/>
                <w:szCs w:val="20"/>
              </w:rPr>
              <w:t>01/01/200</w:t>
            </w:r>
            <w:r>
              <w:rPr>
                <w:rFonts w:eastAsia="Calibri"/>
                <w:sz w:val="20"/>
                <w:szCs w:val="20"/>
              </w:rPr>
              <w:t>9</w:t>
            </w:r>
          </w:p>
        </w:tc>
        <w:tc>
          <w:tcPr>
            <w:tcW w:w="1311" w:type="dxa"/>
            <w:shd w:val="clear" w:color="auto" w:fill="auto"/>
            <w:tcMar/>
          </w:tcPr>
          <w:p w:rsidRPr="00340CF4" w:rsidR="000F346B" w:rsidP="000F346B" w:rsidRDefault="000F346B" w14:paraId="2397FE6F" w14:textId="174DBC2C">
            <w:pPr>
              <w:tabs>
                <w:tab w:val="left" w:pos="142"/>
                <w:tab w:val="left" w:pos="709"/>
              </w:tabs>
              <w:rPr>
                <w:rFonts w:eastAsia="Calibri"/>
                <w:sz w:val="20"/>
                <w:szCs w:val="20"/>
              </w:rPr>
            </w:pPr>
            <w:r w:rsidRPr="003A44CE">
              <w:rPr>
                <w:rFonts w:eastAsia="Calibri"/>
                <w:sz w:val="20"/>
                <w:szCs w:val="20"/>
              </w:rPr>
              <w:t>01/03/201</w:t>
            </w:r>
            <w:r>
              <w:rPr>
                <w:rFonts w:eastAsia="Calibri"/>
                <w:sz w:val="20"/>
                <w:szCs w:val="20"/>
              </w:rPr>
              <w:t>9</w:t>
            </w:r>
          </w:p>
        </w:tc>
        <w:tc>
          <w:tcPr>
            <w:tcW w:w="1217" w:type="dxa"/>
            <w:tcMar/>
            <w:vAlign w:val="center"/>
          </w:tcPr>
          <w:p w:rsidRPr="00340CF4" w:rsidR="000F346B" w:rsidP="000F346B" w:rsidRDefault="000F346B" w14:paraId="072BA7E9" w14:textId="029830E2">
            <w:pPr>
              <w:tabs>
                <w:tab w:val="left" w:pos="142"/>
                <w:tab w:val="left" w:pos="709"/>
              </w:tabs>
              <w:rPr>
                <w:rFonts w:eastAsia="Calibri"/>
                <w:sz w:val="20"/>
                <w:szCs w:val="20"/>
              </w:rPr>
            </w:pPr>
            <w:r w:rsidRPr="00340CF4">
              <w:rPr>
                <w:rFonts w:eastAsia="Calibri"/>
                <w:sz w:val="20"/>
                <w:szCs w:val="20"/>
              </w:rPr>
              <w:t>876,000</w:t>
            </w:r>
          </w:p>
        </w:tc>
      </w:tr>
      <w:tr w:rsidRPr="00340CF4" w:rsidR="000F346B" w:rsidTr="1B88AA6C" w14:paraId="2AEE3F11" w14:textId="77777777">
        <w:trPr>
          <w:trHeight w:val="259"/>
        </w:trPr>
        <w:tc>
          <w:tcPr>
            <w:tcW w:w="963" w:type="dxa"/>
            <w:tcMar/>
            <w:vAlign w:val="center"/>
          </w:tcPr>
          <w:p w:rsidRPr="00340CF4" w:rsidR="000F346B" w:rsidP="000F346B" w:rsidRDefault="000F346B" w14:paraId="7F0FF6B3" w14:textId="77777777">
            <w:pPr>
              <w:tabs>
                <w:tab w:val="left" w:pos="142"/>
                <w:tab w:val="left" w:pos="709"/>
              </w:tabs>
              <w:rPr>
                <w:rFonts w:eastAsia="Calibri"/>
                <w:sz w:val="20"/>
                <w:szCs w:val="20"/>
              </w:rPr>
            </w:pPr>
            <w:r w:rsidRPr="00340CF4">
              <w:rPr>
                <w:rFonts w:eastAsia="Calibri"/>
                <w:sz w:val="20"/>
                <w:szCs w:val="20"/>
              </w:rPr>
              <w:t>Spain</w:t>
            </w:r>
          </w:p>
        </w:tc>
        <w:tc>
          <w:tcPr>
            <w:tcW w:w="1448" w:type="dxa"/>
            <w:tcMar/>
            <w:vAlign w:val="center"/>
          </w:tcPr>
          <w:p w:rsidRPr="00340CF4" w:rsidR="000F346B" w:rsidP="000F346B" w:rsidRDefault="000F346B" w14:paraId="227839D9" w14:textId="77777777">
            <w:pPr>
              <w:tabs>
                <w:tab w:val="left" w:pos="142"/>
                <w:tab w:val="left" w:pos="709"/>
              </w:tabs>
              <w:rPr>
                <w:rFonts w:eastAsia="Calibri"/>
                <w:sz w:val="20"/>
                <w:szCs w:val="20"/>
              </w:rPr>
            </w:pPr>
            <w:r w:rsidRPr="00340CF4">
              <w:rPr>
                <w:rFonts w:eastAsia="Calibri"/>
                <w:sz w:val="20"/>
                <w:szCs w:val="20"/>
              </w:rPr>
              <w:t>Valencian Region</w:t>
            </w:r>
          </w:p>
        </w:tc>
        <w:tc>
          <w:tcPr>
            <w:tcW w:w="1067" w:type="dxa"/>
            <w:tcMar/>
            <w:vAlign w:val="center"/>
          </w:tcPr>
          <w:p w:rsidRPr="00340CF4" w:rsidR="000F346B" w:rsidP="000F346B" w:rsidRDefault="000F346B" w14:paraId="79500761" w14:textId="77777777">
            <w:pPr>
              <w:tabs>
                <w:tab w:val="left" w:pos="142"/>
                <w:tab w:val="left" w:pos="709"/>
              </w:tabs>
              <w:rPr>
                <w:rFonts w:eastAsia="Calibri"/>
                <w:sz w:val="20"/>
                <w:szCs w:val="20"/>
              </w:rPr>
            </w:pPr>
            <w:r w:rsidRPr="00340CF4">
              <w:rPr>
                <w:rFonts w:eastAsia="Calibri"/>
                <w:sz w:val="20"/>
                <w:szCs w:val="20"/>
              </w:rPr>
              <w:t>FISABIO</w:t>
            </w:r>
          </w:p>
        </w:tc>
        <w:tc>
          <w:tcPr>
            <w:tcW w:w="1382" w:type="dxa"/>
            <w:tcMar/>
            <w:vAlign w:val="center"/>
          </w:tcPr>
          <w:p w:rsidRPr="00340CF4" w:rsidR="000F346B" w:rsidP="000F346B" w:rsidRDefault="000F346B" w14:paraId="0E38145E" w14:textId="6B199FE9">
            <w:pPr>
              <w:tabs>
                <w:tab w:val="left" w:pos="142"/>
                <w:tab w:val="left" w:pos="709"/>
              </w:tabs>
              <w:rPr>
                <w:rFonts w:eastAsia="Calibri"/>
                <w:sz w:val="20"/>
                <w:szCs w:val="20"/>
              </w:rPr>
            </w:pPr>
            <w:r w:rsidRPr="00340CF4">
              <w:rPr>
                <w:rFonts w:eastAsia="Calibri"/>
                <w:sz w:val="20"/>
                <w:szCs w:val="20"/>
              </w:rPr>
              <w:t xml:space="preserve">01/01/2010 </w:t>
            </w:r>
          </w:p>
        </w:tc>
        <w:tc>
          <w:tcPr>
            <w:tcW w:w="1312" w:type="dxa"/>
            <w:tcMar/>
            <w:vAlign w:val="center"/>
          </w:tcPr>
          <w:p w:rsidRPr="00340CF4" w:rsidR="000F346B" w:rsidP="000F346B" w:rsidRDefault="000F346B" w14:paraId="18722501" w14:textId="2AF08F37">
            <w:pPr>
              <w:tabs>
                <w:tab w:val="left" w:pos="142"/>
                <w:tab w:val="left" w:pos="709"/>
              </w:tabs>
              <w:rPr>
                <w:rFonts w:eastAsia="Calibri"/>
                <w:sz w:val="20"/>
                <w:szCs w:val="20"/>
              </w:rPr>
            </w:pPr>
            <w:r w:rsidRPr="00340CF4">
              <w:rPr>
                <w:rFonts w:eastAsia="Calibri"/>
                <w:sz w:val="20"/>
                <w:szCs w:val="20"/>
              </w:rPr>
              <w:t>31/12/2020</w:t>
            </w:r>
          </w:p>
        </w:tc>
        <w:tc>
          <w:tcPr>
            <w:tcW w:w="1182" w:type="dxa"/>
            <w:shd w:val="clear" w:color="auto" w:fill="auto"/>
            <w:tcMar/>
          </w:tcPr>
          <w:p w:rsidRPr="00340CF4" w:rsidR="000F346B" w:rsidP="000F346B" w:rsidRDefault="000F346B" w14:paraId="6E025C72" w14:textId="66ED29AE">
            <w:pPr>
              <w:tabs>
                <w:tab w:val="left" w:pos="142"/>
                <w:tab w:val="left" w:pos="709"/>
              </w:tabs>
              <w:rPr>
                <w:rFonts w:eastAsia="Calibri"/>
                <w:sz w:val="20"/>
                <w:szCs w:val="20"/>
              </w:rPr>
            </w:pPr>
            <w:r w:rsidRPr="00340CF4">
              <w:rPr>
                <w:rFonts w:eastAsia="Calibri"/>
                <w:sz w:val="20"/>
                <w:szCs w:val="20"/>
              </w:rPr>
              <w:t>01/01/20</w:t>
            </w:r>
            <w:r>
              <w:rPr>
                <w:rFonts w:eastAsia="Calibri"/>
                <w:sz w:val="20"/>
                <w:szCs w:val="20"/>
              </w:rPr>
              <w:t>11</w:t>
            </w:r>
          </w:p>
        </w:tc>
        <w:tc>
          <w:tcPr>
            <w:tcW w:w="1311" w:type="dxa"/>
            <w:shd w:val="clear" w:color="auto" w:fill="auto"/>
            <w:tcMar/>
          </w:tcPr>
          <w:p w:rsidRPr="00340CF4" w:rsidR="000F346B" w:rsidP="000F346B" w:rsidRDefault="000F346B" w14:paraId="7B36C5AB" w14:textId="7CD68245">
            <w:pPr>
              <w:tabs>
                <w:tab w:val="left" w:pos="142"/>
                <w:tab w:val="left" w:pos="709"/>
              </w:tabs>
              <w:rPr>
                <w:rFonts w:eastAsia="Calibri"/>
                <w:sz w:val="20"/>
                <w:szCs w:val="20"/>
              </w:rPr>
            </w:pPr>
            <w:r>
              <w:rPr>
                <w:rFonts w:eastAsia="Calibri"/>
                <w:sz w:val="20"/>
                <w:szCs w:val="20"/>
              </w:rPr>
              <w:t>01/03/2020</w:t>
            </w:r>
          </w:p>
        </w:tc>
        <w:tc>
          <w:tcPr>
            <w:tcW w:w="1217" w:type="dxa"/>
            <w:tcMar/>
            <w:vAlign w:val="center"/>
          </w:tcPr>
          <w:p w:rsidRPr="00340CF4" w:rsidR="000F346B" w:rsidP="000F346B" w:rsidRDefault="000F346B" w14:paraId="6BA16D62" w14:textId="1908A1E0">
            <w:pPr>
              <w:tabs>
                <w:tab w:val="left" w:pos="142"/>
                <w:tab w:val="left" w:pos="709"/>
              </w:tabs>
              <w:rPr>
                <w:rFonts w:eastAsia="Calibri"/>
                <w:sz w:val="20"/>
                <w:szCs w:val="20"/>
              </w:rPr>
            </w:pPr>
            <w:r w:rsidRPr="00340CF4">
              <w:rPr>
                <w:rFonts w:eastAsia="Calibri"/>
                <w:sz w:val="20"/>
                <w:szCs w:val="20"/>
              </w:rPr>
              <w:t>310,000</w:t>
            </w:r>
          </w:p>
        </w:tc>
      </w:tr>
      <w:tr w:rsidRPr="00340CF4" w:rsidR="000F346B" w:rsidTr="1B88AA6C" w14:paraId="2C47D17C" w14:textId="77777777">
        <w:trPr>
          <w:trHeight w:val="270"/>
        </w:trPr>
        <w:tc>
          <w:tcPr>
            <w:tcW w:w="963" w:type="dxa"/>
            <w:tcMar/>
            <w:vAlign w:val="center"/>
          </w:tcPr>
          <w:p w:rsidRPr="00340CF4" w:rsidR="000F346B" w:rsidP="000F346B" w:rsidRDefault="000F346B" w14:paraId="10F62966" w14:textId="77777777">
            <w:pPr>
              <w:tabs>
                <w:tab w:val="left" w:pos="142"/>
                <w:tab w:val="left" w:pos="709"/>
              </w:tabs>
              <w:rPr>
                <w:rFonts w:eastAsia="Calibri"/>
                <w:sz w:val="20"/>
                <w:szCs w:val="20"/>
              </w:rPr>
            </w:pPr>
            <w:r w:rsidRPr="00340CF4">
              <w:rPr>
                <w:rFonts w:eastAsia="Calibri"/>
                <w:sz w:val="20"/>
                <w:szCs w:val="20"/>
              </w:rPr>
              <w:t>UK</w:t>
            </w:r>
          </w:p>
        </w:tc>
        <w:tc>
          <w:tcPr>
            <w:tcW w:w="1448" w:type="dxa"/>
            <w:tcMar/>
            <w:vAlign w:val="center"/>
          </w:tcPr>
          <w:p w:rsidRPr="00340CF4" w:rsidR="000F346B" w:rsidP="000F346B" w:rsidRDefault="000F346B" w14:paraId="4E9EE6B3" w14:textId="77777777">
            <w:pPr>
              <w:tabs>
                <w:tab w:val="left" w:pos="142"/>
                <w:tab w:val="left" w:pos="709"/>
              </w:tabs>
              <w:rPr>
                <w:rFonts w:eastAsia="Calibri"/>
                <w:sz w:val="20"/>
                <w:szCs w:val="20"/>
              </w:rPr>
            </w:pPr>
            <w:r w:rsidRPr="00340CF4">
              <w:rPr>
                <w:rFonts w:eastAsia="Calibri"/>
                <w:sz w:val="20"/>
                <w:szCs w:val="20"/>
              </w:rPr>
              <w:t>Wales</w:t>
            </w:r>
          </w:p>
        </w:tc>
        <w:tc>
          <w:tcPr>
            <w:tcW w:w="1067" w:type="dxa"/>
            <w:tcMar/>
            <w:vAlign w:val="center"/>
          </w:tcPr>
          <w:p w:rsidRPr="00340CF4" w:rsidR="000F346B" w:rsidP="000F346B" w:rsidRDefault="000F346B" w14:paraId="41054728" w14:textId="77777777">
            <w:pPr>
              <w:tabs>
                <w:tab w:val="left" w:pos="142"/>
                <w:tab w:val="left" w:pos="709"/>
              </w:tabs>
              <w:rPr>
                <w:rFonts w:eastAsia="Calibri"/>
                <w:sz w:val="20"/>
                <w:szCs w:val="20"/>
              </w:rPr>
            </w:pPr>
            <w:r w:rsidRPr="00340CF4">
              <w:rPr>
                <w:rFonts w:eastAsia="Calibri"/>
                <w:sz w:val="20"/>
                <w:szCs w:val="20"/>
              </w:rPr>
              <w:t>SAIL</w:t>
            </w:r>
          </w:p>
        </w:tc>
        <w:tc>
          <w:tcPr>
            <w:tcW w:w="1382" w:type="dxa"/>
            <w:tcMar/>
            <w:vAlign w:val="center"/>
          </w:tcPr>
          <w:p w:rsidRPr="00340CF4" w:rsidR="000F346B" w:rsidP="000F346B" w:rsidRDefault="000F346B" w14:paraId="0287931D" w14:textId="3D09FD7C">
            <w:pPr>
              <w:tabs>
                <w:tab w:val="left" w:pos="142"/>
                <w:tab w:val="left" w:pos="709"/>
              </w:tabs>
              <w:rPr>
                <w:rFonts w:eastAsia="Calibri"/>
                <w:sz w:val="20"/>
                <w:szCs w:val="20"/>
              </w:rPr>
            </w:pPr>
            <w:r w:rsidRPr="00340CF4">
              <w:rPr>
                <w:rFonts w:eastAsia="Calibri"/>
                <w:sz w:val="20"/>
                <w:szCs w:val="20"/>
              </w:rPr>
              <w:t xml:space="preserve">01/01/2008 </w:t>
            </w:r>
          </w:p>
        </w:tc>
        <w:tc>
          <w:tcPr>
            <w:tcW w:w="1312" w:type="dxa"/>
            <w:tcMar/>
            <w:vAlign w:val="center"/>
          </w:tcPr>
          <w:p w:rsidRPr="00340CF4" w:rsidR="000F346B" w:rsidP="000F346B" w:rsidRDefault="000F346B" w14:paraId="26238140" w14:textId="77777777">
            <w:pPr>
              <w:tabs>
                <w:tab w:val="left" w:pos="142"/>
                <w:tab w:val="left" w:pos="709"/>
              </w:tabs>
              <w:rPr>
                <w:rFonts w:eastAsia="Calibri"/>
                <w:sz w:val="20"/>
                <w:szCs w:val="20"/>
              </w:rPr>
            </w:pPr>
            <w:r w:rsidRPr="00340CF4">
              <w:rPr>
                <w:rFonts w:eastAsia="Calibri"/>
                <w:sz w:val="20"/>
                <w:szCs w:val="20"/>
              </w:rPr>
              <w:t>31/12/2020</w:t>
            </w:r>
          </w:p>
        </w:tc>
        <w:tc>
          <w:tcPr>
            <w:tcW w:w="1182" w:type="dxa"/>
            <w:shd w:val="clear" w:color="auto" w:fill="auto"/>
            <w:tcMar/>
          </w:tcPr>
          <w:p w:rsidRPr="00340CF4" w:rsidR="000F346B" w:rsidP="000F346B" w:rsidRDefault="000F346B" w14:paraId="3B223331" w14:textId="5C3473FC">
            <w:pPr>
              <w:tabs>
                <w:tab w:val="left" w:pos="142"/>
                <w:tab w:val="left" w:pos="709"/>
              </w:tabs>
              <w:rPr>
                <w:rFonts w:eastAsia="Calibri"/>
                <w:sz w:val="20"/>
                <w:szCs w:val="20"/>
              </w:rPr>
            </w:pPr>
            <w:r w:rsidRPr="00340CF4">
              <w:rPr>
                <w:rFonts w:eastAsia="Calibri"/>
                <w:sz w:val="20"/>
                <w:szCs w:val="20"/>
              </w:rPr>
              <w:t>01/01/200</w:t>
            </w:r>
            <w:r>
              <w:rPr>
                <w:rFonts w:eastAsia="Calibri"/>
                <w:sz w:val="20"/>
                <w:szCs w:val="20"/>
              </w:rPr>
              <w:t>9</w:t>
            </w:r>
          </w:p>
        </w:tc>
        <w:tc>
          <w:tcPr>
            <w:tcW w:w="1311" w:type="dxa"/>
            <w:shd w:val="clear" w:color="auto" w:fill="auto"/>
            <w:tcMar/>
          </w:tcPr>
          <w:p w:rsidRPr="00340CF4" w:rsidR="000F346B" w:rsidP="000F346B" w:rsidRDefault="000F346B" w14:paraId="5C9DCB89" w14:textId="09CC57EC">
            <w:pPr>
              <w:tabs>
                <w:tab w:val="left" w:pos="142"/>
                <w:tab w:val="left" w:pos="709"/>
              </w:tabs>
              <w:rPr>
                <w:rFonts w:eastAsia="Calibri"/>
                <w:sz w:val="20"/>
                <w:szCs w:val="20"/>
              </w:rPr>
            </w:pPr>
            <w:r w:rsidRPr="003A44CE">
              <w:rPr>
                <w:rFonts w:eastAsia="Calibri"/>
                <w:sz w:val="20"/>
                <w:szCs w:val="20"/>
              </w:rPr>
              <w:t>01/03/20</w:t>
            </w:r>
            <w:r>
              <w:rPr>
                <w:rFonts w:eastAsia="Calibri"/>
                <w:sz w:val="20"/>
                <w:szCs w:val="20"/>
              </w:rPr>
              <w:t>20</w:t>
            </w:r>
          </w:p>
        </w:tc>
        <w:tc>
          <w:tcPr>
            <w:tcW w:w="1217" w:type="dxa"/>
            <w:tcMar/>
            <w:vAlign w:val="center"/>
          </w:tcPr>
          <w:p w:rsidRPr="00340CF4" w:rsidR="000F346B" w:rsidP="000F346B" w:rsidRDefault="000F346B" w14:paraId="2A12BF76" w14:textId="7F4A3345">
            <w:pPr>
              <w:tabs>
                <w:tab w:val="left" w:pos="142"/>
                <w:tab w:val="left" w:pos="709"/>
              </w:tabs>
              <w:rPr>
                <w:rFonts w:eastAsia="Calibri"/>
                <w:sz w:val="20"/>
                <w:szCs w:val="20"/>
              </w:rPr>
            </w:pPr>
            <w:r w:rsidRPr="00340CF4">
              <w:rPr>
                <w:rFonts w:eastAsia="Calibri"/>
                <w:sz w:val="20"/>
                <w:szCs w:val="20"/>
              </w:rPr>
              <w:t>350,000</w:t>
            </w:r>
          </w:p>
        </w:tc>
      </w:tr>
    </w:tbl>
    <w:p w:rsidRPr="00340CF4" w:rsidR="00AA2E54" w:rsidP="001E483A" w:rsidRDefault="00AA2E54" w14:paraId="6C4D2410" w14:textId="7306335A">
      <w:pPr>
        <w:pStyle w:val="NoSpacing"/>
        <w:tabs>
          <w:tab w:val="left" w:pos="142"/>
        </w:tabs>
        <w:spacing w:after="0" w:line="240" w:lineRule="auto"/>
        <w:rPr>
          <w:rFonts w:cstheme="minorHAnsi"/>
          <w:bCs/>
          <w:color w:val="auto"/>
          <w:sz w:val="24"/>
          <w:szCs w:val="24"/>
        </w:rPr>
      </w:pPr>
      <w:r w:rsidRPr="00340CF4">
        <w:rPr>
          <w:rFonts w:cstheme="minorHAnsi"/>
          <w:bCs/>
          <w:color w:val="auto"/>
          <w:sz w:val="24"/>
          <w:szCs w:val="24"/>
        </w:rPr>
        <w:t>Table 1</w:t>
      </w:r>
      <w:r w:rsidRPr="00340CF4" w:rsidR="00F66CCF">
        <w:rPr>
          <w:rFonts w:cstheme="minorHAnsi"/>
          <w:bCs/>
          <w:color w:val="auto"/>
          <w:sz w:val="24"/>
          <w:szCs w:val="24"/>
        </w:rPr>
        <w:t>.</w:t>
      </w:r>
      <w:r w:rsidRPr="00340CF4">
        <w:rPr>
          <w:rFonts w:cstheme="minorHAnsi"/>
          <w:bCs/>
          <w:color w:val="auto"/>
          <w:sz w:val="24"/>
          <w:szCs w:val="24"/>
        </w:rPr>
        <w:t xml:space="preserve"> Overview of data sources </w:t>
      </w:r>
      <w:r w:rsidRPr="00340CF4" w:rsidR="00BA109B">
        <w:rPr>
          <w:rFonts w:cstheme="minorHAnsi"/>
          <w:bCs/>
          <w:color w:val="auto"/>
          <w:sz w:val="24"/>
          <w:szCs w:val="24"/>
        </w:rPr>
        <w:t>and study period</w:t>
      </w:r>
    </w:p>
    <w:p w:rsidR="009F6C8A" w:rsidP="00746BA6" w:rsidRDefault="009F6C8A" w14:paraId="451B4023" w14:textId="77777777">
      <w:pPr>
        <w:tabs>
          <w:tab w:val="left" w:pos="142"/>
        </w:tabs>
        <w:spacing w:line="276" w:lineRule="auto"/>
        <w:jc w:val="both"/>
        <w:rPr>
          <w:sz w:val="20"/>
          <w:szCs w:val="20"/>
        </w:rPr>
      </w:pPr>
    </w:p>
    <w:p w:rsidRPr="00340CF4" w:rsidR="000C2943" w:rsidP="00746BA6" w:rsidRDefault="000C2943" w14:paraId="5FDC9F7B" w14:textId="460190C2">
      <w:pPr>
        <w:tabs>
          <w:tab w:val="left" w:pos="142"/>
        </w:tabs>
        <w:spacing w:line="276" w:lineRule="auto"/>
        <w:jc w:val="both"/>
        <w:rPr>
          <w:sz w:val="20"/>
          <w:szCs w:val="20"/>
        </w:rPr>
      </w:pPr>
      <w:r w:rsidRPr="00340CF4">
        <w:rPr>
          <w:sz w:val="20"/>
          <w:szCs w:val="20"/>
        </w:rPr>
        <w:t>CED: Cohort entry date.</w:t>
      </w:r>
    </w:p>
    <w:p w:rsidRPr="00B91188" w:rsidR="00A507FF" w:rsidP="00746BA6" w:rsidRDefault="00F546B7" w14:paraId="70DB1F0F" w14:textId="0F0B3520">
      <w:pPr>
        <w:tabs>
          <w:tab w:val="left" w:pos="142"/>
        </w:tabs>
        <w:spacing w:line="276" w:lineRule="auto"/>
        <w:jc w:val="both"/>
        <w:rPr>
          <w:sz w:val="20"/>
          <w:szCs w:val="20"/>
        </w:rPr>
      </w:pPr>
      <w:r w:rsidRPr="00340CF4">
        <w:rPr>
          <w:sz w:val="20"/>
          <w:szCs w:val="20"/>
        </w:rPr>
        <w:t>*Note on start date: We adjust start date according to the different look-back time we want to explore (i.e. 3 months, 12 months, and 5 years, depending on DAP data availability)</w:t>
      </w:r>
      <w:r w:rsidRPr="00340CF4" w:rsidR="007602F8">
        <w:rPr>
          <w:sz w:val="20"/>
          <w:szCs w:val="20"/>
        </w:rPr>
        <w:t>.</w:t>
      </w:r>
      <w:r w:rsidRPr="00340CF4" w:rsidR="00A507FF">
        <w:rPr>
          <w:sz w:val="20"/>
          <w:szCs w:val="20"/>
        </w:rPr>
        <w:t xml:space="preserve">  5-year look back time: Only pregnancies with estimated LMP date ≥ 1 January 2013 and onwards are included, to ensure that all pregnancies have a 5-</w:t>
      </w:r>
      <w:r w:rsidRPr="00B91188" w:rsidR="00A507FF">
        <w:rPr>
          <w:sz w:val="20"/>
          <w:szCs w:val="20"/>
        </w:rPr>
        <w:t>year history data available.</w:t>
      </w:r>
    </w:p>
    <w:p w:rsidRPr="00340CF4" w:rsidR="009F6C8A" w:rsidP="00746BA6" w:rsidRDefault="009F6C8A" w14:paraId="3C01D023" w14:textId="26FFC87F">
      <w:pPr>
        <w:tabs>
          <w:tab w:val="left" w:pos="142"/>
        </w:tabs>
        <w:spacing w:line="276" w:lineRule="auto"/>
        <w:jc w:val="both"/>
        <w:rPr>
          <w:sz w:val="20"/>
          <w:szCs w:val="20"/>
        </w:rPr>
      </w:pPr>
      <w:r w:rsidRPr="00B91188">
        <w:rPr>
          <w:sz w:val="20"/>
          <w:szCs w:val="20"/>
        </w:rPr>
        <w:t>**We set latest LMP date to 9 months prior to end date of the study, to ensure all pregnancies have enough follow-up time to complete a full term pregnancy, regardless of pregnancy outcome.</w:t>
      </w:r>
    </w:p>
    <w:p w:rsidR="000F346B" w:rsidP="001E483A" w:rsidRDefault="000F346B" w14:paraId="27A0162B" w14:textId="77777777">
      <w:pPr>
        <w:pStyle w:val="CommentText"/>
        <w:tabs>
          <w:tab w:val="left" w:pos="142"/>
        </w:tabs>
        <w:spacing w:before="240" w:line="360" w:lineRule="auto"/>
        <w:jc w:val="both"/>
        <w:rPr>
          <w:rFonts w:cstheme="minorHAnsi"/>
          <w:b/>
          <w:sz w:val="24"/>
          <w:szCs w:val="24"/>
        </w:rPr>
      </w:pPr>
    </w:p>
    <w:p w:rsidR="000F346B" w:rsidP="001E483A" w:rsidRDefault="000F346B" w14:paraId="39355319" w14:textId="77777777">
      <w:pPr>
        <w:pStyle w:val="CommentText"/>
        <w:tabs>
          <w:tab w:val="left" w:pos="142"/>
        </w:tabs>
        <w:spacing w:before="240" w:line="360" w:lineRule="auto"/>
        <w:jc w:val="both"/>
        <w:rPr>
          <w:rFonts w:cstheme="minorHAnsi"/>
          <w:b/>
          <w:sz w:val="24"/>
          <w:szCs w:val="24"/>
        </w:rPr>
      </w:pPr>
    </w:p>
    <w:p w:rsidR="000F346B" w:rsidP="001E483A" w:rsidRDefault="000F346B" w14:paraId="372474F0" w14:textId="77777777">
      <w:pPr>
        <w:pStyle w:val="CommentText"/>
        <w:tabs>
          <w:tab w:val="left" w:pos="142"/>
        </w:tabs>
        <w:spacing w:before="240" w:line="360" w:lineRule="auto"/>
        <w:jc w:val="both"/>
        <w:rPr>
          <w:rFonts w:cstheme="minorHAnsi"/>
          <w:b/>
          <w:sz w:val="24"/>
          <w:szCs w:val="24"/>
        </w:rPr>
      </w:pPr>
    </w:p>
    <w:p w:rsidRPr="00340CF4" w:rsidR="007757E0" w:rsidP="1B88AA6C" w:rsidRDefault="007757E0" w14:paraId="467B7659" w14:textId="1BC030FF">
      <w:pPr>
        <w:pStyle w:val="CommentText"/>
        <w:tabs>
          <w:tab w:val="left" w:pos="142"/>
        </w:tabs>
        <w:spacing w:before="240" w:line="360" w:lineRule="auto"/>
        <w:jc w:val="both"/>
        <w:rPr>
          <w:rFonts w:cs="Calibri" w:cstheme="minorAscii"/>
          <w:b w:val="1"/>
          <w:bCs w:val="1"/>
          <w:sz w:val="24"/>
          <w:szCs w:val="24"/>
        </w:rPr>
      </w:pPr>
      <w:commentRangeStart w:id="968475687"/>
      <w:r w:rsidRPr="1B88AA6C" w:rsidR="007757E0">
        <w:rPr>
          <w:rFonts w:cs="Calibri" w:cstheme="minorAscii"/>
          <w:b w:val="1"/>
          <w:bCs w:val="1"/>
          <w:sz w:val="24"/>
          <w:szCs w:val="24"/>
        </w:rPr>
        <w:t>Table 2</w:t>
      </w:r>
      <w:commentRangeEnd w:id="968475687"/>
      <w:r>
        <w:rPr>
          <w:rStyle w:val="CommentReference"/>
        </w:rPr>
        <w:commentReference w:id="968475687"/>
      </w:r>
      <w:r w:rsidRPr="1B88AA6C" w:rsidR="007757E0">
        <w:rPr>
          <w:rFonts w:cs="Calibri" w:cstheme="minorAscii"/>
          <w:b w:val="1"/>
          <w:bCs w:val="1"/>
          <w:sz w:val="24"/>
          <w:szCs w:val="24"/>
        </w:rPr>
        <w:t xml:space="preserve">. Availability of </w:t>
      </w:r>
      <w:proofErr w:type="gramStart"/>
      <w:r w:rsidRPr="1B88AA6C" w:rsidR="007757E0">
        <w:rPr>
          <w:rFonts w:cs="Calibri" w:cstheme="minorAscii"/>
          <w:b w:val="1"/>
          <w:bCs w:val="1"/>
          <w:sz w:val="24"/>
          <w:szCs w:val="24"/>
        </w:rPr>
        <w:t>data by data</w:t>
      </w:r>
      <w:proofErr w:type="gramEnd"/>
      <w:r w:rsidRPr="1B88AA6C" w:rsidR="007757E0">
        <w:rPr>
          <w:rFonts w:cs="Calibri" w:cstheme="minorAscii"/>
          <w:b w:val="1"/>
          <w:bCs w:val="1"/>
          <w:sz w:val="24"/>
          <w:szCs w:val="24"/>
        </w:rPr>
        <w:t xml:space="preserve"> sources </w:t>
      </w:r>
    </w:p>
    <w:p w:rsidRPr="00340CF4" w:rsidR="007757E0" w:rsidP="007757E0" w:rsidRDefault="007757E0" w14:paraId="57C42192" w14:textId="272F5CD1">
      <w:pPr>
        <w:tabs>
          <w:tab w:val="left" w:pos="142"/>
        </w:tabs>
        <w:rPr>
          <w:sz w:val="20"/>
          <w:szCs w:val="20"/>
        </w:rPr>
      </w:pPr>
      <w:r w:rsidRPr="00340CF4">
        <w:rPr>
          <w:sz w:val="20"/>
          <w:szCs w:val="20"/>
        </w:rPr>
        <w:t>Note on DAP selection: Depending on results from the Data characterization/ data fit for purpose.</w:t>
      </w:r>
    </w:p>
    <w:tbl>
      <w:tblPr>
        <w:tblStyle w:val="TableGridLight1"/>
        <w:tblpPr w:leftFromText="180" w:rightFromText="180" w:vertAnchor="text" w:horzAnchor="page" w:tblpX="864" w:tblpY="-30"/>
        <w:tblW w:w="5685"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888"/>
        <w:gridCol w:w="790"/>
        <w:gridCol w:w="678"/>
        <w:gridCol w:w="886"/>
        <w:gridCol w:w="790"/>
        <w:gridCol w:w="678"/>
        <w:gridCol w:w="886"/>
        <w:gridCol w:w="790"/>
        <w:gridCol w:w="678"/>
        <w:gridCol w:w="886"/>
        <w:gridCol w:w="790"/>
        <w:gridCol w:w="678"/>
        <w:gridCol w:w="886"/>
      </w:tblGrid>
      <w:tr w:rsidRPr="00340CF4" w:rsidR="001E483A" w:rsidTr="1B88AA6C" w14:paraId="71D613E2" w14:textId="77777777">
        <w:trPr>
          <w:trHeight w:val="332"/>
          <w:tblHeader/>
        </w:trPr>
        <w:tc>
          <w:tcPr>
            <w:tcW w:w="431" w:type="pct"/>
            <w:vMerge w:val="restart"/>
            <w:shd w:val="clear" w:color="auto" w:fill="A8D08D" w:themeFill="accent6" w:themeFillTint="99"/>
            <w:tcMar/>
            <w:vAlign w:val="center"/>
          </w:tcPr>
          <w:p w:rsidRPr="00340CF4" w:rsidR="001E483A" w:rsidP="001E483A" w:rsidRDefault="001E483A" w14:paraId="38BFC7BF"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Data source</w:t>
            </w:r>
          </w:p>
        </w:tc>
        <w:tc>
          <w:tcPr>
            <w:tcW w:w="1142" w:type="pct"/>
            <w:gridSpan w:val="3"/>
            <w:shd w:val="clear" w:color="auto" w:fill="A8D08D" w:themeFill="accent6" w:themeFillTint="99"/>
            <w:tcMar/>
          </w:tcPr>
          <w:p w:rsidRPr="00340CF4" w:rsidR="001E483A" w:rsidP="001E483A" w:rsidRDefault="001E483A" w14:paraId="305EAEDF" w14:textId="77777777">
            <w:pPr>
              <w:tabs>
                <w:tab w:val="left" w:pos="142"/>
                <w:tab w:val="left" w:pos="709"/>
              </w:tabs>
              <w:jc w:val="center"/>
              <w:rPr>
                <w:rFonts w:eastAsia="Calibri" w:asciiTheme="majorHAnsi" w:hAnsiTheme="majorHAnsi" w:cstheme="majorHAnsi"/>
                <w:b/>
                <w:sz w:val="16"/>
                <w:szCs w:val="16"/>
              </w:rPr>
            </w:pPr>
            <w:r w:rsidRPr="00340CF4">
              <w:rPr>
                <w:rFonts w:eastAsia="Calibri" w:asciiTheme="majorHAnsi" w:hAnsiTheme="majorHAnsi" w:cstheme="majorHAnsi"/>
                <w:b/>
                <w:sz w:val="16"/>
                <w:szCs w:val="16"/>
              </w:rPr>
              <w:t>5 years prior to pregnancy</w:t>
            </w:r>
          </w:p>
        </w:tc>
        <w:tc>
          <w:tcPr>
            <w:tcW w:w="1142" w:type="pct"/>
            <w:gridSpan w:val="3"/>
            <w:shd w:val="clear" w:color="auto" w:fill="A8D08D" w:themeFill="accent6" w:themeFillTint="99"/>
            <w:tcMar/>
            <w:vAlign w:val="center"/>
          </w:tcPr>
          <w:p w:rsidRPr="00340CF4" w:rsidR="001E483A" w:rsidP="001E483A" w:rsidRDefault="001E483A" w14:paraId="3B677B9A"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b/>
                <w:sz w:val="16"/>
                <w:szCs w:val="16"/>
              </w:rPr>
              <w:t>12 months prior to pregnancy</w:t>
            </w:r>
          </w:p>
        </w:tc>
        <w:tc>
          <w:tcPr>
            <w:tcW w:w="1142" w:type="pct"/>
            <w:gridSpan w:val="3"/>
            <w:shd w:val="clear" w:color="auto" w:fill="A8D08D" w:themeFill="accent6" w:themeFillTint="99"/>
            <w:tcMar/>
            <w:vAlign w:val="center"/>
          </w:tcPr>
          <w:p w:rsidRPr="00340CF4" w:rsidR="001E483A" w:rsidP="001E483A" w:rsidRDefault="001E483A" w14:paraId="0BFD8D94"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b/>
                <w:sz w:val="16"/>
                <w:szCs w:val="16"/>
              </w:rPr>
              <w:t>3 months prior to pregnancy</w:t>
            </w:r>
          </w:p>
        </w:tc>
        <w:tc>
          <w:tcPr>
            <w:tcW w:w="1142" w:type="pct"/>
            <w:gridSpan w:val="3"/>
            <w:shd w:val="clear" w:color="auto" w:fill="A8D08D" w:themeFill="accent6" w:themeFillTint="99"/>
            <w:tcMar/>
            <w:vAlign w:val="center"/>
          </w:tcPr>
          <w:p w:rsidRPr="00340CF4" w:rsidR="001E483A" w:rsidP="001E483A" w:rsidRDefault="001E483A" w14:paraId="192D16F2" w14:textId="77777777">
            <w:pPr>
              <w:tabs>
                <w:tab w:val="left" w:pos="142"/>
                <w:tab w:val="left" w:pos="709"/>
              </w:tabs>
              <w:jc w:val="center"/>
              <w:rPr>
                <w:rFonts w:eastAsia="Calibri" w:asciiTheme="majorHAnsi" w:hAnsiTheme="majorHAnsi" w:cstheme="majorHAnsi"/>
                <w:b/>
                <w:sz w:val="16"/>
                <w:szCs w:val="16"/>
              </w:rPr>
            </w:pPr>
            <w:r w:rsidRPr="00340CF4">
              <w:rPr>
                <w:rFonts w:eastAsia="Calibri" w:asciiTheme="majorHAnsi" w:hAnsiTheme="majorHAnsi" w:cstheme="majorHAnsi"/>
                <w:b/>
                <w:sz w:val="16"/>
                <w:szCs w:val="16"/>
              </w:rPr>
              <w:t>In pregnancy</w:t>
            </w:r>
          </w:p>
        </w:tc>
      </w:tr>
      <w:tr w:rsidRPr="00340CF4" w:rsidR="001E483A" w:rsidTr="1B88AA6C" w14:paraId="675539A1" w14:textId="77777777">
        <w:trPr>
          <w:trHeight w:val="332"/>
          <w:tblHeader/>
        </w:trPr>
        <w:tc>
          <w:tcPr>
            <w:tcW w:w="431" w:type="pct"/>
            <w:vMerge/>
            <w:tcMar/>
            <w:vAlign w:val="center"/>
          </w:tcPr>
          <w:p w:rsidRPr="00340CF4" w:rsidR="001E483A" w:rsidP="001E483A" w:rsidRDefault="001E483A" w14:paraId="3CC5BA5D" w14:textId="77777777">
            <w:pPr>
              <w:tabs>
                <w:tab w:val="left" w:pos="142"/>
                <w:tab w:val="left" w:pos="709"/>
              </w:tabs>
              <w:jc w:val="center"/>
              <w:rPr>
                <w:rFonts w:eastAsia="Calibri" w:asciiTheme="majorHAnsi" w:hAnsiTheme="majorHAnsi" w:cstheme="majorHAnsi"/>
                <w:sz w:val="16"/>
                <w:szCs w:val="16"/>
              </w:rPr>
            </w:pPr>
          </w:p>
        </w:tc>
        <w:tc>
          <w:tcPr>
            <w:tcW w:w="383" w:type="pct"/>
            <w:shd w:val="clear" w:color="auto" w:fill="A8D08D" w:themeFill="accent6" w:themeFillTint="99"/>
            <w:tcMar/>
            <w:vAlign w:val="center"/>
          </w:tcPr>
          <w:p w:rsidRPr="00340CF4" w:rsidR="001E483A" w:rsidP="001E483A" w:rsidRDefault="001E483A" w14:paraId="088B65F8"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w:t>
            </w:r>
          </w:p>
          <w:p w:rsidRPr="00340CF4" w:rsidR="001E483A" w:rsidP="001E483A" w:rsidRDefault="001E483A" w14:paraId="66D388F3"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Dx</w:t>
            </w:r>
          </w:p>
        </w:tc>
        <w:tc>
          <w:tcPr>
            <w:tcW w:w="329" w:type="pct"/>
            <w:shd w:val="clear" w:color="auto" w:fill="A8D08D" w:themeFill="accent6" w:themeFillTint="99"/>
            <w:tcMar/>
            <w:vAlign w:val="center"/>
          </w:tcPr>
          <w:p w:rsidRPr="00340CF4" w:rsidR="001E483A" w:rsidP="001E483A" w:rsidRDefault="001E483A" w14:paraId="5C39B26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Triptan </w:t>
            </w:r>
          </w:p>
          <w:p w:rsidRPr="00340CF4" w:rsidR="001E483A" w:rsidP="001E483A" w:rsidRDefault="001E483A" w14:paraId="2C7E41B5"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Rx</w:t>
            </w:r>
          </w:p>
        </w:tc>
        <w:tc>
          <w:tcPr>
            <w:tcW w:w="430" w:type="pct"/>
            <w:shd w:val="clear" w:color="auto" w:fill="A8D08D" w:themeFill="accent6" w:themeFillTint="99"/>
            <w:tcMar/>
            <w:vAlign w:val="center"/>
          </w:tcPr>
          <w:p w:rsidRPr="00340CF4" w:rsidR="001E483A" w:rsidP="001E483A" w:rsidRDefault="001E483A" w14:paraId="02AB9540"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 procedure</w:t>
            </w:r>
          </w:p>
        </w:tc>
        <w:tc>
          <w:tcPr>
            <w:tcW w:w="383" w:type="pct"/>
            <w:shd w:val="clear" w:color="auto" w:fill="A8D08D" w:themeFill="accent6" w:themeFillTint="99"/>
            <w:tcMar/>
            <w:vAlign w:val="center"/>
          </w:tcPr>
          <w:p w:rsidRPr="00340CF4" w:rsidR="001E483A" w:rsidP="001E483A" w:rsidRDefault="001E483A" w14:paraId="0B89593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w:t>
            </w:r>
          </w:p>
          <w:p w:rsidRPr="00340CF4" w:rsidR="001E483A" w:rsidP="001E483A" w:rsidRDefault="001E483A" w14:paraId="2F309030"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Dx</w:t>
            </w:r>
          </w:p>
        </w:tc>
        <w:tc>
          <w:tcPr>
            <w:tcW w:w="329" w:type="pct"/>
            <w:shd w:val="clear" w:color="auto" w:fill="A8D08D" w:themeFill="accent6" w:themeFillTint="99"/>
            <w:tcMar/>
            <w:vAlign w:val="center"/>
          </w:tcPr>
          <w:p w:rsidRPr="00340CF4" w:rsidR="001E483A" w:rsidP="001E483A" w:rsidRDefault="001E483A" w14:paraId="75185FE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Triptan </w:t>
            </w:r>
          </w:p>
          <w:p w:rsidRPr="00340CF4" w:rsidR="001E483A" w:rsidP="001E483A" w:rsidRDefault="001E483A" w14:paraId="4324607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Rx</w:t>
            </w:r>
          </w:p>
        </w:tc>
        <w:tc>
          <w:tcPr>
            <w:tcW w:w="430" w:type="pct"/>
            <w:shd w:val="clear" w:color="auto" w:fill="A8D08D" w:themeFill="accent6" w:themeFillTint="99"/>
            <w:tcMar/>
            <w:vAlign w:val="center"/>
          </w:tcPr>
          <w:p w:rsidRPr="00340CF4" w:rsidR="001E483A" w:rsidP="001E483A" w:rsidRDefault="001E483A" w14:paraId="6595D6B3"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 procedure</w:t>
            </w:r>
          </w:p>
        </w:tc>
        <w:tc>
          <w:tcPr>
            <w:tcW w:w="383" w:type="pct"/>
            <w:shd w:val="clear" w:color="auto" w:fill="A8D08D" w:themeFill="accent6" w:themeFillTint="99"/>
            <w:tcMar/>
            <w:vAlign w:val="center"/>
          </w:tcPr>
          <w:p w:rsidRPr="00340CF4" w:rsidR="001E483A" w:rsidP="001E483A" w:rsidRDefault="001E483A" w14:paraId="405A7B93"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w:t>
            </w:r>
          </w:p>
          <w:p w:rsidRPr="00340CF4" w:rsidR="001E483A" w:rsidP="001E483A" w:rsidRDefault="001E483A" w14:paraId="6A439B7A"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Dx</w:t>
            </w:r>
          </w:p>
        </w:tc>
        <w:tc>
          <w:tcPr>
            <w:tcW w:w="329" w:type="pct"/>
            <w:shd w:val="clear" w:color="auto" w:fill="A8D08D" w:themeFill="accent6" w:themeFillTint="99"/>
            <w:tcMar/>
            <w:vAlign w:val="center"/>
          </w:tcPr>
          <w:p w:rsidRPr="00340CF4" w:rsidR="001E483A" w:rsidP="001E483A" w:rsidRDefault="001E483A" w14:paraId="3EB098CC"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Triptan </w:t>
            </w:r>
          </w:p>
          <w:p w:rsidRPr="00340CF4" w:rsidR="001E483A" w:rsidP="001E483A" w:rsidRDefault="001E483A" w14:paraId="17E29F28"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Rx</w:t>
            </w:r>
          </w:p>
        </w:tc>
        <w:tc>
          <w:tcPr>
            <w:tcW w:w="430" w:type="pct"/>
            <w:shd w:val="clear" w:color="auto" w:fill="A8D08D" w:themeFill="accent6" w:themeFillTint="99"/>
            <w:tcMar/>
            <w:vAlign w:val="center"/>
          </w:tcPr>
          <w:p w:rsidRPr="00340CF4" w:rsidR="001E483A" w:rsidP="001E483A" w:rsidRDefault="001E483A" w14:paraId="6C007B3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 procedure</w:t>
            </w:r>
          </w:p>
        </w:tc>
        <w:tc>
          <w:tcPr>
            <w:tcW w:w="383" w:type="pct"/>
            <w:shd w:val="clear" w:color="auto" w:fill="A8D08D" w:themeFill="accent6" w:themeFillTint="99"/>
            <w:tcMar/>
            <w:vAlign w:val="center"/>
          </w:tcPr>
          <w:p w:rsidRPr="00340CF4" w:rsidR="001E483A" w:rsidP="001E483A" w:rsidRDefault="001E483A" w14:paraId="698434AA"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w:t>
            </w:r>
          </w:p>
          <w:p w:rsidRPr="00340CF4" w:rsidR="001E483A" w:rsidP="001E483A" w:rsidRDefault="001E483A" w14:paraId="0FE53A73"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Dx</w:t>
            </w:r>
          </w:p>
        </w:tc>
        <w:tc>
          <w:tcPr>
            <w:tcW w:w="329" w:type="pct"/>
            <w:shd w:val="clear" w:color="auto" w:fill="A8D08D" w:themeFill="accent6" w:themeFillTint="99"/>
            <w:tcMar/>
            <w:vAlign w:val="center"/>
          </w:tcPr>
          <w:p w:rsidRPr="00340CF4" w:rsidR="001E483A" w:rsidP="001E483A" w:rsidRDefault="001E483A" w14:paraId="67FFF556"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Triptan </w:t>
            </w:r>
          </w:p>
          <w:p w:rsidRPr="00340CF4" w:rsidR="001E483A" w:rsidP="001E483A" w:rsidRDefault="001E483A" w14:paraId="6173E0D9"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Rx</w:t>
            </w:r>
          </w:p>
        </w:tc>
        <w:tc>
          <w:tcPr>
            <w:tcW w:w="430" w:type="pct"/>
            <w:shd w:val="clear" w:color="auto" w:fill="A8D08D" w:themeFill="accent6" w:themeFillTint="99"/>
            <w:tcMar/>
            <w:vAlign w:val="center"/>
          </w:tcPr>
          <w:p w:rsidRPr="00340CF4" w:rsidR="001E483A" w:rsidP="001E483A" w:rsidRDefault="001E483A" w14:paraId="3585C14B" w14:textId="77777777">
            <w:pPr>
              <w:tabs>
                <w:tab w:val="left" w:pos="142"/>
                <w:tab w:val="left" w:pos="709"/>
              </w:tabs>
              <w:jc w:val="center"/>
              <w:rPr>
                <w:rFonts w:eastAsia="Calibri" w:asciiTheme="majorHAnsi" w:hAnsiTheme="majorHAnsi" w:cstheme="majorHAnsi"/>
                <w:sz w:val="16"/>
                <w:szCs w:val="16"/>
              </w:rPr>
            </w:pPr>
            <w:r w:rsidRPr="00340CF4">
              <w:rPr>
                <w:rFonts w:eastAsia="Calibri" w:asciiTheme="majorHAnsi" w:hAnsiTheme="majorHAnsi" w:cstheme="majorHAnsi"/>
                <w:sz w:val="16"/>
                <w:szCs w:val="16"/>
              </w:rPr>
              <w:t>Migraine procedure</w:t>
            </w:r>
          </w:p>
        </w:tc>
      </w:tr>
      <w:tr w:rsidRPr="00340CF4" w:rsidR="001E483A" w:rsidTr="1B88AA6C" w14:paraId="5CD84DD1" w14:textId="77777777">
        <w:trPr>
          <w:trHeight w:val="332"/>
        </w:trPr>
        <w:tc>
          <w:tcPr>
            <w:tcW w:w="431" w:type="pct"/>
            <w:tcMar/>
            <w:vAlign w:val="center"/>
          </w:tcPr>
          <w:p w:rsidRPr="00340CF4" w:rsidR="001E483A" w:rsidP="001E483A" w:rsidRDefault="001E483A" w14:paraId="4B90B818"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Finland</w:t>
            </w:r>
          </w:p>
        </w:tc>
        <w:sdt>
          <w:sdtPr>
            <w:rPr>
              <w:rFonts w:eastAsia="Calibri" w:asciiTheme="majorHAnsi" w:hAnsiTheme="majorHAnsi" w:cstheme="majorHAnsi"/>
              <w:sz w:val="16"/>
              <w:szCs w:val="16"/>
            </w:rPr>
            <w:id w:val="1844518142"/>
            <w14:checkbox>
              <w14:checked w14:val="1"/>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09F34C0F" w14:textId="77777777">
                <w:pPr>
                  <w:tabs>
                    <w:tab w:val="left" w:pos="142"/>
                    <w:tab w:val="left" w:pos="709"/>
                  </w:tabs>
                  <w:jc w:val="center"/>
                  <w:rPr>
                    <w:rFonts w:eastAsia="Calibri" w:asciiTheme="majorHAnsi" w:hAnsiTheme="majorHAnsi" w:cstheme="majorHAnsi"/>
                    <w:sz w:val="16"/>
                    <w:szCs w:val="16"/>
                  </w:rPr>
                </w:pPr>
                <w:r w:rsidRPr="00340CF4">
                  <w:rPr>
                    <w:rFonts w:hint="eastAsia" w:ascii="MS Gothic" w:hAnsi="MS Gothic" w:eastAsia="MS Gothic" w:cs="Segoe UI Symbol"/>
                    <w:sz w:val="16"/>
                    <w:szCs w:val="16"/>
                  </w:rPr>
                  <w:t>☒</w:t>
                </w:r>
              </w:p>
            </w:tc>
          </w:sdtContent>
        </w:sdt>
        <w:sdt>
          <w:sdtPr>
            <w:rPr>
              <w:rFonts w:eastAsia="Calibri" w:asciiTheme="majorHAnsi" w:hAnsiTheme="majorHAnsi" w:cstheme="majorHAnsi"/>
              <w:sz w:val="16"/>
              <w:szCs w:val="16"/>
            </w:rPr>
            <w:id w:val="1694188032"/>
            <w14:checkbox>
              <w14:checked w14:val="0"/>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55B99F09"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786082584"/>
            <w14:checkbox>
              <w14:checked w14:val="0"/>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4D16EFF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071491090"/>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0400AC74" w14:textId="77777777">
                <w:pPr>
                  <w:tabs>
                    <w:tab w:val="left" w:pos="142"/>
                    <w:tab w:val="left" w:pos="709"/>
                  </w:tabs>
                  <w:jc w:val="center"/>
                  <w:rPr>
                    <w:rFonts w:eastAsia="Calibri" w:asciiTheme="majorHAnsi" w:hAnsiTheme="majorHAnsi" w:cstheme="majorHAnsi"/>
                    <w:sz w:val="16"/>
                    <w:szCs w:val="16"/>
                  </w:rPr>
                </w:pPr>
                <w:r w:rsidRPr="00340CF4">
                  <w:rPr>
                    <w:rFonts w:hint="eastAsia" w:ascii="MS Gothic" w:hAnsi="MS Gothic" w:eastAsia="MS Gothic" w:cs="Segoe UI Symbol"/>
                    <w:sz w:val="16"/>
                    <w:szCs w:val="16"/>
                  </w:rPr>
                  <w:t>☒</w:t>
                </w:r>
              </w:p>
            </w:tc>
          </w:sdtContent>
        </w:sdt>
        <w:sdt>
          <w:sdtPr>
            <w:rPr>
              <w:rFonts w:eastAsia="Calibri" w:asciiTheme="majorHAnsi" w:hAnsiTheme="majorHAnsi" w:cstheme="majorHAnsi"/>
              <w:sz w:val="16"/>
              <w:szCs w:val="16"/>
            </w:rPr>
            <w:id w:val="-673338843"/>
            <w14:checkbox>
              <w14:checked w14:val="0"/>
              <w14:checkedState w14:val="2612" w14:font="MS Gothic"/>
              <w14:uncheckedState w14:val="2610" w14:font="MS Gothic"/>
            </w14:checkbox>
          </w:sdtPr>
          <w:sdtEndPr/>
          <w:sdtContent>
            <w:tc>
              <w:tcPr>
                <w:tcW w:w="329" w:type="pct"/>
                <w:tcMar/>
                <w:vAlign w:val="center"/>
              </w:tcPr>
              <w:p w:rsidRPr="00340CF4" w:rsidR="001E483A" w:rsidP="001E483A" w:rsidRDefault="001E483A" w14:paraId="28E489D3"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650948898"/>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6288398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573428474"/>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1F13834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051455249"/>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4AA0EE99"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13537132"/>
            <w14:checkbox>
              <w14:checked w14:val="1"/>
              <w14:checkedState w14:val="2612" w14:font="MS Gothic"/>
              <w14:uncheckedState w14:val="2610" w14:font="MS Gothic"/>
            </w14:checkbox>
          </w:sdtPr>
          <w:sdtEndPr/>
          <w:sdtContent>
            <w:tc>
              <w:tcPr>
                <w:tcW w:w="430" w:type="pct"/>
                <w:tcMar/>
                <w:vAlign w:val="center"/>
              </w:tcPr>
              <w:p w:rsidRPr="00340CF4" w:rsidR="001E483A" w:rsidP="001E483A" w:rsidRDefault="001E483A" w14:paraId="1AEE445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937519203"/>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41BF9E0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38837517"/>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6F1D909C"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55013025"/>
            <w14:checkbox>
              <w14:checked w14:val="1"/>
              <w14:checkedState w14:val="2612" w14:font="MS Gothic"/>
              <w14:uncheckedState w14:val="2610" w14:font="MS Gothic"/>
            </w14:checkbox>
          </w:sdtPr>
          <w:sdtEndPr/>
          <w:sdtContent>
            <w:tc>
              <w:tcPr>
                <w:tcW w:w="430" w:type="pct"/>
                <w:tcMar/>
                <w:vAlign w:val="center"/>
              </w:tcPr>
              <w:p w:rsidRPr="00340CF4" w:rsidR="001E483A" w:rsidP="001E483A" w:rsidRDefault="001E483A" w14:paraId="5C41A15D" w14:textId="77777777">
                <w:pPr>
                  <w:tabs>
                    <w:tab w:val="left" w:pos="142"/>
                    <w:tab w:val="left" w:pos="709"/>
                  </w:tabs>
                  <w:jc w:val="center"/>
                  <w:rPr>
                    <w:rFonts w:eastAsia="Calibri" w:asciiTheme="majorHAnsi" w:hAnsiTheme="majorHAnsi" w:cstheme="majorHAnsi"/>
                    <w:sz w:val="16"/>
                    <w:szCs w:val="16"/>
                  </w:rPr>
                </w:pPr>
                <w:r w:rsidRPr="00340CF4">
                  <w:rPr>
                    <w:rFonts w:hint="eastAsia" w:ascii="MS Gothic" w:hAnsi="MS Gothic" w:eastAsia="MS Gothic" w:cs="Segoe UI Symbol"/>
                    <w:sz w:val="16"/>
                    <w:szCs w:val="16"/>
                  </w:rPr>
                  <w:t>☒</w:t>
                </w:r>
              </w:p>
            </w:tc>
          </w:sdtContent>
        </w:sdt>
      </w:tr>
      <w:tr w:rsidRPr="00340CF4" w:rsidR="001E483A" w:rsidTr="1B88AA6C" w14:paraId="0D0AF843" w14:textId="77777777">
        <w:trPr>
          <w:trHeight w:val="292"/>
        </w:trPr>
        <w:tc>
          <w:tcPr>
            <w:tcW w:w="431" w:type="pct"/>
            <w:tcMar/>
            <w:vAlign w:val="center"/>
          </w:tcPr>
          <w:p w:rsidRPr="00340CF4" w:rsidR="001E483A" w:rsidP="001E483A" w:rsidRDefault="001E483A" w14:paraId="712E2D61"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France (Haute Garonne)</w:t>
            </w:r>
          </w:p>
        </w:tc>
        <w:sdt>
          <w:sdtPr>
            <w:rPr>
              <w:rFonts w:eastAsia="Calibri" w:asciiTheme="majorHAnsi" w:hAnsiTheme="majorHAnsi" w:cstheme="majorHAnsi"/>
              <w:sz w:val="16"/>
              <w:szCs w:val="16"/>
            </w:rPr>
            <w:id w:val="1384061107"/>
            <w14:checkbox>
              <w14:checked w14:val="0"/>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138FD60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313783126"/>
            <w14:checkbox>
              <w14:checked w14:val="0"/>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1011B04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36096782"/>
            <w14:checkbox>
              <w14:checked w14:val="0"/>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11A3FA9F"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788314095"/>
            <w14:checkbox>
              <w14:checked w14:val="0"/>
              <w14:checkedState w14:val="2612" w14:font="MS Gothic"/>
              <w14:uncheckedState w14:val="2610" w14:font="MS Gothic"/>
            </w14:checkbox>
          </w:sdtPr>
          <w:sdtEndPr/>
          <w:sdtContent>
            <w:tc>
              <w:tcPr>
                <w:tcW w:w="383" w:type="pct"/>
                <w:tcMar/>
                <w:vAlign w:val="center"/>
              </w:tcPr>
              <w:p w:rsidRPr="00340CF4" w:rsidR="001E483A" w:rsidP="001E483A" w:rsidRDefault="001E483A" w14:paraId="5AD2580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629468008"/>
            <w14:checkbox>
              <w14:checked w14:val="0"/>
              <w14:checkedState w14:val="2612" w14:font="MS Gothic"/>
              <w14:uncheckedState w14:val="2610" w14:font="MS Gothic"/>
            </w14:checkbox>
          </w:sdtPr>
          <w:sdtEndPr/>
          <w:sdtContent>
            <w:tc>
              <w:tcPr>
                <w:tcW w:w="329" w:type="pct"/>
                <w:tcMar/>
                <w:vAlign w:val="center"/>
              </w:tcPr>
              <w:p w:rsidRPr="00340CF4" w:rsidR="001E483A" w:rsidP="001E483A" w:rsidRDefault="001E483A" w14:paraId="52884CE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541482503"/>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51FB0884"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84732165"/>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26829E8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553653575"/>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7C093E9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61114009"/>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09B32FF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16516496"/>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3A444CE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88850072"/>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6946436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901820874"/>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4793D2CE"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1E483A" w:rsidTr="1B88AA6C" w14:paraId="3420162D" w14:textId="77777777">
        <w:trPr>
          <w:trHeight w:val="342"/>
          <w:del w:author="Vera Ruth Mitter" w:date="2022-11-25T13:37:37.416Z" w:id="785035306"/>
        </w:trPr>
        <w:tc>
          <w:tcPr>
            <w:tcW w:w="431" w:type="pct"/>
            <w:tcMar/>
            <w:vAlign w:val="center"/>
          </w:tcPr>
          <w:p w:rsidRPr="00340CF4" w:rsidR="001E483A" w:rsidP="001E483A" w:rsidRDefault="001E483A" w14:paraId="78E2EA7E"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France (SNDS)</w:t>
            </w:r>
          </w:p>
        </w:tc>
        <w:sdt>
          <w:sdtPr>
            <w:rPr>
              <w:rFonts w:eastAsia="Calibri" w:asciiTheme="majorHAnsi" w:hAnsiTheme="majorHAnsi" w:cstheme="majorHAnsi"/>
              <w:sz w:val="16"/>
              <w:szCs w:val="16"/>
            </w:rPr>
            <w:id w:val="-1598327457"/>
            <w14:checkbox>
              <w14:checked w14:val="0"/>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344AE0E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189881537"/>
            <w14:checkbox>
              <w14:checked w14:val="1"/>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37A2E4F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81461529"/>
            <w14:checkbox>
              <w14:checked w14:val="0"/>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7F35E86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72677273"/>
            <w14:checkbox>
              <w14:checked w14:val="0"/>
              <w14:checkedState w14:val="2612" w14:font="MS Gothic"/>
              <w14:uncheckedState w14:val="2610" w14:font="MS Gothic"/>
            </w14:checkbox>
          </w:sdtPr>
          <w:sdtEndPr/>
          <w:sdtContent>
            <w:tc>
              <w:tcPr>
                <w:tcW w:w="383" w:type="pct"/>
                <w:tcMar/>
                <w:vAlign w:val="center"/>
              </w:tcPr>
              <w:p w:rsidRPr="00340CF4" w:rsidR="001E483A" w:rsidP="001E483A" w:rsidRDefault="001E483A" w14:paraId="5220FAF3"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69165712"/>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56482626"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598300512"/>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28EC72E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1037547"/>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12009509"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568070385"/>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3B622594"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961144841"/>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3F48782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729496582"/>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5A3664C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438989345"/>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73C4323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111392261"/>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48C7CD69"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1E483A" w:rsidTr="1B88AA6C" w14:paraId="0B476BD7" w14:textId="77777777">
        <w:trPr>
          <w:trHeight w:val="332"/>
          <w:del w:author="Vera Ruth Mitter" w:date="2022-11-25T13:37:45.101Z" w:id="636214492"/>
        </w:trPr>
        <w:tc>
          <w:tcPr>
            <w:tcW w:w="431" w:type="pct"/>
            <w:tcMar/>
            <w:vAlign w:val="center"/>
          </w:tcPr>
          <w:p w:rsidRPr="00340CF4" w:rsidR="001E483A" w:rsidP="001E483A" w:rsidRDefault="001E483A" w14:paraId="4DFF9ECE"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Germany</w:t>
            </w:r>
          </w:p>
        </w:tc>
        <w:sdt>
          <w:sdtPr>
            <w:rPr>
              <w:rFonts w:eastAsia="Calibri" w:asciiTheme="majorHAnsi" w:hAnsiTheme="majorHAnsi" w:cstheme="majorHAnsi"/>
              <w:sz w:val="16"/>
              <w:szCs w:val="16"/>
            </w:rPr>
            <w:id w:val="247086509"/>
            <w14:checkbox>
              <w14:checked w14:val="0"/>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627C123C"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089119674"/>
            <w14:checkbox>
              <w14:checked w14:val="1"/>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4CD479F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784384364"/>
            <w14:checkbox>
              <w14:checked w14:val="0"/>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0E58B1DC"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074571098"/>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7BABFB5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136995226"/>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0FD54DB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64585026"/>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051204C6"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747107236"/>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1F4DDD6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93321454"/>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09325D4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96146475"/>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6C3054FC"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83251624"/>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1539479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774088698"/>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517CA2C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17954638"/>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357CAEB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1E483A" w:rsidTr="1B88AA6C" w14:paraId="42C37A73" w14:textId="77777777">
        <w:trPr>
          <w:trHeight w:val="294"/>
        </w:trPr>
        <w:tc>
          <w:tcPr>
            <w:tcW w:w="431" w:type="pct"/>
            <w:tcMar/>
            <w:vAlign w:val="center"/>
          </w:tcPr>
          <w:p w:rsidRPr="00340CF4" w:rsidR="001E483A" w:rsidP="001E483A" w:rsidRDefault="001E483A" w14:paraId="4E00C3E9"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Italy (Emilia Romagna)</w:t>
            </w:r>
          </w:p>
        </w:tc>
        <w:sdt>
          <w:sdtPr>
            <w:rPr>
              <w:rFonts w:eastAsia="Calibri" w:asciiTheme="majorHAnsi" w:hAnsiTheme="majorHAnsi" w:cstheme="majorHAnsi"/>
              <w:sz w:val="16"/>
              <w:szCs w:val="16"/>
            </w:rPr>
            <w:id w:val="-678807230"/>
            <w14:checkbox>
              <w14:checked w14:val="0"/>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0E68B35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27168318"/>
            <w14:checkbox>
              <w14:checked w14:val="1"/>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61B3CC9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54012089"/>
            <w14:checkbox>
              <w14:checked w14:val="0"/>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49BCB67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680595038"/>
            <w14:checkbox>
              <w14:checked w14:val="0"/>
              <w14:checkedState w14:val="2612" w14:font="MS Gothic"/>
              <w14:uncheckedState w14:val="2610" w14:font="MS Gothic"/>
            </w14:checkbox>
          </w:sdtPr>
          <w:sdtEndPr/>
          <w:sdtContent>
            <w:tc>
              <w:tcPr>
                <w:tcW w:w="383" w:type="pct"/>
                <w:tcMar/>
                <w:vAlign w:val="center"/>
              </w:tcPr>
              <w:p w:rsidRPr="00340CF4" w:rsidR="001E483A" w:rsidP="001E483A" w:rsidRDefault="001E483A" w14:paraId="67B0C58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168527280"/>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0395AA4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07597847"/>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1FB2130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015308690"/>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0D91A87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64746765"/>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27F9002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639657336"/>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1686A11F"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064217507"/>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45DFDF67"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529161"/>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388A54A6"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028165182"/>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2DDE432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1E483A" w:rsidTr="1B88AA6C" w14:paraId="4EC67AFA" w14:textId="77777777">
        <w:trPr>
          <w:trHeight w:val="342"/>
          <w:del w:author="Vera Ruth Mitter" w:date="2022-11-25T13:37:51.417Z" w:id="234697139"/>
        </w:trPr>
        <w:tc>
          <w:tcPr>
            <w:tcW w:w="431" w:type="pct"/>
            <w:tcMar/>
            <w:vAlign w:val="center"/>
          </w:tcPr>
          <w:p w:rsidRPr="00340CF4" w:rsidR="001E483A" w:rsidP="001E483A" w:rsidRDefault="001E483A" w14:paraId="603D5F99"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Italy (Tuscany)</w:t>
            </w:r>
          </w:p>
        </w:tc>
        <w:sdt>
          <w:sdtPr>
            <w:rPr>
              <w:rFonts w:eastAsia="Calibri" w:asciiTheme="majorHAnsi" w:hAnsiTheme="majorHAnsi" w:cstheme="majorHAnsi"/>
              <w:sz w:val="16"/>
              <w:szCs w:val="16"/>
            </w:rPr>
            <w:id w:val="-1719273793"/>
            <w14:checkbox>
              <w14:checked w14:val="0"/>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2D8957E9"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356642847"/>
            <w14:checkbox>
              <w14:checked w14:val="1"/>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08FE4BA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789475580"/>
            <w14:checkbox>
              <w14:checked w14:val="0"/>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1EA82BFE"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586508956"/>
            <w14:checkbox>
              <w14:checked w14:val="0"/>
              <w14:checkedState w14:val="2612" w14:font="MS Gothic"/>
              <w14:uncheckedState w14:val="2610" w14:font="MS Gothic"/>
            </w14:checkbox>
          </w:sdtPr>
          <w:sdtEndPr/>
          <w:sdtContent>
            <w:tc>
              <w:tcPr>
                <w:tcW w:w="383" w:type="pct"/>
                <w:tcMar/>
                <w:vAlign w:val="center"/>
              </w:tcPr>
              <w:p w:rsidRPr="00340CF4" w:rsidR="001E483A" w:rsidP="001E483A" w:rsidRDefault="001E483A" w14:paraId="34AC743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8513864"/>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56F2F34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761178461"/>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416C3626"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571044571"/>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6F66289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31355589"/>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3D30326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017387747"/>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7D0B45F4"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940897704"/>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348790FC"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743363395"/>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4FD1EA63"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600174142"/>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4319C5CF"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1E483A" w:rsidTr="1B88AA6C" w14:paraId="608BBF7E" w14:textId="77777777">
        <w:trPr>
          <w:trHeight w:val="332"/>
        </w:trPr>
        <w:tc>
          <w:tcPr>
            <w:tcW w:w="431" w:type="pct"/>
            <w:tcMar/>
            <w:vAlign w:val="center"/>
          </w:tcPr>
          <w:p w:rsidRPr="00340CF4" w:rsidR="001E483A" w:rsidP="001E483A" w:rsidRDefault="001E483A" w14:paraId="2F68AE6D"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Norway</w:t>
            </w:r>
          </w:p>
        </w:tc>
        <w:sdt>
          <w:sdtPr>
            <w:rPr>
              <w:rFonts w:eastAsia="MS Gothic" w:asciiTheme="majorHAnsi" w:hAnsiTheme="majorHAnsi" w:cstheme="majorHAnsi"/>
              <w:sz w:val="16"/>
              <w:szCs w:val="16"/>
            </w:rPr>
            <w:id w:val="-902678912"/>
            <w14:checkbox>
              <w14:checked w14:val="1"/>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5DF84AC3" w14:textId="77777777">
                <w:pPr>
                  <w:tabs>
                    <w:tab w:val="left" w:pos="142"/>
                    <w:tab w:val="left" w:pos="709"/>
                  </w:tabs>
                  <w:jc w:val="center"/>
                  <w:rPr>
                    <w:rFonts w:eastAsia="MS Gothic"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1241440991"/>
            <w14:checkbox>
              <w14:checked w14:val="1"/>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1958F967" w14:textId="77777777">
                <w:pPr>
                  <w:tabs>
                    <w:tab w:val="left" w:pos="142"/>
                    <w:tab w:val="left" w:pos="709"/>
                  </w:tabs>
                  <w:jc w:val="center"/>
                  <w:rPr>
                    <w:rFonts w:eastAsia="MS Gothic"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601410342"/>
            <w14:checkbox>
              <w14:checked w14:val="1"/>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0564A0BD" w14:textId="77777777">
                <w:pPr>
                  <w:tabs>
                    <w:tab w:val="left" w:pos="142"/>
                    <w:tab w:val="left" w:pos="709"/>
                  </w:tabs>
                  <w:jc w:val="center"/>
                  <w:rPr>
                    <w:rFonts w:eastAsia="MS Gothic"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717054599"/>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00772E9B"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1481605851"/>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7743AFC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735856807"/>
            <w14:checkbox>
              <w14:checked w14:val="1"/>
              <w14:checkedState w14:val="2612" w14:font="MS Gothic"/>
              <w14:uncheckedState w14:val="2610" w14:font="MS Gothic"/>
            </w14:checkbox>
          </w:sdtPr>
          <w:sdtEndPr/>
          <w:sdtContent>
            <w:tc>
              <w:tcPr>
                <w:tcW w:w="430" w:type="pct"/>
                <w:tcMar/>
                <w:vAlign w:val="center"/>
              </w:tcPr>
              <w:p w:rsidRPr="00340CF4" w:rsidR="001E483A" w:rsidP="001E483A" w:rsidRDefault="001E483A" w14:paraId="7ABB12FF"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73026578"/>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75D4C4BB"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1484963120"/>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7E8C432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1360010963"/>
            <w14:checkbox>
              <w14:checked w14:val="1"/>
              <w14:checkedState w14:val="2612" w14:font="MS Gothic"/>
              <w14:uncheckedState w14:val="2610" w14:font="MS Gothic"/>
            </w14:checkbox>
          </w:sdtPr>
          <w:sdtEndPr/>
          <w:sdtContent>
            <w:tc>
              <w:tcPr>
                <w:tcW w:w="430" w:type="pct"/>
                <w:tcMar/>
                <w:vAlign w:val="center"/>
              </w:tcPr>
              <w:p w:rsidRPr="00340CF4" w:rsidR="001E483A" w:rsidP="001E483A" w:rsidRDefault="001E483A" w14:paraId="65F812F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42517487"/>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78FB8C2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950141806"/>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653D986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MS Gothic" w:asciiTheme="majorHAnsi" w:hAnsiTheme="majorHAnsi" w:cstheme="majorHAnsi"/>
              <w:sz w:val="16"/>
              <w:szCs w:val="16"/>
            </w:rPr>
            <w:id w:val="2139218806"/>
            <w14:checkbox>
              <w14:checked w14:val="1"/>
              <w14:checkedState w14:val="2612" w14:font="MS Gothic"/>
              <w14:uncheckedState w14:val="2610" w14:font="MS Gothic"/>
            </w14:checkbox>
          </w:sdtPr>
          <w:sdtEndPr/>
          <w:sdtContent>
            <w:tc>
              <w:tcPr>
                <w:tcW w:w="430" w:type="pct"/>
                <w:tcMar/>
                <w:vAlign w:val="center"/>
              </w:tcPr>
              <w:p w:rsidRPr="00340CF4" w:rsidR="001E483A" w:rsidP="001E483A" w:rsidRDefault="001E483A" w14:paraId="070B88CC"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1E483A" w:rsidTr="1B88AA6C" w14:paraId="46C970EF" w14:textId="77777777">
        <w:trPr>
          <w:trHeight w:val="619"/>
        </w:trPr>
        <w:tc>
          <w:tcPr>
            <w:tcW w:w="431" w:type="pct"/>
            <w:tcMar/>
            <w:vAlign w:val="center"/>
          </w:tcPr>
          <w:p w:rsidRPr="00340CF4" w:rsidR="001E483A" w:rsidP="001E483A" w:rsidRDefault="001E483A" w14:paraId="6C3E2641"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 xml:space="preserve">Spain </w:t>
            </w:r>
          </w:p>
          <w:p w:rsidRPr="00340CF4" w:rsidR="001E483A" w:rsidP="001E483A" w:rsidRDefault="001E483A" w14:paraId="274E7185"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(Valencian Region)</w:t>
            </w:r>
          </w:p>
        </w:tc>
        <w:sdt>
          <w:sdtPr>
            <w:rPr>
              <w:rFonts w:eastAsia="Calibri" w:asciiTheme="majorHAnsi" w:hAnsiTheme="majorHAnsi" w:cstheme="majorHAnsi"/>
              <w:sz w:val="16"/>
              <w:szCs w:val="16"/>
            </w:rPr>
            <w:id w:val="358707426"/>
            <w14:checkbox>
              <w14:checked w14:val="1"/>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0765AFFF"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563209646"/>
            <w14:checkbox>
              <w14:checked w14:val="1"/>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631D7159"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226998684"/>
            <w14:checkbox>
              <w14:checked w14:val="0"/>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7B924782"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901435520"/>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35CE40CF"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78649930"/>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4499255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837534646"/>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423A097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806506311"/>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47890C8A" w14:textId="77777777">
                <w:pPr>
                  <w:tabs>
                    <w:tab w:val="left" w:pos="142"/>
                    <w:tab w:val="left" w:pos="709"/>
                  </w:tabs>
                  <w:jc w:val="center"/>
                  <w:rPr>
                    <w:rFonts w:eastAsia="Calibri" w:asciiTheme="majorHAnsi" w:hAnsiTheme="majorHAnsi" w:cstheme="majorHAnsi"/>
                    <w:sz w:val="16"/>
                    <w:szCs w:val="16"/>
                  </w:rPr>
                </w:pPr>
                <w:r w:rsidRPr="00340CF4">
                  <w:rPr>
                    <w:rFonts w:hint="eastAsia" w:ascii="MS Gothic" w:hAnsi="MS Gothic" w:eastAsia="MS Gothic" w:cs="Segoe UI Symbol"/>
                    <w:sz w:val="16"/>
                    <w:szCs w:val="16"/>
                  </w:rPr>
                  <w:t>☒</w:t>
                </w:r>
              </w:p>
            </w:tc>
          </w:sdtContent>
        </w:sdt>
        <w:sdt>
          <w:sdtPr>
            <w:rPr>
              <w:rFonts w:eastAsia="Calibri" w:asciiTheme="majorHAnsi" w:hAnsiTheme="majorHAnsi" w:cstheme="majorHAnsi"/>
              <w:sz w:val="16"/>
              <w:szCs w:val="16"/>
            </w:rPr>
            <w:id w:val="122582317"/>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6FB2F7D3"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891117652"/>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3FDA56DC"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152528598"/>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3642FD7B"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883937211"/>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43031D11"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4507867"/>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697EF6A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r w:rsidRPr="00340CF4" w:rsidR="001E483A" w:rsidTr="1B88AA6C" w14:paraId="0624A51C" w14:textId="77777777">
        <w:trPr>
          <w:trHeight w:val="332"/>
        </w:trPr>
        <w:tc>
          <w:tcPr>
            <w:tcW w:w="431" w:type="pct"/>
            <w:tcMar/>
            <w:vAlign w:val="center"/>
          </w:tcPr>
          <w:p w:rsidRPr="00340CF4" w:rsidR="001E483A" w:rsidP="001E483A" w:rsidRDefault="001E483A" w14:paraId="38FE5BDD" w14:textId="77777777">
            <w:pPr>
              <w:tabs>
                <w:tab w:val="left" w:pos="142"/>
                <w:tab w:val="left" w:pos="709"/>
              </w:tabs>
              <w:rPr>
                <w:rFonts w:eastAsia="Calibri" w:asciiTheme="majorHAnsi" w:hAnsiTheme="majorHAnsi" w:cstheme="majorHAnsi"/>
                <w:sz w:val="16"/>
                <w:szCs w:val="16"/>
              </w:rPr>
            </w:pPr>
            <w:r w:rsidRPr="00340CF4">
              <w:rPr>
                <w:rFonts w:eastAsia="Calibri" w:asciiTheme="majorHAnsi" w:hAnsiTheme="majorHAnsi" w:cstheme="majorHAnsi"/>
                <w:sz w:val="16"/>
                <w:szCs w:val="16"/>
              </w:rPr>
              <w:t>UK (Wales)</w:t>
            </w:r>
          </w:p>
        </w:tc>
        <w:sdt>
          <w:sdtPr>
            <w:rPr>
              <w:rFonts w:eastAsia="Calibri" w:asciiTheme="majorHAnsi" w:hAnsiTheme="majorHAnsi" w:cstheme="majorHAnsi"/>
              <w:sz w:val="16"/>
              <w:szCs w:val="16"/>
            </w:rPr>
            <w:id w:val="1211224805"/>
            <w14:checkbox>
              <w14:checked w14:val="1"/>
              <w14:checkedState w14:val="2612" w14:font="MS Gothic"/>
              <w14:uncheckedState w14:val="2610" w14:font="MS Gothic"/>
            </w14:checkbox>
          </w:sdtPr>
          <w:sdtEndPr/>
          <w:sdtContent>
            <w:tc>
              <w:tcPr>
                <w:tcW w:w="383" w:type="pct"/>
                <w:shd w:val="clear" w:color="auto" w:fill="auto"/>
                <w:tcMar/>
                <w:vAlign w:val="center"/>
              </w:tcPr>
              <w:p w:rsidRPr="00340CF4" w:rsidR="001E483A" w:rsidP="001E483A" w:rsidRDefault="001E483A" w14:paraId="1116FB5D"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611934092"/>
            <w14:checkbox>
              <w14:checked w14:val="1"/>
              <w14:checkedState w14:val="2612" w14:font="MS Gothic"/>
              <w14:uncheckedState w14:val="2610" w14:font="MS Gothic"/>
            </w14:checkbox>
          </w:sdtPr>
          <w:sdtEndPr/>
          <w:sdtContent>
            <w:tc>
              <w:tcPr>
                <w:tcW w:w="329" w:type="pct"/>
                <w:shd w:val="clear" w:color="auto" w:fill="auto"/>
                <w:tcMar/>
                <w:vAlign w:val="center"/>
              </w:tcPr>
              <w:p w:rsidRPr="00340CF4" w:rsidR="001E483A" w:rsidP="001E483A" w:rsidRDefault="001E483A" w14:paraId="39B5DC9A"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507334062"/>
            <w14:checkbox>
              <w14:checked w14:val="0"/>
              <w14:checkedState w14:val="2612" w14:font="MS Gothic"/>
              <w14:uncheckedState w14:val="2610" w14:font="MS Gothic"/>
            </w14:checkbox>
          </w:sdtPr>
          <w:sdtEndPr/>
          <w:sdtContent>
            <w:tc>
              <w:tcPr>
                <w:tcW w:w="430" w:type="pct"/>
                <w:shd w:val="clear" w:color="auto" w:fill="auto"/>
                <w:tcMar/>
                <w:vAlign w:val="center"/>
              </w:tcPr>
              <w:p w:rsidRPr="00340CF4" w:rsidR="001E483A" w:rsidP="001E483A" w:rsidRDefault="001E483A" w14:paraId="10DCD42B"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410398590"/>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02C42F65"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364060106"/>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3B5AEAE4"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534726621"/>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29F20553"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217865626"/>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44C2F920"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415156900"/>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06DC0E6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867980724"/>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43214DB9"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1307352687"/>
            <w14:checkbox>
              <w14:checked w14:val="1"/>
              <w14:checkedState w14:val="2612" w14:font="MS Gothic"/>
              <w14:uncheckedState w14:val="2610" w14:font="MS Gothic"/>
            </w14:checkbox>
          </w:sdtPr>
          <w:sdtEndPr/>
          <w:sdtContent>
            <w:tc>
              <w:tcPr>
                <w:tcW w:w="383" w:type="pct"/>
                <w:tcMar/>
                <w:vAlign w:val="center"/>
              </w:tcPr>
              <w:p w:rsidRPr="00340CF4" w:rsidR="001E483A" w:rsidP="001E483A" w:rsidRDefault="001E483A" w14:paraId="6FAF96E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85231349"/>
            <w14:checkbox>
              <w14:checked w14:val="1"/>
              <w14:checkedState w14:val="2612" w14:font="MS Gothic"/>
              <w14:uncheckedState w14:val="2610" w14:font="MS Gothic"/>
            </w14:checkbox>
          </w:sdtPr>
          <w:sdtEndPr/>
          <w:sdtContent>
            <w:tc>
              <w:tcPr>
                <w:tcW w:w="329" w:type="pct"/>
                <w:tcMar/>
                <w:vAlign w:val="center"/>
              </w:tcPr>
              <w:p w:rsidRPr="00340CF4" w:rsidR="001E483A" w:rsidP="001E483A" w:rsidRDefault="001E483A" w14:paraId="3E3D4748"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sdt>
          <w:sdtPr>
            <w:rPr>
              <w:rFonts w:eastAsia="Calibri" w:asciiTheme="majorHAnsi" w:hAnsiTheme="majorHAnsi" w:cstheme="majorHAnsi"/>
              <w:sz w:val="16"/>
              <w:szCs w:val="16"/>
            </w:rPr>
            <w:id w:val="-727376759"/>
            <w14:checkbox>
              <w14:checked w14:val="0"/>
              <w14:checkedState w14:val="2612" w14:font="MS Gothic"/>
              <w14:uncheckedState w14:val="2610" w14:font="MS Gothic"/>
            </w14:checkbox>
          </w:sdtPr>
          <w:sdtEndPr/>
          <w:sdtContent>
            <w:tc>
              <w:tcPr>
                <w:tcW w:w="430" w:type="pct"/>
                <w:tcMar/>
                <w:vAlign w:val="center"/>
              </w:tcPr>
              <w:p w:rsidRPr="00340CF4" w:rsidR="001E483A" w:rsidP="001E483A" w:rsidRDefault="001E483A" w14:paraId="4FE45884" w14:textId="77777777">
                <w:pPr>
                  <w:tabs>
                    <w:tab w:val="left" w:pos="142"/>
                    <w:tab w:val="left" w:pos="709"/>
                  </w:tabs>
                  <w:jc w:val="center"/>
                  <w:rPr>
                    <w:rFonts w:eastAsia="Calibri" w:asciiTheme="majorHAnsi" w:hAnsiTheme="majorHAnsi" w:cstheme="majorHAnsi"/>
                    <w:sz w:val="16"/>
                    <w:szCs w:val="16"/>
                  </w:rPr>
                </w:pPr>
                <w:r w:rsidRPr="00340CF4">
                  <w:rPr>
                    <w:rFonts w:ascii="Segoe UI Symbol" w:hAnsi="Segoe UI Symbol" w:eastAsia="MS Gothic" w:cs="Segoe UI Symbol"/>
                    <w:sz w:val="16"/>
                    <w:szCs w:val="16"/>
                  </w:rPr>
                  <w:t>☐</w:t>
                </w:r>
              </w:p>
            </w:tc>
          </w:sdtContent>
        </w:sdt>
      </w:tr>
    </w:tbl>
    <w:p w:rsidRPr="00340CF4" w:rsidR="001E483A" w:rsidP="0086570D" w:rsidRDefault="001E483A" w14:paraId="0861B817" w14:textId="77777777">
      <w:pPr>
        <w:tabs>
          <w:tab w:val="left" w:pos="142"/>
        </w:tabs>
        <w:spacing w:line="276" w:lineRule="auto"/>
        <w:jc w:val="both"/>
        <w:rPr>
          <w:rFonts w:cstheme="minorHAnsi"/>
          <w:sz w:val="24"/>
          <w:szCs w:val="24"/>
        </w:rPr>
      </w:pPr>
    </w:p>
    <w:p w:rsidRPr="00B91188" w:rsidR="00EA04D7" w:rsidP="1B88AA6C" w:rsidRDefault="004A14FE" w14:paraId="647A154D" w14:textId="46C07556">
      <w:pPr>
        <w:tabs>
          <w:tab w:val="left" w:pos="142"/>
        </w:tabs>
        <w:spacing w:line="276" w:lineRule="auto"/>
        <w:jc w:val="both"/>
        <w:rPr>
          <w:rFonts w:cs="Calibri" w:cstheme="minorAscii"/>
          <w:sz w:val="24"/>
          <w:szCs w:val="24"/>
        </w:rPr>
      </w:pPr>
      <w:r w:rsidRPr="1B88AA6C" w:rsidR="004A14FE">
        <w:rPr>
          <w:rFonts w:cs="Calibri" w:cstheme="minorAscii"/>
          <w:sz w:val="24"/>
          <w:szCs w:val="24"/>
        </w:rPr>
        <w:t xml:space="preserve">The study period is </w:t>
      </w:r>
      <w:commentRangeStart w:id="1994606174"/>
      <w:r w:rsidRPr="1B88AA6C" w:rsidR="004A14FE">
        <w:rPr>
          <w:rFonts w:cs="Calibri" w:cstheme="minorAscii"/>
          <w:sz w:val="24"/>
          <w:szCs w:val="24"/>
        </w:rPr>
        <w:t>01.01.2008 – 31.12.2019</w:t>
      </w:r>
      <w:commentRangeEnd w:id="1994606174"/>
      <w:r>
        <w:rPr>
          <w:rStyle w:val="CommentReference"/>
        </w:rPr>
        <w:commentReference w:id="1994606174"/>
      </w:r>
      <w:r w:rsidRPr="1B88AA6C" w:rsidR="004A14FE">
        <w:rPr>
          <w:rFonts w:cs="Calibri" w:cstheme="minorAscii"/>
          <w:sz w:val="24"/>
          <w:szCs w:val="24"/>
        </w:rPr>
        <w:t>, except for Spa</w:t>
      </w:r>
      <w:r w:rsidRPr="1B88AA6C" w:rsidR="00D265E0">
        <w:rPr>
          <w:rFonts w:cs="Calibri" w:cstheme="minorAscii"/>
          <w:sz w:val="24"/>
          <w:szCs w:val="24"/>
        </w:rPr>
        <w:t>i</w:t>
      </w:r>
      <w:r w:rsidRPr="1B88AA6C" w:rsidR="004A14FE">
        <w:rPr>
          <w:rFonts w:cs="Calibri" w:cstheme="minorAscii"/>
          <w:sz w:val="24"/>
          <w:szCs w:val="24"/>
        </w:rPr>
        <w:t>n</w:t>
      </w:r>
      <w:r w:rsidRPr="1B88AA6C" w:rsidR="00D265E0">
        <w:rPr>
          <w:rFonts w:cs="Calibri" w:cstheme="minorAscii"/>
          <w:sz w:val="24"/>
          <w:szCs w:val="24"/>
        </w:rPr>
        <w:t>, Finland, UK</w:t>
      </w:r>
      <w:r w:rsidRPr="1B88AA6C" w:rsidR="00C44E86">
        <w:rPr>
          <w:rFonts w:cs="Calibri" w:cstheme="minorAscii"/>
          <w:sz w:val="24"/>
          <w:szCs w:val="24"/>
        </w:rPr>
        <w:t xml:space="preserve">, </w:t>
      </w:r>
      <w:del w:author="Vera Ruth Mitter" w:date="2022-11-25T13:37:58.518Z" w:id="280193562">
        <w:r w:rsidRPr="1B88AA6C" w:rsidDel="00C44E86">
          <w:rPr>
            <w:rFonts w:cs="Calibri" w:cstheme="minorAscii"/>
            <w:sz w:val="24"/>
            <w:szCs w:val="24"/>
          </w:rPr>
          <w:delText>Germany</w:delText>
        </w:r>
      </w:del>
      <w:r w:rsidRPr="1B88AA6C" w:rsidR="004A14FE">
        <w:rPr>
          <w:rFonts w:cs="Calibri" w:cstheme="minorAscii"/>
          <w:sz w:val="24"/>
          <w:szCs w:val="24"/>
        </w:rPr>
        <w:t xml:space="preserve"> and </w:t>
      </w:r>
      <w:del w:author="Vera Ruth Mitter" w:date="2022-11-25T13:38:53.107Z" w:id="290170921">
        <w:r w:rsidRPr="1B88AA6C" w:rsidDel="004A14FE">
          <w:rPr>
            <w:rFonts w:cs="Calibri" w:cstheme="minorAscii"/>
            <w:sz w:val="24"/>
            <w:szCs w:val="24"/>
          </w:rPr>
          <w:delText>France (SNDS)</w:delText>
        </w:r>
      </w:del>
      <w:r w:rsidRPr="1B88AA6C" w:rsidR="004A14FE">
        <w:rPr>
          <w:rFonts w:cs="Calibri" w:cstheme="minorAscii"/>
          <w:sz w:val="24"/>
          <w:szCs w:val="24"/>
        </w:rPr>
        <w:t xml:space="preserve">, as shown in Table 1. </w:t>
      </w:r>
      <w:r w:rsidRPr="1B88AA6C" w:rsidR="00CF2F87">
        <w:rPr>
          <w:sz w:val="24"/>
          <w:szCs w:val="24"/>
        </w:rPr>
        <w:t xml:space="preserve">These dates have been set using the ultimate criterion for the look-back </w:t>
      </w:r>
      <w:r w:rsidRPr="1B88AA6C" w:rsidR="00CF2F87">
        <w:rPr>
          <w:sz w:val="24"/>
          <w:szCs w:val="24"/>
        </w:rPr>
        <w:t>time period</w:t>
      </w:r>
      <w:r w:rsidRPr="1B88AA6C" w:rsidR="00CF2F87">
        <w:rPr>
          <w:sz w:val="24"/>
          <w:szCs w:val="24"/>
        </w:rPr>
        <w:t xml:space="preserve"> of 12 months prior to LMP (when not available, 3 months prior to LMP depending on data source)</w:t>
      </w:r>
      <w:r w:rsidRPr="1B88AA6C" w:rsidR="005D23E1">
        <w:rPr>
          <w:sz w:val="24"/>
          <w:szCs w:val="24"/>
        </w:rPr>
        <w:t xml:space="preserve">. To ensure adequate follow-up of pregnancies with LMP at the end of the study period (i.e., in the year 2019), the </w:t>
      </w:r>
      <w:r w:rsidRPr="1B88AA6C" w:rsidR="000F346B">
        <w:rPr>
          <w:sz w:val="24"/>
          <w:szCs w:val="24"/>
        </w:rPr>
        <w:t xml:space="preserve">latest </w:t>
      </w:r>
      <w:r w:rsidRPr="1B88AA6C" w:rsidR="005D23E1">
        <w:rPr>
          <w:sz w:val="24"/>
          <w:szCs w:val="24"/>
        </w:rPr>
        <w:t xml:space="preserve">LMP date </w:t>
      </w:r>
      <w:r w:rsidRPr="1B88AA6C" w:rsidR="000F346B">
        <w:rPr>
          <w:sz w:val="24"/>
          <w:szCs w:val="24"/>
        </w:rPr>
        <w:t xml:space="preserve">is </w:t>
      </w:r>
      <w:commentRangeStart w:id="320418319"/>
      <w:r w:rsidRPr="1B88AA6C" w:rsidR="000F346B">
        <w:rPr>
          <w:sz w:val="24"/>
          <w:szCs w:val="24"/>
        </w:rPr>
        <w:t>set to March 1</w:t>
      </w:r>
      <w:r w:rsidRPr="1B88AA6C" w:rsidR="000F346B">
        <w:rPr>
          <w:sz w:val="24"/>
          <w:szCs w:val="24"/>
          <w:vertAlign w:val="superscript"/>
        </w:rPr>
        <w:t>st</w:t>
      </w:r>
      <w:commentRangeEnd w:id="320418319"/>
      <w:r>
        <w:rPr>
          <w:rStyle w:val="CommentReference"/>
        </w:rPr>
        <w:commentReference w:id="320418319"/>
      </w:r>
      <w:r w:rsidRPr="1B88AA6C" w:rsidR="000F346B">
        <w:rPr>
          <w:sz w:val="24"/>
          <w:szCs w:val="24"/>
        </w:rPr>
        <w:t xml:space="preserve"> (year varying by data source, see Table 1) for all data sources, irrespective of pregnancy outcome (live or non-live birth)</w:t>
      </w:r>
      <w:r w:rsidRPr="1B88AA6C" w:rsidR="005D23E1">
        <w:rPr>
          <w:sz w:val="24"/>
          <w:szCs w:val="24"/>
        </w:rPr>
        <w:t xml:space="preserve">. </w:t>
      </w:r>
    </w:p>
    <w:p w:rsidRPr="00B91188" w:rsidR="00EA04D7" w:rsidP="0086570D" w:rsidRDefault="00EA04D7" w14:paraId="2992AF4C" w14:textId="77777777">
      <w:pPr>
        <w:tabs>
          <w:tab w:val="left" w:pos="142"/>
        </w:tabs>
        <w:spacing w:line="276" w:lineRule="auto"/>
        <w:jc w:val="both"/>
        <w:rPr>
          <w:rFonts w:cstheme="minorHAnsi"/>
          <w:sz w:val="24"/>
          <w:szCs w:val="24"/>
        </w:rPr>
      </w:pPr>
    </w:p>
    <w:p w:rsidRPr="00B91188" w:rsidR="000F346B" w:rsidP="1B88AA6C" w:rsidRDefault="000F346B" w14:paraId="49A7BE55" w14:textId="0C33E2D2">
      <w:pPr>
        <w:tabs>
          <w:tab w:val="left" w:pos="142"/>
        </w:tabs>
        <w:spacing w:line="276" w:lineRule="auto"/>
        <w:jc w:val="both"/>
        <w:rPr>
          <w:rFonts w:cs="Calibri" w:cstheme="minorAscii"/>
          <w:sz w:val="24"/>
          <w:szCs w:val="24"/>
        </w:rPr>
      </w:pPr>
      <w:r w:rsidRPr="1B88AA6C" w:rsidR="000F346B">
        <w:rPr>
          <w:rFonts w:cs="Calibri" w:cstheme="minorAscii"/>
          <w:sz w:val="24"/>
          <w:szCs w:val="24"/>
        </w:rPr>
        <w:t xml:space="preserve">The </w:t>
      </w:r>
      <w:r w:rsidRPr="1B88AA6C" w:rsidR="001E483A">
        <w:rPr>
          <w:rFonts w:cs="Calibri" w:cstheme="minorAscii"/>
          <w:sz w:val="24"/>
          <w:szCs w:val="24"/>
        </w:rPr>
        <w:t xml:space="preserve">dates </w:t>
      </w:r>
      <w:r w:rsidRPr="1B88AA6C" w:rsidR="000F346B">
        <w:rPr>
          <w:rFonts w:cs="Calibri" w:cstheme="minorAscii"/>
          <w:sz w:val="24"/>
          <w:szCs w:val="24"/>
        </w:rPr>
        <w:t xml:space="preserve">of the study period </w:t>
      </w:r>
      <w:r w:rsidRPr="1B88AA6C" w:rsidR="001E483A">
        <w:rPr>
          <w:rFonts w:cs="Calibri" w:cstheme="minorAscii"/>
          <w:sz w:val="24"/>
          <w:szCs w:val="24"/>
        </w:rPr>
        <w:t>vary according to databases</w:t>
      </w:r>
      <w:r w:rsidRPr="1B88AA6C" w:rsidR="000F346B">
        <w:rPr>
          <w:rFonts w:cs="Calibri" w:cstheme="minorAscii"/>
          <w:sz w:val="24"/>
          <w:szCs w:val="24"/>
        </w:rPr>
        <w:t>, as shown in Table 1</w:t>
      </w:r>
      <w:r w:rsidRPr="1B88AA6C" w:rsidR="001E483A">
        <w:rPr>
          <w:rFonts w:cs="Calibri" w:cstheme="minorAscii"/>
          <w:sz w:val="24"/>
          <w:szCs w:val="24"/>
        </w:rPr>
        <w:t xml:space="preserve">; to ease the SAP, we use hereafter the dates 01.01.2008 – 31.12.2019 for the study period, and the dates from 01.01.2009 to </w:t>
      </w:r>
      <w:r w:rsidRPr="1B88AA6C" w:rsidR="000F346B">
        <w:rPr>
          <w:rFonts w:cs="Calibri" w:cstheme="minorAscii"/>
          <w:sz w:val="24"/>
          <w:szCs w:val="24"/>
        </w:rPr>
        <w:t>0</w:t>
      </w:r>
      <w:r w:rsidRPr="1B88AA6C" w:rsidR="001E483A">
        <w:rPr>
          <w:rFonts w:cs="Calibri" w:cstheme="minorAscii"/>
          <w:sz w:val="24"/>
          <w:szCs w:val="24"/>
        </w:rPr>
        <w:t>1.0</w:t>
      </w:r>
      <w:r w:rsidRPr="1B88AA6C" w:rsidR="000F346B">
        <w:rPr>
          <w:rFonts w:cs="Calibri" w:cstheme="minorAscii"/>
          <w:sz w:val="24"/>
          <w:szCs w:val="24"/>
        </w:rPr>
        <w:t>3</w:t>
      </w:r>
      <w:r w:rsidRPr="1B88AA6C" w:rsidR="001E483A">
        <w:rPr>
          <w:rFonts w:cs="Calibri" w:cstheme="minorAscii"/>
          <w:sz w:val="24"/>
          <w:szCs w:val="24"/>
        </w:rPr>
        <w:t xml:space="preserve">.2019 for the pregnancy period. The years of these dates change in specific databases, </w:t>
      </w:r>
      <w:proofErr w:type="gramStart"/>
      <w:r w:rsidRPr="1B88AA6C" w:rsidR="001E483A">
        <w:rPr>
          <w:rFonts w:cs="Calibri" w:cstheme="minorAscii"/>
          <w:sz w:val="24"/>
          <w:szCs w:val="24"/>
        </w:rPr>
        <w:t>i.e.</w:t>
      </w:r>
      <w:proofErr w:type="gramEnd"/>
      <w:r w:rsidRPr="1B88AA6C" w:rsidR="001E483A">
        <w:rPr>
          <w:rFonts w:cs="Calibri" w:cstheme="minorAscii"/>
          <w:sz w:val="24"/>
          <w:szCs w:val="24"/>
        </w:rPr>
        <w:t xml:space="preserve"> Finland, Spain, </w:t>
      </w:r>
      <w:del w:author="Vera Ruth Mitter" w:date="2022-11-25T13:40:01.727Z" w:id="272052424">
        <w:r w:rsidRPr="1B88AA6C" w:rsidDel="001E483A">
          <w:rPr>
            <w:rFonts w:cs="Calibri" w:cstheme="minorAscii"/>
            <w:sz w:val="24"/>
            <w:szCs w:val="24"/>
          </w:rPr>
          <w:delText>Germany</w:delText>
        </w:r>
      </w:del>
      <w:ins w:author="Vera Ruth Mitter" w:date="2022-11-25T13:40:14.501Z" w:id="199629718">
        <w:r w:rsidRPr="1B88AA6C" w:rsidR="02EC1570">
          <w:rPr>
            <w:rFonts w:cs="Calibri" w:cstheme="minorAscii"/>
            <w:sz w:val="24"/>
            <w:szCs w:val="24"/>
          </w:rPr>
          <w:t xml:space="preserve">and </w:t>
        </w:r>
      </w:ins>
      <w:r w:rsidRPr="1B88AA6C" w:rsidR="001E483A">
        <w:rPr>
          <w:rFonts w:cs="Calibri" w:cstheme="minorAscii"/>
          <w:sz w:val="24"/>
          <w:szCs w:val="24"/>
        </w:rPr>
        <w:t xml:space="preserve">, UK </w:t>
      </w:r>
      <w:del w:author="Vera Ruth Mitter" w:date="2022-11-25T13:40:11.156Z" w:id="784051702">
        <w:r w:rsidRPr="1B88AA6C" w:rsidDel="001E483A">
          <w:rPr>
            <w:rFonts w:cs="Calibri" w:cstheme="minorAscii"/>
            <w:sz w:val="24"/>
            <w:szCs w:val="24"/>
          </w:rPr>
          <w:delText>and France (SNDS)</w:delText>
        </w:r>
      </w:del>
      <w:r w:rsidRPr="1B88AA6C" w:rsidR="001E483A">
        <w:rPr>
          <w:rFonts w:cs="Calibri" w:cstheme="minorAscii"/>
          <w:sz w:val="24"/>
          <w:szCs w:val="24"/>
        </w:rPr>
        <w:t xml:space="preserve">. </w:t>
      </w:r>
    </w:p>
    <w:p w:rsidRPr="00B91188" w:rsidR="000F346B" w:rsidP="0086570D" w:rsidRDefault="000F346B" w14:paraId="77F804FE" w14:textId="77777777">
      <w:pPr>
        <w:tabs>
          <w:tab w:val="left" w:pos="142"/>
        </w:tabs>
        <w:spacing w:line="276" w:lineRule="auto"/>
        <w:jc w:val="both"/>
        <w:rPr>
          <w:rFonts w:cstheme="minorHAnsi"/>
          <w:sz w:val="24"/>
          <w:szCs w:val="24"/>
        </w:rPr>
      </w:pPr>
    </w:p>
    <w:p w:rsidRPr="00B91188" w:rsidR="004A14FE" w:rsidP="0086570D" w:rsidRDefault="004A14FE" w14:paraId="4BF2CAA5" w14:textId="62AF3E5B">
      <w:pPr>
        <w:tabs>
          <w:tab w:val="left" w:pos="142"/>
        </w:tabs>
        <w:spacing w:line="276" w:lineRule="auto"/>
        <w:jc w:val="both"/>
        <w:rPr>
          <w:sz w:val="24"/>
        </w:rPr>
      </w:pPr>
      <w:r w:rsidRPr="00B91188">
        <w:rPr>
          <w:sz w:val="24"/>
        </w:rPr>
        <w:t xml:space="preserve">Appendix 1 contains information about characteristics of databases, data collection setting, data domain, coding system, and data format. </w:t>
      </w:r>
      <w:r w:rsidRPr="00B91188" w:rsidR="001B6550">
        <w:rPr>
          <w:rFonts w:cstheme="minorHAnsi"/>
          <w:sz w:val="24"/>
          <w:szCs w:val="24"/>
        </w:rPr>
        <w:t>Pregnancy is the unit of analysis.</w:t>
      </w:r>
    </w:p>
    <w:p w:rsidRPr="00B91188" w:rsidR="004A14FE" w:rsidP="0086570D" w:rsidRDefault="004A14FE" w14:paraId="6478F0C6" w14:textId="47C03526">
      <w:pPr>
        <w:tabs>
          <w:tab w:val="left" w:pos="142"/>
        </w:tabs>
        <w:spacing w:line="276" w:lineRule="auto"/>
        <w:jc w:val="both"/>
        <w:rPr>
          <w:sz w:val="24"/>
        </w:rPr>
      </w:pPr>
    </w:p>
    <w:p w:rsidRPr="00340CF4" w:rsidR="00FB25E1" w:rsidP="0086570D" w:rsidRDefault="0086570D" w14:paraId="590368A4" w14:textId="14353E2D">
      <w:pPr>
        <w:tabs>
          <w:tab w:val="left" w:pos="142"/>
        </w:tabs>
        <w:spacing w:line="276" w:lineRule="auto"/>
        <w:jc w:val="both"/>
        <w:rPr>
          <w:rFonts w:cstheme="minorHAnsi"/>
          <w:sz w:val="24"/>
          <w:szCs w:val="24"/>
        </w:rPr>
      </w:pPr>
      <w:r w:rsidRPr="00B91188">
        <w:rPr>
          <w:rFonts w:cstheme="minorHAnsi"/>
          <w:sz w:val="24"/>
          <w:szCs w:val="24"/>
        </w:rPr>
        <w:t xml:space="preserve">We will use the same definition of the study population, inclusion and exclusion criteria as in DP4. </w:t>
      </w:r>
      <w:r w:rsidRPr="00B91188" w:rsidR="00266F7E">
        <w:rPr>
          <w:rFonts w:cstheme="minorHAnsi"/>
          <w:sz w:val="24"/>
          <w:szCs w:val="24"/>
        </w:rPr>
        <w:t>Th</w:t>
      </w:r>
      <w:r w:rsidRPr="00B91188" w:rsidR="00B95D50">
        <w:rPr>
          <w:rFonts w:cstheme="minorHAnsi"/>
          <w:sz w:val="24"/>
          <w:szCs w:val="24"/>
        </w:rPr>
        <w:t>ese are</w:t>
      </w:r>
      <w:r w:rsidRPr="00B91188" w:rsidR="00266F7E">
        <w:rPr>
          <w:rFonts w:cstheme="minorHAnsi"/>
          <w:sz w:val="24"/>
          <w:szCs w:val="24"/>
        </w:rPr>
        <w:t xml:space="preserve"> the following:</w:t>
      </w:r>
      <w:r w:rsidRPr="00340CF4" w:rsidR="00266F7E">
        <w:rPr>
          <w:rFonts w:cstheme="minorHAnsi"/>
          <w:sz w:val="24"/>
          <w:szCs w:val="24"/>
        </w:rPr>
        <w:t xml:space="preserve"> </w:t>
      </w:r>
    </w:p>
    <w:p w:rsidRPr="00340CF4" w:rsidR="0086570D" w:rsidP="00EA04D7" w:rsidRDefault="0086570D" w14:paraId="5275D0B0" w14:textId="19EDFA21">
      <w:pPr>
        <w:pStyle w:val="CommentText"/>
        <w:tabs>
          <w:tab w:val="left" w:pos="142"/>
        </w:tabs>
        <w:spacing w:before="240" w:line="276" w:lineRule="auto"/>
        <w:jc w:val="both"/>
        <w:rPr>
          <w:rFonts w:cstheme="minorHAnsi"/>
          <w:sz w:val="24"/>
          <w:szCs w:val="24"/>
        </w:rPr>
      </w:pPr>
      <w:bookmarkStart w:name="_Hlk68175161" w:id="19"/>
      <w:r w:rsidRPr="00340CF4">
        <w:rPr>
          <w:rFonts w:cstheme="minorHAnsi"/>
          <w:b/>
          <w:sz w:val="24"/>
          <w:szCs w:val="24"/>
        </w:rPr>
        <w:lastRenderedPageBreak/>
        <w:t>Inclusion criteria:</w:t>
      </w:r>
      <w:r w:rsidRPr="00340CF4">
        <w:rPr>
          <w:rFonts w:cstheme="minorHAnsi"/>
          <w:sz w:val="24"/>
          <w:szCs w:val="24"/>
        </w:rPr>
        <w:t xml:space="preserve"> </w:t>
      </w:r>
    </w:p>
    <w:p w:rsidRPr="00B91188" w:rsidR="00532F28" w:rsidP="00532F28" w:rsidRDefault="0086570D" w14:paraId="343DE86B" w14:textId="77777777">
      <w:pPr>
        <w:pStyle w:val="CommentText"/>
        <w:numPr>
          <w:ilvl w:val="0"/>
          <w:numId w:val="19"/>
        </w:numPr>
        <w:tabs>
          <w:tab w:val="left" w:pos="142"/>
        </w:tabs>
        <w:spacing w:line="276" w:lineRule="auto"/>
        <w:ind w:left="0" w:firstLine="0"/>
        <w:jc w:val="both"/>
        <w:rPr>
          <w:rFonts w:cstheme="minorHAnsi"/>
          <w:sz w:val="24"/>
          <w:szCs w:val="24"/>
        </w:rPr>
      </w:pPr>
      <w:r w:rsidRPr="00B91188">
        <w:rPr>
          <w:rFonts w:cstheme="minorHAnsi"/>
          <w:sz w:val="24"/>
          <w:szCs w:val="24"/>
        </w:rPr>
        <w:t xml:space="preserve">Pregnancies </w:t>
      </w:r>
      <w:r w:rsidRPr="00B91188" w:rsidR="00FB25E1">
        <w:rPr>
          <w:rFonts w:cstheme="minorHAnsi"/>
          <w:sz w:val="24"/>
          <w:szCs w:val="24"/>
        </w:rPr>
        <w:t xml:space="preserve">with LMP date </w:t>
      </w:r>
      <w:r w:rsidRPr="00B91188" w:rsidR="008D3722">
        <w:rPr>
          <w:rFonts w:cstheme="minorHAnsi"/>
          <w:sz w:val="24"/>
          <w:szCs w:val="24"/>
        </w:rPr>
        <w:t xml:space="preserve">between </w:t>
      </w:r>
      <w:r w:rsidRPr="00B91188" w:rsidR="00E814B6">
        <w:rPr>
          <w:rFonts w:cstheme="minorHAnsi"/>
          <w:sz w:val="24"/>
          <w:szCs w:val="24"/>
        </w:rPr>
        <w:t>01.0</w:t>
      </w:r>
      <w:r w:rsidRPr="00B91188" w:rsidR="005D23E1">
        <w:rPr>
          <w:rFonts w:cstheme="minorHAnsi"/>
          <w:sz w:val="24"/>
          <w:szCs w:val="24"/>
        </w:rPr>
        <w:t>1</w:t>
      </w:r>
      <w:r w:rsidRPr="00B91188" w:rsidR="00E814B6">
        <w:rPr>
          <w:rFonts w:cstheme="minorHAnsi"/>
          <w:sz w:val="24"/>
          <w:szCs w:val="24"/>
        </w:rPr>
        <w:t>.200</w:t>
      </w:r>
      <w:r w:rsidRPr="00B91188" w:rsidR="005D23E1">
        <w:rPr>
          <w:rFonts w:cstheme="minorHAnsi"/>
          <w:sz w:val="24"/>
          <w:szCs w:val="24"/>
        </w:rPr>
        <w:t>9</w:t>
      </w:r>
      <w:r w:rsidRPr="00B91188">
        <w:rPr>
          <w:rFonts w:cstheme="minorHAnsi"/>
          <w:sz w:val="24"/>
          <w:szCs w:val="24"/>
        </w:rPr>
        <w:t xml:space="preserve"> and </w:t>
      </w:r>
      <w:r w:rsidRPr="00B91188" w:rsidR="000F346B">
        <w:rPr>
          <w:rFonts w:cstheme="minorHAnsi"/>
          <w:sz w:val="24"/>
          <w:szCs w:val="24"/>
        </w:rPr>
        <w:t>01</w:t>
      </w:r>
      <w:r w:rsidRPr="00B91188">
        <w:rPr>
          <w:rFonts w:cstheme="minorHAnsi"/>
          <w:sz w:val="24"/>
          <w:szCs w:val="24"/>
        </w:rPr>
        <w:t>.</w:t>
      </w:r>
      <w:r w:rsidRPr="00B91188" w:rsidR="005D23E1">
        <w:rPr>
          <w:rFonts w:cstheme="minorHAnsi"/>
          <w:sz w:val="24"/>
          <w:szCs w:val="24"/>
        </w:rPr>
        <w:t>0</w:t>
      </w:r>
      <w:r w:rsidRPr="00B91188" w:rsidR="000F346B">
        <w:rPr>
          <w:rFonts w:cstheme="minorHAnsi"/>
          <w:sz w:val="24"/>
          <w:szCs w:val="24"/>
        </w:rPr>
        <w:t>3</w:t>
      </w:r>
      <w:r w:rsidRPr="00B91188">
        <w:rPr>
          <w:rFonts w:cstheme="minorHAnsi"/>
          <w:sz w:val="24"/>
          <w:szCs w:val="24"/>
        </w:rPr>
        <w:t>.2019</w:t>
      </w:r>
      <w:r w:rsidRPr="00B91188" w:rsidR="005D23E1">
        <w:rPr>
          <w:rFonts w:cstheme="minorHAnsi"/>
          <w:sz w:val="24"/>
          <w:szCs w:val="24"/>
        </w:rPr>
        <w:t xml:space="preserve"> *</w:t>
      </w:r>
      <w:r w:rsidRPr="00B91188" w:rsidR="007602F8">
        <w:rPr>
          <w:rFonts w:cstheme="minorHAnsi"/>
          <w:sz w:val="24"/>
          <w:szCs w:val="24"/>
        </w:rPr>
        <w:t xml:space="preserve"> will be included</w:t>
      </w:r>
      <w:r w:rsidRPr="00B91188" w:rsidR="005D23E1">
        <w:rPr>
          <w:rFonts w:cstheme="minorHAnsi"/>
          <w:sz w:val="24"/>
          <w:szCs w:val="24"/>
        </w:rPr>
        <w:t xml:space="preserve"> </w:t>
      </w:r>
    </w:p>
    <w:p w:rsidRPr="00532F28" w:rsidR="00532F28" w:rsidP="00532F28" w:rsidRDefault="00532F28" w14:paraId="7E10D889" w14:textId="40F9DFD3">
      <w:pPr>
        <w:tabs>
          <w:tab w:val="left" w:pos="142"/>
        </w:tabs>
        <w:spacing w:line="276" w:lineRule="auto"/>
        <w:jc w:val="both"/>
      </w:pPr>
      <w:r w:rsidRPr="00532F28">
        <w:t>*Except for specific databases, see Table 1 for specific first and last LMP dates.</w:t>
      </w:r>
    </w:p>
    <w:p w:rsidRPr="000F346B" w:rsidR="00B95D50" w:rsidP="00532F28" w:rsidRDefault="00FB25E1" w14:paraId="43104C0C" w14:textId="1391BF68">
      <w:pPr>
        <w:pStyle w:val="CommentText"/>
        <w:numPr>
          <w:ilvl w:val="0"/>
          <w:numId w:val="19"/>
        </w:numPr>
        <w:tabs>
          <w:tab w:val="left" w:pos="142"/>
        </w:tabs>
        <w:spacing w:line="276" w:lineRule="auto"/>
        <w:ind w:left="0" w:firstLine="0"/>
        <w:jc w:val="both"/>
        <w:rPr>
          <w:rFonts w:cstheme="minorHAnsi"/>
          <w:sz w:val="24"/>
          <w:szCs w:val="24"/>
        </w:rPr>
      </w:pPr>
      <w:r w:rsidRPr="000F346B">
        <w:rPr>
          <w:rFonts w:cstheme="minorHAnsi"/>
          <w:sz w:val="24"/>
          <w:szCs w:val="24"/>
        </w:rPr>
        <w:t>Data base c</w:t>
      </w:r>
      <w:r w:rsidRPr="000F346B" w:rsidR="0086570D">
        <w:rPr>
          <w:rFonts w:cstheme="minorHAnsi"/>
          <w:sz w:val="24"/>
          <w:szCs w:val="24"/>
        </w:rPr>
        <w:t xml:space="preserve">overage of both Rx and diagnostic codes </w:t>
      </w:r>
      <w:r w:rsidRPr="000F346B" w:rsidR="00B95D50">
        <w:rPr>
          <w:rFonts w:cstheme="minorHAnsi"/>
          <w:sz w:val="24"/>
          <w:szCs w:val="24"/>
        </w:rPr>
        <w:t>of</w:t>
      </w:r>
      <w:r w:rsidRPr="000F346B">
        <w:rPr>
          <w:rFonts w:cstheme="minorHAnsi"/>
          <w:sz w:val="24"/>
          <w:szCs w:val="24"/>
        </w:rPr>
        <w:t xml:space="preserve"> 12</w:t>
      </w:r>
      <w:r w:rsidRPr="000F346B" w:rsidR="0086570D">
        <w:rPr>
          <w:rFonts w:cstheme="minorHAnsi"/>
          <w:sz w:val="24"/>
          <w:szCs w:val="24"/>
        </w:rPr>
        <w:t xml:space="preserve"> months prior to pregnancy</w:t>
      </w:r>
      <w:r w:rsidRPr="000F346B" w:rsidR="00B95D50">
        <w:rPr>
          <w:rFonts w:cstheme="minorHAnsi"/>
          <w:sz w:val="24"/>
          <w:szCs w:val="24"/>
        </w:rPr>
        <w:t>, or at least 3 months if 12 are not available (depending on data source)</w:t>
      </w:r>
    </w:p>
    <w:p w:rsidRPr="00340CF4" w:rsidR="00B95D50" w:rsidP="00532F28" w:rsidRDefault="00B95D50" w14:paraId="7A4E53C8" w14:textId="00EEEAA6">
      <w:pPr>
        <w:pStyle w:val="CommentText"/>
        <w:numPr>
          <w:ilvl w:val="0"/>
          <w:numId w:val="19"/>
        </w:numPr>
        <w:tabs>
          <w:tab w:val="left" w:pos="142"/>
        </w:tabs>
        <w:spacing w:line="276" w:lineRule="auto"/>
        <w:ind w:left="0" w:firstLine="0"/>
        <w:jc w:val="both"/>
        <w:rPr>
          <w:rFonts w:cstheme="minorHAnsi"/>
          <w:sz w:val="24"/>
          <w:szCs w:val="24"/>
        </w:rPr>
      </w:pPr>
      <w:r w:rsidRPr="00340CF4">
        <w:rPr>
          <w:rFonts w:cstheme="minorHAnsi"/>
          <w:sz w:val="24"/>
          <w:szCs w:val="24"/>
        </w:rPr>
        <w:t xml:space="preserve">Known pregnancy outcome (live and non-live births) </w:t>
      </w:r>
    </w:p>
    <w:p w:rsidRPr="00340CF4" w:rsidR="0086570D" w:rsidP="00532F28" w:rsidRDefault="005D23E1" w14:paraId="335B2FB1" w14:textId="3F059711">
      <w:pPr>
        <w:pStyle w:val="CommentText"/>
        <w:numPr>
          <w:ilvl w:val="0"/>
          <w:numId w:val="19"/>
        </w:numPr>
        <w:tabs>
          <w:tab w:val="left" w:pos="142"/>
        </w:tabs>
        <w:spacing w:line="276" w:lineRule="auto"/>
        <w:ind w:left="0" w:firstLine="0"/>
        <w:jc w:val="both"/>
        <w:rPr>
          <w:rFonts w:cstheme="minorHAnsi"/>
          <w:sz w:val="24"/>
          <w:szCs w:val="24"/>
        </w:rPr>
      </w:pPr>
      <w:r w:rsidRPr="00340CF4">
        <w:rPr>
          <w:rFonts w:cstheme="minorHAnsi"/>
          <w:sz w:val="24"/>
          <w:szCs w:val="24"/>
        </w:rPr>
        <w:t>Age at pregnancy start between 15 and 49 years</w:t>
      </w:r>
    </w:p>
    <w:p w:rsidRPr="00340CF4" w:rsidR="005D23E1" w:rsidP="00FB25E1" w:rsidRDefault="005D23E1" w14:paraId="693FAEBC" w14:textId="77777777">
      <w:pPr>
        <w:tabs>
          <w:tab w:val="left" w:pos="142"/>
        </w:tabs>
        <w:spacing w:line="276" w:lineRule="auto"/>
        <w:jc w:val="both"/>
        <w:rPr>
          <w:rFonts w:cstheme="minorHAnsi"/>
          <w:sz w:val="24"/>
          <w:szCs w:val="24"/>
        </w:rPr>
      </w:pPr>
    </w:p>
    <w:p w:rsidRPr="00340CF4" w:rsidR="000C454B" w:rsidP="0086570D" w:rsidRDefault="0086570D" w14:paraId="4BE7AD24" w14:textId="1002FB71">
      <w:pPr>
        <w:tabs>
          <w:tab w:val="left" w:pos="142"/>
        </w:tabs>
        <w:spacing w:line="276" w:lineRule="auto"/>
        <w:jc w:val="both"/>
        <w:rPr>
          <w:rFonts w:cstheme="minorHAnsi"/>
          <w:b/>
          <w:sz w:val="24"/>
          <w:szCs w:val="24"/>
        </w:rPr>
      </w:pPr>
      <w:r w:rsidRPr="00340CF4">
        <w:rPr>
          <w:rFonts w:cstheme="minorHAnsi"/>
          <w:b/>
          <w:sz w:val="24"/>
          <w:szCs w:val="24"/>
        </w:rPr>
        <w:t xml:space="preserve">Exclusion criteria:  </w:t>
      </w:r>
    </w:p>
    <w:p w:rsidRPr="00340CF4" w:rsidR="004C02E1" w:rsidP="004C02E1" w:rsidRDefault="0086570D" w14:paraId="0E87116A" w14:textId="0A5ABF06">
      <w:pPr>
        <w:pStyle w:val="CommentText"/>
        <w:numPr>
          <w:ilvl w:val="0"/>
          <w:numId w:val="19"/>
        </w:numPr>
        <w:tabs>
          <w:tab w:val="left" w:pos="142"/>
        </w:tabs>
        <w:spacing w:line="276" w:lineRule="auto"/>
        <w:ind w:left="0" w:firstLine="0"/>
        <w:jc w:val="both"/>
        <w:rPr>
          <w:rFonts w:cstheme="minorHAnsi"/>
          <w:sz w:val="24"/>
          <w:szCs w:val="24"/>
        </w:rPr>
      </w:pPr>
      <w:r w:rsidRPr="00340CF4">
        <w:rPr>
          <w:rFonts w:cstheme="minorHAnsi"/>
          <w:sz w:val="24"/>
          <w:szCs w:val="24"/>
        </w:rPr>
        <w:t>According to the results of the ConcePTION Data characterization task (7.6/7.7), we will exclude participants with missing or unrealistic information on pregnancy status, gestational age, date of the last menstrual period, and/or date of pregnancy end</w:t>
      </w:r>
      <w:r w:rsidRPr="00340CF4" w:rsidR="006D2466">
        <w:rPr>
          <w:rFonts w:cstheme="minorHAnsi"/>
          <w:sz w:val="24"/>
          <w:szCs w:val="24"/>
        </w:rPr>
        <w:t xml:space="preserve">/delivery.  </w:t>
      </w:r>
    </w:p>
    <w:p w:rsidRPr="00340CF4" w:rsidR="004C02E1" w:rsidP="1B88AA6C" w:rsidRDefault="004C02E1" w14:paraId="565EF9CF" w14:textId="5BF366FD">
      <w:pPr>
        <w:pStyle w:val="CommentText"/>
        <w:numPr>
          <w:ilvl w:val="0"/>
          <w:numId w:val="19"/>
        </w:numPr>
        <w:tabs>
          <w:tab w:val="left" w:pos="142"/>
        </w:tabs>
        <w:spacing w:line="276" w:lineRule="auto"/>
        <w:ind w:left="0" w:firstLine="0"/>
        <w:jc w:val="both"/>
        <w:rPr>
          <w:rFonts w:cs="Calibri" w:cstheme="minorAscii"/>
          <w:sz w:val="24"/>
          <w:szCs w:val="24"/>
        </w:rPr>
      </w:pPr>
      <w:r w:rsidRPr="1B88AA6C" w:rsidR="004C02E1">
        <w:rPr>
          <w:rFonts w:cs="Calibri" w:cstheme="minorAscii"/>
          <w:sz w:val="24"/>
          <w:szCs w:val="24"/>
        </w:rPr>
        <w:t xml:space="preserve">Maternal age &lt;15 or &gt; </w:t>
      </w:r>
      <w:r w:rsidRPr="1B88AA6C" w:rsidR="00E35A26">
        <w:rPr>
          <w:rFonts w:cs="Calibri" w:cstheme="minorAscii"/>
          <w:sz w:val="24"/>
          <w:szCs w:val="24"/>
        </w:rPr>
        <w:t>49</w:t>
      </w:r>
      <w:r w:rsidRPr="1B88AA6C" w:rsidR="004C02E1">
        <w:rPr>
          <w:rFonts w:cs="Calibri" w:cstheme="minorAscii"/>
          <w:sz w:val="24"/>
          <w:szCs w:val="24"/>
        </w:rPr>
        <w:t xml:space="preserve"> years </w:t>
      </w:r>
      <w:ins w:author="Vera Ruth Mitter" w:date="2022-11-25T13:41:07.164Z" w:id="162209647">
        <w:r w:rsidRPr="1B88AA6C" w:rsidR="08CE79B2">
          <w:rPr>
            <w:rFonts w:cs="Calibri" w:cstheme="minorAscii"/>
            <w:sz w:val="24"/>
            <w:szCs w:val="24"/>
          </w:rPr>
          <w:t>(at LMP)</w:t>
        </w:r>
      </w:ins>
    </w:p>
    <w:p w:rsidRPr="00340CF4" w:rsidR="004C02E1" w:rsidP="004C02E1" w:rsidRDefault="004C02E1" w14:paraId="3B8D46B1" w14:textId="5F1152E7">
      <w:pPr>
        <w:pStyle w:val="CommentText"/>
        <w:numPr>
          <w:ilvl w:val="0"/>
          <w:numId w:val="19"/>
        </w:numPr>
        <w:tabs>
          <w:tab w:val="left" w:pos="142"/>
        </w:tabs>
        <w:spacing w:line="276" w:lineRule="auto"/>
        <w:ind w:left="0" w:firstLine="0"/>
        <w:jc w:val="both"/>
        <w:rPr>
          <w:rFonts w:cstheme="minorHAnsi"/>
          <w:sz w:val="24"/>
          <w:szCs w:val="24"/>
        </w:rPr>
      </w:pPr>
      <w:r w:rsidRPr="00340CF4">
        <w:rPr>
          <w:rFonts w:cstheme="minorHAnsi"/>
          <w:sz w:val="24"/>
          <w:szCs w:val="24"/>
        </w:rPr>
        <w:t xml:space="preserve">Pregnancies with new migraine in pregnancy: having a new migraine diagnosis and/or a new triptan prescription, and/or a new procedure code in the pregnancy window, but not in the 12 months prior to pregnancy. </w:t>
      </w:r>
      <w:r w:rsidRPr="00340CF4" w:rsidR="00957D3D">
        <w:rPr>
          <w:rFonts w:cstheme="minorHAnsi"/>
          <w:sz w:val="24"/>
          <w:szCs w:val="24"/>
        </w:rPr>
        <w:t xml:space="preserve">This is an operational definition, as also used in prior drug in pregnancy research. </w:t>
      </w:r>
    </w:p>
    <w:p w:rsidRPr="00340CF4" w:rsidR="00EA04D7" w:rsidP="00EA04D7" w:rsidRDefault="00EA04D7" w14:paraId="225D69A2" w14:textId="7E923ECF">
      <w:pPr>
        <w:pStyle w:val="NoSpacing"/>
        <w:tabs>
          <w:tab w:val="left" w:pos="142"/>
        </w:tabs>
        <w:spacing w:line="276" w:lineRule="auto"/>
        <w:jc w:val="both"/>
        <w:rPr>
          <w:b w:val="0"/>
          <w:bCs w:val="0"/>
          <w:color w:val="auto"/>
          <w:sz w:val="24"/>
          <w:szCs w:val="24"/>
        </w:rPr>
      </w:pPr>
      <w:r w:rsidRPr="1B88AA6C" w:rsidR="00EA04D7">
        <w:rPr>
          <w:b w:val="0"/>
          <w:bCs w:val="0"/>
          <w:color w:val="auto"/>
          <w:sz w:val="24"/>
          <w:szCs w:val="24"/>
        </w:rPr>
        <w:t xml:space="preserve">Figure </w:t>
      </w:r>
      <w:r w:rsidRPr="1B88AA6C" w:rsidR="008B7B0C">
        <w:rPr>
          <w:b w:val="0"/>
          <w:bCs w:val="0"/>
          <w:color w:val="auto"/>
          <w:sz w:val="24"/>
          <w:szCs w:val="24"/>
        </w:rPr>
        <w:t>1</w:t>
      </w:r>
      <w:r w:rsidRPr="1B88AA6C" w:rsidR="00EA04D7">
        <w:rPr>
          <w:b w:val="0"/>
          <w:bCs w:val="0"/>
          <w:color w:val="auto"/>
          <w:sz w:val="24"/>
          <w:szCs w:val="24"/>
        </w:rPr>
        <w:t xml:space="preserve"> below d</w:t>
      </w:r>
      <w:bookmarkStart w:name="_GoBack" w:id="20"/>
      <w:bookmarkEnd w:id="20"/>
      <w:r w:rsidRPr="1B88AA6C" w:rsidR="00EA04D7">
        <w:rPr>
          <w:b w:val="0"/>
          <w:bCs w:val="0"/>
          <w:color w:val="auto"/>
          <w:sz w:val="24"/>
          <w:szCs w:val="24"/>
        </w:rPr>
        <w:t xml:space="preserve">epicts the study process. We define </w:t>
      </w:r>
      <w:proofErr w:type="gramStart"/>
      <w:r w:rsidRPr="1B88AA6C" w:rsidR="00EA04D7">
        <w:rPr>
          <w:b w:val="0"/>
          <w:bCs w:val="0"/>
          <w:color w:val="auto"/>
          <w:sz w:val="24"/>
          <w:szCs w:val="24"/>
        </w:rPr>
        <w:t>pregnancy start</w:t>
      </w:r>
      <w:proofErr w:type="gramEnd"/>
      <w:r w:rsidRPr="1B88AA6C" w:rsidR="00EA04D7">
        <w:rPr>
          <w:b w:val="0"/>
          <w:bCs w:val="0"/>
          <w:color w:val="auto"/>
          <w:sz w:val="24"/>
          <w:szCs w:val="24"/>
        </w:rPr>
        <w:t xml:space="preserve"> as the study baseline. We begin with implementing migraine event-finding </w:t>
      </w:r>
      <w:r w:rsidRPr="1B88AA6C" w:rsidR="00EA04D7">
        <w:rPr>
          <w:b w:val="0"/>
          <w:bCs w:val="0"/>
          <w:color w:val="auto"/>
          <w:sz w:val="24"/>
          <w:szCs w:val="24"/>
        </w:rPr>
        <w:t>algorithms,</w:t>
      </w:r>
      <w:del w:author="Vera Ruth Mitter" w:date="2022-11-25T13:41:49.787Z" w:id="1815366739">
        <w:r w:rsidRPr="1B88AA6C" w:rsidDel="00EA04D7">
          <w:rPr>
            <w:b w:val="0"/>
            <w:bCs w:val="0"/>
            <w:color w:val="auto"/>
            <w:sz w:val="24"/>
            <w:szCs w:val="24"/>
          </w:rPr>
          <w:delText xml:space="preserve"> </w:delText>
        </w:r>
      </w:del>
      <w:r w:rsidRPr="1B88AA6C" w:rsidR="00EA04D7">
        <w:rPr>
          <w:b w:val="0"/>
          <w:bCs w:val="0"/>
          <w:color w:val="auto"/>
          <w:sz w:val="24"/>
          <w:szCs w:val="24"/>
        </w:rPr>
        <w:t>and</w:t>
      </w:r>
      <w:r w:rsidRPr="1B88AA6C" w:rsidR="00EA04D7">
        <w:rPr>
          <w:b w:val="0"/>
          <w:bCs w:val="0"/>
          <w:color w:val="auto"/>
          <w:sz w:val="24"/>
          <w:szCs w:val="24"/>
        </w:rPr>
        <w:t xml:space="preserve"> calculate the prevalence of migraine </w:t>
      </w:r>
      <w:r w:rsidRPr="1B88AA6C" w:rsidR="00EA04D7">
        <w:rPr>
          <w:b w:val="0"/>
          <w:bCs w:val="0"/>
          <w:color w:val="auto"/>
          <w:sz w:val="24"/>
          <w:szCs w:val="24"/>
        </w:rPr>
        <w:t>identified</w:t>
      </w:r>
      <w:r w:rsidRPr="1B88AA6C" w:rsidR="00EA04D7">
        <w:rPr>
          <w:b w:val="0"/>
          <w:bCs w:val="0"/>
          <w:color w:val="auto"/>
          <w:sz w:val="24"/>
          <w:szCs w:val="24"/>
        </w:rPr>
        <w:t xml:space="preserve"> at baseline and separately during pregnancy (and in each trimester). We repeat the same procedure for migraine type algorithms. For migraine severity algorithms, the assessment is performed for the period</w:t>
      </w:r>
      <w:r w:rsidRPr="1B88AA6C" w:rsidR="00207A27">
        <w:rPr>
          <w:b w:val="0"/>
          <w:bCs w:val="0"/>
          <w:color w:val="auto"/>
          <w:sz w:val="24"/>
          <w:szCs w:val="24"/>
        </w:rPr>
        <w:t>s</w:t>
      </w:r>
      <w:r w:rsidRPr="1B88AA6C" w:rsidR="00EA04D7">
        <w:rPr>
          <w:b w:val="0"/>
          <w:bCs w:val="0"/>
          <w:color w:val="auto"/>
          <w:sz w:val="24"/>
          <w:szCs w:val="24"/>
        </w:rPr>
        <w:t xml:space="preserve"> before and during pregnancy, </w:t>
      </w:r>
      <w:r w:rsidRPr="1B88AA6C" w:rsidR="00207A27">
        <w:rPr>
          <w:b w:val="0"/>
          <w:bCs w:val="0"/>
          <w:color w:val="auto"/>
          <w:sz w:val="24"/>
          <w:szCs w:val="24"/>
        </w:rPr>
        <w:t xml:space="preserve">by adapting the window of </w:t>
      </w:r>
      <w:r w:rsidRPr="1B88AA6C" w:rsidR="00EA04D7">
        <w:rPr>
          <w:b w:val="0"/>
          <w:bCs w:val="0"/>
          <w:color w:val="auto"/>
          <w:sz w:val="24"/>
          <w:szCs w:val="24"/>
        </w:rPr>
        <w:t xml:space="preserve">Rx patterns in </w:t>
      </w:r>
      <w:r w:rsidRPr="1B88AA6C" w:rsidR="00207A27">
        <w:rPr>
          <w:b w:val="0"/>
          <w:bCs w:val="0"/>
          <w:color w:val="auto"/>
          <w:sz w:val="24"/>
          <w:szCs w:val="24"/>
        </w:rPr>
        <w:t xml:space="preserve">each </w:t>
      </w:r>
      <w:proofErr w:type="gramStart"/>
      <w:r w:rsidRPr="1B88AA6C" w:rsidR="00EA04D7">
        <w:rPr>
          <w:b w:val="0"/>
          <w:bCs w:val="0"/>
          <w:color w:val="auto"/>
          <w:sz w:val="24"/>
          <w:szCs w:val="24"/>
        </w:rPr>
        <w:t>periods</w:t>
      </w:r>
      <w:proofErr w:type="gramEnd"/>
      <w:r w:rsidRPr="1B88AA6C" w:rsidR="00EA04D7">
        <w:rPr>
          <w:b w:val="0"/>
          <w:bCs w:val="0"/>
          <w:color w:val="auto"/>
          <w:sz w:val="24"/>
          <w:szCs w:val="24"/>
        </w:rPr>
        <w:t>.</w:t>
      </w:r>
      <w:r w:rsidRPr="1B88AA6C" w:rsidR="00207A27">
        <w:rPr>
          <w:b w:val="0"/>
          <w:bCs w:val="0"/>
          <w:color w:val="auto"/>
          <w:sz w:val="24"/>
          <w:szCs w:val="24"/>
        </w:rPr>
        <w:t xml:space="preserve"> </w:t>
      </w:r>
      <w:proofErr w:type="gramStart"/>
      <w:r w:rsidRPr="1B88AA6C" w:rsidR="00207A27">
        <w:rPr>
          <w:b w:val="0"/>
          <w:bCs w:val="0"/>
          <w:color w:val="auto"/>
          <w:sz w:val="24"/>
          <w:szCs w:val="24"/>
        </w:rPr>
        <w:t>The</w:t>
      </w:r>
      <w:proofErr w:type="gramEnd"/>
      <w:r w:rsidRPr="1B88AA6C" w:rsidR="00207A27">
        <w:rPr>
          <w:b w:val="0"/>
          <w:bCs w:val="0"/>
          <w:color w:val="auto"/>
          <w:sz w:val="24"/>
          <w:szCs w:val="24"/>
        </w:rPr>
        <w:t xml:space="preserve"> very severe migraine can only be assessed during pregnancy</w:t>
      </w:r>
      <w:r w:rsidRPr="1B88AA6C" w:rsidR="00207A27">
        <w:rPr>
          <w:b w:val="0"/>
          <w:bCs w:val="0"/>
          <w:color w:val="auto"/>
          <w:sz w:val="24"/>
          <w:szCs w:val="24"/>
        </w:rPr>
        <w:t xml:space="preserve">. </w:t>
      </w:r>
      <w:r w:rsidRPr="1B88AA6C" w:rsidR="00EA04D7">
        <w:rPr>
          <w:b w:val="0"/>
          <w:bCs w:val="0"/>
          <w:color w:val="auto"/>
          <w:sz w:val="24"/>
          <w:szCs w:val="24"/>
        </w:rPr>
        <w:t xml:space="preserve"> </w:t>
      </w:r>
      <w:r w:rsidRPr="1B88AA6C" w:rsidR="00EA04D7">
        <w:rPr>
          <w:b w:val="0"/>
          <w:bCs w:val="0"/>
          <w:color w:val="auto"/>
          <w:sz w:val="24"/>
          <w:szCs w:val="24"/>
        </w:rPr>
        <w:t xml:space="preserve"> </w:t>
      </w:r>
    </w:p>
    <w:p w:rsidR="007757E0" w:rsidP="007757E0" w:rsidRDefault="007757E0" w14:paraId="3C987716" w14:textId="7948AAD1">
      <w:pPr>
        <w:pStyle w:val="NoSpacing"/>
        <w:tabs>
          <w:tab w:val="left" w:pos="142"/>
        </w:tabs>
        <w:spacing w:line="240" w:lineRule="auto"/>
        <w:rPr>
          <w:rFonts w:cstheme="minorHAnsi"/>
          <w:b w:val="0"/>
          <w:bCs/>
          <w:color w:val="auto"/>
          <w:sz w:val="24"/>
          <w:szCs w:val="24"/>
        </w:rPr>
      </w:pPr>
      <w:r w:rsidRPr="00340CF4">
        <w:rPr>
          <w:rFonts w:cstheme="minorHAnsi"/>
          <w:bCs/>
          <w:color w:val="auto"/>
          <w:sz w:val="24"/>
          <w:szCs w:val="24"/>
        </w:rPr>
        <w:t xml:space="preserve">Figure </w:t>
      </w:r>
      <w:r w:rsidR="008B7B0C">
        <w:rPr>
          <w:rFonts w:cstheme="minorHAnsi"/>
          <w:bCs/>
          <w:color w:val="auto"/>
          <w:sz w:val="24"/>
          <w:szCs w:val="24"/>
        </w:rPr>
        <w:t>1</w:t>
      </w:r>
      <w:r w:rsidRPr="00340CF4">
        <w:rPr>
          <w:rFonts w:cstheme="minorHAnsi"/>
          <w:bCs/>
          <w:color w:val="auto"/>
          <w:sz w:val="24"/>
          <w:szCs w:val="24"/>
        </w:rPr>
        <w:t xml:space="preserve">. The study process using a design diagram </w:t>
      </w:r>
      <w:r w:rsidRPr="00340CF4">
        <w:rPr>
          <w:rFonts w:cstheme="minorHAnsi"/>
          <w:b w:val="0"/>
          <w:bCs/>
          <w:color w:val="auto"/>
          <w:sz w:val="24"/>
          <w:szCs w:val="24"/>
        </w:rPr>
        <w:t>(</w:t>
      </w:r>
      <w:hyperlink w:tgtFrame="_blank" w:history="1" r:id="rId14">
        <w:r w:rsidRPr="00340CF4">
          <w:rPr>
            <w:rFonts w:cstheme="minorHAnsi"/>
            <w:b w:val="0"/>
            <w:bCs/>
            <w:color w:val="auto"/>
            <w:sz w:val="24"/>
            <w:szCs w:val="24"/>
          </w:rPr>
          <w:t>www.repeatinitiative.org/projects.html</w:t>
        </w:r>
      </w:hyperlink>
      <w:r w:rsidRPr="00340CF4">
        <w:rPr>
          <w:rFonts w:cstheme="minorHAnsi"/>
          <w:b w:val="0"/>
          <w:bCs/>
          <w:color w:val="auto"/>
          <w:sz w:val="24"/>
          <w:szCs w:val="24"/>
        </w:rPr>
        <w:t>)</w:t>
      </w:r>
    </w:p>
    <w:p w:rsidRPr="008B7B0C" w:rsidR="008B7B0C" w:rsidP="007757E0" w:rsidRDefault="008B7B0C" w14:paraId="732CB1C5" w14:textId="73CE085D">
      <w:pPr>
        <w:pStyle w:val="NoSpacing"/>
        <w:tabs>
          <w:tab w:val="left" w:pos="142"/>
        </w:tabs>
        <w:spacing w:line="240" w:lineRule="auto"/>
        <w:rPr>
          <w:rFonts w:cstheme="minorHAnsi"/>
          <w:b w:val="0"/>
          <w:bCs/>
          <w:color w:val="auto"/>
          <w:sz w:val="6"/>
          <w:szCs w:val="24"/>
        </w:rPr>
      </w:pPr>
      <w:r w:rsidRPr="008B7B0C">
        <w:rPr>
          <w:rFonts w:cstheme="minorHAnsi"/>
          <w:noProof/>
          <w:sz w:val="24"/>
          <w:szCs w:val="24"/>
        </w:rPr>
        <mc:AlternateContent>
          <mc:Choice Requires="wps">
            <w:drawing>
              <wp:anchor distT="45720" distB="45720" distL="114300" distR="114300" simplePos="0" relativeHeight="251739648" behindDoc="0" locked="0" layoutInCell="1" allowOverlap="1" wp14:anchorId="59247706" wp14:editId="70A6DD6D">
                <wp:simplePos x="0" y="0"/>
                <wp:positionH relativeFrom="column">
                  <wp:posOffset>1205230</wp:posOffset>
                </wp:positionH>
                <wp:positionV relativeFrom="paragraph">
                  <wp:posOffset>30480</wp:posOffset>
                </wp:positionV>
                <wp:extent cx="2360930" cy="42037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20370"/>
                        </a:xfrm>
                        <a:prstGeom prst="rect">
                          <a:avLst/>
                        </a:prstGeom>
                        <a:solidFill>
                          <a:srgbClr val="FFFFFF"/>
                        </a:solidFill>
                        <a:ln w="9525">
                          <a:noFill/>
                          <a:miter lim="800000"/>
                          <a:headEnd/>
                          <a:tailEnd/>
                        </a:ln>
                      </wps:spPr>
                      <wps:txbx>
                        <w:txbxContent>
                          <w:p w:rsidRPr="00B91188" w:rsidR="008B7B0C" w:rsidP="008B7B0C" w:rsidRDefault="008B7B0C" w14:paraId="4157CF32" w14:textId="25FF4751">
                            <w:pPr>
                              <w:spacing w:line="240" w:lineRule="auto"/>
                              <w:jc w:val="center"/>
                              <w:rPr>
                                <w:b/>
                                <w:sz w:val="14"/>
                              </w:rPr>
                            </w:pPr>
                            <w:r w:rsidRPr="00B91188">
                              <w:rPr>
                                <w:b/>
                                <w:sz w:val="14"/>
                              </w:rPr>
                              <w:t>Cohort entry date: 01.01.2008</w:t>
                            </w:r>
                          </w:p>
                          <w:p w:rsidRPr="00B91188" w:rsidR="008B7B0C" w:rsidP="008B7B0C" w:rsidRDefault="008B7B0C" w14:paraId="4D5FAF17" w14:textId="37A4F21B">
                            <w:pPr>
                              <w:spacing w:line="240" w:lineRule="auto"/>
                              <w:jc w:val="center"/>
                              <w:rPr>
                                <w:b/>
                                <w:sz w:val="14"/>
                              </w:rPr>
                            </w:pPr>
                            <w:r w:rsidRPr="00B91188">
                              <w:rPr>
                                <w:b/>
                                <w:sz w:val="14"/>
                              </w:rPr>
                              <w:t>First and last LMP date: 01.01.2009 through 01.03.2019</w:t>
                            </w:r>
                          </w:p>
                          <w:p w:rsidRPr="008B7B0C" w:rsidR="008B7B0C" w:rsidP="008B7B0C" w:rsidRDefault="008B7B0C" w14:paraId="4DE8C17C" w14:textId="08F62855">
                            <w:pPr>
                              <w:spacing w:line="240" w:lineRule="auto"/>
                              <w:jc w:val="center"/>
                              <w:rPr>
                                <w:b/>
                                <w:sz w:val="14"/>
                              </w:rPr>
                            </w:pPr>
                            <w:r w:rsidRPr="00B91188">
                              <w:rPr>
                                <w:b/>
                                <w:sz w:val="14"/>
                              </w:rPr>
                              <w:t>Day 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w14:anchorId="1FD12334">
              <v:shapetype id="_x0000_t202" coordsize="21600,21600" o:spt="202" path="m,l,21600r21600,l21600,xe" w14:anchorId="59247706">
                <v:stroke joinstyle="miter"/>
                <v:path gradientshapeok="t" o:connecttype="rect"/>
              </v:shapetype>
              <v:shape id="Text Box 2" style="position:absolute;margin-left:94.9pt;margin-top:2.4pt;width:185.9pt;height:33.1pt;z-index:251739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">
                <v:textbox>
                  <w:txbxContent>
                    <w:p w:rsidRPr="00B91188" w:rsidR="008B7B0C" w:rsidP="008B7B0C" w:rsidRDefault="008B7B0C" w14:paraId="1AEF8122" w14:textId="25FF4751">
                      <w:pPr>
                        <w:spacing w:line="240" w:lineRule="auto"/>
                        <w:jc w:val="center"/>
                        <w:rPr>
                          <w:b/>
                          <w:sz w:val="14"/>
                        </w:rPr>
                      </w:pPr>
                      <w:r w:rsidRPr="00B91188">
                        <w:rPr>
                          <w:b/>
                          <w:sz w:val="14"/>
                        </w:rPr>
                        <w:t>Cohort entry date: 01.01.2008</w:t>
                      </w:r>
                    </w:p>
                    <w:p w:rsidRPr="00B91188" w:rsidR="008B7B0C" w:rsidP="008B7B0C" w:rsidRDefault="008B7B0C" w14:paraId="6414EEC7" w14:textId="37A4F21B">
                      <w:pPr>
                        <w:spacing w:line="240" w:lineRule="auto"/>
                        <w:jc w:val="center"/>
                        <w:rPr>
                          <w:b/>
                          <w:sz w:val="14"/>
                        </w:rPr>
                      </w:pPr>
                      <w:r w:rsidRPr="00B91188">
                        <w:rPr>
                          <w:b/>
                          <w:sz w:val="14"/>
                        </w:rPr>
                        <w:t>First and last LMP date: 01.01.2009 through 01.03.2019</w:t>
                      </w:r>
                    </w:p>
                    <w:p w:rsidRPr="008B7B0C" w:rsidR="008B7B0C" w:rsidP="008B7B0C" w:rsidRDefault="008B7B0C" w14:paraId="1E833E55" w14:textId="08F62855">
                      <w:pPr>
                        <w:spacing w:line="240" w:lineRule="auto"/>
                        <w:jc w:val="center"/>
                        <w:rPr>
                          <w:b/>
                          <w:sz w:val="14"/>
                        </w:rPr>
                      </w:pPr>
                      <w:r w:rsidRPr="00B91188">
                        <w:rPr>
                          <w:b/>
                          <w:sz w:val="14"/>
                        </w:rPr>
                        <w:t>Day 0</w:t>
                      </w:r>
                    </w:p>
                  </w:txbxContent>
                </v:textbox>
                <w10:wrap type="square"/>
              </v:shape>
            </w:pict>
          </mc:Fallback>
        </mc:AlternateContent>
      </w:r>
    </w:p>
    <w:p w:rsidRPr="00340CF4" w:rsidR="00E8579A" w:rsidP="004C02E1" w:rsidRDefault="007757E0" w14:paraId="0ECE678A" w14:textId="3CDB294B">
      <w:pPr>
        <w:pStyle w:val="CommentText"/>
        <w:tabs>
          <w:tab w:val="left" w:pos="142"/>
        </w:tabs>
        <w:spacing w:line="276" w:lineRule="auto"/>
        <w:jc w:val="both"/>
        <w:rPr>
          <w:rFonts w:cstheme="minorHAnsi"/>
          <w:sz w:val="24"/>
          <w:szCs w:val="24"/>
        </w:rPr>
      </w:pPr>
      <w:r w:rsidRPr="00340CF4">
        <w:rPr>
          <w:rFonts w:cstheme="minorHAnsi"/>
          <w:noProof/>
          <w:sz w:val="24"/>
          <w:szCs w:val="24"/>
        </w:rPr>
        <w:drawing>
          <wp:inline distT="0" distB="0" distL="0" distR="0" wp14:anchorId="7B631811" wp14:editId="3E6137A0">
            <wp:extent cx="4567111" cy="2614461"/>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2.tif"/>
                    <pic:cNvPicPr/>
                  </pic:nvPicPr>
                  <pic:blipFill rotWithShape="1">
                    <a:blip r:embed="rId15" cstate="print">
                      <a:extLst>
                        <a:ext uri="{28A0092B-C50C-407E-A947-70E740481C1C}">
                          <a14:useLocalDpi xmlns:a14="http://schemas.microsoft.com/office/drawing/2010/main" val="0"/>
                        </a:ext>
                      </a:extLst>
                    </a:blip>
                    <a:srcRect l="9387" t="19253" r="4897" b="28145"/>
                    <a:stretch/>
                  </pic:blipFill>
                  <pic:spPr bwMode="auto">
                    <a:xfrm>
                      <a:off x="0" y="0"/>
                      <a:ext cx="4608043" cy="2637892"/>
                    </a:xfrm>
                    <a:prstGeom prst="rect">
                      <a:avLst/>
                    </a:prstGeom>
                    <a:ln>
                      <a:noFill/>
                    </a:ln>
                    <a:extLst>
                      <a:ext uri="{53640926-AAD7-44D8-BBD7-CCE9431645EC}">
                        <a14:shadowObscured xmlns:a14="http://schemas.microsoft.com/office/drawing/2010/main"/>
                      </a:ext>
                    </a:extLst>
                  </pic:spPr>
                </pic:pic>
              </a:graphicData>
            </a:graphic>
          </wp:inline>
        </w:drawing>
      </w:r>
    </w:p>
    <w:bookmarkEnd w:id="19"/>
    <w:p w:rsidRPr="00340CF4" w:rsidR="005D23E1" w:rsidP="004A6B08" w:rsidRDefault="002F540F" w14:paraId="2661EEBC" w14:textId="4FC48812">
      <w:pPr>
        <w:pStyle w:val="NoSpacing"/>
        <w:tabs>
          <w:tab w:val="left" w:pos="142"/>
        </w:tabs>
        <w:spacing w:line="276" w:lineRule="auto"/>
        <w:jc w:val="both"/>
        <w:rPr>
          <w:b w:val="0"/>
          <w:bCs w:val="0"/>
          <w:color w:val="auto"/>
          <w:sz w:val="24"/>
          <w:szCs w:val="24"/>
        </w:rPr>
      </w:pPr>
      <w:r w:rsidRPr="1B88AA6C" w:rsidR="002F540F">
        <w:rPr>
          <w:b w:val="0"/>
          <w:bCs w:val="0"/>
          <w:color w:val="auto"/>
          <w:sz w:val="24"/>
          <w:szCs w:val="24"/>
        </w:rPr>
        <w:t>We vary look-back time as follows: 5 years, 12 months, a</w:t>
      </w:r>
      <w:r w:rsidRPr="1B88AA6C" w:rsidR="00A507FF">
        <w:rPr>
          <w:b w:val="0"/>
          <w:bCs w:val="0"/>
          <w:color w:val="auto"/>
          <w:sz w:val="24"/>
          <w:szCs w:val="24"/>
        </w:rPr>
        <w:t xml:space="preserve">nd 3 months prior to pregnancy depending on the DAP. </w:t>
      </w:r>
      <w:r w:rsidRPr="1B88AA6C" w:rsidR="00B7254A">
        <w:rPr>
          <w:b w:val="0"/>
          <w:bCs w:val="0"/>
          <w:color w:val="auto"/>
          <w:sz w:val="24"/>
          <w:szCs w:val="24"/>
        </w:rPr>
        <w:t xml:space="preserve">As </w:t>
      </w:r>
      <w:r w:rsidRPr="1B88AA6C" w:rsidR="00B7254A">
        <w:rPr>
          <w:b w:val="0"/>
          <w:bCs w:val="0"/>
          <w:color w:val="auto"/>
          <w:sz w:val="24"/>
          <w:szCs w:val="24"/>
        </w:rPr>
        <w:t>stated</w:t>
      </w:r>
      <w:r w:rsidRPr="1B88AA6C" w:rsidR="00B7254A">
        <w:rPr>
          <w:b w:val="0"/>
          <w:bCs w:val="0"/>
          <w:color w:val="auto"/>
          <w:sz w:val="24"/>
          <w:szCs w:val="24"/>
        </w:rPr>
        <w:t xml:space="preserve"> earlier, the 12 months look-back time prior to pregnancy start is considered as the ultimate criterion</w:t>
      </w:r>
      <w:del w:author="Vera Ruth Mitter" w:date="2022-11-25T13:42:26.922Z" w:id="440599673">
        <w:r w:rsidRPr="1B88AA6C" w:rsidDel="00B7254A">
          <w:rPr>
            <w:b w:val="0"/>
            <w:bCs w:val="0"/>
            <w:color w:val="auto"/>
            <w:sz w:val="24"/>
            <w:szCs w:val="24"/>
          </w:rPr>
          <w:delText xml:space="preserve"> ultimate criterion</w:delText>
        </w:r>
      </w:del>
      <w:r w:rsidRPr="1B88AA6C" w:rsidR="00B7254A">
        <w:rPr>
          <w:b w:val="0"/>
          <w:bCs w:val="0"/>
          <w:color w:val="auto"/>
          <w:sz w:val="24"/>
          <w:szCs w:val="24"/>
        </w:rPr>
        <w:t xml:space="preserve"> (when not available, 3 months prior to LMP are used depending on data source). </w:t>
      </w:r>
    </w:p>
    <w:p w:rsidRPr="00340CF4" w:rsidR="00B7254A" w:rsidP="00B7254A" w:rsidRDefault="00B7254A" w14:paraId="04229759" w14:textId="77777777">
      <w:pPr>
        <w:tabs>
          <w:tab w:val="left" w:pos="142"/>
        </w:tabs>
        <w:spacing w:line="276" w:lineRule="auto"/>
        <w:jc w:val="both"/>
        <w:rPr>
          <w:rFonts w:cstheme="minorHAnsi"/>
          <w:sz w:val="24"/>
          <w:szCs w:val="24"/>
        </w:rPr>
      </w:pPr>
      <w:r w:rsidRPr="00340CF4">
        <w:rPr>
          <w:rFonts w:cstheme="minorHAnsi"/>
          <w:sz w:val="24"/>
          <w:szCs w:val="24"/>
        </w:rPr>
        <w:t>In the analysis exploring the</w:t>
      </w:r>
      <w:r w:rsidRPr="00340CF4" w:rsidR="005D23E1">
        <w:rPr>
          <w:rFonts w:cstheme="minorHAnsi"/>
          <w:sz w:val="24"/>
          <w:szCs w:val="24"/>
        </w:rPr>
        <w:t xml:space="preserve"> </w:t>
      </w:r>
      <w:r w:rsidRPr="00340CF4">
        <w:rPr>
          <w:rFonts w:cstheme="minorHAnsi"/>
          <w:sz w:val="24"/>
          <w:szCs w:val="24"/>
        </w:rPr>
        <w:t xml:space="preserve">3 months or the </w:t>
      </w:r>
      <w:r w:rsidRPr="00340CF4" w:rsidR="005D23E1">
        <w:rPr>
          <w:rFonts w:cstheme="minorHAnsi"/>
          <w:sz w:val="24"/>
          <w:szCs w:val="24"/>
        </w:rPr>
        <w:t>5-year look back time</w:t>
      </w:r>
      <w:r w:rsidRPr="00340CF4">
        <w:rPr>
          <w:rFonts w:cstheme="minorHAnsi"/>
          <w:sz w:val="24"/>
          <w:szCs w:val="24"/>
        </w:rPr>
        <w:t>, the definitions of LMP start date are as follows</w:t>
      </w:r>
      <w:r w:rsidRPr="00340CF4" w:rsidR="005D23E1">
        <w:rPr>
          <w:rFonts w:cstheme="minorHAnsi"/>
          <w:sz w:val="24"/>
          <w:szCs w:val="24"/>
        </w:rPr>
        <w:t xml:space="preserve">: </w:t>
      </w:r>
    </w:p>
    <w:p w:rsidRPr="00340CF4" w:rsidR="005D23E1" w:rsidP="00B7254A" w:rsidRDefault="00B7254A" w14:paraId="039DFC07" w14:textId="74EB3BDB">
      <w:pPr>
        <w:pStyle w:val="ListParagraph"/>
        <w:numPr>
          <w:ilvl w:val="4"/>
          <w:numId w:val="37"/>
        </w:numPr>
        <w:tabs>
          <w:tab w:val="left" w:pos="142"/>
        </w:tabs>
        <w:spacing w:line="276" w:lineRule="auto"/>
        <w:ind w:left="720" w:hanging="180"/>
        <w:jc w:val="both"/>
        <w:rPr>
          <w:rFonts w:cstheme="minorHAnsi"/>
          <w:sz w:val="24"/>
          <w:szCs w:val="24"/>
        </w:rPr>
      </w:pPr>
      <w:r w:rsidRPr="00340CF4">
        <w:rPr>
          <w:rFonts w:cstheme="minorHAnsi"/>
          <w:sz w:val="24"/>
          <w:szCs w:val="24"/>
        </w:rPr>
        <w:t>LMP date from 01.01.</w:t>
      </w:r>
      <w:r w:rsidRPr="00340CF4" w:rsidR="005D23E1">
        <w:rPr>
          <w:rFonts w:cstheme="minorHAnsi"/>
          <w:sz w:val="24"/>
          <w:szCs w:val="24"/>
        </w:rPr>
        <w:t xml:space="preserve">2013 </w:t>
      </w:r>
      <w:r w:rsidRPr="00340CF4">
        <w:rPr>
          <w:rFonts w:cstheme="minorHAnsi"/>
          <w:sz w:val="24"/>
          <w:szCs w:val="24"/>
        </w:rPr>
        <w:t xml:space="preserve">for 5 years look-back time, </w:t>
      </w:r>
      <w:r w:rsidRPr="00340CF4" w:rsidR="005D23E1">
        <w:rPr>
          <w:rFonts w:cstheme="minorHAnsi"/>
          <w:sz w:val="24"/>
          <w:szCs w:val="24"/>
        </w:rPr>
        <w:t xml:space="preserve">to ensure that all pregnancies have a </w:t>
      </w:r>
      <w:r w:rsidRPr="00340CF4">
        <w:rPr>
          <w:rFonts w:cstheme="minorHAnsi"/>
          <w:sz w:val="24"/>
          <w:szCs w:val="24"/>
        </w:rPr>
        <w:t>5-year history data available;</w:t>
      </w:r>
    </w:p>
    <w:p w:rsidRPr="00340CF4" w:rsidR="00B7254A" w:rsidP="00B7254A" w:rsidRDefault="00B7254A" w14:paraId="084030F3" w14:textId="22CB1ECE">
      <w:pPr>
        <w:pStyle w:val="ListParagraph"/>
        <w:numPr>
          <w:ilvl w:val="4"/>
          <w:numId w:val="37"/>
        </w:numPr>
        <w:tabs>
          <w:tab w:val="left" w:pos="142"/>
        </w:tabs>
        <w:spacing w:line="276" w:lineRule="auto"/>
        <w:ind w:left="720" w:hanging="180"/>
        <w:jc w:val="both"/>
        <w:rPr>
          <w:rFonts w:cstheme="minorHAnsi"/>
          <w:sz w:val="24"/>
          <w:szCs w:val="24"/>
        </w:rPr>
      </w:pPr>
      <w:r w:rsidRPr="00340CF4">
        <w:rPr>
          <w:rFonts w:cstheme="minorHAnsi"/>
          <w:sz w:val="24"/>
          <w:szCs w:val="24"/>
        </w:rPr>
        <w:t>LMP date from 01.04.2008 for 3 months look-back time, to ensure that all pregnancies have a 3-month history data available.</w:t>
      </w:r>
    </w:p>
    <w:p w:rsidRPr="00340CF4" w:rsidR="002F540F" w:rsidP="004A6B08" w:rsidRDefault="002F540F" w14:paraId="429E73EE" w14:textId="7C8A679A">
      <w:pPr>
        <w:pStyle w:val="NoSpacing"/>
        <w:tabs>
          <w:tab w:val="left" w:pos="142"/>
        </w:tabs>
        <w:spacing w:line="276" w:lineRule="auto"/>
        <w:jc w:val="both"/>
        <w:rPr>
          <w:b w:val="0"/>
          <w:color w:val="auto"/>
          <w:sz w:val="24"/>
          <w:szCs w:val="24"/>
        </w:rPr>
      </w:pPr>
      <w:r w:rsidRPr="00340CF4">
        <w:rPr>
          <w:b w:val="0"/>
          <w:color w:val="auto"/>
          <w:sz w:val="24"/>
          <w:szCs w:val="24"/>
        </w:rPr>
        <w:t>Nb! When varying look-back time, study period will be restricted accordingly to ensure full coverage of the data base, e.g. for the 5 year look-back time, we will require coverage of both Rx and diagnostic codes at least 5 years prior to pregnancy. Example: in Norway we include only pregnancies with cohort entry in 201</w:t>
      </w:r>
      <w:r w:rsidRPr="00340CF4" w:rsidR="00A507FF">
        <w:rPr>
          <w:b w:val="0"/>
          <w:color w:val="auto"/>
          <w:sz w:val="24"/>
          <w:szCs w:val="24"/>
        </w:rPr>
        <w:t>3</w:t>
      </w:r>
      <w:r w:rsidRPr="00340CF4">
        <w:rPr>
          <w:b w:val="0"/>
          <w:color w:val="auto"/>
          <w:sz w:val="24"/>
          <w:szCs w:val="24"/>
        </w:rPr>
        <w:t xml:space="preserve"> (instead of 2008) when we require 5 years look back time.</w:t>
      </w:r>
    </w:p>
    <w:p w:rsidRPr="00340CF4" w:rsidR="00AD58A6" w:rsidP="002F2E92" w:rsidRDefault="00C51EB2" w14:paraId="6FAE15D1" w14:textId="3BC42196">
      <w:pPr>
        <w:pStyle w:val="Heading1"/>
        <w:numPr>
          <w:ilvl w:val="0"/>
          <w:numId w:val="21"/>
        </w:numPr>
        <w:tabs>
          <w:tab w:val="left" w:pos="142"/>
        </w:tabs>
        <w:spacing w:before="0" w:line="360" w:lineRule="auto"/>
        <w:ind w:left="0" w:firstLine="0"/>
        <w:rPr>
          <w:color w:val="auto"/>
        </w:rPr>
      </w:pPr>
      <w:bookmarkStart w:name="_Toc105521120" w:id="21"/>
      <w:r w:rsidRPr="00340CF4">
        <w:rPr>
          <w:color w:val="auto"/>
        </w:rPr>
        <w:t xml:space="preserve">Migraine </w:t>
      </w:r>
      <w:r w:rsidRPr="00340CF4" w:rsidR="002306C3">
        <w:rPr>
          <w:color w:val="auto"/>
        </w:rPr>
        <w:t>algorithms</w:t>
      </w:r>
      <w:bookmarkEnd w:id="21"/>
    </w:p>
    <w:p w:rsidRPr="00340CF4" w:rsidR="002306C3" w:rsidP="002306C3" w:rsidRDefault="002306C3" w14:paraId="7AFA7891" w14:textId="77777777">
      <w:pPr>
        <w:tabs>
          <w:tab w:val="left" w:pos="142"/>
        </w:tabs>
        <w:jc w:val="both"/>
        <w:rPr>
          <w:sz w:val="24"/>
          <w:szCs w:val="24"/>
        </w:rPr>
      </w:pPr>
      <w:r w:rsidRPr="00340CF4">
        <w:rPr>
          <w:sz w:val="24"/>
          <w:szCs w:val="24"/>
        </w:rPr>
        <w:t xml:space="preserve">We have designed three groups of algorithms to characterize perinatal migraine in healthcare databases: </w:t>
      </w:r>
    </w:p>
    <w:p w:rsidRPr="00340CF4" w:rsidR="002306C3" w:rsidP="00F66CCF" w:rsidRDefault="002306C3" w14:paraId="75F04CA8" w14:textId="477EB10F">
      <w:pPr>
        <w:pStyle w:val="ListParagraph"/>
        <w:numPr>
          <w:ilvl w:val="0"/>
          <w:numId w:val="38"/>
        </w:numPr>
        <w:tabs>
          <w:tab w:val="left" w:pos="142"/>
        </w:tabs>
        <w:ind w:left="567" w:hanging="578"/>
        <w:jc w:val="both"/>
        <w:rPr>
          <w:sz w:val="24"/>
          <w:szCs w:val="24"/>
        </w:rPr>
      </w:pPr>
      <w:r w:rsidRPr="00340CF4">
        <w:rPr>
          <w:b/>
          <w:sz w:val="24"/>
          <w:szCs w:val="24"/>
        </w:rPr>
        <w:t>Migraine-event finding algorithms</w:t>
      </w:r>
      <w:r w:rsidRPr="00340CF4">
        <w:rPr>
          <w:sz w:val="24"/>
          <w:szCs w:val="24"/>
        </w:rPr>
        <w:t xml:space="preserve"> (Mig_A1-15). They include diagnostic, medication and procedure codes (ICD, ATC, ICPC, Read codes), which indicate the presence of migraine. </w:t>
      </w:r>
    </w:p>
    <w:p w:rsidRPr="00340CF4" w:rsidR="002306C3" w:rsidP="00F66CCF" w:rsidRDefault="002306C3" w14:paraId="1EB9BE26" w14:textId="3A02E631">
      <w:pPr>
        <w:pStyle w:val="ListParagraph"/>
        <w:numPr>
          <w:ilvl w:val="0"/>
          <w:numId w:val="38"/>
        </w:numPr>
        <w:tabs>
          <w:tab w:val="left" w:pos="142"/>
        </w:tabs>
        <w:ind w:left="567" w:hanging="578"/>
        <w:jc w:val="both"/>
        <w:rPr>
          <w:sz w:val="24"/>
          <w:szCs w:val="24"/>
        </w:rPr>
      </w:pPr>
      <w:r w:rsidRPr="00340CF4">
        <w:rPr>
          <w:b/>
          <w:sz w:val="24"/>
          <w:szCs w:val="24"/>
          <w:lang w:val="fr-FR"/>
        </w:rPr>
        <w:t>Migraine type algorithms</w:t>
      </w:r>
      <w:r w:rsidRPr="00340CF4">
        <w:rPr>
          <w:sz w:val="24"/>
          <w:szCs w:val="24"/>
          <w:lang w:val="fr-FR"/>
        </w:rPr>
        <w:t>: (Mig_T1-6).</w:t>
      </w:r>
      <w:r w:rsidRPr="00340CF4">
        <w:rPr>
          <w:i/>
          <w:sz w:val="24"/>
          <w:szCs w:val="24"/>
          <w:lang w:val="fr-FR"/>
        </w:rPr>
        <w:t xml:space="preserve"> </w:t>
      </w:r>
      <w:r w:rsidRPr="00340CF4">
        <w:rPr>
          <w:sz w:val="24"/>
          <w:szCs w:val="24"/>
        </w:rPr>
        <w:t>They include diagnostic codes (ICD-10</w:t>
      </w:r>
      <w:r w:rsidRPr="00340CF4" w:rsidR="007757E0">
        <w:rPr>
          <w:sz w:val="24"/>
          <w:szCs w:val="24"/>
        </w:rPr>
        <w:t xml:space="preserve">, </w:t>
      </w:r>
      <w:r w:rsidRPr="00340CF4" w:rsidR="00EA04D7">
        <w:rPr>
          <w:sz w:val="24"/>
          <w:szCs w:val="24"/>
        </w:rPr>
        <w:t xml:space="preserve">ICD-9, </w:t>
      </w:r>
      <w:r w:rsidRPr="00340CF4" w:rsidR="007757E0">
        <w:rPr>
          <w:sz w:val="24"/>
          <w:szCs w:val="24"/>
        </w:rPr>
        <w:t>ICPC</w:t>
      </w:r>
      <w:r w:rsidRPr="00340CF4" w:rsidR="00D03E29">
        <w:rPr>
          <w:sz w:val="24"/>
          <w:szCs w:val="24"/>
        </w:rPr>
        <w:t>, Read codes</w:t>
      </w:r>
      <w:r w:rsidRPr="00340CF4">
        <w:rPr>
          <w:sz w:val="24"/>
          <w:szCs w:val="24"/>
        </w:rPr>
        <w:t>), which indicate the types of migraine.</w:t>
      </w:r>
    </w:p>
    <w:p w:rsidRPr="00340CF4" w:rsidR="002306C3" w:rsidP="00F66CCF" w:rsidRDefault="002306C3" w14:paraId="56C067AF" w14:textId="77EF4E12">
      <w:pPr>
        <w:pStyle w:val="ListParagraph"/>
        <w:numPr>
          <w:ilvl w:val="0"/>
          <w:numId w:val="38"/>
        </w:numPr>
        <w:tabs>
          <w:tab w:val="left" w:pos="142"/>
        </w:tabs>
        <w:ind w:left="567" w:hanging="578"/>
        <w:jc w:val="both"/>
        <w:rPr>
          <w:sz w:val="24"/>
          <w:szCs w:val="24"/>
        </w:rPr>
      </w:pPr>
      <w:r w:rsidRPr="00340CF4">
        <w:rPr>
          <w:b/>
          <w:sz w:val="24"/>
          <w:szCs w:val="24"/>
        </w:rPr>
        <w:t>Migraine severity algorithm by Rx:</w:t>
      </w:r>
      <w:r w:rsidRPr="00340CF4">
        <w:rPr>
          <w:sz w:val="24"/>
          <w:szCs w:val="24"/>
        </w:rPr>
        <w:t xml:space="preserve"> (Mig_S1-4). This group of algorithms classifies migraine events into different levels of severity according to pharmacological treatment b</w:t>
      </w:r>
      <w:r w:rsidRPr="00340CF4" w:rsidR="00F66CCF">
        <w:rPr>
          <w:sz w:val="24"/>
          <w:szCs w:val="24"/>
        </w:rPr>
        <w:t>efore or during pregnancy (1</w:t>
      </w:r>
      <w:r w:rsidRPr="00340CF4" w:rsidR="00D03E29">
        <w:rPr>
          <w:sz w:val="24"/>
          <w:szCs w:val="24"/>
        </w:rPr>
        <w:t>4</w:t>
      </w:r>
      <w:r w:rsidRPr="00340CF4" w:rsidR="00F66CCF">
        <w:rPr>
          <w:sz w:val="24"/>
          <w:szCs w:val="24"/>
        </w:rPr>
        <w:t>).</w:t>
      </w:r>
      <w:r w:rsidRPr="00340CF4" w:rsidR="00D776BB">
        <w:rPr>
          <w:sz w:val="24"/>
          <w:szCs w:val="24"/>
        </w:rPr>
        <w:t xml:space="preserve"> This is based on the study by Tauqeer et al (14), and amended in line of the NICE and ANN guidelines for treatment of migraine (15-16).</w:t>
      </w:r>
    </w:p>
    <w:p w:rsidRPr="00340CF4" w:rsidR="004A6B08" w:rsidP="004A6B08" w:rsidRDefault="004A6B08" w14:paraId="1D86A366" w14:textId="389D2286">
      <w:r w:rsidRPr="00340CF4">
        <w:rPr>
          <w:b/>
          <w:sz w:val="24"/>
        </w:rPr>
        <w:t>Table 3</w:t>
      </w:r>
      <w:r w:rsidRPr="00340CF4">
        <w:rPr>
          <w:sz w:val="24"/>
        </w:rPr>
        <w:t>. Migraine algorithms and their components</w:t>
      </w:r>
    </w:p>
    <w:tbl>
      <w:tblPr>
        <w:tblW w:w="9090" w:type="dxa"/>
        <w:tblInd w:w="-5" w:type="dxa"/>
        <w:tblLook w:val="04A0" w:firstRow="1" w:lastRow="0" w:firstColumn="1" w:lastColumn="0" w:noHBand="0" w:noVBand="1"/>
      </w:tblPr>
      <w:tblGrid>
        <w:gridCol w:w="1220"/>
        <w:gridCol w:w="3600"/>
        <w:gridCol w:w="4270"/>
      </w:tblGrid>
      <w:tr w:rsidRPr="00340CF4" w:rsidR="004A6B08" w:rsidTr="141E403F" w14:paraId="01133609" w14:textId="77777777">
        <w:trPr>
          <w:trHeight w:val="20"/>
          <w:tblHeader/>
        </w:trPr>
        <w:tc>
          <w:tcPr>
            <w:tcW w:w="1220" w:type="dxa"/>
            <w:tcBorders>
              <w:top w:val="single" w:color="auto" w:sz="4" w:space="0"/>
              <w:left w:val="single" w:color="auto" w:sz="4" w:space="0"/>
              <w:bottom w:val="single" w:color="auto" w:sz="4" w:space="0"/>
              <w:right w:val="single" w:color="auto" w:sz="4" w:space="0"/>
            </w:tcBorders>
            <w:shd w:val="clear" w:color="auto" w:fill="A8D08D" w:themeFill="accent6" w:themeFillTint="99"/>
            <w:noWrap/>
            <w:tcMar/>
            <w:vAlign w:val="center"/>
            <w:hideMark/>
          </w:tcPr>
          <w:p w:rsidRPr="00340CF4" w:rsidR="004A6B08" w:rsidP="005B4BDE" w:rsidRDefault="004A6B08" w14:paraId="51374882" w14:textId="77777777">
            <w:pPr>
              <w:spacing w:line="240" w:lineRule="auto"/>
              <w:rPr>
                <w:rFonts w:eastAsia="Times New Roman" w:cstheme="minorHAnsi"/>
                <w:b/>
                <w:color w:val="000000"/>
                <w:szCs w:val="18"/>
              </w:rPr>
            </w:pPr>
            <w:r w:rsidRPr="00340CF4">
              <w:rPr>
                <w:rFonts w:eastAsia="Times New Roman" w:cstheme="minorHAnsi"/>
                <w:b/>
                <w:color w:val="000000"/>
                <w:szCs w:val="18"/>
              </w:rPr>
              <w:t>Algorithms</w:t>
            </w:r>
          </w:p>
        </w:tc>
        <w:tc>
          <w:tcPr>
            <w:tcW w:w="3600" w:type="dxa"/>
            <w:tcBorders>
              <w:top w:val="single" w:color="auto" w:sz="4" w:space="0"/>
              <w:left w:val="nil"/>
              <w:bottom w:val="single" w:color="auto" w:sz="4" w:space="0"/>
              <w:right w:val="single" w:color="auto" w:sz="4" w:space="0"/>
            </w:tcBorders>
            <w:shd w:val="clear" w:color="auto" w:fill="A8D08D" w:themeFill="accent6" w:themeFillTint="99"/>
            <w:noWrap/>
            <w:tcMar/>
            <w:vAlign w:val="center"/>
            <w:hideMark/>
          </w:tcPr>
          <w:p w:rsidRPr="00340CF4" w:rsidR="004A6B08" w:rsidP="005B4BDE" w:rsidRDefault="004A6B08" w14:paraId="50E595DE" w14:textId="77777777">
            <w:pPr>
              <w:spacing w:line="240" w:lineRule="auto"/>
              <w:jc w:val="center"/>
              <w:rPr>
                <w:rFonts w:eastAsia="Times New Roman" w:cstheme="minorHAnsi"/>
                <w:b/>
                <w:color w:val="000000"/>
                <w:szCs w:val="18"/>
              </w:rPr>
            </w:pPr>
            <w:r w:rsidRPr="00340CF4">
              <w:rPr>
                <w:rFonts w:eastAsia="Times New Roman" w:cstheme="minorHAnsi"/>
                <w:b/>
                <w:color w:val="000000"/>
                <w:szCs w:val="18"/>
              </w:rPr>
              <w:t>Name</w:t>
            </w:r>
          </w:p>
        </w:tc>
        <w:tc>
          <w:tcPr>
            <w:tcW w:w="4270" w:type="dxa"/>
            <w:tcBorders>
              <w:top w:val="single" w:color="auto" w:sz="4" w:space="0"/>
              <w:left w:val="nil"/>
              <w:bottom w:val="single" w:color="auto" w:sz="4" w:space="0"/>
              <w:right w:val="single" w:color="auto" w:sz="4" w:space="0"/>
            </w:tcBorders>
            <w:shd w:val="clear" w:color="auto" w:fill="A8D08D" w:themeFill="accent6" w:themeFillTint="99"/>
            <w:noWrap/>
            <w:tcMar/>
            <w:vAlign w:val="center"/>
            <w:hideMark/>
          </w:tcPr>
          <w:p w:rsidRPr="00340CF4" w:rsidR="004A6B08" w:rsidP="005B4BDE" w:rsidRDefault="004A6B08" w14:paraId="12B33C0B" w14:textId="77777777">
            <w:pPr>
              <w:spacing w:line="240" w:lineRule="auto"/>
              <w:jc w:val="center"/>
              <w:rPr>
                <w:rFonts w:eastAsia="Times New Roman" w:cstheme="minorHAnsi"/>
                <w:b/>
                <w:color w:val="000000"/>
                <w:szCs w:val="18"/>
              </w:rPr>
            </w:pPr>
            <w:r w:rsidRPr="00340CF4">
              <w:rPr>
                <w:rFonts w:eastAsia="Times New Roman" w:cstheme="minorHAnsi"/>
                <w:b/>
                <w:color w:val="000000"/>
                <w:szCs w:val="18"/>
              </w:rPr>
              <w:t>Components</w:t>
            </w:r>
          </w:p>
        </w:tc>
      </w:tr>
      <w:tr w:rsidRPr="00340CF4" w:rsidR="004A6B08" w:rsidTr="141E403F" w14:paraId="5597B7B7" w14:textId="77777777">
        <w:trPr>
          <w:trHeight w:val="20"/>
        </w:trPr>
        <w:tc>
          <w:tcPr>
            <w:tcW w:w="9090" w:type="dxa"/>
            <w:gridSpan w:val="3"/>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590CA80C" w14:textId="77777777">
            <w:pPr>
              <w:spacing w:line="240" w:lineRule="auto"/>
              <w:rPr>
                <w:rFonts w:eastAsia="Times New Roman" w:cstheme="minorHAnsi"/>
                <w:b/>
                <w:color w:val="000000"/>
                <w:szCs w:val="18"/>
              </w:rPr>
            </w:pPr>
            <w:r w:rsidRPr="00340CF4">
              <w:rPr>
                <w:rFonts w:eastAsia="Times New Roman" w:cstheme="minorHAnsi"/>
                <w:b/>
                <w:color w:val="000000"/>
                <w:szCs w:val="18"/>
              </w:rPr>
              <w:t>Migraine event-finding algorithm</w:t>
            </w:r>
          </w:p>
        </w:tc>
      </w:tr>
      <w:tr w:rsidRPr="00EC06B9" w:rsidR="004A6B08" w:rsidTr="141E403F" w14:paraId="7286D238"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386FC73D" w14:textId="77777777">
            <w:pPr>
              <w:spacing w:line="240" w:lineRule="auto"/>
              <w:rPr>
                <w:rFonts w:eastAsia="Times New Roman" w:cstheme="minorHAnsi"/>
                <w:color w:val="000000"/>
                <w:szCs w:val="18"/>
              </w:rPr>
            </w:pPr>
            <w:r w:rsidRPr="00340CF4">
              <w:rPr>
                <w:rFonts w:eastAsia="Times New Roman" w:cstheme="minorHAnsi"/>
                <w:color w:val="000000"/>
                <w:szCs w:val="18"/>
              </w:rPr>
              <w:t>Mig_A1</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33B4E3F"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1</w:t>
            </w:r>
          </w:p>
        </w:tc>
        <w:tc>
          <w:tcPr>
            <w:tcW w:w="4270" w:type="dxa"/>
            <w:tcBorders>
              <w:top w:val="nil"/>
              <w:left w:val="nil"/>
              <w:bottom w:val="single" w:color="auto" w:sz="4" w:space="0"/>
              <w:right w:val="single" w:color="auto" w:sz="4" w:space="0"/>
            </w:tcBorders>
            <w:shd w:val="clear" w:color="auto" w:fill="auto"/>
            <w:tcMar/>
            <w:vAlign w:val="center"/>
            <w:hideMark/>
          </w:tcPr>
          <w:p w:rsidRPr="00EC06B9" w:rsidR="004A6B08" w:rsidP="001E483A" w:rsidRDefault="004A6B08" w14:paraId="05358D9F" w14:textId="251D49D9">
            <w:pPr>
              <w:spacing w:line="240" w:lineRule="auto"/>
              <w:rPr>
                <w:rFonts w:eastAsia="Times New Roman" w:cstheme="minorHAnsi"/>
                <w:color w:val="000000"/>
                <w:szCs w:val="18"/>
              </w:rPr>
            </w:pPr>
            <w:r w:rsidRPr="00EC06B9">
              <w:rPr>
                <w:rFonts w:eastAsia="Times New Roman" w:cstheme="minorHAnsi"/>
                <w:color w:val="000000"/>
                <w:szCs w:val="18"/>
              </w:rPr>
              <w:t xml:space="preserve">Migraine diagnostic code: </w:t>
            </w:r>
            <w:r w:rsidRPr="00EC06B9">
              <w:rPr>
                <w:rFonts w:eastAsia="Times New Roman" w:cstheme="minorHAnsi"/>
                <w:color w:val="000000"/>
                <w:szCs w:val="18"/>
              </w:rPr>
              <w:br/>
            </w:r>
            <w:r w:rsidRPr="00EC06B9">
              <w:rPr>
                <w:rFonts w:eastAsia="Times New Roman" w:cstheme="minorHAnsi"/>
                <w:color w:val="000000"/>
                <w:szCs w:val="18"/>
              </w:rPr>
              <w:t xml:space="preserve">ICD-10 </w:t>
            </w:r>
            <w:r w:rsidRPr="00EC06B9" w:rsidR="00EC06B9">
              <w:rPr>
                <w:rFonts w:eastAsia="Times New Roman" w:cstheme="minorHAnsi"/>
                <w:color w:val="000000"/>
                <w:szCs w:val="18"/>
              </w:rPr>
              <w:t xml:space="preserve">and ICD-10-ES </w:t>
            </w:r>
            <w:r w:rsidRPr="00EC06B9">
              <w:rPr>
                <w:rFonts w:eastAsia="Times New Roman" w:cstheme="minorHAnsi"/>
                <w:color w:val="000000"/>
                <w:szCs w:val="18"/>
              </w:rPr>
              <w:t>(G43)</w:t>
            </w:r>
            <w:r w:rsidRPr="00EC06B9" w:rsidR="001E483A">
              <w:rPr>
                <w:rFonts w:eastAsia="Times New Roman" w:cstheme="minorHAnsi"/>
                <w:color w:val="000000"/>
                <w:szCs w:val="18"/>
              </w:rPr>
              <w:t xml:space="preserve">, ICD-9 (346), </w:t>
            </w:r>
            <w:r w:rsidRPr="00EC06B9">
              <w:rPr>
                <w:rFonts w:eastAsia="Times New Roman" w:cstheme="minorHAnsi"/>
                <w:color w:val="000000"/>
                <w:szCs w:val="18"/>
              </w:rPr>
              <w:t>RCD (F26)</w:t>
            </w:r>
            <w:r w:rsidRPr="00EC06B9" w:rsidR="001E483A">
              <w:rPr>
                <w:rFonts w:eastAsia="Times New Roman" w:cstheme="minorHAnsi"/>
                <w:color w:val="000000"/>
                <w:szCs w:val="18"/>
              </w:rPr>
              <w:t>,</w:t>
            </w:r>
            <w:r w:rsidRPr="00EC06B9" w:rsidR="005968E9">
              <w:rPr>
                <w:rFonts w:eastAsia="Times New Roman" w:cstheme="minorHAnsi"/>
                <w:color w:val="000000"/>
                <w:szCs w:val="18"/>
              </w:rPr>
              <w:t xml:space="preserve"> ICPC (N89)</w:t>
            </w:r>
          </w:p>
        </w:tc>
      </w:tr>
      <w:tr w:rsidRPr="00340CF4" w:rsidR="004A6B08" w:rsidTr="141E403F" w14:paraId="492687D7"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393B96CB" w14:textId="77777777">
            <w:pPr>
              <w:spacing w:line="240" w:lineRule="auto"/>
              <w:rPr>
                <w:rFonts w:eastAsia="Times New Roman" w:cstheme="minorHAnsi"/>
                <w:color w:val="000000"/>
                <w:szCs w:val="18"/>
              </w:rPr>
            </w:pPr>
            <w:r w:rsidRPr="00340CF4">
              <w:rPr>
                <w:rFonts w:eastAsia="Times New Roman" w:cstheme="minorHAnsi"/>
                <w:color w:val="000000"/>
                <w:szCs w:val="18"/>
              </w:rPr>
              <w:t>Mig_A2</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E14CBAE"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2</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4A6B08" w14:paraId="3ED69532" w14:textId="77777777">
            <w:pPr>
              <w:spacing w:line="240" w:lineRule="auto"/>
              <w:rPr>
                <w:rFonts w:eastAsia="Times New Roman" w:cstheme="minorHAnsi"/>
                <w:color w:val="000000"/>
                <w:szCs w:val="18"/>
                <w:lang w:val="fr-FR"/>
              </w:rPr>
            </w:pPr>
            <w:r w:rsidRPr="00340CF4">
              <w:rPr>
                <w:rFonts w:eastAsia="Times New Roman" w:cstheme="minorHAnsi"/>
                <w:color w:val="000000"/>
                <w:szCs w:val="18"/>
                <w:lang w:val="fr-FR"/>
              </w:rPr>
              <w:t>Triptan prescription:</w:t>
            </w:r>
            <w:r w:rsidRPr="00340CF4">
              <w:rPr>
                <w:rFonts w:eastAsia="Times New Roman" w:cstheme="minorHAnsi"/>
                <w:color w:val="000000"/>
                <w:szCs w:val="18"/>
                <w:lang w:val="fr-FR"/>
              </w:rPr>
              <w:br/>
            </w:r>
            <w:r w:rsidRPr="00340CF4">
              <w:rPr>
                <w:rFonts w:eastAsia="Times New Roman" w:cstheme="minorHAnsi"/>
                <w:color w:val="000000"/>
                <w:szCs w:val="18"/>
                <w:lang w:val="fr-FR"/>
              </w:rPr>
              <w:t>ATC code (N02CC)</w:t>
            </w:r>
          </w:p>
        </w:tc>
      </w:tr>
      <w:tr w:rsidRPr="00423181" w:rsidR="004A6B08" w:rsidTr="141E403F" w14:paraId="2C731294"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6636136D" w14:textId="77777777">
            <w:pPr>
              <w:spacing w:line="240" w:lineRule="auto"/>
              <w:rPr>
                <w:rFonts w:eastAsia="Times New Roman" w:cstheme="minorHAnsi"/>
                <w:color w:val="000000"/>
                <w:szCs w:val="18"/>
              </w:rPr>
            </w:pPr>
            <w:r w:rsidRPr="00340CF4">
              <w:rPr>
                <w:rFonts w:eastAsia="Times New Roman" w:cstheme="minorHAnsi"/>
                <w:color w:val="000000"/>
                <w:szCs w:val="18"/>
              </w:rPr>
              <w:t>Mig_A3</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43943203"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3</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141E403F" w:rsidRDefault="004A6B08" w14:paraId="0F1C1A49" w14:textId="49AC7F54">
            <w:pPr>
              <w:spacing w:line="240" w:lineRule="auto"/>
              <w:rPr>
                <w:ins w:author="Vera Ruth Mitter" w:date="2022-12-23T07:45:03.858Z" w:id="908244482"/>
                <w:rFonts w:eastAsia="Times New Roman" w:cs="Calibri" w:cstheme="minorAscii"/>
                <w:color w:val="000000" w:themeColor="text1" w:themeTint="FF" w:themeShade="FF"/>
                <w:lang w:val="it-IT"/>
              </w:rPr>
            </w:pPr>
            <w:proofErr w:type="spellStart"/>
            <w:r w:rsidRPr="141E403F" w:rsidR="004A6B08">
              <w:rPr>
                <w:rFonts w:eastAsia="Times New Roman" w:cs="Calibri" w:cstheme="minorAscii"/>
                <w:color w:val="000000" w:themeColor="text1" w:themeTint="FF" w:themeShade="FF"/>
                <w:lang w:val="it-IT"/>
              </w:rPr>
              <w:t>Migraine</w:t>
            </w:r>
            <w:proofErr w:type="spellEnd"/>
            <w:r w:rsidRPr="141E403F" w:rsidR="004A6B08">
              <w:rPr>
                <w:rFonts w:eastAsia="Times New Roman" w:cs="Calibri" w:cstheme="minorAscii"/>
                <w:color w:val="000000" w:themeColor="text1" w:themeTint="FF" w:themeShade="FF"/>
                <w:lang w:val="it-IT"/>
              </w:rPr>
              <w:t xml:space="preserve"> procedure</w:t>
            </w:r>
            <w:ins w:author="Vera Ruth Mitter" w:date="2022-12-23T07:44:36.419Z" w:id="1470757439">
              <w:r w:rsidRPr="141E403F" w:rsidR="236F7283">
                <w:rPr>
                  <w:rFonts w:eastAsia="Times New Roman" w:cs="Calibri" w:cstheme="minorAscii"/>
                  <w:color w:val="000000" w:themeColor="text1" w:themeTint="FF" w:themeShade="FF"/>
                  <w:lang w:val="it-IT"/>
                </w:rPr>
                <w:t xml:space="preserve"> (Botox injection for </w:t>
              </w:r>
              <w:r w:rsidRPr="141E403F" w:rsidR="236F7283">
                <w:rPr>
                  <w:rFonts w:eastAsia="Times New Roman" w:cs="Calibri" w:cstheme="minorAscii"/>
                  <w:color w:val="000000" w:themeColor="text1" w:themeTint="FF" w:themeShade="FF"/>
                  <w:lang w:val="it-IT"/>
                </w:rPr>
                <w:t>migraine</w:t>
              </w:r>
              <w:r w:rsidRPr="141E403F" w:rsidR="236F7283">
                <w:rPr>
                  <w:rFonts w:eastAsia="Times New Roman" w:cs="Calibri" w:cstheme="minorAscii"/>
                  <w:color w:val="000000" w:themeColor="text1" w:themeTint="FF" w:themeShade="FF"/>
                  <w:lang w:val="it-IT"/>
                </w:rPr>
                <w:t>)</w:t>
              </w:r>
            </w:ins>
            <w:r w:rsidRPr="141E403F" w:rsidR="004A6B08">
              <w:rPr>
                <w:rFonts w:eastAsia="Times New Roman" w:cs="Calibri" w:cstheme="minorAscii"/>
                <w:color w:val="000000" w:themeColor="text1" w:themeTint="FF" w:themeShade="FF"/>
                <w:lang w:val="it-IT"/>
              </w:rPr>
              <w:t>:</w:t>
            </w:r>
            <w:r>
              <w:br/>
            </w:r>
            <w:r w:rsidRPr="141E403F" w:rsidR="004A6B08">
              <w:rPr>
                <w:rFonts w:eastAsia="Times New Roman" w:cs="Calibri" w:cstheme="minorAscii"/>
                <w:color w:val="000000" w:themeColor="text1" w:themeTint="FF" w:themeShade="FF"/>
                <w:lang w:val="it-IT"/>
              </w:rPr>
              <w:t>ATC code (M03AX01)</w:t>
            </w:r>
            <w:ins w:author="Vera Ruth Mitter" w:date="2022-12-23T07:45:25.102Z" w:id="1417144830">
              <w:r w:rsidRPr="141E403F" w:rsidR="625EA9FC">
                <w:rPr>
                  <w:rFonts w:eastAsia="Times New Roman" w:cs="Calibri" w:cstheme="minorAscii"/>
                  <w:color w:val="000000" w:themeColor="text1" w:themeTint="FF" w:themeShade="FF"/>
                  <w:lang w:val="it-IT"/>
                </w:rPr>
                <w:t xml:space="preserve"> &amp;</w:t>
              </w:r>
            </w:ins>
          </w:p>
          <w:p w:rsidRPr="00340CF4" w:rsidR="004A6B08" w:rsidP="141E403F" w:rsidRDefault="004A6B08" w14:paraId="274F68C5" w14:textId="29E0AC08">
            <w:pPr>
              <w:pStyle w:val="Normal"/>
              <w:spacing w:line="240" w:lineRule="auto"/>
              <w:rPr>
                <w:rFonts w:eastAsia="Times New Roman" w:cs="Calibri" w:cstheme="minorAscii"/>
                <w:color w:val="000000"/>
                <w:lang w:val="it-IT"/>
              </w:rPr>
            </w:pPr>
            <w:ins w:author="Vera Ruth Mitter" w:date="2022-12-23T07:45:15.593Z" w:id="1645515662">
              <w:r w:rsidRPr="141E403F" w:rsidR="625EA9FC">
                <w:rPr>
                  <w:rFonts w:eastAsia="Times New Roman" w:cs="Calibri" w:cstheme="minorAscii"/>
                  <w:color w:val="000000" w:themeColor="text1" w:themeTint="FF" w:themeShade="FF"/>
                  <w:lang w:val="it-IT"/>
                </w:rPr>
                <w:t>NCMP (ACGX90)</w:t>
              </w:r>
            </w:ins>
          </w:p>
        </w:tc>
      </w:tr>
      <w:tr w:rsidRPr="00340CF4" w:rsidR="004A6B08" w:rsidTr="141E403F" w14:paraId="6D88722C"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559C7668" w14:textId="77777777">
            <w:pPr>
              <w:spacing w:line="240" w:lineRule="auto"/>
              <w:rPr>
                <w:rFonts w:eastAsia="Times New Roman" w:cstheme="minorHAnsi"/>
                <w:color w:val="000000"/>
                <w:szCs w:val="18"/>
              </w:rPr>
            </w:pPr>
            <w:r w:rsidRPr="00340CF4">
              <w:rPr>
                <w:rFonts w:eastAsia="Times New Roman" w:cstheme="minorHAnsi"/>
                <w:color w:val="000000"/>
                <w:szCs w:val="18"/>
              </w:rPr>
              <w:t>Mig_A4</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6E7747EC"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4</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4A6B08" w14:paraId="710F2842" w14:textId="77777777">
            <w:pPr>
              <w:spacing w:line="240" w:lineRule="auto"/>
              <w:rPr>
                <w:rFonts w:eastAsia="Times New Roman" w:cstheme="minorHAnsi"/>
                <w:color w:val="000000"/>
                <w:szCs w:val="18"/>
              </w:rPr>
            </w:pPr>
            <w:r w:rsidRPr="00340CF4">
              <w:rPr>
                <w:rFonts w:eastAsia="Times New Roman" w:cstheme="minorHAnsi"/>
                <w:color w:val="000000"/>
                <w:szCs w:val="18"/>
              </w:rPr>
              <w:t>Mig_A1 and/or Mig_A2</w:t>
            </w:r>
          </w:p>
        </w:tc>
      </w:tr>
      <w:tr w:rsidRPr="00340CF4" w:rsidR="004A6B08" w:rsidTr="141E403F" w14:paraId="533FF3AD"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2690E81D" w14:textId="77777777">
            <w:pPr>
              <w:spacing w:line="240" w:lineRule="auto"/>
              <w:rPr>
                <w:rFonts w:eastAsia="Times New Roman" w:cstheme="minorHAnsi"/>
                <w:color w:val="000000"/>
                <w:szCs w:val="18"/>
              </w:rPr>
            </w:pPr>
            <w:r w:rsidRPr="00340CF4">
              <w:rPr>
                <w:rFonts w:eastAsia="Times New Roman" w:cstheme="minorHAnsi"/>
                <w:color w:val="000000"/>
                <w:szCs w:val="18"/>
              </w:rPr>
              <w:lastRenderedPageBreak/>
              <w:t>Mig_A5</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20256A31"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5</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4A6B08" w14:paraId="5667A27B" w14:textId="77777777">
            <w:pPr>
              <w:spacing w:line="240" w:lineRule="auto"/>
              <w:rPr>
                <w:rFonts w:eastAsia="Times New Roman" w:cstheme="minorHAnsi"/>
                <w:color w:val="000000"/>
                <w:szCs w:val="18"/>
              </w:rPr>
            </w:pPr>
            <w:r w:rsidRPr="00340CF4">
              <w:rPr>
                <w:rFonts w:eastAsia="Times New Roman" w:cstheme="minorHAnsi"/>
                <w:color w:val="000000"/>
                <w:szCs w:val="18"/>
              </w:rPr>
              <w:t>Mig_A1 and/or Mig_A3</w:t>
            </w:r>
          </w:p>
          <w:p w:rsidRPr="00340CF4" w:rsidR="004A6B08" w:rsidP="005B4BDE" w:rsidRDefault="004A6B08" w14:paraId="60D129DD" w14:textId="77777777">
            <w:pPr>
              <w:spacing w:line="240" w:lineRule="auto"/>
              <w:rPr>
                <w:rFonts w:eastAsia="Times New Roman" w:cstheme="minorHAnsi"/>
                <w:color w:val="000000"/>
                <w:szCs w:val="18"/>
              </w:rPr>
            </w:pPr>
          </w:p>
        </w:tc>
      </w:tr>
      <w:tr w:rsidRPr="00340CF4" w:rsidR="004A6B08" w:rsidTr="141E403F" w14:paraId="488CEFE4"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57741F5E" w14:textId="77777777">
            <w:pPr>
              <w:spacing w:line="240" w:lineRule="auto"/>
              <w:rPr>
                <w:rFonts w:eastAsia="Times New Roman" w:cstheme="minorHAnsi"/>
                <w:color w:val="000000"/>
                <w:szCs w:val="18"/>
              </w:rPr>
            </w:pPr>
            <w:r w:rsidRPr="00340CF4">
              <w:rPr>
                <w:rFonts w:eastAsia="Times New Roman" w:cstheme="minorHAnsi"/>
                <w:color w:val="000000"/>
                <w:szCs w:val="18"/>
              </w:rPr>
              <w:t>Mig_A6</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1CE44C17"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6</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4A6B08" w14:paraId="7D47DA41" w14:textId="77777777">
            <w:pPr>
              <w:spacing w:line="240" w:lineRule="auto"/>
              <w:rPr>
                <w:rFonts w:eastAsia="Times New Roman" w:cstheme="minorHAnsi"/>
                <w:color w:val="000000"/>
                <w:szCs w:val="18"/>
              </w:rPr>
            </w:pPr>
            <w:r w:rsidRPr="00340CF4">
              <w:rPr>
                <w:rFonts w:eastAsia="Times New Roman" w:cstheme="minorHAnsi"/>
                <w:color w:val="000000"/>
                <w:szCs w:val="18"/>
              </w:rPr>
              <w:t>Mig_A2 and/or Mig_A3</w:t>
            </w:r>
          </w:p>
        </w:tc>
      </w:tr>
      <w:tr w:rsidRPr="00340CF4" w:rsidR="004A6B08" w:rsidTr="141E403F" w14:paraId="112206B3"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61DBD677" w14:textId="77777777">
            <w:pPr>
              <w:spacing w:line="240" w:lineRule="auto"/>
              <w:rPr>
                <w:rFonts w:eastAsia="Times New Roman" w:cstheme="minorHAnsi"/>
                <w:color w:val="000000"/>
                <w:szCs w:val="18"/>
              </w:rPr>
            </w:pPr>
            <w:r w:rsidRPr="00340CF4">
              <w:rPr>
                <w:rFonts w:eastAsia="Times New Roman" w:cstheme="minorHAnsi"/>
                <w:color w:val="000000"/>
                <w:szCs w:val="18"/>
              </w:rPr>
              <w:t>Mig_A7</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49BF8EDD" w14:textId="77777777">
            <w:pPr>
              <w:spacing w:line="240" w:lineRule="auto"/>
              <w:rPr>
                <w:rFonts w:eastAsia="Times New Roman" w:cstheme="minorHAnsi"/>
                <w:color w:val="000000"/>
                <w:szCs w:val="18"/>
              </w:rPr>
            </w:pPr>
            <w:r w:rsidRPr="00340CF4">
              <w:rPr>
                <w:rFonts w:eastAsia="Times New Roman" w:cstheme="minorHAnsi"/>
                <w:color w:val="000000"/>
                <w:szCs w:val="18"/>
              </w:rPr>
              <w:t>Migraine event-finding algorithm 7</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0C2943" w14:paraId="54D882E2" w14:textId="6D5C2CE4">
            <w:pPr>
              <w:spacing w:line="240" w:lineRule="auto"/>
              <w:rPr>
                <w:rFonts w:eastAsia="Times New Roman" w:cstheme="minorHAnsi"/>
                <w:color w:val="000000"/>
                <w:szCs w:val="18"/>
              </w:rPr>
            </w:pPr>
            <w:r w:rsidRPr="00340CF4">
              <w:rPr>
                <w:rFonts w:eastAsia="Times New Roman" w:cstheme="minorHAnsi"/>
                <w:color w:val="000000"/>
                <w:szCs w:val="18"/>
              </w:rPr>
              <w:t>Mig_A1 and/or</w:t>
            </w:r>
            <w:r w:rsidRPr="00340CF4" w:rsidR="004A6B08">
              <w:rPr>
                <w:rFonts w:eastAsia="Times New Roman" w:cstheme="minorHAnsi"/>
                <w:color w:val="000000"/>
                <w:szCs w:val="18"/>
              </w:rPr>
              <w:t xml:space="preserve"> Mig_A2, and/or Mig_A3</w:t>
            </w:r>
          </w:p>
        </w:tc>
      </w:tr>
      <w:tr w:rsidRPr="00340CF4" w:rsidR="004A6B08" w:rsidTr="141E403F" w14:paraId="631A03CF" w14:textId="77777777">
        <w:trPr>
          <w:trHeight w:val="20"/>
        </w:trPr>
        <w:tc>
          <w:tcPr>
            <w:tcW w:w="9090" w:type="dxa"/>
            <w:gridSpan w:val="3"/>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6167B866" w14:textId="4C5BEA20">
            <w:pPr>
              <w:spacing w:line="240" w:lineRule="auto"/>
              <w:rPr>
                <w:rFonts w:eastAsia="Times New Roman" w:cstheme="minorHAnsi"/>
                <w:b/>
                <w:color w:val="000000"/>
                <w:szCs w:val="18"/>
              </w:rPr>
            </w:pPr>
            <w:r w:rsidRPr="00340CF4">
              <w:rPr>
                <w:rFonts w:eastAsia="Times New Roman" w:cstheme="minorHAnsi"/>
                <w:b/>
                <w:color w:val="000000"/>
                <w:szCs w:val="18"/>
              </w:rPr>
              <w:t>Migraine type algorithms</w:t>
            </w:r>
            <w:r w:rsidRPr="00340CF4" w:rsidR="00E05981">
              <w:rPr>
                <w:rFonts w:eastAsia="Times New Roman" w:cstheme="minorHAnsi"/>
                <w:b/>
                <w:color w:val="000000"/>
                <w:szCs w:val="18"/>
              </w:rPr>
              <w:t>*</w:t>
            </w:r>
            <w:r w:rsidRPr="00340CF4">
              <w:rPr>
                <w:rFonts w:eastAsia="Times New Roman" w:cstheme="minorHAnsi"/>
                <w:b/>
                <w:color w:val="000000"/>
                <w:szCs w:val="18"/>
              </w:rPr>
              <w:t xml:space="preserve">  </w:t>
            </w:r>
          </w:p>
        </w:tc>
      </w:tr>
      <w:tr w:rsidRPr="00340CF4" w:rsidR="004A6B08" w:rsidTr="141E403F" w14:paraId="58606390"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78110578" w14:textId="77777777">
            <w:pPr>
              <w:spacing w:line="240" w:lineRule="auto"/>
              <w:rPr>
                <w:rFonts w:eastAsia="Times New Roman" w:cstheme="minorHAnsi"/>
                <w:color w:val="000000"/>
                <w:szCs w:val="18"/>
              </w:rPr>
            </w:pPr>
            <w:r w:rsidRPr="00340CF4">
              <w:rPr>
                <w:rFonts w:eastAsia="Times New Roman" w:cstheme="minorHAnsi"/>
                <w:color w:val="000000"/>
                <w:szCs w:val="18"/>
              </w:rPr>
              <w:t>Mig_T1</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400BD4AA" w14:textId="77777777">
            <w:pPr>
              <w:spacing w:line="240" w:lineRule="auto"/>
              <w:rPr>
                <w:rFonts w:eastAsia="Times New Roman" w:cstheme="minorHAnsi"/>
                <w:color w:val="000000"/>
                <w:szCs w:val="18"/>
              </w:rPr>
            </w:pPr>
            <w:r w:rsidRPr="00340CF4">
              <w:rPr>
                <w:rFonts w:eastAsia="Times New Roman" w:cstheme="minorHAnsi"/>
                <w:color w:val="000000"/>
                <w:szCs w:val="18"/>
              </w:rPr>
              <w:t>Migraine without aura</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EC06B9" w:rsidRDefault="004A6B08" w14:paraId="20EA5234" w14:textId="79B8376C">
            <w:pPr>
              <w:spacing w:line="240" w:lineRule="auto"/>
              <w:rPr>
                <w:rFonts w:eastAsia="Times New Roman" w:cstheme="minorHAnsi"/>
                <w:color w:val="000000"/>
                <w:szCs w:val="18"/>
              </w:rPr>
            </w:pPr>
            <w:r w:rsidRPr="00340CF4">
              <w:rPr>
                <w:rFonts w:eastAsia="Times New Roman" w:cstheme="minorHAnsi"/>
                <w:color w:val="000000"/>
                <w:szCs w:val="18"/>
              </w:rPr>
              <w:t>ICD-10: G43.0</w:t>
            </w:r>
            <w:r w:rsidRPr="00340CF4" w:rsidR="008A3ED6">
              <w:rPr>
                <w:rFonts w:eastAsia="Times New Roman" w:cstheme="minorHAnsi"/>
                <w:color w:val="000000"/>
                <w:szCs w:val="18"/>
              </w:rPr>
              <w:t>; ICD-9: 346.1, 346.7</w:t>
            </w:r>
            <w:r w:rsidRPr="00340CF4" w:rsidR="00827611">
              <w:rPr>
                <w:rFonts w:eastAsia="Times New Roman" w:cstheme="minorHAnsi"/>
                <w:color w:val="000000"/>
                <w:szCs w:val="18"/>
              </w:rPr>
              <w:t>; RCD: F261</w:t>
            </w:r>
            <w:r w:rsidR="00EC06B9">
              <w:rPr>
                <w:rFonts w:eastAsia="Times New Roman" w:cstheme="minorHAnsi"/>
                <w:color w:val="000000"/>
                <w:szCs w:val="18"/>
              </w:rPr>
              <w:t xml:space="preserve">; </w:t>
            </w:r>
            <w:r w:rsidRPr="00EC06B9" w:rsidR="00EC06B9">
              <w:rPr>
                <w:rFonts w:eastAsia="Times New Roman" w:cstheme="minorHAnsi"/>
                <w:color w:val="000000"/>
                <w:szCs w:val="18"/>
              </w:rPr>
              <w:t>ICD-10-ES</w:t>
            </w:r>
            <w:r w:rsidR="00EC06B9">
              <w:rPr>
                <w:rFonts w:eastAsia="Times New Roman" w:cstheme="minorHAnsi"/>
                <w:color w:val="000000"/>
                <w:szCs w:val="18"/>
              </w:rPr>
              <w:t xml:space="preserve">: G43.7, </w:t>
            </w:r>
          </w:p>
        </w:tc>
      </w:tr>
      <w:tr w:rsidRPr="00340CF4" w:rsidR="004A6B08" w:rsidTr="141E403F" w14:paraId="74DE9862"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04D880E1" w14:textId="77777777">
            <w:pPr>
              <w:spacing w:line="240" w:lineRule="auto"/>
              <w:rPr>
                <w:rFonts w:eastAsia="Times New Roman" w:cstheme="minorHAnsi"/>
                <w:color w:val="000000"/>
                <w:szCs w:val="18"/>
              </w:rPr>
            </w:pPr>
            <w:r w:rsidRPr="00340CF4">
              <w:rPr>
                <w:rFonts w:eastAsia="Times New Roman" w:cstheme="minorHAnsi"/>
                <w:color w:val="000000"/>
                <w:szCs w:val="18"/>
              </w:rPr>
              <w:t>Mig_T2</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00D4EAFE" w14:textId="77777777">
            <w:pPr>
              <w:spacing w:line="240" w:lineRule="auto"/>
              <w:rPr>
                <w:rFonts w:eastAsia="Times New Roman" w:cstheme="minorHAnsi"/>
                <w:color w:val="000000"/>
                <w:szCs w:val="18"/>
              </w:rPr>
            </w:pPr>
            <w:r w:rsidRPr="00340CF4">
              <w:rPr>
                <w:rFonts w:eastAsia="Times New Roman" w:cstheme="minorHAnsi"/>
                <w:color w:val="000000"/>
                <w:szCs w:val="18"/>
              </w:rPr>
              <w:t>Migraine with aura</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F3121A" w:rsidRDefault="004A6B08" w14:paraId="0347CF0B" w14:textId="539ABB1D">
            <w:pPr>
              <w:spacing w:line="240" w:lineRule="auto"/>
              <w:rPr>
                <w:rFonts w:eastAsia="Times New Roman" w:cstheme="minorHAnsi"/>
                <w:color w:val="000000"/>
                <w:szCs w:val="18"/>
              </w:rPr>
            </w:pPr>
            <w:r w:rsidRPr="00340CF4">
              <w:rPr>
                <w:rFonts w:eastAsia="Times New Roman" w:cstheme="minorHAnsi"/>
                <w:color w:val="000000"/>
                <w:szCs w:val="18"/>
              </w:rPr>
              <w:t>ICD-10: G43.1</w:t>
            </w:r>
            <w:r w:rsidRPr="00340CF4" w:rsidR="008A3ED6">
              <w:rPr>
                <w:rFonts w:eastAsia="Times New Roman" w:cstheme="minorHAnsi"/>
                <w:color w:val="000000"/>
                <w:szCs w:val="18"/>
              </w:rPr>
              <w:t>; ICD-9: 346.0, 346.5, 346.6</w:t>
            </w:r>
            <w:r w:rsidRPr="00340CF4" w:rsidR="00827611">
              <w:rPr>
                <w:rFonts w:eastAsia="Times New Roman" w:cstheme="minorHAnsi"/>
                <w:color w:val="000000"/>
                <w:szCs w:val="18"/>
              </w:rPr>
              <w:t>; RCD: F260</w:t>
            </w:r>
          </w:p>
        </w:tc>
      </w:tr>
      <w:tr w:rsidRPr="00340CF4" w:rsidR="004A6B08" w:rsidTr="141E403F" w14:paraId="0903BFCB"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1A88E691" w14:textId="77777777">
            <w:pPr>
              <w:spacing w:line="240" w:lineRule="auto"/>
              <w:rPr>
                <w:rFonts w:eastAsia="Times New Roman" w:cstheme="minorHAnsi"/>
                <w:color w:val="000000"/>
                <w:szCs w:val="18"/>
              </w:rPr>
            </w:pPr>
            <w:r w:rsidRPr="00340CF4">
              <w:rPr>
                <w:rFonts w:eastAsia="Times New Roman" w:cstheme="minorHAnsi"/>
                <w:color w:val="000000"/>
                <w:szCs w:val="18"/>
              </w:rPr>
              <w:t>Mig_T3</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110216AE" w14:textId="77777777">
            <w:pPr>
              <w:spacing w:line="240" w:lineRule="auto"/>
              <w:rPr>
                <w:rFonts w:eastAsia="Times New Roman" w:cstheme="minorHAnsi"/>
                <w:color w:val="000000"/>
                <w:szCs w:val="18"/>
              </w:rPr>
            </w:pPr>
            <w:r w:rsidRPr="00340CF4">
              <w:rPr>
                <w:rFonts w:eastAsia="Times New Roman" w:cstheme="minorHAnsi"/>
                <w:color w:val="000000"/>
                <w:szCs w:val="18"/>
              </w:rPr>
              <w:t>Migraine status migrainosus</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6911CA" w:rsidRDefault="00827611" w14:paraId="182CC810" w14:textId="429DF847">
            <w:pPr>
              <w:spacing w:line="240" w:lineRule="auto"/>
              <w:rPr>
                <w:rFonts w:eastAsia="Times New Roman" w:cstheme="minorHAnsi"/>
                <w:color w:val="000000"/>
                <w:szCs w:val="18"/>
              </w:rPr>
            </w:pPr>
            <w:r w:rsidRPr="00340CF4">
              <w:rPr>
                <w:rFonts w:eastAsia="Times New Roman" w:cstheme="minorHAnsi"/>
                <w:color w:val="000000"/>
                <w:szCs w:val="18"/>
              </w:rPr>
              <w:t xml:space="preserve">ICD-10: </w:t>
            </w:r>
            <w:r w:rsidRPr="00340CF4" w:rsidR="004A6B08">
              <w:rPr>
                <w:rFonts w:eastAsia="Times New Roman" w:cstheme="minorHAnsi"/>
                <w:color w:val="000000"/>
                <w:szCs w:val="18"/>
              </w:rPr>
              <w:t>G43.2</w:t>
            </w:r>
            <w:r w:rsidRPr="00340CF4" w:rsidR="008A3ED6">
              <w:rPr>
                <w:rFonts w:eastAsia="Times New Roman" w:cstheme="minorHAnsi"/>
                <w:color w:val="000000"/>
                <w:szCs w:val="18"/>
              </w:rPr>
              <w:t>; ICD-9: 346.12</w:t>
            </w:r>
            <w:r w:rsidRPr="00340CF4">
              <w:rPr>
                <w:rFonts w:eastAsia="Times New Roman" w:cstheme="minorHAnsi"/>
                <w:color w:val="000000"/>
                <w:szCs w:val="18"/>
              </w:rPr>
              <w:t>; RCD:</w:t>
            </w:r>
            <w:r w:rsidRPr="00340CF4">
              <w:t xml:space="preserve"> </w:t>
            </w:r>
            <w:r w:rsidRPr="00340CF4" w:rsidR="00F3121A">
              <w:rPr>
                <w:rFonts w:eastAsia="Times New Roman" w:cstheme="minorHAnsi"/>
                <w:color w:val="000000"/>
                <w:szCs w:val="18"/>
              </w:rPr>
              <w:t>X007R</w:t>
            </w:r>
            <w:r w:rsidR="00EC06B9">
              <w:rPr>
                <w:rFonts w:eastAsia="Times New Roman" w:cstheme="minorHAnsi"/>
                <w:color w:val="000000"/>
                <w:szCs w:val="18"/>
              </w:rPr>
              <w:t xml:space="preserve">; </w:t>
            </w:r>
            <w:r w:rsidRPr="00EC06B9" w:rsidR="00EC06B9">
              <w:rPr>
                <w:rFonts w:eastAsia="Times New Roman" w:cstheme="minorHAnsi"/>
                <w:color w:val="000000"/>
                <w:szCs w:val="18"/>
              </w:rPr>
              <w:t>ICD-10-ES</w:t>
            </w:r>
            <w:r w:rsidR="00EC06B9">
              <w:rPr>
                <w:rFonts w:eastAsia="Times New Roman" w:cstheme="minorHAnsi"/>
                <w:color w:val="000000"/>
                <w:szCs w:val="18"/>
              </w:rPr>
              <w:t>: G43.5, G43.6</w:t>
            </w:r>
          </w:p>
        </w:tc>
      </w:tr>
      <w:tr w:rsidRPr="00340CF4" w:rsidR="004A6B08" w:rsidTr="141E403F" w14:paraId="38DBEE9A"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6FE18823" w14:textId="77777777">
            <w:pPr>
              <w:spacing w:line="240" w:lineRule="auto"/>
              <w:rPr>
                <w:rFonts w:eastAsia="Times New Roman" w:cstheme="minorHAnsi"/>
                <w:color w:val="000000"/>
                <w:szCs w:val="18"/>
              </w:rPr>
            </w:pPr>
            <w:r w:rsidRPr="00340CF4">
              <w:rPr>
                <w:rFonts w:eastAsia="Times New Roman" w:cstheme="minorHAnsi"/>
                <w:color w:val="000000"/>
                <w:szCs w:val="18"/>
              </w:rPr>
              <w:t>Mig_T4</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A30AC2A" w14:textId="77777777">
            <w:pPr>
              <w:spacing w:line="240" w:lineRule="auto"/>
              <w:rPr>
                <w:rFonts w:eastAsia="Times New Roman" w:cstheme="minorHAnsi"/>
                <w:color w:val="000000"/>
                <w:szCs w:val="18"/>
              </w:rPr>
            </w:pPr>
            <w:r w:rsidRPr="00340CF4">
              <w:rPr>
                <w:rFonts w:eastAsia="Times New Roman" w:cstheme="minorHAnsi"/>
                <w:color w:val="000000"/>
                <w:szCs w:val="18"/>
              </w:rPr>
              <w:t>Complicated migraine</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6911CA" w:rsidRDefault="004A6B08" w14:paraId="78498E10" w14:textId="17BB9E09">
            <w:pPr>
              <w:spacing w:line="240" w:lineRule="auto"/>
              <w:rPr>
                <w:rFonts w:eastAsia="Times New Roman" w:cstheme="minorHAnsi"/>
                <w:color w:val="000000"/>
                <w:szCs w:val="18"/>
              </w:rPr>
            </w:pPr>
            <w:r w:rsidRPr="00340CF4">
              <w:rPr>
                <w:rFonts w:eastAsia="Times New Roman" w:cstheme="minorHAnsi"/>
                <w:color w:val="000000"/>
                <w:szCs w:val="18"/>
              </w:rPr>
              <w:t>ICD-10: G43.3</w:t>
            </w:r>
            <w:r w:rsidRPr="00340CF4" w:rsidR="00827611">
              <w:rPr>
                <w:rFonts w:eastAsia="Times New Roman" w:cstheme="minorHAnsi"/>
                <w:color w:val="000000"/>
                <w:szCs w:val="18"/>
              </w:rPr>
              <w:t>; RCD: F26y3</w:t>
            </w:r>
          </w:p>
        </w:tc>
      </w:tr>
      <w:tr w:rsidRPr="00340CF4" w:rsidR="004A6B08" w:rsidTr="141E403F" w14:paraId="4E5C12EA"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685D6E46" w14:textId="77777777">
            <w:pPr>
              <w:spacing w:line="240" w:lineRule="auto"/>
              <w:rPr>
                <w:rFonts w:eastAsia="Times New Roman" w:cstheme="minorHAnsi"/>
                <w:color w:val="000000"/>
                <w:szCs w:val="18"/>
              </w:rPr>
            </w:pPr>
            <w:r w:rsidRPr="00340CF4">
              <w:rPr>
                <w:rFonts w:eastAsia="Times New Roman" w:cstheme="minorHAnsi"/>
                <w:color w:val="000000"/>
                <w:szCs w:val="18"/>
              </w:rPr>
              <w:t>Mig_T5</w:t>
            </w:r>
          </w:p>
        </w:tc>
        <w:tc>
          <w:tcPr>
            <w:tcW w:w="360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4A6B08" w14:paraId="635C5595" w14:textId="77777777">
            <w:pPr>
              <w:spacing w:line="240" w:lineRule="auto"/>
              <w:rPr>
                <w:rFonts w:eastAsia="Times New Roman" w:cstheme="minorHAnsi"/>
                <w:color w:val="000000"/>
                <w:szCs w:val="18"/>
              </w:rPr>
            </w:pPr>
            <w:r w:rsidRPr="00340CF4">
              <w:rPr>
                <w:rFonts w:eastAsia="Times New Roman" w:cstheme="minorHAnsi"/>
                <w:color w:val="000000"/>
                <w:szCs w:val="18"/>
              </w:rPr>
              <w:t xml:space="preserve">Other migraine </w:t>
            </w:r>
            <w:r w:rsidRPr="00340CF4">
              <w:rPr>
                <w:rFonts w:eastAsia="Times New Roman" w:cstheme="minorHAnsi"/>
                <w:color w:val="000000"/>
                <w:szCs w:val="18"/>
              </w:rPr>
              <w:br/>
            </w:r>
            <w:r w:rsidRPr="00340CF4">
              <w:rPr>
                <w:rFonts w:eastAsia="Times New Roman" w:cstheme="minorHAnsi"/>
                <w:color w:val="000000"/>
                <w:szCs w:val="18"/>
              </w:rPr>
              <w:t>(Ophthalmologic/Retinal)</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6911CA" w:rsidRDefault="004A6B08" w14:paraId="684C3362" w14:textId="779AB418">
            <w:pPr>
              <w:spacing w:line="240" w:lineRule="auto"/>
              <w:rPr>
                <w:rFonts w:eastAsia="Times New Roman" w:cstheme="minorHAnsi"/>
                <w:color w:val="000000"/>
                <w:szCs w:val="18"/>
              </w:rPr>
            </w:pPr>
            <w:r w:rsidRPr="00340CF4">
              <w:rPr>
                <w:rFonts w:eastAsia="Times New Roman" w:cstheme="minorHAnsi"/>
                <w:color w:val="000000"/>
                <w:szCs w:val="18"/>
              </w:rPr>
              <w:t>ICD-10:  G43.8</w:t>
            </w:r>
            <w:r w:rsidRPr="00340CF4" w:rsidR="008A3ED6">
              <w:rPr>
                <w:rFonts w:eastAsia="Times New Roman" w:cstheme="minorHAnsi"/>
                <w:color w:val="000000"/>
                <w:szCs w:val="18"/>
              </w:rPr>
              <w:t>; ICD-9: 346.8</w:t>
            </w:r>
            <w:r w:rsidRPr="00340CF4" w:rsidR="00827611">
              <w:rPr>
                <w:rFonts w:eastAsia="Times New Roman" w:cstheme="minorHAnsi"/>
                <w:color w:val="000000"/>
                <w:szCs w:val="18"/>
              </w:rPr>
              <w:t>; RCD: F26</w:t>
            </w:r>
            <w:r w:rsidRPr="00340CF4" w:rsidR="006911CA">
              <w:rPr>
                <w:rFonts w:eastAsia="Times New Roman" w:cstheme="minorHAnsi"/>
                <w:color w:val="000000"/>
                <w:szCs w:val="18"/>
              </w:rPr>
              <w:t>2</w:t>
            </w:r>
            <w:r w:rsidRPr="00340CF4" w:rsidR="00827611">
              <w:rPr>
                <w:rFonts w:eastAsia="Times New Roman" w:cstheme="minorHAnsi"/>
                <w:color w:val="000000"/>
                <w:szCs w:val="18"/>
              </w:rPr>
              <w:t>, Fyu53, F26y</w:t>
            </w:r>
            <w:r w:rsidRPr="00340CF4" w:rsidR="006911CA">
              <w:rPr>
                <w:rFonts w:eastAsia="Times New Roman" w:cstheme="minorHAnsi"/>
                <w:color w:val="000000"/>
                <w:szCs w:val="18"/>
              </w:rPr>
              <w:t>, X0070</w:t>
            </w:r>
            <w:r w:rsidR="00EC06B9">
              <w:rPr>
                <w:rFonts w:eastAsia="Times New Roman" w:cstheme="minorHAnsi"/>
                <w:color w:val="000000"/>
                <w:szCs w:val="18"/>
              </w:rPr>
              <w:t>;</w:t>
            </w:r>
            <w:r w:rsidRPr="00EC06B9" w:rsidR="00EC06B9">
              <w:rPr>
                <w:rFonts w:eastAsia="Times New Roman" w:cstheme="minorHAnsi"/>
                <w:color w:val="000000"/>
                <w:szCs w:val="18"/>
              </w:rPr>
              <w:t xml:space="preserve"> ICD-10-ES</w:t>
            </w:r>
            <w:r w:rsidR="00EC06B9">
              <w:rPr>
                <w:rFonts w:eastAsia="Times New Roman" w:cstheme="minorHAnsi"/>
                <w:color w:val="000000"/>
                <w:szCs w:val="18"/>
              </w:rPr>
              <w:t>: G43.B, G43.D</w:t>
            </w:r>
            <w:r w:rsidR="00C41A56">
              <w:rPr>
                <w:rFonts w:eastAsia="Times New Roman" w:cstheme="minorHAnsi"/>
                <w:color w:val="000000"/>
                <w:szCs w:val="18"/>
              </w:rPr>
              <w:t>, G43.4</w:t>
            </w:r>
          </w:p>
        </w:tc>
      </w:tr>
      <w:tr w:rsidRPr="00340CF4" w:rsidR="004A6B08" w:rsidTr="141E403F" w14:paraId="5D76F521"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3D4E6C75" w14:textId="77777777">
            <w:pPr>
              <w:spacing w:line="240" w:lineRule="auto"/>
              <w:rPr>
                <w:rFonts w:eastAsia="Times New Roman" w:cstheme="minorHAnsi"/>
                <w:color w:val="000000"/>
                <w:szCs w:val="18"/>
              </w:rPr>
            </w:pPr>
            <w:r w:rsidRPr="00340CF4">
              <w:rPr>
                <w:rFonts w:eastAsia="Times New Roman" w:cstheme="minorHAnsi"/>
                <w:color w:val="000000"/>
                <w:szCs w:val="18"/>
              </w:rPr>
              <w:t>Mig_T6</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04A388FE" w14:textId="77777777">
            <w:pPr>
              <w:spacing w:line="240" w:lineRule="auto"/>
              <w:rPr>
                <w:rFonts w:eastAsia="Times New Roman" w:cstheme="minorHAnsi"/>
                <w:color w:val="000000"/>
                <w:szCs w:val="18"/>
              </w:rPr>
            </w:pPr>
            <w:r w:rsidRPr="00340CF4">
              <w:rPr>
                <w:rFonts w:eastAsia="Times New Roman" w:cstheme="minorHAnsi"/>
                <w:color w:val="000000"/>
                <w:szCs w:val="18"/>
              </w:rPr>
              <w:t>Migraine unspecified</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EC06B9" w:rsidRDefault="004A6B08" w14:paraId="10CB2C80" w14:textId="5E1FD84B">
            <w:pPr>
              <w:spacing w:line="240" w:lineRule="auto"/>
              <w:rPr>
                <w:rFonts w:eastAsia="Times New Roman" w:cstheme="minorHAnsi"/>
                <w:color w:val="000000"/>
                <w:szCs w:val="18"/>
              </w:rPr>
            </w:pPr>
            <w:r w:rsidRPr="00340CF4">
              <w:rPr>
                <w:rFonts w:eastAsia="Times New Roman" w:cstheme="minorHAnsi"/>
                <w:color w:val="000000"/>
                <w:szCs w:val="18"/>
              </w:rPr>
              <w:t>ICD-10:  G43.9</w:t>
            </w:r>
            <w:r w:rsidRPr="00340CF4" w:rsidR="008A3ED6">
              <w:rPr>
                <w:rFonts w:eastAsia="Times New Roman" w:cstheme="minorHAnsi"/>
                <w:color w:val="000000"/>
                <w:szCs w:val="18"/>
              </w:rPr>
              <w:t xml:space="preserve">; ICD-9: 346.9, 346.2; </w:t>
            </w:r>
            <w:r w:rsidRPr="00340CF4" w:rsidR="00C224FE">
              <w:rPr>
                <w:rFonts w:eastAsia="Times New Roman" w:cstheme="minorHAnsi"/>
                <w:color w:val="000000"/>
                <w:szCs w:val="18"/>
              </w:rPr>
              <w:t>ICPC: N89</w:t>
            </w:r>
            <w:r w:rsidRPr="00340CF4" w:rsidR="00827611">
              <w:rPr>
                <w:rFonts w:eastAsia="Times New Roman" w:cstheme="minorHAnsi"/>
                <w:color w:val="000000"/>
                <w:szCs w:val="18"/>
              </w:rPr>
              <w:t>; RCD:</w:t>
            </w:r>
            <w:r w:rsidRPr="00340CF4" w:rsidR="006911CA">
              <w:rPr>
                <w:rFonts w:eastAsia="Times New Roman" w:cstheme="minorHAnsi"/>
                <w:color w:val="000000"/>
                <w:szCs w:val="18"/>
              </w:rPr>
              <w:t xml:space="preserve"> F26z</w:t>
            </w:r>
            <w:r w:rsidR="00EC06B9">
              <w:rPr>
                <w:rFonts w:eastAsia="Times New Roman" w:cstheme="minorHAnsi"/>
                <w:color w:val="000000"/>
                <w:szCs w:val="18"/>
              </w:rPr>
              <w:t xml:space="preserve">; </w:t>
            </w:r>
          </w:p>
        </w:tc>
      </w:tr>
      <w:tr w:rsidRPr="00340CF4" w:rsidR="004A6B08" w:rsidTr="141E403F" w14:paraId="148E3861" w14:textId="77777777">
        <w:trPr>
          <w:trHeight w:val="20"/>
        </w:trPr>
        <w:tc>
          <w:tcPr>
            <w:tcW w:w="9090" w:type="dxa"/>
            <w:gridSpan w:val="3"/>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7FC2" w:rsidRDefault="004A6B08" w14:paraId="37A6C988" w14:textId="0773BED8">
            <w:pPr>
              <w:spacing w:line="240" w:lineRule="auto"/>
              <w:rPr>
                <w:rFonts w:eastAsia="Times New Roman" w:cstheme="minorHAnsi"/>
                <w:b/>
                <w:color w:val="000000"/>
                <w:szCs w:val="18"/>
              </w:rPr>
            </w:pPr>
            <w:r w:rsidRPr="00340CF4">
              <w:rPr>
                <w:rFonts w:eastAsia="Times New Roman" w:cstheme="minorHAnsi"/>
                <w:b/>
                <w:color w:val="000000"/>
                <w:szCs w:val="18"/>
              </w:rPr>
              <w:t>Migraine severity algorithms</w:t>
            </w:r>
            <w:r w:rsidRPr="00340CF4" w:rsidR="005B7FC2">
              <w:rPr>
                <w:rFonts w:eastAsia="Times New Roman" w:cstheme="minorHAnsi"/>
                <w:b/>
                <w:color w:val="000000"/>
                <w:szCs w:val="18"/>
              </w:rPr>
              <w:t>*</w:t>
            </w:r>
            <w:r w:rsidRPr="00340CF4" w:rsidR="00E05981">
              <w:rPr>
                <w:rFonts w:eastAsia="Times New Roman" w:cstheme="minorHAnsi"/>
                <w:b/>
                <w:color w:val="000000"/>
                <w:szCs w:val="18"/>
              </w:rPr>
              <w:t>*</w:t>
            </w:r>
            <w:r w:rsidRPr="00340CF4">
              <w:rPr>
                <w:rFonts w:eastAsia="Times New Roman" w:cstheme="minorHAnsi"/>
                <w:color w:val="000000"/>
                <w:szCs w:val="18"/>
              </w:rPr>
              <w:t> </w:t>
            </w:r>
          </w:p>
        </w:tc>
      </w:tr>
      <w:tr w:rsidRPr="00340CF4" w:rsidR="004A6B08" w:rsidTr="141E403F" w14:paraId="7BB7C575"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2F15B024" w14:textId="77777777">
            <w:pPr>
              <w:spacing w:line="240" w:lineRule="auto"/>
              <w:rPr>
                <w:rFonts w:eastAsia="Times New Roman" w:cstheme="minorHAnsi"/>
                <w:color w:val="000000"/>
                <w:szCs w:val="18"/>
              </w:rPr>
            </w:pPr>
            <w:r w:rsidRPr="00340CF4">
              <w:rPr>
                <w:rFonts w:eastAsia="Times New Roman" w:cstheme="minorHAnsi"/>
                <w:color w:val="000000"/>
                <w:szCs w:val="18"/>
              </w:rPr>
              <w:t>Mig_S1</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6E1312D1" w14:textId="77777777">
            <w:pPr>
              <w:spacing w:line="240" w:lineRule="auto"/>
              <w:rPr>
                <w:rFonts w:eastAsia="Times New Roman" w:cstheme="minorHAnsi"/>
                <w:color w:val="000000"/>
                <w:szCs w:val="18"/>
              </w:rPr>
            </w:pPr>
            <w:r w:rsidRPr="00340CF4">
              <w:rPr>
                <w:rFonts w:eastAsia="Times New Roman" w:cstheme="minorHAnsi"/>
                <w:color w:val="000000"/>
                <w:szCs w:val="18"/>
              </w:rPr>
              <w:t>Mild</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7757E0" w:rsidRDefault="00D53952" w14:paraId="6CC5CF8A" w14:textId="45A32FA3">
            <w:pPr>
              <w:spacing w:line="240" w:lineRule="auto"/>
              <w:rPr>
                <w:rFonts w:eastAsia="Times New Roman" w:cstheme="minorHAnsi"/>
                <w:color w:val="000000"/>
                <w:sz w:val="20"/>
                <w:szCs w:val="20"/>
              </w:rPr>
            </w:pPr>
            <w:r w:rsidRPr="00340CF4">
              <w:rPr>
                <w:rFonts w:eastAsia="Times New Roman" w:cstheme="minorHAnsi"/>
                <w:color w:val="000000"/>
                <w:sz w:val="20"/>
                <w:szCs w:val="20"/>
              </w:rPr>
              <w:t>Mig_A</w:t>
            </w:r>
            <w:r w:rsidRPr="00340CF4" w:rsidR="004A6B08">
              <w:rPr>
                <w:rFonts w:eastAsia="Times New Roman" w:cstheme="minorHAnsi"/>
                <w:color w:val="000000"/>
                <w:sz w:val="20"/>
                <w:szCs w:val="20"/>
              </w:rPr>
              <w:t>1 and ATC codes (M01A, N02BE01</w:t>
            </w:r>
            <w:r w:rsidRPr="00340CF4" w:rsidR="00C224FE">
              <w:rPr>
                <w:rFonts w:eastAsia="Times New Roman" w:cstheme="minorHAnsi"/>
                <w:color w:val="000000"/>
                <w:sz w:val="20"/>
                <w:szCs w:val="20"/>
              </w:rPr>
              <w:t>, N05AB04</w:t>
            </w:r>
            <w:r w:rsidRPr="00340CF4" w:rsidR="004A6B08">
              <w:rPr>
                <w:rFonts w:eastAsia="Times New Roman" w:cstheme="minorHAnsi"/>
                <w:color w:val="000000"/>
                <w:sz w:val="20"/>
                <w:szCs w:val="20"/>
              </w:rPr>
              <w:t xml:space="preserve">) </w:t>
            </w:r>
          </w:p>
        </w:tc>
      </w:tr>
      <w:tr w:rsidRPr="00340CF4" w:rsidR="004A6B08" w:rsidTr="141E403F" w14:paraId="52B6A4BC"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541F2219" w14:textId="77777777">
            <w:pPr>
              <w:spacing w:line="240" w:lineRule="auto"/>
              <w:rPr>
                <w:rFonts w:eastAsia="Times New Roman" w:cstheme="minorHAnsi"/>
                <w:color w:val="000000"/>
                <w:szCs w:val="18"/>
              </w:rPr>
            </w:pPr>
            <w:r w:rsidRPr="00340CF4">
              <w:rPr>
                <w:rFonts w:eastAsia="Times New Roman" w:cstheme="minorHAnsi"/>
                <w:color w:val="000000"/>
                <w:szCs w:val="18"/>
              </w:rPr>
              <w:t>Mig_S2</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496BF804" w14:textId="77777777">
            <w:pPr>
              <w:spacing w:line="240" w:lineRule="auto"/>
              <w:rPr>
                <w:rFonts w:eastAsia="Times New Roman" w:cstheme="minorHAnsi"/>
                <w:color w:val="000000"/>
                <w:szCs w:val="18"/>
              </w:rPr>
            </w:pPr>
            <w:r w:rsidRPr="00340CF4">
              <w:rPr>
                <w:rFonts w:eastAsia="Times New Roman" w:cstheme="minorHAnsi"/>
                <w:color w:val="000000"/>
                <w:szCs w:val="18"/>
              </w:rPr>
              <w:t>Moderate</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4A6B08" w14:paraId="4E16909D" w14:textId="77777777">
            <w:pPr>
              <w:spacing w:line="240" w:lineRule="auto"/>
              <w:rPr>
                <w:rFonts w:eastAsia="Times New Roman" w:cstheme="minorHAnsi"/>
                <w:color w:val="000000"/>
                <w:sz w:val="20"/>
                <w:szCs w:val="20"/>
              </w:rPr>
            </w:pPr>
            <w:r w:rsidRPr="00340CF4">
              <w:rPr>
                <w:rFonts w:eastAsia="Times New Roman" w:cstheme="minorHAnsi"/>
                <w:color w:val="000000"/>
                <w:sz w:val="20"/>
                <w:szCs w:val="20"/>
              </w:rPr>
              <w:t>Mig_A2 (prior to, and/or during pregnancy), excluding N02CC01 injection</w:t>
            </w:r>
          </w:p>
        </w:tc>
      </w:tr>
      <w:tr w:rsidRPr="00340CF4" w:rsidR="004A6B08" w:rsidTr="141E403F" w14:paraId="02DC8BCD"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43DAA7FF" w14:textId="77777777">
            <w:pPr>
              <w:spacing w:line="240" w:lineRule="auto"/>
              <w:rPr>
                <w:rFonts w:eastAsia="Times New Roman" w:cstheme="minorHAnsi"/>
                <w:color w:val="000000"/>
                <w:szCs w:val="18"/>
              </w:rPr>
            </w:pPr>
            <w:r w:rsidRPr="00340CF4">
              <w:rPr>
                <w:rFonts w:eastAsia="Times New Roman" w:cstheme="minorHAnsi"/>
                <w:color w:val="000000"/>
                <w:szCs w:val="18"/>
              </w:rPr>
              <w:t>Mig_S3</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66BCA76" w14:textId="77777777">
            <w:pPr>
              <w:spacing w:line="240" w:lineRule="auto"/>
              <w:rPr>
                <w:rFonts w:eastAsia="Times New Roman" w:cstheme="minorHAnsi"/>
                <w:color w:val="000000"/>
                <w:szCs w:val="18"/>
              </w:rPr>
            </w:pPr>
            <w:r w:rsidRPr="00340CF4">
              <w:rPr>
                <w:rFonts w:eastAsia="Times New Roman" w:cstheme="minorHAnsi"/>
                <w:color w:val="000000"/>
                <w:szCs w:val="18"/>
              </w:rPr>
              <w:t>Severe</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4A6B08" w:rsidP="005B4BDE" w:rsidRDefault="004A6B08" w14:paraId="6042EF20" w14:textId="77777777">
            <w:pPr>
              <w:spacing w:line="240" w:lineRule="auto"/>
              <w:rPr>
                <w:rFonts w:eastAsia="Times New Roman" w:cstheme="minorHAnsi"/>
                <w:color w:val="000000"/>
                <w:sz w:val="20"/>
                <w:szCs w:val="20"/>
              </w:rPr>
            </w:pPr>
            <w:r w:rsidRPr="00340CF4">
              <w:rPr>
                <w:rFonts w:eastAsia="Times New Roman" w:cstheme="minorHAnsi"/>
                <w:color w:val="000000"/>
                <w:sz w:val="20"/>
                <w:szCs w:val="20"/>
              </w:rPr>
              <w:t xml:space="preserve">N02CC01 injection prior to and/or during pregnancy; And/or </w:t>
            </w:r>
            <w:r w:rsidRPr="00340CF4">
              <w:rPr>
                <w:rFonts w:eastAsia="Times New Roman" w:cstheme="minorHAnsi"/>
                <w:color w:val="000000"/>
                <w:sz w:val="20"/>
                <w:szCs w:val="20"/>
              </w:rPr>
              <w:br/>
            </w:r>
            <w:r w:rsidRPr="00340CF4">
              <w:rPr>
                <w:rFonts w:eastAsia="Times New Roman" w:cstheme="minorHAnsi"/>
                <w:color w:val="000000"/>
                <w:sz w:val="20"/>
                <w:szCs w:val="20"/>
              </w:rPr>
              <w:t xml:space="preserve">migraine prophylaxis prior to, but not during pregnancy. </w:t>
            </w:r>
          </w:p>
        </w:tc>
      </w:tr>
      <w:tr w:rsidRPr="00340CF4" w:rsidR="004A6B08" w:rsidTr="141E403F" w14:paraId="4EB60E59" w14:textId="77777777">
        <w:trPr>
          <w:trHeight w:val="20"/>
        </w:trPr>
        <w:tc>
          <w:tcPr>
            <w:tcW w:w="1220" w:type="dxa"/>
            <w:tcBorders>
              <w:top w:val="nil"/>
              <w:left w:val="single" w:color="auto" w:sz="4" w:space="0"/>
              <w:bottom w:val="single" w:color="auto" w:sz="4" w:space="0"/>
              <w:right w:val="single" w:color="auto" w:sz="4" w:space="0"/>
            </w:tcBorders>
            <w:shd w:val="clear" w:color="auto" w:fill="auto"/>
            <w:noWrap/>
            <w:tcMar/>
            <w:vAlign w:val="center"/>
            <w:hideMark/>
          </w:tcPr>
          <w:p w:rsidRPr="00340CF4" w:rsidR="004A6B08" w:rsidP="005B4BDE" w:rsidRDefault="004A6B08" w14:paraId="61EBDD89" w14:textId="77777777">
            <w:pPr>
              <w:spacing w:line="240" w:lineRule="auto"/>
              <w:rPr>
                <w:rFonts w:eastAsia="Times New Roman" w:cstheme="minorHAnsi"/>
                <w:color w:val="000000"/>
                <w:szCs w:val="18"/>
              </w:rPr>
            </w:pPr>
            <w:r w:rsidRPr="00340CF4">
              <w:rPr>
                <w:rFonts w:eastAsia="Times New Roman" w:cstheme="minorHAnsi"/>
                <w:color w:val="000000"/>
                <w:szCs w:val="18"/>
              </w:rPr>
              <w:t>Mig_S4</w:t>
            </w:r>
          </w:p>
        </w:tc>
        <w:tc>
          <w:tcPr>
            <w:tcW w:w="3600" w:type="dxa"/>
            <w:tcBorders>
              <w:top w:val="nil"/>
              <w:left w:val="nil"/>
              <w:bottom w:val="single" w:color="auto" w:sz="4" w:space="0"/>
              <w:right w:val="single" w:color="auto" w:sz="4" w:space="0"/>
            </w:tcBorders>
            <w:shd w:val="clear" w:color="auto" w:fill="auto"/>
            <w:noWrap/>
            <w:tcMar/>
            <w:vAlign w:val="center"/>
            <w:hideMark/>
          </w:tcPr>
          <w:p w:rsidRPr="00340CF4" w:rsidR="004A6B08" w:rsidP="005B4BDE" w:rsidRDefault="004A6B08" w14:paraId="309EB51A" w14:textId="77777777">
            <w:pPr>
              <w:spacing w:line="240" w:lineRule="auto"/>
              <w:rPr>
                <w:rFonts w:eastAsia="Times New Roman" w:cstheme="minorHAnsi"/>
                <w:color w:val="000000"/>
                <w:szCs w:val="18"/>
              </w:rPr>
            </w:pPr>
            <w:r w:rsidRPr="00340CF4">
              <w:rPr>
                <w:rFonts w:eastAsia="Times New Roman" w:cstheme="minorHAnsi"/>
                <w:color w:val="000000"/>
                <w:szCs w:val="18"/>
              </w:rPr>
              <w:t>Very severe</w:t>
            </w:r>
          </w:p>
        </w:tc>
        <w:tc>
          <w:tcPr>
            <w:tcW w:w="4270" w:type="dxa"/>
            <w:tcBorders>
              <w:top w:val="nil"/>
              <w:left w:val="nil"/>
              <w:bottom w:val="single" w:color="auto" w:sz="4" w:space="0"/>
              <w:right w:val="single" w:color="auto" w:sz="4" w:space="0"/>
            </w:tcBorders>
            <w:shd w:val="clear" w:color="auto" w:fill="auto"/>
            <w:tcMar/>
            <w:vAlign w:val="center"/>
            <w:hideMark/>
          </w:tcPr>
          <w:p w:rsidRPr="00340CF4" w:rsidR="00C224FE" w:rsidP="00C224FE" w:rsidRDefault="004A6B08" w14:paraId="68F48B26" w14:textId="73564326">
            <w:pPr>
              <w:spacing w:line="240" w:lineRule="auto"/>
              <w:rPr>
                <w:rFonts w:eastAsia="Times New Roman" w:cstheme="minorHAnsi"/>
                <w:color w:val="000000"/>
                <w:sz w:val="20"/>
                <w:szCs w:val="20"/>
              </w:rPr>
            </w:pPr>
            <w:r w:rsidRPr="00340CF4">
              <w:rPr>
                <w:rFonts w:eastAsia="Times New Roman" w:cstheme="minorHAnsi"/>
                <w:color w:val="000000"/>
                <w:sz w:val="20"/>
                <w:szCs w:val="20"/>
              </w:rPr>
              <w:t>Mig_A7 and migraine prophylaxis during pregnancy, indicating by one or more of the following ATC codes:</w:t>
            </w:r>
            <w:r w:rsidRPr="00340CF4">
              <w:rPr>
                <w:rFonts w:eastAsia="Times New Roman" w:cstheme="minorHAnsi"/>
                <w:color w:val="000000"/>
                <w:sz w:val="20"/>
                <w:szCs w:val="20"/>
              </w:rPr>
              <w:br/>
            </w:r>
            <w:r w:rsidRPr="00340CF4">
              <w:rPr>
                <w:rFonts w:eastAsia="Times New Roman" w:cstheme="minorHAnsi"/>
                <w:color w:val="000000"/>
                <w:sz w:val="20"/>
                <w:szCs w:val="20"/>
              </w:rPr>
              <w:t>N02CD: CGRP-antagonists</w:t>
            </w:r>
            <w:r w:rsidRPr="00340CF4">
              <w:rPr>
                <w:rFonts w:eastAsia="Times New Roman" w:cstheme="minorHAnsi"/>
                <w:color w:val="000000"/>
                <w:sz w:val="20"/>
                <w:szCs w:val="20"/>
              </w:rPr>
              <w:br/>
            </w:r>
            <w:r w:rsidRPr="00340CF4">
              <w:rPr>
                <w:rFonts w:eastAsia="Times New Roman" w:cstheme="minorHAnsi"/>
                <w:color w:val="000000"/>
                <w:sz w:val="20"/>
                <w:szCs w:val="20"/>
              </w:rPr>
              <w:t>N02CX: other antimigraine preparations</w:t>
            </w:r>
            <w:r w:rsidRPr="00340CF4" w:rsidR="00C224FE">
              <w:rPr>
                <w:rFonts w:eastAsia="Times New Roman" w:cstheme="minorHAnsi"/>
                <w:color w:val="000000"/>
                <w:sz w:val="20"/>
                <w:szCs w:val="20"/>
              </w:rPr>
              <w:t>, incl. pizotifen</w:t>
            </w:r>
            <w:r w:rsidRPr="00340CF4">
              <w:rPr>
                <w:rFonts w:eastAsia="Times New Roman" w:cstheme="minorHAnsi"/>
                <w:color w:val="000000"/>
                <w:sz w:val="20"/>
                <w:szCs w:val="20"/>
              </w:rPr>
              <w:br/>
            </w:r>
            <w:r w:rsidRPr="00340CF4">
              <w:rPr>
                <w:rFonts w:eastAsia="Times New Roman" w:cstheme="minorHAnsi"/>
                <w:color w:val="000000"/>
                <w:sz w:val="20"/>
                <w:szCs w:val="20"/>
              </w:rPr>
              <w:t>C07A: beta blockers</w:t>
            </w:r>
            <w:r w:rsidRPr="00340CF4" w:rsidR="00C224FE">
              <w:rPr>
                <w:rFonts w:eastAsia="Times New Roman" w:cstheme="minorHAnsi"/>
                <w:color w:val="000000"/>
                <w:sz w:val="20"/>
                <w:szCs w:val="20"/>
              </w:rPr>
              <w:t>, specifically metoprolol, propranolol, bisoprolol and timolol</w:t>
            </w:r>
            <w:r w:rsidRPr="00340CF4">
              <w:rPr>
                <w:rFonts w:eastAsia="Times New Roman" w:cstheme="minorHAnsi"/>
                <w:color w:val="000000"/>
                <w:sz w:val="20"/>
                <w:szCs w:val="20"/>
              </w:rPr>
              <w:br/>
            </w:r>
            <w:r w:rsidRPr="00340CF4">
              <w:rPr>
                <w:rFonts w:eastAsia="Times New Roman" w:cstheme="minorHAnsi"/>
                <w:color w:val="000000"/>
                <w:sz w:val="20"/>
                <w:szCs w:val="20"/>
              </w:rPr>
              <w:t>C09A: ACE-inhibitors</w:t>
            </w:r>
            <w:r w:rsidRPr="00340CF4">
              <w:rPr>
                <w:rFonts w:eastAsia="Times New Roman" w:cstheme="minorHAnsi"/>
                <w:color w:val="000000"/>
                <w:sz w:val="20"/>
                <w:szCs w:val="20"/>
              </w:rPr>
              <w:br/>
            </w:r>
            <w:r w:rsidRPr="00340CF4">
              <w:rPr>
                <w:rFonts w:eastAsia="Times New Roman" w:cstheme="minorHAnsi"/>
                <w:color w:val="000000"/>
                <w:sz w:val="20"/>
                <w:szCs w:val="20"/>
              </w:rPr>
              <w:t>C09C: AII-blockers</w:t>
            </w:r>
            <w:r w:rsidRPr="00340CF4">
              <w:rPr>
                <w:rFonts w:eastAsia="Times New Roman" w:cstheme="minorHAnsi"/>
                <w:color w:val="000000"/>
                <w:sz w:val="20"/>
                <w:szCs w:val="20"/>
              </w:rPr>
              <w:br/>
            </w:r>
            <w:r w:rsidRPr="00340CF4">
              <w:rPr>
                <w:rFonts w:eastAsia="Times New Roman" w:cstheme="minorHAnsi"/>
                <w:color w:val="000000"/>
                <w:sz w:val="20"/>
                <w:szCs w:val="20"/>
              </w:rPr>
              <w:t xml:space="preserve">M03AX: botulinum toxin </w:t>
            </w:r>
            <w:r w:rsidRPr="00340CF4">
              <w:rPr>
                <w:rFonts w:eastAsia="Times New Roman" w:cstheme="minorHAnsi"/>
                <w:color w:val="000000"/>
                <w:sz w:val="20"/>
                <w:szCs w:val="20"/>
              </w:rPr>
              <w:br/>
            </w:r>
            <w:r w:rsidRPr="00340CF4">
              <w:rPr>
                <w:rFonts w:eastAsia="Times New Roman" w:cstheme="minorHAnsi"/>
                <w:color w:val="000000"/>
                <w:sz w:val="20"/>
                <w:szCs w:val="20"/>
              </w:rPr>
              <w:t>N03A: antiepileptics topiramate, valproate</w:t>
            </w:r>
            <w:r w:rsidRPr="00340CF4" w:rsidR="00C224FE">
              <w:rPr>
                <w:rFonts w:eastAsia="Times New Roman" w:cstheme="minorHAnsi"/>
                <w:color w:val="000000"/>
                <w:sz w:val="20"/>
                <w:szCs w:val="20"/>
              </w:rPr>
              <w:t>, carbamazepine</w:t>
            </w:r>
            <w:r w:rsidRPr="00340CF4">
              <w:rPr>
                <w:rFonts w:eastAsia="Times New Roman" w:cstheme="minorHAnsi"/>
                <w:color w:val="000000"/>
                <w:sz w:val="20"/>
                <w:szCs w:val="20"/>
              </w:rPr>
              <w:br/>
            </w:r>
            <w:r w:rsidRPr="00340CF4">
              <w:rPr>
                <w:rFonts w:eastAsia="Times New Roman" w:cstheme="minorHAnsi"/>
                <w:color w:val="000000"/>
                <w:sz w:val="20"/>
                <w:szCs w:val="20"/>
              </w:rPr>
              <w:t>N06AA: tricyclic antidepressants: amitriptyline</w:t>
            </w:r>
          </w:p>
          <w:p w:rsidRPr="00340CF4" w:rsidR="00C224FE" w:rsidP="00C224FE" w:rsidRDefault="00C224FE" w14:paraId="5396793D" w14:textId="150DF1E3">
            <w:pPr>
              <w:spacing w:line="240" w:lineRule="auto"/>
              <w:rPr>
                <w:rFonts w:eastAsia="Times New Roman" w:cstheme="minorHAnsi"/>
                <w:color w:val="000000"/>
                <w:sz w:val="20"/>
                <w:szCs w:val="20"/>
              </w:rPr>
            </w:pPr>
            <w:r w:rsidRPr="00340CF4">
              <w:rPr>
                <w:rFonts w:eastAsia="Times New Roman" w:cstheme="minorHAnsi"/>
                <w:color w:val="000000"/>
                <w:sz w:val="20"/>
                <w:szCs w:val="20"/>
              </w:rPr>
              <w:t>N06AX16: venlafaxine</w:t>
            </w:r>
            <w:r w:rsidRPr="00340CF4" w:rsidR="004A6B08">
              <w:rPr>
                <w:rFonts w:eastAsia="Times New Roman" w:cstheme="minorHAnsi"/>
                <w:color w:val="000000"/>
                <w:sz w:val="20"/>
                <w:szCs w:val="20"/>
              </w:rPr>
              <w:br/>
            </w:r>
            <w:r w:rsidRPr="00340CF4" w:rsidR="004A6B08">
              <w:rPr>
                <w:rFonts w:eastAsia="Times New Roman" w:cstheme="minorHAnsi"/>
                <w:color w:val="000000"/>
                <w:sz w:val="20"/>
                <w:szCs w:val="20"/>
              </w:rPr>
              <w:t>N07CA03: flunarizine</w:t>
            </w:r>
            <w:r w:rsidRPr="00340CF4" w:rsidR="004A6B08">
              <w:rPr>
                <w:rFonts w:eastAsia="Times New Roman" w:cstheme="minorHAnsi"/>
                <w:color w:val="000000"/>
                <w:sz w:val="20"/>
                <w:szCs w:val="20"/>
              </w:rPr>
              <w:br/>
            </w:r>
            <w:r w:rsidRPr="00340CF4" w:rsidR="004A6B08">
              <w:rPr>
                <w:rFonts w:eastAsia="Times New Roman" w:cstheme="minorHAnsi"/>
                <w:color w:val="000000"/>
                <w:sz w:val="20"/>
                <w:szCs w:val="20"/>
              </w:rPr>
              <w:t>N02CB: Corticosteroid derivatives (short term prophylactic use)</w:t>
            </w:r>
            <w:r w:rsidRPr="00340CF4" w:rsidR="004A6B08">
              <w:rPr>
                <w:rFonts w:eastAsia="Times New Roman" w:cstheme="minorHAnsi"/>
                <w:color w:val="000000"/>
                <w:sz w:val="20"/>
                <w:szCs w:val="20"/>
              </w:rPr>
              <w:br/>
            </w:r>
            <w:r w:rsidRPr="00340CF4" w:rsidR="004A6B08">
              <w:rPr>
                <w:rFonts w:eastAsia="Times New Roman" w:cstheme="minorHAnsi"/>
                <w:color w:val="000000"/>
                <w:sz w:val="20"/>
                <w:szCs w:val="20"/>
              </w:rPr>
              <w:t>C08DA: Phenylalkylamine derivatives (e.g. Verapamil)</w:t>
            </w:r>
          </w:p>
        </w:tc>
      </w:tr>
    </w:tbl>
    <w:p w:rsidRPr="00532F28" w:rsidR="00E05981" w:rsidP="00D01BDC" w:rsidRDefault="00E05981" w14:paraId="51764264" w14:textId="717CEA13">
      <w:pPr>
        <w:spacing w:line="259" w:lineRule="auto"/>
        <w:rPr>
          <w:rFonts w:cstheme="minorHAnsi"/>
          <w:sz w:val="20"/>
        </w:rPr>
      </w:pPr>
      <w:r w:rsidRPr="00532F28">
        <w:rPr>
          <w:rFonts w:cstheme="minorHAnsi"/>
          <w:sz w:val="20"/>
        </w:rPr>
        <w:t>*The migraine types are not mutually exclusive and no hierarchy of diagnosis types is made. The migraine types will be considered as reported (e.g., one pregnancy may have more than one migraine type diagnosis reported); in addition the total number of different migraine types recorded in the window of interest (at baseline, during pregnancy) is computed.</w:t>
      </w:r>
      <w:r w:rsidRPr="00532F28" w:rsidR="00E81F24">
        <w:rPr>
          <w:rFonts w:cstheme="minorHAnsi"/>
          <w:sz w:val="20"/>
        </w:rPr>
        <w:t xml:space="preserve"> If a pregnancy has two different types of migraine diagnosis registered at baseline, both are shown and counted.</w:t>
      </w:r>
    </w:p>
    <w:p w:rsidRPr="00532F28" w:rsidR="00EC33BA" w:rsidP="00EC33BA" w:rsidRDefault="00E05981" w14:paraId="57485C34" w14:textId="55BD125C">
      <w:pPr>
        <w:spacing w:after="160" w:line="259" w:lineRule="auto"/>
        <w:rPr>
          <w:rFonts w:cstheme="minorHAnsi"/>
          <w:sz w:val="20"/>
        </w:rPr>
      </w:pPr>
      <w:r w:rsidRPr="00532F28">
        <w:rPr>
          <w:rFonts w:cstheme="minorHAnsi"/>
          <w:sz w:val="20"/>
        </w:rPr>
        <w:t>*</w:t>
      </w:r>
      <w:r w:rsidRPr="00532F28" w:rsidR="00EC33BA">
        <w:rPr>
          <w:rFonts w:cstheme="minorHAnsi"/>
          <w:sz w:val="20"/>
        </w:rPr>
        <w:t xml:space="preserve">*These are mutually exclusive categories, meaning that for each pregnancy we assigned the highest severity category whenever more than one severity criterion is met. </w:t>
      </w:r>
    </w:p>
    <w:p w:rsidRPr="00340CF4" w:rsidR="00E81F24" w:rsidP="005968E9" w:rsidRDefault="002306C3" w14:paraId="1DA94EDB" w14:textId="3F19DCFD">
      <w:pPr>
        <w:pStyle w:val="ListParagraph"/>
        <w:tabs>
          <w:tab w:val="left" w:pos="142"/>
        </w:tabs>
        <w:spacing w:before="240" w:line="276" w:lineRule="auto"/>
        <w:ind w:left="0"/>
        <w:jc w:val="both"/>
        <w:rPr>
          <w:sz w:val="24"/>
          <w:szCs w:val="24"/>
        </w:rPr>
      </w:pPr>
      <w:r w:rsidRPr="00340CF4">
        <w:rPr>
          <w:sz w:val="24"/>
          <w:szCs w:val="24"/>
        </w:rPr>
        <w:lastRenderedPageBreak/>
        <w:t xml:space="preserve">To define specifically the timing of exposure, the components of the algorithms above can be expanded to include pregnancy periods as specified in Table </w:t>
      </w:r>
      <w:r w:rsidRPr="00340CF4" w:rsidR="002D2355">
        <w:rPr>
          <w:sz w:val="24"/>
          <w:szCs w:val="24"/>
        </w:rPr>
        <w:t>7</w:t>
      </w:r>
      <w:r w:rsidRPr="00340CF4">
        <w:rPr>
          <w:sz w:val="24"/>
          <w:szCs w:val="24"/>
        </w:rPr>
        <w:t>. Lookback time in the algorithms can be 3 or 12 months prior to pregnancy, depending on the information provided by the databases to ConcePTION.  Details on the components of each algorithm are shown in Table</w:t>
      </w:r>
      <w:r w:rsidRPr="00340CF4" w:rsidR="00D01BDC">
        <w:rPr>
          <w:sz w:val="24"/>
          <w:szCs w:val="24"/>
        </w:rPr>
        <w:t>s</w:t>
      </w:r>
      <w:r w:rsidRPr="00340CF4">
        <w:rPr>
          <w:sz w:val="24"/>
          <w:szCs w:val="24"/>
        </w:rPr>
        <w:t xml:space="preserve"> </w:t>
      </w:r>
      <w:r w:rsidRPr="00340CF4" w:rsidR="002D2355">
        <w:rPr>
          <w:sz w:val="24"/>
          <w:szCs w:val="24"/>
        </w:rPr>
        <w:t>4-6</w:t>
      </w:r>
      <w:r w:rsidRPr="00340CF4">
        <w:rPr>
          <w:sz w:val="24"/>
          <w:szCs w:val="24"/>
        </w:rPr>
        <w:t xml:space="preserve">.  </w:t>
      </w:r>
    </w:p>
    <w:p w:rsidRPr="00340CF4" w:rsidR="002306C3" w:rsidP="00D01BDC" w:rsidRDefault="002306C3" w14:paraId="445CD619" w14:textId="21BE5953">
      <w:pPr>
        <w:pStyle w:val="NoSpacing"/>
        <w:tabs>
          <w:tab w:val="left" w:pos="142"/>
        </w:tabs>
        <w:spacing w:after="0" w:line="240" w:lineRule="auto"/>
        <w:rPr>
          <w:rFonts w:cstheme="minorHAnsi"/>
          <w:bCs/>
          <w:color w:val="auto"/>
          <w:sz w:val="22"/>
          <w:szCs w:val="24"/>
        </w:rPr>
      </w:pPr>
      <w:r w:rsidRPr="00340CF4">
        <w:rPr>
          <w:rFonts w:cstheme="minorHAnsi"/>
          <w:bCs/>
          <w:color w:val="auto"/>
          <w:sz w:val="22"/>
          <w:szCs w:val="24"/>
        </w:rPr>
        <w:t xml:space="preserve">Table </w:t>
      </w:r>
      <w:r w:rsidRPr="00340CF4" w:rsidR="002D2355">
        <w:rPr>
          <w:rFonts w:cstheme="minorHAnsi"/>
          <w:bCs/>
          <w:color w:val="auto"/>
          <w:sz w:val="22"/>
          <w:szCs w:val="24"/>
        </w:rPr>
        <w:t>4</w:t>
      </w:r>
      <w:r w:rsidRPr="00340CF4">
        <w:rPr>
          <w:rFonts w:cstheme="minorHAnsi"/>
          <w:bCs/>
          <w:color w:val="auto"/>
          <w:sz w:val="22"/>
          <w:szCs w:val="24"/>
        </w:rPr>
        <w:t>.  Migraine-event finding algorithms (Mig_A1-A15) (depending on data availability)</w:t>
      </w:r>
    </w:p>
    <w:tbl>
      <w:tblPr>
        <w:tblW w:w="5000" w:type="pct"/>
        <w:tbl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insideH w:val="single" w:color="538135" w:themeColor="accent6" w:themeShade="BF" w:sz="4" w:space="0"/>
          <w:insideV w:val="single" w:color="538135" w:themeColor="accent6" w:themeShade="BF" w:sz="4" w:space="0"/>
        </w:tblBorders>
        <w:tblLayout w:type="fixed"/>
        <w:tblCellMar>
          <w:top w:w="15" w:type="dxa"/>
          <w:left w:w="15" w:type="dxa"/>
          <w:bottom w:w="15" w:type="dxa"/>
          <w:right w:w="15" w:type="dxa"/>
        </w:tblCellMar>
        <w:tblLook w:val="04A0" w:firstRow="1" w:lastRow="0" w:firstColumn="1" w:lastColumn="0" w:noHBand="0" w:noVBand="1"/>
      </w:tblPr>
      <w:tblGrid>
        <w:gridCol w:w="1153"/>
        <w:gridCol w:w="2842"/>
        <w:gridCol w:w="1885"/>
        <w:gridCol w:w="1640"/>
        <w:gridCol w:w="1542"/>
      </w:tblGrid>
      <w:tr w:rsidRPr="00340CF4" w:rsidR="00D01BDC" w:rsidTr="00E80E88" w14:paraId="49059E82" w14:textId="77777777">
        <w:trPr>
          <w:trHeight w:val="287"/>
        </w:trPr>
        <w:tc>
          <w:tcPr>
            <w:tcW w:w="636" w:type="pct"/>
            <w:vMerge w:val="restart"/>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2777E6A5" w14:textId="39627C2C">
            <w:pPr>
              <w:spacing w:line="240" w:lineRule="auto"/>
              <w:jc w:val="center"/>
              <w:rPr>
                <w:rFonts w:cstheme="minorHAnsi"/>
                <w:b/>
                <w:sz w:val="18"/>
                <w:szCs w:val="18"/>
              </w:rPr>
            </w:pPr>
            <w:r w:rsidRPr="00340CF4">
              <w:rPr>
                <w:rFonts w:cstheme="minorHAnsi"/>
                <w:b/>
                <w:bCs/>
                <w:sz w:val="18"/>
                <w:szCs w:val="18"/>
              </w:rPr>
              <w:t>Algorithm</w:t>
            </w:r>
          </w:p>
        </w:tc>
        <w:tc>
          <w:tcPr>
            <w:tcW w:w="1568" w:type="pct"/>
            <w:vMerge w:val="restart"/>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143EB648" w14:textId="7FAB8113">
            <w:pPr>
              <w:spacing w:line="240" w:lineRule="auto"/>
              <w:jc w:val="center"/>
              <w:rPr>
                <w:rFonts w:cstheme="minorHAnsi"/>
                <w:b/>
                <w:sz w:val="18"/>
                <w:szCs w:val="18"/>
              </w:rPr>
            </w:pPr>
            <w:r w:rsidRPr="00340CF4">
              <w:rPr>
                <w:rFonts w:cstheme="minorHAnsi"/>
                <w:b/>
                <w:bCs/>
                <w:sz w:val="18"/>
                <w:szCs w:val="18"/>
              </w:rPr>
              <w:t>Name</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5F08458A" w14:textId="4E685982">
            <w:pPr>
              <w:spacing w:line="240" w:lineRule="auto"/>
              <w:jc w:val="center"/>
              <w:rPr>
                <w:rFonts w:cstheme="minorHAnsi"/>
                <w:b/>
                <w:sz w:val="18"/>
                <w:szCs w:val="18"/>
              </w:rPr>
            </w:pP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5B60AFE6" w14:textId="148496FD">
            <w:pPr>
              <w:spacing w:line="240" w:lineRule="auto"/>
              <w:jc w:val="center"/>
              <w:rPr>
                <w:rFonts w:cstheme="minorHAnsi"/>
                <w:b/>
                <w:bCs/>
                <w:sz w:val="18"/>
                <w:szCs w:val="18"/>
              </w:rPr>
            </w:pPr>
            <w:r w:rsidRPr="00340CF4">
              <w:rPr>
                <w:rFonts w:cstheme="minorHAnsi"/>
                <w:b/>
                <w:bCs/>
                <w:sz w:val="18"/>
                <w:szCs w:val="18"/>
              </w:rPr>
              <w:t>Component</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2748F28F" w14:textId="77777777">
            <w:pPr>
              <w:spacing w:line="240" w:lineRule="auto"/>
              <w:jc w:val="center"/>
              <w:rPr>
                <w:rFonts w:cstheme="minorHAnsi"/>
                <w:b/>
                <w:bCs/>
                <w:sz w:val="18"/>
                <w:szCs w:val="18"/>
              </w:rPr>
            </w:pPr>
          </w:p>
        </w:tc>
      </w:tr>
      <w:tr w:rsidRPr="00340CF4" w:rsidR="00D01BDC" w:rsidTr="00E80E88" w14:paraId="7279F3C6" w14:textId="77777777">
        <w:trPr>
          <w:trHeight w:val="287"/>
        </w:trPr>
        <w:tc>
          <w:tcPr>
            <w:tcW w:w="636" w:type="pct"/>
            <w:vMerge/>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22DD7DA6" w14:textId="3A8FCAC3">
            <w:pPr>
              <w:spacing w:line="240" w:lineRule="auto"/>
              <w:jc w:val="center"/>
              <w:rPr>
                <w:rFonts w:cstheme="minorHAnsi"/>
                <w:b/>
                <w:bCs/>
                <w:sz w:val="18"/>
                <w:szCs w:val="18"/>
              </w:rPr>
            </w:pPr>
          </w:p>
        </w:tc>
        <w:tc>
          <w:tcPr>
            <w:tcW w:w="1568" w:type="pct"/>
            <w:vMerge/>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6D1B0D66" w14:textId="2617F1FF">
            <w:pPr>
              <w:spacing w:line="240" w:lineRule="auto"/>
              <w:jc w:val="center"/>
              <w:rPr>
                <w:rFonts w:cstheme="minorHAnsi"/>
                <w:b/>
                <w:bCs/>
                <w:sz w:val="18"/>
                <w:szCs w:val="18"/>
              </w:rPr>
            </w:pP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hideMark/>
          </w:tcPr>
          <w:p w:rsidRPr="00340CF4" w:rsidR="00D01BDC" w:rsidP="00D01BDC" w:rsidRDefault="00D01BDC" w14:paraId="746C4A3B" w14:textId="44E3AAC4">
            <w:pPr>
              <w:spacing w:line="240" w:lineRule="auto"/>
              <w:jc w:val="center"/>
              <w:rPr>
                <w:rFonts w:cstheme="minorHAnsi"/>
                <w:b/>
                <w:sz w:val="18"/>
                <w:szCs w:val="18"/>
              </w:rPr>
            </w:pPr>
            <w:r w:rsidRPr="00340CF4">
              <w:rPr>
                <w:rFonts w:cstheme="minorHAnsi"/>
                <w:b/>
                <w:bCs/>
                <w:sz w:val="18"/>
                <w:szCs w:val="18"/>
              </w:rPr>
              <w:t xml:space="preserve">ICD-9, ICD-10, </w:t>
            </w:r>
            <w:r w:rsidRPr="00340CF4">
              <w:rPr>
                <w:rFonts w:cstheme="minorHAnsi"/>
                <w:b/>
                <w:sz w:val="18"/>
                <w:szCs w:val="18"/>
              </w:rPr>
              <w:t>RCD, ICPC</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hideMark/>
          </w:tcPr>
          <w:p w:rsidRPr="00340CF4" w:rsidR="00D01BDC" w:rsidP="00D01BDC" w:rsidRDefault="00D01BDC" w14:paraId="7968AA33" w14:textId="77777777">
            <w:pPr>
              <w:spacing w:line="240" w:lineRule="auto"/>
              <w:jc w:val="center"/>
              <w:rPr>
                <w:rFonts w:cstheme="minorHAnsi"/>
                <w:b/>
                <w:bCs/>
                <w:sz w:val="18"/>
                <w:szCs w:val="18"/>
              </w:rPr>
            </w:pPr>
            <w:r w:rsidRPr="00340CF4">
              <w:rPr>
                <w:rFonts w:cstheme="minorHAnsi"/>
                <w:b/>
                <w:bCs/>
                <w:sz w:val="18"/>
                <w:szCs w:val="18"/>
              </w:rPr>
              <w:t>ATC​</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3F564E9A" w14:textId="77777777">
            <w:pPr>
              <w:spacing w:line="240" w:lineRule="auto"/>
              <w:jc w:val="center"/>
              <w:rPr>
                <w:rFonts w:cstheme="minorHAnsi"/>
                <w:b/>
                <w:bCs/>
                <w:sz w:val="18"/>
                <w:szCs w:val="18"/>
              </w:rPr>
            </w:pPr>
            <w:r w:rsidRPr="00340CF4">
              <w:rPr>
                <w:rFonts w:cstheme="minorHAnsi"/>
                <w:b/>
                <w:bCs/>
                <w:sz w:val="18"/>
                <w:szCs w:val="18"/>
              </w:rPr>
              <w:t>Procedure</w:t>
            </w:r>
          </w:p>
        </w:tc>
      </w:tr>
      <w:tr w:rsidRPr="00340CF4" w:rsidR="00D01BDC" w:rsidTr="00E80E88" w14:paraId="06537A0B" w14:textId="77777777">
        <w:trPr>
          <w:trHeight w:val="274"/>
        </w:trPr>
        <w:tc>
          <w:tcPr>
            <w:tcW w:w="636" w:type="pct"/>
            <w:vMerge/>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346E8F58" w14:textId="77777777">
            <w:pPr>
              <w:spacing w:line="240" w:lineRule="auto"/>
              <w:jc w:val="center"/>
              <w:rPr>
                <w:rFonts w:cstheme="minorHAnsi"/>
                <w:b/>
                <w:sz w:val="18"/>
                <w:szCs w:val="18"/>
              </w:rPr>
            </w:pPr>
          </w:p>
        </w:tc>
        <w:tc>
          <w:tcPr>
            <w:tcW w:w="1568" w:type="pct"/>
            <w:vMerge/>
            <w:tcBorders>
              <w:left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78F31ECB" w14:textId="262A00D4">
            <w:pPr>
              <w:spacing w:line="240" w:lineRule="auto"/>
              <w:jc w:val="center"/>
              <w:rPr>
                <w:rFonts w:cstheme="minorHAnsi"/>
                <w:b/>
                <w:sz w:val="18"/>
                <w:szCs w:val="18"/>
              </w:rPr>
            </w:pP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hideMark/>
          </w:tcPr>
          <w:p w:rsidRPr="00340CF4" w:rsidR="00D01BDC" w:rsidP="00D01BDC" w:rsidRDefault="00D01BDC" w14:paraId="37E7F37E" w14:textId="41DDE6FC">
            <w:pPr>
              <w:spacing w:line="240" w:lineRule="auto"/>
              <w:jc w:val="center"/>
              <w:rPr>
                <w:rFonts w:cstheme="minorHAnsi"/>
                <w:b/>
                <w:sz w:val="18"/>
                <w:szCs w:val="18"/>
              </w:rPr>
            </w:pPr>
            <w:r w:rsidRPr="00340CF4">
              <w:rPr>
                <w:rFonts w:cstheme="minorHAnsi"/>
                <w:b/>
                <w:sz w:val="18"/>
                <w:szCs w:val="18"/>
              </w:rPr>
              <w:t>As in Table 3</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hideMark/>
          </w:tcPr>
          <w:p w:rsidRPr="00340CF4" w:rsidR="00D01BDC" w:rsidP="00D01BDC" w:rsidRDefault="00D01BDC" w14:paraId="5874FB92" w14:textId="77777777">
            <w:pPr>
              <w:spacing w:line="240" w:lineRule="auto"/>
              <w:jc w:val="center"/>
              <w:rPr>
                <w:rFonts w:cstheme="minorHAnsi"/>
                <w:b/>
                <w:sz w:val="18"/>
                <w:szCs w:val="18"/>
              </w:rPr>
            </w:pPr>
            <w:r w:rsidRPr="00340CF4">
              <w:rPr>
                <w:rFonts w:cstheme="minorHAnsi"/>
                <w:b/>
                <w:sz w:val="18"/>
                <w:szCs w:val="18"/>
              </w:rPr>
              <w:t>N02C​C</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1AE3F5DF" w14:textId="77777777">
            <w:pPr>
              <w:spacing w:line="240" w:lineRule="auto"/>
              <w:jc w:val="center"/>
              <w:rPr>
                <w:rFonts w:cstheme="minorHAnsi"/>
                <w:b/>
                <w:sz w:val="18"/>
                <w:szCs w:val="18"/>
              </w:rPr>
            </w:pPr>
            <w:r w:rsidRPr="00340CF4">
              <w:rPr>
                <w:rFonts w:cstheme="minorHAnsi"/>
                <w:b/>
                <w:sz w:val="18"/>
                <w:szCs w:val="18"/>
              </w:rPr>
              <w:t>M03AX01</w:t>
            </w:r>
          </w:p>
        </w:tc>
      </w:tr>
      <w:tr w:rsidRPr="00340CF4" w:rsidR="00D01BDC" w:rsidTr="00E80E88" w14:paraId="08565580" w14:textId="77777777">
        <w:trPr>
          <w:trHeight w:val="287"/>
        </w:trPr>
        <w:tc>
          <w:tcPr>
            <w:tcW w:w="636" w:type="pct"/>
            <w:vMerge/>
            <w:tcBorders>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4D6C5675" w14:textId="77777777">
            <w:pPr>
              <w:spacing w:line="240" w:lineRule="auto"/>
              <w:jc w:val="center"/>
              <w:rPr>
                <w:rFonts w:cstheme="minorHAnsi"/>
                <w:b/>
                <w:sz w:val="18"/>
                <w:szCs w:val="18"/>
              </w:rPr>
            </w:pPr>
          </w:p>
        </w:tc>
        <w:tc>
          <w:tcPr>
            <w:tcW w:w="1568" w:type="pct"/>
            <w:vMerge/>
            <w:tcBorders>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tcPr>
          <w:p w:rsidRPr="00340CF4" w:rsidR="00D01BDC" w:rsidP="00D01BDC" w:rsidRDefault="00D01BDC" w14:paraId="4371371F" w14:textId="107E0401">
            <w:pPr>
              <w:spacing w:line="240" w:lineRule="auto"/>
              <w:jc w:val="center"/>
              <w:rPr>
                <w:rFonts w:cstheme="minorHAnsi"/>
                <w:b/>
                <w:sz w:val="18"/>
                <w:szCs w:val="18"/>
              </w:rPr>
            </w:pP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79F48755" w14:textId="21F15C5E">
            <w:pPr>
              <w:spacing w:line="240" w:lineRule="auto"/>
              <w:jc w:val="center"/>
              <w:rPr>
                <w:rFonts w:cstheme="minorHAnsi"/>
                <w:b/>
                <w:sz w:val="18"/>
                <w:szCs w:val="18"/>
              </w:rPr>
            </w:pPr>
            <w:r w:rsidRPr="00340CF4">
              <w:rPr>
                <w:rFonts w:cstheme="minorHAnsi"/>
                <w:b/>
                <w:sz w:val="18"/>
                <w:szCs w:val="18"/>
              </w:rPr>
              <w:t>Diagnosis</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34F8C7EF" w14:textId="77777777">
            <w:pPr>
              <w:spacing w:line="240" w:lineRule="auto"/>
              <w:jc w:val="center"/>
              <w:rPr>
                <w:rFonts w:cstheme="minorHAnsi"/>
                <w:b/>
                <w:sz w:val="18"/>
                <w:szCs w:val="18"/>
              </w:rPr>
            </w:pPr>
            <w:r w:rsidRPr="00340CF4">
              <w:rPr>
                <w:rFonts w:cstheme="minorHAnsi"/>
                <w:b/>
                <w:sz w:val="18"/>
                <w:szCs w:val="18"/>
              </w:rPr>
              <w:t>Triptan</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8D08D" w:themeFill="accent6" w:themeFillTint="99"/>
            <w:vAlign w:val="center"/>
          </w:tcPr>
          <w:p w:rsidRPr="00340CF4" w:rsidR="00D01BDC" w:rsidP="00D01BDC" w:rsidRDefault="00D01BDC" w14:paraId="471ADFA2" w14:textId="77777777">
            <w:pPr>
              <w:spacing w:line="240" w:lineRule="auto"/>
              <w:jc w:val="center"/>
              <w:rPr>
                <w:rFonts w:cstheme="minorHAnsi"/>
                <w:b/>
                <w:sz w:val="18"/>
                <w:szCs w:val="18"/>
              </w:rPr>
            </w:pPr>
            <w:r w:rsidRPr="00340CF4">
              <w:rPr>
                <w:rFonts w:cstheme="minorHAnsi"/>
                <w:b/>
                <w:sz w:val="18"/>
                <w:szCs w:val="18"/>
              </w:rPr>
              <w:t>Botulinum toxin</w:t>
            </w:r>
          </w:p>
        </w:tc>
      </w:tr>
      <w:tr w:rsidRPr="00340CF4" w:rsidR="006911CA" w:rsidTr="00E80E88" w14:paraId="69DCD3CE" w14:textId="77777777">
        <w:trPr>
          <w:trHeight w:val="109"/>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tcPr>
          <w:p w:rsidRPr="00340CF4" w:rsidR="006911CA" w:rsidP="00D01BDC" w:rsidRDefault="006911CA" w14:paraId="655FF71B" w14:textId="453D1B05">
            <w:pPr>
              <w:spacing w:line="240" w:lineRule="auto"/>
              <w:jc w:val="center"/>
              <w:rPr>
                <w:rFonts w:cstheme="minorHAnsi"/>
                <w:sz w:val="18"/>
                <w:szCs w:val="18"/>
              </w:rPr>
            </w:pPr>
            <w:r w:rsidRPr="00340CF4">
              <w:rPr>
                <w:rFonts w:cstheme="minorHAnsi"/>
                <w:sz w:val="18"/>
                <w:szCs w:val="18"/>
              </w:rPr>
              <w:t>Mig_A1​</w:t>
            </w:r>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1E2F0D51" w14:textId="503D93E7">
            <w:pPr>
              <w:spacing w:line="240" w:lineRule="auto"/>
              <w:jc w:val="center"/>
              <w:rPr>
                <w:rFonts w:cstheme="minorHAnsi"/>
                <w:sz w:val="18"/>
                <w:szCs w:val="18"/>
              </w:rPr>
            </w:pPr>
            <w:r w:rsidRPr="00340CF4">
              <w:rPr>
                <w:rFonts w:cstheme="minorHAnsi"/>
                <w:sz w:val="18"/>
                <w:szCs w:val="18"/>
              </w:rPr>
              <w:t>Migraine-event finding algorithm 1</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6A1BCEEF" w14:textId="695C8A35">
            <w:pPr>
              <w:spacing w:line="240" w:lineRule="auto"/>
              <w:jc w:val="center"/>
              <w:rPr>
                <w:rFonts w:cstheme="minorHAnsi"/>
                <w:sz w:val="18"/>
                <w:szCs w:val="18"/>
              </w:rPr>
            </w:pPr>
            <w:r w:rsidRPr="00340CF4">
              <w:rPr>
                <w:rFonts w:cstheme="minorHAnsi"/>
                <w:sz w:val="18"/>
                <w:szCs w:val="18"/>
              </w:rPr>
              <w:t xml:space="preserve">≥1 </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47DE8861" w14:textId="77777777">
            <w:pPr>
              <w:spacing w:line="240" w:lineRule="auto"/>
              <w:jc w:val="center"/>
              <w:rPr>
                <w:rFonts w:cstheme="minorHAnsi"/>
                <w:sz w:val="18"/>
                <w:szCs w:val="18"/>
              </w:rPr>
            </w:pP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3F22DE1C" w14:textId="77777777">
            <w:pPr>
              <w:spacing w:line="240" w:lineRule="auto"/>
              <w:jc w:val="center"/>
              <w:rPr>
                <w:rFonts w:cstheme="minorHAnsi"/>
                <w:sz w:val="18"/>
                <w:szCs w:val="18"/>
              </w:rPr>
            </w:pPr>
          </w:p>
        </w:tc>
      </w:tr>
      <w:tr w:rsidRPr="00340CF4" w:rsidR="006911CA" w:rsidTr="00E80E88" w14:paraId="3BA03E45" w14:textId="77777777">
        <w:trPr>
          <w:trHeight w:val="128"/>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31B21BA9" w14:textId="498470A0">
            <w:pPr>
              <w:spacing w:line="240" w:lineRule="auto"/>
              <w:jc w:val="center"/>
              <w:rPr>
                <w:rFonts w:cstheme="minorHAnsi"/>
                <w:sz w:val="18"/>
                <w:szCs w:val="18"/>
              </w:rPr>
            </w:pPr>
            <w:r w:rsidRPr="00340CF4">
              <w:rPr>
                <w:rFonts w:cstheme="minorHAnsi"/>
                <w:sz w:val="18"/>
                <w:szCs w:val="18"/>
              </w:rPr>
              <w:t>Mig_A2​</w:t>
            </w:r>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44E549B4" w14:textId="2D97C01E">
            <w:pPr>
              <w:spacing w:line="240" w:lineRule="auto"/>
              <w:jc w:val="center"/>
              <w:rPr>
                <w:rFonts w:cstheme="minorHAnsi"/>
                <w:sz w:val="18"/>
                <w:szCs w:val="18"/>
              </w:rPr>
            </w:pPr>
            <w:r w:rsidRPr="00340CF4">
              <w:rPr>
                <w:rFonts w:cstheme="minorHAnsi"/>
                <w:sz w:val="18"/>
                <w:szCs w:val="18"/>
              </w:rPr>
              <w:t>Migraine-event finding algorithm 2</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4EC308C1" w14:textId="0E1E8BC9">
            <w:pPr>
              <w:spacing w:line="240" w:lineRule="auto"/>
              <w:jc w:val="center"/>
              <w:rPr>
                <w:rFonts w:cstheme="minorHAnsi"/>
                <w:sz w:val="18"/>
                <w:szCs w:val="18"/>
              </w:rPr>
            </w:pPr>
            <w:r w:rsidRPr="00340CF4">
              <w:rPr>
                <w:rFonts w:cstheme="minorHAnsi"/>
                <w:sz w:val="18"/>
                <w:szCs w:val="18"/>
              </w:rPr>
              <w:t>​</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2B33C46F" w14:textId="77777777">
            <w:pPr>
              <w:spacing w:line="240" w:lineRule="auto"/>
              <w:jc w:val="center"/>
              <w:rPr>
                <w:rFonts w:cstheme="minorHAnsi"/>
                <w:sz w:val="18"/>
                <w:szCs w:val="18"/>
              </w:rPr>
            </w:pPr>
            <w:r w:rsidRPr="00340CF4">
              <w:rPr>
                <w:rFonts w:cstheme="minorHAnsi"/>
                <w:sz w:val="18"/>
                <w:szCs w:val="18"/>
              </w:rPr>
              <w:t xml:space="preserve">≥1 </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7C039483" w14:textId="77777777">
            <w:pPr>
              <w:spacing w:line="240" w:lineRule="auto"/>
              <w:jc w:val="center"/>
              <w:rPr>
                <w:rFonts w:cstheme="minorHAnsi"/>
                <w:sz w:val="18"/>
                <w:szCs w:val="18"/>
              </w:rPr>
            </w:pPr>
          </w:p>
        </w:tc>
      </w:tr>
      <w:tr w:rsidRPr="00340CF4" w:rsidR="006911CA" w:rsidTr="00E80E88" w14:paraId="0156A493" w14:textId="77777777">
        <w:trPr>
          <w:trHeight w:val="46"/>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49AAA401" w14:textId="78E196B1">
            <w:pPr>
              <w:spacing w:line="240" w:lineRule="auto"/>
              <w:jc w:val="center"/>
              <w:rPr>
                <w:rFonts w:cstheme="minorHAnsi"/>
                <w:sz w:val="18"/>
                <w:szCs w:val="18"/>
              </w:rPr>
            </w:pPr>
            <w:r w:rsidRPr="00340CF4">
              <w:rPr>
                <w:rFonts w:cstheme="minorHAnsi"/>
                <w:sz w:val="18"/>
                <w:szCs w:val="18"/>
              </w:rPr>
              <w:t>Mig_A3​</w:t>
            </w:r>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373247F6" w14:textId="18DBF74A">
            <w:pPr>
              <w:spacing w:line="240" w:lineRule="auto"/>
              <w:jc w:val="center"/>
              <w:rPr>
                <w:rFonts w:cstheme="minorHAnsi"/>
                <w:sz w:val="18"/>
                <w:szCs w:val="18"/>
              </w:rPr>
            </w:pPr>
            <w:r w:rsidRPr="00340CF4">
              <w:rPr>
                <w:rFonts w:cstheme="minorHAnsi"/>
                <w:sz w:val="18"/>
                <w:szCs w:val="18"/>
              </w:rPr>
              <w:t>Migraine-event finding algorithm 3</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7096C39C" w14:textId="2B495443">
            <w:pPr>
              <w:spacing w:line="240" w:lineRule="auto"/>
              <w:jc w:val="center"/>
              <w:rPr>
                <w:rFonts w:cstheme="minorHAnsi"/>
                <w:sz w:val="18"/>
                <w:szCs w:val="18"/>
              </w:rPr>
            </w:pP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62DB3AB8" w14:textId="77777777">
            <w:pPr>
              <w:spacing w:line="240" w:lineRule="auto"/>
              <w:jc w:val="center"/>
              <w:rPr>
                <w:rFonts w:cstheme="minorHAnsi"/>
                <w:sz w:val="18"/>
                <w:szCs w:val="18"/>
              </w:rPr>
            </w:pP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0F689936" w14:textId="77777777">
            <w:pPr>
              <w:spacing w:line="240" w:lineRule="auto"/>
              <w:jc w:val="center"/>
              <w:rPr>
                <w:rFonts w:cstheme="minorHAnsi"/>
                <w:sz w:val="18"/>
                <w:szCs w:val="18"/>
              </w:rPr>
            </w:pPr>
            <w:r w:rsidRPr="00340CF4">
              <w:rPr>
                <w:rFonts w:cstheme="minorHAnsi"/>
                <w:sz w:val="18"/>
                <w:szCs w:val="18"/>
              </w:rPr>
              <w:t xml:space="preserve">≥1 </w:t>
            </w:r>
          </w:p>
        </w:tc>
      </w:tr>
      <w:tr w:rsidRPr="00340CF4" w:rsidR="006911CA" w:rsidTr="00E80E88" w14:paraId="47C08ED1" w14:textId="77777777">
        <w:trPr>
          <w:trHeight w:val="123"/>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0B4F5B65" w14:textId="015F0C13">
            <w:pPr>
              <w:spacing w:line="240" w:lineRule="auto"/>
              <w:jc w:val="center"/>
              <w:rPr>
                <w:rFonts w:cstheme="minorHAnsi"/>
                <w:sz w:val="18"/>
                <w:szCs w:val="18"/>
              </w:rPr>
            </w:pPr>
            <w:r w:rsidRPr="00340CF4">
              <w:rPr>
                <w:rFonts w:cstheme="minorHAnsi"/>
                <w:sz w:val="18"/>
                <w:szCs w:val="18"/>
              </w:rPr>
              <w:t>Mig_A4​</w:t>
            </w:r>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495E7201" w14:textId="32629733">
            <w:pPr>
              <w:spacing w:line="240" w:lineRule="auto"/>
              <w:jc w:val="center"/>
              <w:rPr>
                <w:rFonts w:cstheme="minorHAnsi"/>
                <w:sz w:val="18"/>
                <w:szCs w:val="18"/>
              </w:rPr>
            </w:pPr>
            <w:r w:rsidRPr="00340CF4">
              <w:rPr>
                <w:rFonts w:cstheme="minorHAnsi"/>
                <w:sz w:val="18"/>
                <w:szCs w:val="18"/>
              </w:rPr>
              <w:t>Migraine-event finding algorithm 4</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057C5184" w14:textId="1EFF75FF">
            <w:pPr>
              <w:spacing w:line="240" w:lineRule="auto"/>
              <w:jc w:val="center"/>
              <w:rPr>
                <w:rFonts w:cstheme="minorHAnsi"/>
                <w:sz w:val="18"/>
                <w:szCs w:val="18"/>
              </w:rPr>
            </w:pPr>
            <w:r w:rsidRPr="00340CF4">
              <w:rPr>
                <w:rFonts w:cstheme="minorHAnsi"/>
                <w:sz w:val="18"/>
                <w:szCs w:val="18"/>
              </w:rPr>
              <w:t>​≥1 AND/OR</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0D4FDA0C" w14:textId="27CF25AB">
            <w:pPr>
              <w:spacing w:line="240" w:lineRule="auto"/>
              <w:jc w:val="center"/>
              <w:rPr>
                <w:rFonts w:cstheme="minorHAnsi"/>
                <w:sz w:val="18"/>
                <w:szCs w:val="18"/>
              </w:rPr>
            </w:pPr>
            <w:r w:rsidRPr="00340CF4">
              <w:rPr>
                <w:rFonts w:cstheme="minorHAnsi"/>
                <w:sz w:val="18"/>
                <w:szCs w:val="18"/>
              </w:rPr>
              <w:t>​≥1 AND/OR</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4B6CAE77" w14:textId="77777777">
            <w:pPr>
              <w:spacing w:line="240" w:lineRule="auto"/>
              <w:jc w:val="center"/>
              <w:rPr>
                <w:rFonts w:cstheme="minorHAnsi"/>
                <w:sz w:val="18"/>
                <w:szCs w:val="18"/>
              </w:rPr>
            </w:pPr>
          </w:p>
        </w:tc>
      </w:tr>
      <w:tr w:rsidRPr="00340CF4" w:rsidR="006911CA" w:rsidTr="00E80E88" w14:paraId="5A6A02DE" w14:textId="77777777">
        <w:trPr>
          <w:trHeight w:val="46"/>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70AB48B9" w14:textId="365EED79">
            <w:pPr>
              <w:spacing w:line="240" w:lineRule="auto"/>
              <w:jc w:val="center"/>
              <w:rPr>
                <w:rFonts w:cstheme="minorHAnsi"/>
                <w:sz w:val="18"/>
                <w:szCs w:val="18"/>
              </w:rPr>
            </w:pPr>
            <w:r w:rsidRPr="00340CF4">
              <w:rPr>
                <w:rFonts w:cstheme="minorHAnsi"/>
                <w:sz w:val="18"/>
                <w:szCs w:val="18"/>
              </w:rPr>
              <w:t>Mig_A5​</w:t>
            </w:r>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42FC1D96" w14:textId="7E71D953">
            <w:pPr>
              <w:spacing w:line="240" w:lineRule="auto"/>
              <w:jc w:val="center"/>
              <w:rPr>
                <w:rFonts w:cstheme="minorHAnsi"/>
                <w:sz w:val="18"/>
                <w:szCs w:val="18"/>
              </w:rPr>
            </w:pPr>
            <w:r w:rsidRPr="00340CF4">
              <w:rPr>
                <w:rFonts w:cstheme="minorHAnsi"/>
                <w:sz w:val="18"/>
                <w:szCs w:val="18"/>
              </w:rPr>
              <w:t>Migraine-event finding algorithm 5</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7F0FFD54" w14:textId="47487D4F">
            <w:pPr>
              <w:spacing w:line="240" w:lineRule="auto"/>
              <w:jc w:val="center"/>
              <w:rPr>
                <w:rFonts w:cstheme="minorHAnsi"/>
                <w:sz w:val="18"/>
                <w:szCs w:val="18"/>
              </w:rPr>
            </w:pPr>
            <w:r w:rsidRPr="00340CF4">
              <w:rPr>
                <w:rFonts w:cstheme="minorHAnsi"/>
                <w:sz w:val="18"/>
                <w:szCs w:val="18"/>
              </w:rPr>
              <w:t>​≥1 AND/OR</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23767F45" w14:textId="77777777">
            <w:pPr>
              <w:spacing w:line="240" w:lineRule="auto"/>
              <w:jc w:val="center"/>
              <w:rPr>
                <w:rFonts w:cstheme="minorHAnsi"/>
                <w:sz w:val="18"/>
                <w:szCs w:val="18"/>
              </w:rPr>
            </w:pPr>
            <w:r w:rsidRPr="00340CF4">
              <w:rPr>
                <w:rFonts w:cstheme="minorHAnsi"/>
                <w:sz w:val="18"/>
                <w:szCs w:val="18"/>
              </w:rPr>
              <w:t>​</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13FD485F" w14:textId="6E9D3477">
            <w:pPr>
              <w:spacing w:line="240" w:lineRule="auto"/>
              <w:jc w:val="center"/>
              <w:rPr>
                <w:rFonts w:cstheme="minorHAnsi"/>
                <w:sz w:val="18"/>
                <w:szCs w:val="18"/>
              </w:rPr>
            </w:pPr>
            <w:r w:rsidRPr="00340CF4">
              <w:rPr>
                <w:rFonts w:cstheme="minorHAnsi"/>
                <w:sz w:val="18"/>
                <w:szCs w:val="18"/>
              </w:rPr>
              <w:t>​≥1 AND/OR</w:t>
            </w:r>
          </w:p>
        </w:tc>
      </w:tr>
      <w:tr w:rsidRPr="00340CF4" w:rsidR="006911CA" w:rsidTr="00E80E88" w14:paraId="7475CBE5" w14:textId="77777777">
        <w:trPr>
          <w:trHeight w:val="176"/>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26C7CD7B" w14:textId="72C91A1D">
            <w:pPr>
              <w:spacing w:line="240" w:lineRule="auto"/>
              <w:jc w:val="center"/>
              <w:rPr>
                <w:rFonts w:cstheme="minorHAnsi"/>
                <w:sz w:val="18"/>
                <w:szCs w:val="18"/>
              </w:rPr>
            </w:pPr>
            <w:r w:rsidRPr="00340CF4">
              <w:rPr>
                <w:rFonts w:cstheme="minorHAnsi"/>
                <w:sz w:val="18"/>
                <w:szCs w:val="18"/>
              </w:rPr>
              <w:t>Mig_A6​</w:t>
            </w:r>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0F6FD253" w14:textId="7611DFE8">
            <w:pPr>
              <w:spacing w:line="240" w:lineRule="auto"/>
              <w:jc w:val="center"/>
              <w:rPr>
                <w:rFonts w:cstheme="minorHAnsi"/>
                <w:sz w:val="18"/>
                <w:szCs w:val="18"/>
              </w:rPr>
            </w:pPr>
            <w:r w:rsidRPr="00340CF4">
              <w:rPr>
                <w:rFonts w:cstheme="minorHAnsi"/>
                <w:sz w:val="18"/>
                <w:szCs w:val="18"/>
              </w:rPr>
              <w:t>Migraine-event finding algorithm 6</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38F32D16" w14:textId="5D07CDD2">
            <w:pPr>
              <w:spacing w:line="240" w:lineRule="auto"/>
              <w:jc w:val="center"/>
              <w:rPr>
                <w:rFonts w:cstheme="minorHAnsi"/>
                <w:sz w:val="18"/>
                <w:szCs w:val="18"/>
              </w:rPr>
            </w:pPr>
            <w:r w:rsidRPr="00340CF4">
              <w:rPr>
                <w:rFonts w:cstheme="minorHAnsi"/>
                <w:sz w:val="18"/>
                <w:szCs w:val="18"/>
              </w:rPr>
              <w:t>​</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hideMark/>
          </w:tcPr>
          <w:p w:rsidRPr="00340CF4" w:rsidR="006911CA" w:rsidP="00D01BDC" w:rsidRDefault="006911CA" w14:paraId="64157251" w14:textId="77777777">
            <w:pPr>
              <w:spacing w:line="240" w:lineRule="auto"/>
              <w:jc w:val="center"/>
              <w:rPr>
                <w:rFonts w:cstheme="minorHAnsi"/>
                <w:sz w:val="18"/>
                <w:szCs w:val="18"/>
              </w:rPr>
            </w:pPr>
            <w:r w:rsidRPr="00340CF4">
              <w:rPr>
                <w:rFonts w:cstheme="minorHAnsi"/>
                <w:sz w:val="18"/>
                <w:szCs w:val="18"/>
              </w:rPr>
              <w:t>​≥1 AND/OR</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25CF78A6" w14:textId="2540571D">
            <w:pPr>
              <w:spacing w:line="240" w:lineRule="auto"/>
              <w:jc w:val="center"/>
              <w:rPr>
                <w:rFonts w:cstheme="minorHAnsi"/>
                <w:sz w:val="18"/>
                <w:szCs w:val="18"/>
              </w:rPr>
            </w:pPr>
            <w:r w:rsidRPr="00340CF4">
              <w:rPr>
                <w:rFonts w:cstheme="minorHAnsi"/>
                <w:sz w:val="18"/>
                <w:szCs w:val="18"/>
              </w:rPr>
              <w:t>≥1</w:t>
            </w:r>
            <w:r w:rsidR="00D428F6">
              <w:rPr>
                <w:rFonts w:cstheme="minorHAnsi"/>
                <w:sz w:val="18"/>
                <w:szCs w:val="18"/>
              </w:rPr>
              <w:t xml:space="preserve"> </w:t>
            </w:r>
            <w:r w:rsidRPr="00340CF4" w:rsidR="00D428F6">
              <w:rPr>
                <w:rFonts w:cstheme="minorHAnsi"/>
                <w:sz w:val="18"/>
                <w:szCs w:val="18"/>
              </w:rPr>
              <w:t>AND/OR</w:t>
            </w:r>
          </w:p>
        </w:tc>
      </w:tr>
      <w:tr w:rsidRPr="00340CF4" w:rsidR="006911CA" w:rsidTr="00E80E88" w14:paraId="4FD16F2D" w14:textId="77777777">
        <w:trPr>
          <w:trHeight w:val="187"/>
        </w:trPr>
        <w:tc>
          <w:tcPr>
            <w:tcW w:w="636"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7E7EB05A" w14:textId="27FBCA11">
            <w:pPr>
              <w:spacing w:line="240" w:lineRule="auto"/>
              <w:jc w:val="center"/>
              <w:rPr>
                <w:rFonts w:cstheme="minorHAnsi"/>
                <w:sz w:val="18"/>
                <w:szCs w:val="18"/>
              </w:rPr>
            </w:pPr>
            <w:r w:rsidRPr="00340CF4">
              <w:rPr>
                <w:rFonts w:cstheme="minorHAnsi"/>
                <w:sz w:val="18"/>
                <w:szCs w:val="18"/>
              </w:rPr>
              <w:t>Mig_A7</w:t>
            </w:r>
          </w:p>
        </w:tc>
        <w:tc>
          <w:tcPr>
            <w:tcW w:w="1568"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vAlign w:val="center"/>
          </w:tcPr>
          <w:p w:rsidRPr="00340CF4" w:rsidR="006911CA" w:rsidP="00D01BDC" w:rsidRDefault="006911CA" w14:paraId="0A991C4B" w14:textId="5A22A772">
            <w:pPr>
              <w:spacing w:line="240" w:lineRule="auto"/>
              <w:jc w:val="center"/>
              <w:rPr>
                <w:rFonts w:cstheme="minorHAnsi"/>
                <w:sz w:val="18"/>
                <w:szCs w:val="18"/>
              </w:rPr>
            </w:pPr>
            <w:r w:rsidRPr="00340CF4">
              <w:rPr>
                <w:rFonts w:cstheme="minorHAnsi"/>
                <w:sz w:val="18"/>
                <w:szCs w:val="18"/>
              </w:rPr>
              <w:t>Migraine-event finding algorithm 7</w:t>
            </w:r>
          </w:p>
        </w:tc>
        <w:tc>
          <w:tcPr>
            <w:tcW w:w="1040"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3F192141" w14:textId="10C62D47">
            <w:pPr>
              <w:spacing w:line="240" w:lineRule="auto"/>
              <w:jc w:val="center"/>
              <w:rPr>
                <w:rFonts w:cstheme="minorHAnsi"/>
                <w:sz w:val="18"/>
                <w:szCs w:val="18"/>
              </w:rPr>
            </w:pPr>
            <w:r w:rsidRPr="00340CF4">
              <w:rPr>
                <w:rFonts w:cstheme="minorHAnsi"/>
                <w:sz w:val="18"/>
                <w:szCs w:val="18"/>
              </w:rPr>
              <w:t xml:space="preserve">​≥1 </w:t>
            </w:r>
            <w:r w:rsidRPr="00340CF4" w:rsidR="00D428F6">
              <w:rPr>
                <w:rFonts w:cstheme="minorHAnsi"/>
                <w:sz w:val="18"/>
                <w:szCs w:val="18"/>
              </w:rPr>
              <w:t>AND/OR</w:t>
            </w:r>
          </w:p>
        </w:tc>
        <w:tc>
          <w:tcPr>
            <w:tcW w:w="905"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421D81B8" w14:textId="77777777">
            <w:pPr>
              <w:spacing w:line="240" w:lineRule="auto"/>
              <w:jc w:val="center"/>
              <w:rPr>
                <w:rFonts w:cstheme="minorHAnsi"/>
                <w:sz w:val="18"/>
                <w:szCs w:val="18"/>
              </w:rPr>
            </w:pPr>
            <w:r w:rsidRPr="00340CF4">
              <w:rPr>
                <w:rFonts w:cstheme="minorHAnsi"/>
                <w:sz w:val="18"/>
                <w:szCs w:val="18"/>
              </w:rPr>
              <w:t>​≥1 AND/OR</w:t>
            </w:r>
          </w:p>
        </w:tc>
        <w:tc>
          <w:tcPr>
            <w:tcW w:w="851" w:type="pct"/>
            <w:tcBorders>
              <w:top w:val="single" w:color="538135" w:themeColor="accent6" w:themeShade="BF" w:sz="4" w:space="0"/>
              <w:left w:val="single" w:color="538135" w:themeColor="accent6" w:themeShade="BF" w:sz="4" w:space="0"/>
              <w:bottom w:val="single" w:color="538135" w:themeColor="accent6" w:themeShade="BF" w:sz="4" w:space="0"/>
              <w:right w:val="single" w:color="538135" w:themeColor="accent6" w:themeShade="BF" w:sz="4" w:space="0"/>
            </w:tcBorders>
            <w:shd w:val="clear" w:color="auto" w:fill="auto"/>
            <w:vAlign w:val="center"/>
          </w:tcPr>
          <w:p w:rsidRPr="00340CF4" w:rsidR="006911CA" w:rsidP="00D01BDC" w:rsidRDefault="006911CA" w14:paraId="01065826" w14:textId="53FFF6DD">
            <w:pPr>
              <w:spacing w:line="240" w:lineRule="auto"/>
              <w:jc w:val="center"/>
              <w:rPr>
                <w:rFonts w:cstheme="minorHAnsi"/>
                <w:sz w:val="18"/>
                <w:szCs w:val="18"/>
              </w:rPr>
            </w:pPr>
            <w:r w:rsidRPr="00340CF4">
              <w:rPr>
                <w:rFonts w:cstheme="minorHAnsi"/>
                <w:sz w:val="18"/>
                <w:szCs w:val="18"/>
              </w:rPr>
              <w:t>​≥1 AND/OR</w:t>
            </w:r>
          </w:p>
        </w:tc>
      </w:tr>
    </w:tbl>
    <w:p w:rsidRPr="00340CF4" w:rsidR="002306C3" w:rsidP="002306C3" w:rsidRDefault="002306C3" w14:paraId="799A63DE" w14:textId="2327C2C0">
      <w:pPr>
        <w:tabs>
          <w:tab w:val="left" w:pos="142"/>
        </w:tabs>
        <w:rPr>
          <w:sz w:val="18"/>
          <w:szCs w:val="18"/>
        </w:rPr>
      </w:pPr>
      <w:r w:rsidRPr="00340CF4">
        <w:rPr>
          <w:sz w:val="18"/>
          <w:szCs w:val="18"/>
        </w:rPr>
        <w:t>Not all DAPs will be able to provide data for all algorithms.</w:t>
      </w:r>
    </w:p>
    <w:p w:rsidRPr="00340CF4" w:rsidR="00EA04D7" w:rsidP="002306C3" w:rsidRDefault="00EA04D7" w14:paraId="7D3E4832" w14:textId="77777777">
      <w:pPr>
        <w:pStyle w:val="NoSpacing"/>
        <w:tabs>
          <w:tab w:val="left" w:pos="142"/>
        </w:tabs>
        <w:spacing w:before="0" w:after="0" w:line="240" w:lineRule="auto"/>
        <w:rPr>
          <w:rFonts w:cstheme="minorHAnsi"/>
          <w:bCs/>
          <w:color w:val="auto"/>
          <w:sz w:val="22"/>
          <w:szCs w:val="24"/>
        </w:rPr>
      </w:pPr>
    </w:p>
    <w:p w:rsidRPr="00340CF4" w:rsidR="002306C3" w:rsidP="002306C3" w:rsidRDefault="002306C3" w14:paraId="2D0F3899" w14:textId="0813DE28">
      <w:pPr>
        <w:pStyle w:val="NoSpacing"/>
        <w:tabs>
          <w:tab w:val="left" w:pos="142"/>
        </w:tabs>
        <w:spacing w:before="0" w:after="0" w:line="240" w:lineRule="auto"/>
        <w:rPr>
          <w:sz w:val="16"/>
          <w:szCs w:val="18"/>
          <w:lang w:val="fr-FR"/>
        </w:rPr>
      </w:pPr>
      <w:r w:rsidRPr="00340CF4">
        <w:rPr>
          <w:rFonts w:cstheme="minorHAnsi"/>
          <w:bCs/>
          <w:color w:val="auto"/>
          <w:sz w:val="22"/>
          <w:szCs w:val="24"/>
          <w:lang w:val="fr-FR"/>
        </w:rPr>
        <w:t xml:space="preserve">Table </w:t>
      </w:r>
      <w:r w:rsidRPr="00340CF4" w:rsidR="002D2355">
        <w:rPr>
          <w:rFonts w:cstheme="minorHAnsi"/>
          <w:bCs/>
          <w:color w:val="auto"/>
          <w:sz w:val="22"/>
          <w:szCs w:val="24"/>
          <w:lang w:val="fr-FR"/>
        </w:rPr>
        <w:t>5</w:t>
      </w:r>
      <w:r w:rsidRPr="00340CF4">
        <w:rPr>
          <w:rFonts w:cstheme="minorHAnsi"/>
          <w:bCs/>
          <w:color w:val="auto"/>
          <w:sz w:val="22"/>
          <w:szCs w:val="24"/>
          <w:lang w:val="fr-FR"/>
        </w:rPr>
        <w:t>. Migraine type algorithmes (Mig_T1-6)</w:t>
      </w:r>
    </w:p>
    <w:tbl>
      <w:tblPr>
        <w:tblStyle w:val="TableGrid"/>
        <w:tblW w:w="5000" w:type="pct"/>
        <w:tblLayout w:type="fixed"/>
        <w:tblLook w:val="04A0" w:firstRow="1" w:lastRow="0" w:firstColumn="1" w:lastColumn="0" w:noHBand="0" w:noVBand="1"/>
      </w:tblPr>
      <w:tblGrid>
        <w:gridCol w:w="831"/>
        <w:gridCol w:w="1744"/>
        <w:gridCol w:w="1104"/>
        <w:gridCol w:w="1068"/>
        <w:gridCol w:w="1187"/>
        <w:gridCol w:w="1068"/>
        <w:gridCol w:w="1069"/>
        <w:gridCol w:w="991"/>
      </w:tblGrid>
      <w:tr w:rsidRPr="00340CF4" w:rsidR="002306C3" w:rsidTr="00EA04D7" w14:paraId="0AF666E3" w14:textId="77777777">
        <w:trPr>
          <w:trHeight w:val="282"/>
          <w:tblHeader/>
        </w:trPr>
        <w:tc>
          <w:tcPr>
            <w:tcW w:w="459" w:type="pct"/>
            <w:vMerge w:val="restart"/>
            <w:shd w:val="clear" w:color="auto" w:fill="A8D08D" w:themeFill="accent6" w:themeFillTint="99"/>
            <w:vAlign w:val="center"/>
          </w:tcPr>
          <w:p w:rsidRPr="00340CF4" w:rsidR="002306C3" w:rsidP="005B4BDE" w:rsidRDefault="002306C3" w14:paraId="3BFB1EBF" w14:textId="77777777">
            <w:pPr>
              <w:tabs>
                <w:tab w:val="left" w:pos="142"/>
              </w:tabs>
              <w:spacing w:line="240" w:lineRule="auto"/>
              <w:rPr>
                <w:rFonts w:cstheme="minorHAnsi"/>
                <w:b/>
                <w:sz w:val="16"/>
                <w:szCs w:val="16"/>
              </w:rPr>
            </w:pPr>
            <w:r w:rsidRPr="00340CF4">
              <w:rPr>
                <w:rFonts w:cstheme="minorHAnsi"/>
                <w:b/>
                <w:sz w:val="16"/>
                <w:szCs w:val="16"/>
              </w:rPr>
              <w:t>Algorithm</w:t>
            </w:r>
          </w:p>
        </w:tc>
        <w:tc>
          <w:tcPr>
            <w:tcW w:w="962" w:type="pct"/>
            <w:vMerge w:val="restart"/>
            <w:shd w:val="clear" w:color="auto" w:fill="A8D08D" w:themeFill="accent6" w:themeFillTint="99"/>
            <w:vAlign w:val="center"/>
          </w:tcPr>
          <w:p w:rsidRPr="00340CF4" w:rsidR="002306C3" w:rsidP="005B4BDE" w:rsidRDefault="002306C3" w14:paraId="2BD76512" w14:textId="77777777">
            <w:pPr>
              <w:tabs>
                <w:tab w:val="left" w:pos="142"/>
              </w:tabs>
              <w:spacing w:line="240" w:lineRule="auto"/>
              <w:jc w:val="center"/>
              <w:rPr>
                <w:rFonts w:cstheme="minorHAnsi"/>
                <w:b/>
                <w:sz w:val="16"/>
                <w:szCs w:val="16"/>
              </w:rPr>
            </w:pPr>
            <w:r w:rsidRPr="00340CF4">
              <w:rPr>
                <w:rFonts w:cstheme="minorHAnsi"/>
                <w:b/>
                <w:sz w:val="16"/>
                <w:szCs w:val="16"/>
              </w:rPr>
              <w:t>Name</w:t>
            </w:r>
          </w:p>
        </w:tc>
        <w:tc>
          <w:tcPr>
            <w:tcW w:w="3579" w:type="pct"/>
            <w:gridSpan w:val="6"/>
            <w:shd w:val="clear" w:color="auto" w:fill="A8D08D" w:themeFill="accent6" w:themeFillTint="99"/>
            <w:vAlign w:val="center"/>
          </w:tcPr>
          <w:p w:rsidRPr="00340CF4" w:rsidR="002306C3" w:rsidP="005B4BDE" w:rsidRDefault="002306C3" w14:paraId="014D3BA9" w14:textId="167F9999">
            <w:pPr>
              <w:tabs>
                <w:tab w:val="left" w:pos="142"/>
              </w:tabs>
              <w:spacing w:line="240" w:lineRule="auto"/>
              <w:jc w:val="center"/>
              <w:rPr>
                <w:rFonts w:cstheme="minorHAnsi"/>
                <w:b/>
                <w:sz w:val="16"/>
                <w:szCs w:val="16"/>
              </w:rPr>
            </w:pPr>
            <w:r w:rsidRPr="00340CF4">
              <w:rPr>
                <w:rFonts w:cstheme="minorHAnsi"/>
                <w:b/>
                <w:sz w:val="16"/>
                <w:szCs w:val="16"/>
              </w:rPr>
              <w:t>Component</w:t>
            </w:r>
            <w:r w:rsidRPr="00340CF4" w:rsidR="00D01BDC">
              <w:rPr>
                <w:rFonts w:cstheme="minorHAnsi"/>
                <w:b/>
                <w:sz w:val="16"/>
                <w:szCs w:val="16"/>
              </w:rPr>
              <w:t xml:space="preserve"> (at least one of the listed codes has to be present)</w:t>
            </w:r>
          </w:p>
        </w:tc>
      </w:tr>
      <w:tr w:rsidRPr="00340CF4" w:rsidR="002306C3" w:rsidTr="00EA04D7" w14:paraId="5687EBCC" w14:textId="77777777">
        <w:trPr>
          <w:trHeight w:val="282"/>
          <w:tblHeader/>
        </w:trPr>
        <w:tc>
          <w:tcPr>
            <w:tcW w:w="459" w:type="pct"/>
            <w:vMerge/>
            <w:shd w:val="clear" w:color="auto" w:fill="A8D08D" w:themeFill="accent6" w:themeFillTint="99"/>
            <w:vAlign w:val="center"/>
            <w:hideMark/>
          </w:tcPr>
          <w:p w:rsidRPr="00340CF4" w:rsidR="002306C3" w:rsidP="005B4BDE" w:rsidRDefault="002306C3" w14:paraId="29D5D78D" w14:textId="77777777">
            <w:pPr>
              <w:tabs>
                <w:tab w:val="left" w:pos="142"/>
              </w:tabs>
              <w:spacing w:line="240" w:lineRule="auto"/>
              <w:rPr>
                <w:rFonts w:cstheme="minorHAnsi"/>
                <w:b/>
                <w:sz w:val="16"/>
                <w:szCs w:val="16"/>
              </w:rPr>
            </w:pPr>
          </w:p>
        </w:tc>
        <w:tc>
          <w:tcPr>
            <w:tcW w:w="962" w:type="pct"/>
            <w:vMerge/>
            <w:shd w:val="clear" w:color="auto" w:fill="A8D08D" w:themeFill="accent6" w:themeFillTint="99"/>
            <w:vAlign w:val="center"/>
          </w:tcPr>
          <w:p w:rsidRPr="00340CF4" w:rsidR="002306C3" w:rsidP="005B4BDE" w:rsidRDefault="002306C3" w14:paraId="0BBB0D56" w14:textId="77777777">
            <w:pPr>
              <w:tabs>
                <w:tab w:val="left" w:pos="142"/>
              </w:tabs>
              <w:spacing w:line="240" w:lineRule="auto"/>
              <w:rPr>
                <w:rFonts w:cstheme="minorHAnsi"/>
                <w:b/>
                <w:sz w:val="16"/>
                <w:szCs w:val="16"/>
              </w:rPr>
            </w:pPr>
          </w:p>
        </w:tc>
        <w:tc>
          <w:tcPr>
            <w:tcW w:w="609" w:type="pct"/>
            <w:shd w:val="clear" w:color="auto" w:fill="A8D08D" w:themeFill="accent6" w:themeFillTint="99"/>
            <w:vAlign w:val="center"/>
            <w:hideMark/>
          </w:tcPr>
          <w:p w:rsidRPr="00340CF4" w:rsidR="002306C3" w:rsidP="005B4BDE" w:rsidRDefault="00D01BDC" w14:paraId="21FB548E" w14:textId="7F65571C">
            <w:pPr>
              <w:tabs>
                <w:tab w:val="left" w:pos="142"/>
              </w:tabs>
              <w:spacing w:line="240" w:lineRule="auto"/>
              <w:rPr>
                <w:rFonts w:cstheme="minorHAnsi"/>
                <w:b/>
                <w:sz w:val="16"/>
                <w:szCs w:val="16"/>
              </w:rPr>
            </w:pPr>
            <w:r w:rsidRPr="00340CF4">
              <w:rPr>
                <w:rFonts w:cstheme="minorHAnsi"/>
                <w:b/>
                <w:sz w:val="16"/>
                <w:szCs w:val="16"/>
              </w:rPr>
              <w:t>ICD-10: G43.0; ICD-9: 346.1, 346.7; RCD: F261</w:t>
            </w:r>
          </w:p>
        </w:tc>
        <w:tc>
          <w:tcPr>
            <w:tcW w:w="589" w:type="pct"/>
            <w:shd w:val="clear" w:color="auto" w:fill="A8D08D" w:themeFill="accent6" w:themeFillTint="99"/>
            <w:vAlign w:val="center"/>
            <w:hideMark/>
          </w:tcPr>
          <w:p w:rsidRPr="00340CF4" w:rsidR="002306C3" w:rsidP="005B4BDE" w:rsidRDefault="00D01BDC" w14:paraId="41E77F2D" w14:textId="6BB06316">
            <w:pPr>
              <w:tabs>
                <w:tab w:val="left" w:pos="142"/>
              </w:tabs>
              <w:spacing w:line="240" w:lineRule="auto"/>
              <w:rPr>
                <w:rFonts w:cstheme="minorHAnsi"/>
                <w:b/>
                <w:sz w:val="16"/>
                <w:szCs w:val="16"/>
              </w:rPr>
            </w:pPr>
            <w:r w:rsidRPr="00340CF4">
              <w:rPr>
                <w:rFonts w:cstheme="minorHAnsi"/>
                <w:b/>
                <w:sz w:val="16"/>
                <w:szCs w:val="16"/>
              </w:rPr>
              <w:t>ICD-10: G43.1; ICD-9: 346.0, 346.5, 346.6; RCD: F260</w:t>
            </w:r>
          </w:p>
        </w:tc>
        <w:tc>
          <w:tcPr>
            <w:tcW w:w="655" w:type="pct"/>
            <w:shd w:val="clear" w:color="auto" w:fill="A8D08D" w:themeFill="accent6" w:themeFillTint="99"/>
            <w:vAlign w:val="center"/>
            <w:hideMark/>
          </w:tcPr>
          <w:p w:rsidRPr="00340CF4" w:rsidR="002306C3" w:rsidP="005B4BDE" w:rsidRDefault="00D01BDC" w14:paraId="3FBFBF3C" w14:textId="61CFF93D">
            <w:pPr>
              <w:tabs>
                <w:tab w:val="left" w:pos="142"/>
              </w:tabs>
              <w:spacing w:line="240" w:lineRule="auto"/>
              <w:rPr>
                <w:rFonts w:cstheme="minorHAnsi"/>
                <w:b/>
                <w:sz w:val="16"/>
                <w:szCs w:val="16"/>
              </w:rPr>
            </w:pPr>
            <w:r w:rsidRPr="00340CF4">
              <w:rPr>
                <w:rFonts w:cstheme="minorHAnsi"/>
                <w:b/>
                <w:sz w:val="16"/>
                <w:szCs w:val="16"/>
              </w:rPr>
              <w:t>ICD-10: G43.2; ICD-9: 346.12; RCD: X007R</w:t>
            </w:r>
          </w:p>
        </w:tc>
        <w:tc>
          <w:tcPr>
            <w:tcW w:w="589" w:type="pct"/>
            <w:shd w:val="clear" w:color="auto" w:fill="A8D08D" w:themeFill="accent6" w:themeFillTint="99"/>
            <w:vAlign w:val="center"/>
            <w:hideMark/>
          </w:tcPr>
          <w:p w:rsidRPr="00340CF4" w:rsidR="002306C3" w:rsidP="005B4BDE" w:rsidRDefault="00D01BDC" w14:paraId="3A183F48" w14:textId="71373FFA">
            <w:pPr>
              <w:tabs>
                <w:tab w:val="left" w:pos="142"/>
              </w:tabs>
              <w:spacing w:line="240" w:lineRule="auto"/>
              <w:rPr>
                <w:rFonts w:cstheme="minorHAnsi"/>
                <w:b/>
                <w:sz w:val="16"/>
                <w:szCs w:val="16"/>
              </w:rPr>
            </w:pPr>
            <w:r w:rsidRPr="00340CF4">
              <w:rPr>
                <w:rFonts w:cstheme="minorHAnsi"/>
                <w:b/>
                <w:sz w:val="16"/>
                <w:szCs w:val="16"/>
              </w:rPr>
              <w:t>ICD-10: G43.3; RCD: F26y3</w:t>
            </w:r>
          </w:p>
        </w:tc>
        <w:tc>
          <w:tcPr>
            <w:tcW w:w="590" w:type="pct"/>
            <w:shd w:val="clear" w:color="auto" w:fill="A8D08D" w:themeFill="accent6" w:themeFillTint="99"/>
            <w:vAlign w:val="center"/>
            <w:hideMark/>
          </w:tcPr>
          <w:p w:rsidRPr="00340CF4" w:rsidR="002306C3" w:rsidP="005B4BDE" w:rsidRDefault="00D01BDC" w14:paraId="79CF9312" w14:textId="42C5CF0B">
            <w:pPr>
              <w:tabs>
                <w:tab w:val="left" w:pos="142"/>
              </w:tabs>
              <w:spacing w:line="240" w:lineRule="auto"/>
              <w:rPr>
                <w:rFonts w:cstheme="minorHAnsi"/>
                <w:b/>
                <w:sz w:val="16"/>
                <w:szCs w:val="16"/>
              </w:rPr>
            </w:pPr>
            <w:r w:rsidRPr="00340CF4">
              <w:rPr>
                <w:rFonts w:cstheme="minorHAnsi"/>
                <w:b/>
                <w:sz w:val="16"/>
                <w:szCs w:val="16"/>
              </w:rPr>
              <w:t>ICD-10:  G43.8; ICD-9: 346.8; RCD: F262, Fyu53, F26y, X0070</w:t>
            </w:r>
          </w:p>
        </w:tc>
        <w:tc>
          <w:tcPr>
            <w:tcW w:w="546" w:type="pct"/>
            <w:shd w:val="clear" w:color="auto" w:fill="A8D08D" w:themeFill="accent6" w:themeFillTint="99"/>
            <w:vAlign w:val="center"/>
            <w:hideMark/>
          </w:tcPr>
          <w:p w:rsidRPr="00340CF4" w:rsidR="00E05981" w:rsidP="005B4BDE" w:rsidRDefault="00D01BDC" w14:paraId="7FF96C86" w14:textId="19E83356">
            <w:pPr>
              <w:tabs>
                <w:tab w:val="left" w:pos="142"/>
              </w:tabs>
              <w:spacing w:line="240" w:lineRule="auto"/>
              <w:rPr>
                <w:rFonts w:cstheme="minorHAnsi"/>
                <w:b/>
                <w:sz w:val="16"/>
                <w:szCs w:val="16"/>
              </w:rPr>
            </w:pPr>
            <w:r w:rsidRPr="00340CF4">
              <w:rPr>
                <w:rFonts w:cstheme="minorHAnsi"/>
                <w:b/>
                <w:sz w:val="16"/>
                <w:szCs w:val="16"/>
              </w:rPr>
              <w:t>ICD-10:  G43.9; ICD-9: 346.9, 346.2; ICPC: N89; RCD: F26z</w:t>
            </w:r>
            <w:r w:rsidR="00D428F6">
              <w:rPr>
                <w:rFonts w:cstheme="minorHAnsi"/>
                <w:b/>
                <w:sz w:val="16"/>
                <w:szCs w:val="16"/>
              </w:rPr>
              <w:t>*</w:t>
            </w:r>
          </w:p>
          <w:p w:rsidRPr="00340CF4" w:rsidR="002306C3" w:rsidP="005B4BDE" w:rsidRDefault="002306C3" w14:paraId="2B4A255B" w14:textId="49930FB6">
            <w:pPr>
              <w:tabs>
                <w:tab w:val="left" w:pos="142"/>
              </w:tabs>
              <w:spacing w:line="240" w:lineRule="auto"/>
              <w:rPr>
                <w:rFonts w:cstheme="minorHAnsi"/>
                <w:b/>
                <w:sz w:val="16"/>
                <w:szCs w:val="16"/>
              </w:rPr>
            </w:pPr>
          </w:p>
        </w:tc>
      </w:tr>
      <w:tr w:rsidRPr="00340CF4" w:rsidR="002306C3" w:rsidTr="00E05981" w14:paraId="07F79AEA" w14:textId="77777777">
        <w:trPr>
          <w:trHeight w:val="356"/>
        </w:trPr>
        <w:tc>
          <w:tcPr>
            <w:tcW w:w="459" w:type="pct"/>
            <w:noWrap/>
            <w:vAlign w:val="center"/>
            <w:hideMark/>
          </w:tcPr>
          <w:p w:rsidRPr="00340CF4" w:rsidR="002306C3" w:rsidP="005B4BDE" w:rsidRDefault="002306C3" w14:paraId="376DE5D9" w14:textId="77777777">
            <w:pPr>
              <w:tabs>
                <w:tab w:val="left" w:pos="142"/>
              </w:tabs>
              <w:spacing w:line="240" w:lineRule="auto"/>
              <w:rPr>
                <w:rFonts w:cstheme="minorHAnsi"/>
                <w:sz w:val="16"/>
                <w:szCs w:val="16"/>
              </w:rPr>
            </w:pPr>
            <w:r w:rsidRPr="00340CF4">
              <w:rPr>
                <w:rFonts w:cstheme="minorHAnsi"/>
                <w:sz w:val="16"/>
                <w:szCs w:val="16"/>
              </w:rPr>
              <w:t>Mig_T1</w:t>
            </w:r>
          </w:p>
        </w:tc>
        <w:tc>
          <w:tcPr>
            <w:tcW w:w="962" w:type="pct"/>
            <w:vAlign w:val="center"/>
          </w:tcPr>
          <w:p w:rsidRPr="00340CF4" w:rsidR="002306C3" w:rsidP="005B4BDE" w:rsidRDefault="002306C3" w14:paraId="0E178F86" w14:textId="77777777">
            <w:pPr>
              <w:tabs>
                <w:tab w:val="left" w:pos="142"/>
              </w:tabs>
              <w:spacing w:line="240" w:lineRule="auto"/>
              <w:rPr>
                <w:rFonts w:cstheme="minorHAnsi"/>
                <w:sz w:val="16"/>
                <w:szCs w:val="16"/>
              </w:rPr>
            </w:pPr>
            <w:r w:rsidRPr="00340CF4">
              <w:rPr>
                <w:rFonts w:cstheme="minorHAnsi"/>
                <w:sz w:val="16"/>
                <w:szCs w:val="16"/>
              </w:rPr>
              <w:t>Migraine without aura</w:t>
            </w:r>
          </w:p>
        </w:tc>
        <w:tc>
          <w:tcPr>
            <w:tcW w:w="609" w:type="pct"/>
            <w:noWrap/>
            <w:vAlign w:val="center"/>
            <w:hideMark/>
          </w:tcPr>
          <w:p w:rsidRPr="00340CF4" w:rsidR="002306C3" w:rsidP="005B4BDE" w:rsidRDefault="002306C3" w14:paraId="38E9CB6A"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589" w:type="pct"/>
            <w:noWrap/>
            <w:vAlign w:val="center"/>
          </w:tcPr>
          <w:p w:rsidRPr="00340CF4" w:rsidR="002306C3" w:rsidP="005B4BDE" w:rsidRDefault="002306C3" w14:paraId="7C2D8323" w14:textId="77777777">
            <w:pPr>
              <w:tabs>
                <w:tab w:val="left" w:pos="142"/>
              </w:tabs>
              <w:spacing w:line="240" w:lineRule="auto"/>
              <w:jc w:val="center"/>
              <w:rPr>
                <w:rFonts w:cstheme="minorHAnsi"/>
                <w:sz w:val="16"/>
                <w:szCs w:val="16"/>
              </w:rPr>
            </w:pPr>
          </w:p>
        </w:tc>
        <w:tc>
          <w:tcPr>
            <w:tcW w:w="655" w:type="pct"/>
            <w:noWrap/>
            <w:vAlign w:val="center"/>
          </w:tcPr>
          <w:p w:rsidRPr="00340CF4" w:rsidR="002306C3" w:rsidP="005B4BDE" w:rsidRDefault="002306C3" w14:paraId="790CC98D"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7A9D1F87" w14:textId="77777777">
            <w:pPr>
              <w:tabs>
                <w:tab w:val="left" w:pos="142"/>
              </w:tabs>
              <w:spacing w:line="240" w:lineRule="auto"/>
              <w:jc w:val="center"/>
              <w:rPr>
                <w:rFonts w:cstheme="minorHAnsi"/>
                <w:sz w:val="16"/>
                <w:szCs w:val="16"/>
              </w:rPr>
            </w:pPr>
          </w:p>
        </w:tc>
        <w:tc>
          <w:tcPr>
            <w:tcW w:w="590" w:type="pct"/>
            <w:noWrap/>
            <w:vAlign w:val="center"/>
          </w:tcPr>
          <w:p w:rsidRPr="00340CF4" w:rsidR="002306C3" w:rsidP="005B4BDE" w:rsidRDefault="002306C3" w14:paraId="78CF813D" w14:textId="77777777">
            <w:pPr>
              <w:tabs>
                <w:tab w:val="left" w:pos="142"/>
              </w:tabs>
              <w:spacing w:line="240" w:lineRule="auto"/>
              <w:jc w:val="center"/>
              <w:rPr>
                <w:rFonts w:cstheme="minorHAnsi"/>
                <w:sz w:val="16"/>
                <w:szCs w:val="16"/>
              </w:rPr>
            </w:pPr>
          </w:p>
        </w:tc>
        <w:tc>
          <w:tcPr>
            <w:tcW w:w="546" w:type="pct"/>
            <w:noWrap/>
            <w:vAlign w:val="center"/>
          </w:tcPr>
          <w:p w:rsidRPr="00340CF4" w:rsidR="002306C3" w:rsidP="005B4BDE" w:rsidRDefault="002306C3" w14:paraId="4B9E0376" w14:textId="77777777">
            <w:pPr>
              <w:tabs>
                <w:tab w:val="left" w:pos="142"/>
              </w:tabs>
              <w:spacing w:line="240" w:lineRule="auto"/>
              <w:jc w:val="center"/>
              <w:rPr>
                <w:rFonts w:cstheme="minorHAnsi"/>
                <w:sz w:val="16"/>
                <w:szCs w:val="16"/>
              </w:rPr>
            </w:pPr>
          </w:p>
        </w:tc>
      </w:tr>
      <w:tr w:rsidRPr="00340CF4" w:rsidR="002306C3" w:rsidTr="00E05981" w14:paraId="01B51386" w14:textId="77777777">
        <w:trPr>
          <w:trHeight w:val="197"/>
        </w:trPr>
        <w:tc>
          <w:tcPr>
            <w:tcW w:w="459" w:type="pct"/>
            <w:noWrap/>
            <w:vAlign w:val="center"/>
            <w:hideMark/>
          </w:tcPr>
          <w:p w:rsidRPr="00340CF4" w:rsidR="002306C3" w:rsidP="005B4BDE" w:rsidRDefault="002306C3" w14:paraId="40FEBCB4" w14:textId="77777777">
            <w:pPr>
              <w:tabs>
                <w:tab w:val="left" w:pos="142"/>
              </w:tabs>
              <w:spacing w:line="240" w:lineRule="auto"/>
              <w:rPr>
                <w:rFonts w:cstheme="minorHAnsi"/>
                <w:sz w:val="16"/>
                <w:szCs w:val="16"/>
              </w:rPr>
            </w:pPr>
            <w:r w:rsidRPr="00340CF4">
              <w:rPr>
                <w:rFonts w:cstheme="minorHAnsi"/>
                <w:sz w:val="16"/>
                <w:szCs w:val="16"/>
              </w:rPr>
              <w:t>Mig_T2</w:t>
            </w:r>
          </w:p>
        </w:tc>
        <w:tc>
          <w:tcPr>
            <w:tcW w:w="962" w:type="pct"/>
            <w:vAlign w:val="center"/>
          </w:tcPr>
          <w:p w:rsidRPr="00340CF4" w:rsidR="002306C3" w:rsidP="005B4BDE" w:rsidRDefault="002306C3" w14:paraId="079A19FD" w14:textId="77777777">
            <w:pPr>
              <w:tabs>
                <w:tab w:val="left" w:pos="142"/>
              </w:tabs>
              <w:spacing w:line="240" w:lineRule="auto"/>
              <w:rPr>
                <w:rFonts w:cstheme="minorHAnsi"/>
                <w:sz w:val="16"/>
                <w:szCs w:val="16"/>
              </w:rPr>
            </w:pPr>
            <w:r w:rsidRPr="00340CF4">
              <w:rPr>
                <w:rFonts w:cstheme="minorHAnsi"/>
                <w:sz w:val="16"/>
                <w:szCs w:val="16"/>
              </w:rPr>
              <w:t>Migraine with aura</w:t>
            </w:r>
          </w:p>
        </w:tc>
        <w:tc>
          <w:tcPr>
            <w:tcW w:w="609" w:type="pct"/>
            <w:noWrap/>
            <w:vAlign w:val="center"/>
          </w:tcPr>
          <w:p w:rsidRPr="00340CF4" w:rsidR="002306C3" w:rsidP="005B4BDE" w:rsidRDefault="002306C3" w14:paraId="3DE3B529" w14:textId="77777777">
            <w:pPr>
              <w:tabs>
                <w:tab w:val="left" w:pos="142"/>
              </w:tabs>
              <w:spacing w:line="240" w:lineRule="auto"/>
              <w:jc w:val="center"/>
              <w:rPr>
                <w:rFonts w:cstheme="minorHAnsi"/>
                <w:sz w:val="16"/>
                <w:szCs w:val="16"/>
              </w:rPr>
            </w:pPr>
          </w:p>
        </w:tc>
        <w:tc>
          <w:tcPr>
            <w:tcW w:w="589" w:type="pct"/>
            <w:noWrap/>
            <w:vAlign w:val="center"/>
            <w:hideMark/>
          </w:tcPr>
          <w:p w:rsidRPr="00340CF4" w:rsidR="002306C3" w:rsidP="005B4BDE" w:rsidRDefault="002306C3" w14:paraId="63A9ACDA"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655" w:type="pct"/>
            <w:noWrap/>
            <w:vAlign w:val="center"/>
          </w:tcPr>
          <w:p w:rsidRPr="00340CF4" w:rsidR="002306C3" w:rsidP="005B4BDE" w:rsidRDefault="002306C3" w14:paraId="7F59018E"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149DA70A" w14:textId="77777777">
            <w:pPr>
              <w:tabs>
                <w:tab w:val="left" w:pos="142"/>
              </w:tabs>
              <w:spacing w:line="240" w:lineRule="auto"/>
              <w:jc w:val="center"/>
              <w:rPr>
                <w:rFonts w:cstheme="minorHAnsi"/>
                <w:sz w:val="16"/>
                <w:szCs w:val="16"/>
              </w:rPr>
            </w:pPr>
          </w:p>
        </w:tc>
        <w:tc>
          <w:tcPr>
            <w:tcW w:w="590" w:type="pct"/>
            <w:noWrap/>
            <w:vAlign w:val="center"/>
          </w:tcPr>
          <w:p w:rsidRPr="00340CF4" w:rsidR="002306C3" w:rsidP="005B4BDE" w:rsidRDefault="002306C3" w14:paraId="7F1DE73F" w14:textId="77777777">
            <w:pPr>
              <w:tabs>
                <w:tab w:val="left" w:pos="142"/>
              </w:tabs>
              <w:spacing w:line="240" w:lineRule="auto"/>
              <w:jc w:val="center"/>
              <w:rPr>
                <w:rFonts w:cstheme="minorHAnsi"/>
                <w:sz w:val="16"/>
                <w:szCs w:val="16"/>
              </w:rPr>
            </w:pPr>
          </w:p>
        </w:tc>
        <w:tc>
          <w:tcPr>
            <w:tcW w:w="546" w:type="pct"/>
            <w:noWrap/>
            <w:vAlign w:val="center"/>
          </w:tcPr>
          <w:p w:rsidRPr="00340CF4" w:rsidR="002306C3" w:rsidP="005B4BDE" w:rsidRDefault="002306C3" w14:paraId="393D5A11" w14:textId="77777777">
            <w:pPr>
              <w:tabs>
                <w:tab w:val="left" w:pos="142"/>
              </w:tabs>
              <w:spacing w:line="240" w:lineRule="auto"/>
              <w:jc w:val="center"/>
              <w:rPr>
                <w:rFonts w:cstheme="minorHAnsi"/>
                <w:sz w:val="16"/>
                <w:szCs w:val="16"/>
              </w:rPr>
            </w:pPr>
          </w:p>
        </w:tc>
      </w:tr>
      <w:tr w:rsidRPr="00340CF4" w:rsidR="002306C3" w:rsidTr="00E05981" w14:paraId="2B57F186" w14:textId="77777777">
        <w:trPr>
          <w:trHeight w:val="173"/>
        </w:trPr>
        <w:tc>
          <w:tcPr>
            <w:tcW w:w="459" w:type="pct"/>
            <w:noWrap/>
            <w:vAlign w:val="center"/>
            <w:hideMark/>
          </w:tcPr>
          <w:p w:rsidRPr="00340CF4" w:rsidR="002306C3" w:rsidP="005B4BDE" w:rsidRDefault="002306C3" w14:paraId="1ABAAAE3" w14:textId="77777777">
            <w:pPr>
              <w:tabs>
                <w:tab w:val="left" w:pos="142"/>
              </w:tabs>
              <w:spacing w:line="240" w:lineRule="auto"/>
              <w:rPr>
                <w:rFonts w:cstheme="minorHAnsi"/>
                <w:sz w:val="16"/>
                <w:szCs w:val="16"/>
              </w:rPr>
            </w:pPr>
            <w:r w:rsidRPr="00340CF4">
              <w:rPr>
                <w:rFonts w:cstheme="minorHAnsi"/>
                <w:sz w:val="16"/>
                <w:szCs w:val="16"/>
              </w:rPr>
              <w:t>Mig_T3</w:t>
            </w:r>
          </w:p>
        </w:tc>
        <w:tc>
          <w:tcPr>
            <w:tcW w:w="962" w:type="pct"/>
            <w:vAlign w:val="center"/>
          </w:tcPr>
          <w:p w:rsidRPr="00340CF4" w:rsidR="002306C3" w:rsidP="005B4BDE" w:rsidRDefault="002306C3" w14:paraId="063A8A95" w14:textId="77777777">
            <w:pPr>
              <w:tabs>
                <w:tab w:val="left" w:pos="142"/>
              </w:tabs>
              <w:spacing w:line="240" w:lineRule="auto"/>
              <w:rPr>
                <w:rFonts w:cstheme="minorHAnsi"/>
                <w:sz w:val="16"/>
                <w:szCs w:val="16"/>
              </w:rPr>
            </w:pPr>
            <w:r w:rsidRPr="00340CF4">
              <w:rPr>
                <w:rFonts w:cstheme="minorHAnsi"/>
                <w:sz w:val="16"/>
                <w:szCs w:val="16"/>
              </w:rPr>
              <w:t>Migraine status migrainosus</w:t>
            </w:r>
          </w:p>
        </w:tc>
        <w:tc>
          <w:tcPr>
            <w:tcW w:w="609" w:type="pct"/>
            <w:noWrap/>
            <w:vAlign w:val="center"/>
          </w:tcPr>
          <w:p w:rsidRPr="00340CF4" w:rsidR="002306C3" w:rsidP="005B4BDE" w:rsidRDefault="002306C3" w14:paraId="0EE31E85"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3A16841F" w14:textId="77777777">
            <w:pPr>
              <w:tabs>
                <w:tab w:val="left" w:pos="142"/>
              </w:tabs>
              <w:spacing w:line="240" w:lineRule="auto"/>
              <w:jc w:val="center"/>
              <w:rPr>
                <w:rFonts w:cstheme="minorHAnsi"/>
                <w:sz w:val="16"/>
                <w:szCs w:val="16"/>
              </w:rPr>
            </w:pPr>
          </w:p>
        </w:tc>
        <w:tc>
          <w:tcPr>
            <w:tcW w:w="655" w:type="pct"/>
            <w:noWrap/>
            <w:vAlign w:val="center"/>
            <w:hideMark/>
          </w:tcPr>
          <w:p w:rsidRPr="00340CF4" w:rsidR="002306C3" w:rsidP="005B4BDE" w:rsidRDefault="002306C3" w14:paraId="0CD76EC2"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589" w:type="pct"/>
            <w:noWrap/>
            <w:vAlign w:val="center"/>
          </w:tcPr>
          <w:p w:rsidRPr="00340CF4" w:rsidR="002306C3" w:rsidP="005B4BDE" w:rsidRDefault="002306C3" w14:paraId="3FC0C59E" w14:textId="77777777">
            <w:pPr>
              <w:tabs>
                <w:tab w:val="left" w:pos="142"/>
              </w:tabs>
              <w:spacing w:line="240" w:lineRule="auto"/>
              <w:jc w:val="center"/>
              <w:rPr>
                <w:rFonts w:cstheme="minorHAnsi"/>
                <w:sz w:val="16"/>
                <w:szCs w:val="16"/>
              </w:rPr>
            </w:pPr>
          </w:p>
        </w:tc>
        <w:tc>
          <w:tcPr>
            <w:tcW w:w="590" w:type="pct"/>
            <w:noWrap/>
            <w:vAlign w:val="center"/>
          </w:tcPr>
          <w:p w:rsidRPr="00340CF4" w:rsidR="002306C3" w:rsidP="005B4BDE" w:rsidRDefault="002306C3" w14:paraId="616A20A1" w14:textId="77777777">
            <w:pPr>
              <w:tabs>
                <w:tab w:val="left" w:pos="142"/>
              </w:tabs>
              <w:spacing w:line="240" w:lineRule="auto"/>
              <w:jc w:val="center"/>
              <w:rPr>
                <w:rFonts w:cstheme="minorHAnsi"/>
                <w:sz w:val="16"/>
                <w:szCs w:val="16"/>
              </w:rPr>
            </w:pPr>
          </w:p>
        </w:tc>
        <w:tc>
          <w:tcPr>
            <w:tcW w:w="546" w:type="pct"/>
            <w:noWrap/>
            <w:vAlign w:val="center"/>
          </w:tcPr>
          <w:p w:rsidRPr="00340CF4" w:rsidR="002306C3" w:rsidP="005B4BDE" w:rsidRDefault="002306C3" w14:paraId="3F729F59" w14:textId="77777777">
            <w:pPr>
              <w:tabs>
                <w:tab w:val="left" w:pos="142"/>
              </w:tabs>
              <w:spacing w:line="240" w:lineRule="auto"/>
              <w:jc w:val="center"/>
              <w:rPr>
                <w:rFonts w:cstheme="minorHAnsi"/>
                <w:sz w:val="16"/>
                <w:szCs w:val="16"/>
              </w:rPr>
            </w:pPr>
          </w:p>
        </w:tc>
      </w:tr>
      <w:tr w:rsidRPr="00340CF4" w:rsidR="002306C3" w:rsidTr="00E05981" w14:paraId="1B729EB4" w14:textId="77777777">
        <w:trPr>
          <w:trHeight w:val="158"/>
        </w:trPr>
        <w:tc>
          <w:tcPr>
            <w:tcW w:w="459" w:type="pct"/>
            <w:noWrap/>
            <w:vAlign w:val="center"/>
            <w:hideMark/>
          </w:tcPr>
          <w:p w:rsidRPr="00340CF4" w:rsidR="002306C3" w:rsidP="005B4BDE" w:rsidRDefault="002306C3" w14:paraId="67D97380" w14:textId="77777777">
            <w:pPr>
              <w:tabs>
                <w:tab w:val="left" w:pos="142"/>
              </w:tabs>
              <w:spacing w:line="240" w:lineRule="auto"/>
              <w:rPr>
                <w:rFonts w:cstheme="minorHAnsi"/>
                <w:sz w:val="16"/>
                <w:szCs w:val="16"/>
              </w:rPr>
            </w:pPr>
            <w:r w:rsidRPr="00340CF4">
              <w:rPr>
                <w:rFonts w:cstheme="minorHAnsi"/>
                <w:sz w:val="16"/>
                <w:szCs w:val="16"/>
              </w:rPr>
              <w:t>Mig_T4</w:t>
            </w:r>
          </w:p>
        </w:tc>
        <w:tc>
          <w:tcPr>
            <w:tcW w:w="962" w:type="pct"/>
            <w:vAlign w:val="center"/>
          </w:tcPr>
          <w:p w:rsidRPr="00340CF4" w:rsidR="002306C3" w:rsidP="005B4BDE" w:rsidRDefault="002306C3" w14:paraId="1C30DCD4" w14:textId="77777777">
            <w:pPr>
              <w:tabs>
                <w:tab w:val="left" w:pos="142"/>
              </w:tabs>
              <w:spacing w:line="240" w:lineRule="auto"/>
              <w:rPr>
                <w:rFonts w:cstheme="minorHAnsi"/>
                <w:sz w:val="16"/>
                <w:szCs w:val="16"/>
              </w:rPr>
            </w:pPr>
            <w:r w:rsidRPr="00340CF4">
              <w:rPr>
                <w:rFonts w:cstheme="minorHAnsi"/>
                <w:sz w:val="16"/>
                <w:szCs w:val="16"/>
              </w:rPr>
              <w:t>Complicated migraine</w:t>
            </w:r>
          </w:p>
        </w:tc>
        <w:tc>
          <w:tcPr>
            <w:tcW w:w="609" w:type="pct"/>
            <w:noWrap/>
            <w:vAlign w:val="center"/>
          </w:tcPr>
          <w:p w:rsidRPr="00340CF4" w:rsidR="002306C3" w:rsidP="005B4BDE" w:rsidRDefault="002306C3" w14:paraId="19947700"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6FA60780" w14:textId="77777777">
            <w:pPr>
              <w:tabs>
                <w:tab w:val="left" w:pos="142"/>
              </w:tabs>
              <w:spacing w:line="240" w:lineRule="auto"/>
              <w:jc w:val="center"/>
              <w:rPr>
                <w:rFonts w:cstheme="minorHAnsi"/>
                <w:sz w:val="16"/>
                <w:szCs w:val="16"/>
              </w:rPr>
            </w:pPr>
          </w:p>
        </w:tc>
        <w:tc>
          <w:tcPr>
            <w:tcW w:w="655" w:type="pct"/>
            <w:noWrap/>
            <w:vAlign w:val="center"/>
          </w:tcPr>
          <w:p w:rsidRPr="00340CF4" w:rsidR="002306C3" w:rsidP="005B4BDE" w:rsidRDefault="002306C3" w14:paraId="4F7AA4CC" w14:textId="77777777">
            <w:pPr>
              <w:tabs>
                <w:tab w:val="left" w:pos="142"/>
              </w:tabs>
              <w:spacing w:line="240" w:lineRule="auto"/>
              <w:jc w:val="center"/>
              <w:rPr>
                <w:rFonts w:cstheme="minorHAnsi"/>
                <w:sz w:val="16"/>
                <w:szCs w:val="16"/>
              </w:rPr>
            </w:pPr>
          </w:p>
        </w:tc>
        <w:tc>
          <w:tcPr>
            <w:tcW w:w="589" w:type="pct"/>
            <w:noWrap/>
            <w:vAlign w:val="center"/>
            <w:hideMark/>
          </w:tcPr>
          <w:p w:rsidRPr="00340CF4" w:rsidR="002306C3" w:rsidP="005B4BDE" w:rsidRDefault="002306C3" w14:paraId="2F110425"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590" w:type="pct"/>
            <w:noWrap/>
            <w:vAlign w:val="center"/>
          </w:tcPr>
          <w:p w:rsidRPr="00340CF4" w:rsidR="002306C3" w:rsidP="005B4BDE" w:rsidRDefault="002306C3" w14:paraId="3AD8D7B5" w14:textId="77777777">
            <w:pPr>
              <w:tabs>
                <w:tab w:val="left" w:pos="142"/>
              </w:tabs>
              <w:spacing w:line="240" w:lineRule="auto"/>
              <w:jc w:val="center"/>
              <w:rPr>
                <w:rFonts w:cstheme="minorHAnsi"/>
                <w:sz w:val="16"/>
                <w:szCs w:val="16"/>
              </w:rPr>
            </w:pPr>
          </w:p>
        </w:tc>
        <w:tc>
          <w:tcPr>
            <w:tcW w:w="546" w:type="pct"/>
            <w:noWrap/>
            <w:vAlign w:val="center"/>
          </w:tcPr>
          <w:p w:rsidRPr="00340CF4" w:rsidR="002306C3" w:rsidP="005B4BDE" w:rsidRDefault="002306C3" w14:paraId="2BD8138C" w14:textId="77777777">
            <w:pPr>
              <w:tabs>
                <w:tab w:val="left" w:pos="142"/>
              </w:tabs>
              <w:spacing w:line="240" w:lineRule="auto"/>
              <w:jc w:val="center"/>
              <w:rPr>
                <w:rFonts w:cstheme="minorHAnsi"/>
                <w:sz w:val="16"/>
                <w:szCs w:val="16"/>
              </w:rPr>
            </w:pPr>
          </w:p>
        </w:tc>
      </w:tr>
      <w:tr w:rsidRPr="00340CF4" w:rsidR="002306C3" w:rsidTr="00E05981" w14:paraId="269A6309" w14:textId="77777777">
        <w:trPr>
          <w:trHeight w:val="160"/>
        </w:trPr>
        <w:tc>
          <w:tcPr>
            <w:tcW w:w="459" w:type="pct"/>
            <w:noWrap/>
            <w:vAlign w:val="center"/>
            <w:hideMark/>
          </w:tcPr>
          <w:p w:rsidRPr="00340CF4" w:rsidR="002306C3" w:rsidP="005B4BDE" w:rsidRDefault="002306C3" w14:paraId="173F25C0" w14:textId="77777777">
            <w:pPr>
              <w:tabs>
                <w:tab w:val="left" w:pos="142"/>
              </w:tabs>
              <w:spacing w:line="240" w:lineRule="auto"/>
              <w:rPr>
                <w:rFonts w:cstheme="minorHAnsi"/>
                <w:sz w:val="16"/>
                <w:szCs w:val="16"/>
              </w:rPr>
            </w:pPr>
            <w:r w:rsidRPr="00340CF4">
              <w:rPr>
                <w:rFonts w:cstheme="minorHAnsi"/>
                <w:sz w:val="16"/>
                <w:szCs w:val="16"/>
              </w:rPr>
              <w:t>Mig_T5</w:t>
            </w:r>
          </w:p>
        </w:tc>
        <w:tc>
          <w:tcPr>
            <w:tcW w:w="962" w:type="pct"/>
            <w:vAlign w:val="center"/>
          </w:tcPr>
          <w:p w:rsidRPr="00340CF4" w:rsidR="002306C3" w:rsidP="005B4BDE" w:rsidRDefault="002306C3" w14:paraId="6C97FFBA" w14:textId="77777777">
            <w:pPr>
              <w:tabs>
                <w:tab w:val="left" w:pos="142"/>
              </w:tabs>
              <w:spacing w:line="240" w:lineRule="auto"/>
              <w:rPr>
                <w:rFonts w:cstheme="minorHAnsi"/>
                <w:sz w:val="16"/>
                <w:szCs w:val="16"/>
              </w:rPr>
            </w:pPr>
            <w:r w:rsidRPr="00340CF4">
              <w:rPr>
                <w:rFonts w:cstheme="minorHAnsi"/>
                <w:sz w:val="16"/>
                <w:szCs w:val="16"/>
              </w:rPr>
              <w:t xml:space="preserve">Other migraine </w:t>
            </w:r>
          </w:p>
          <w:p w:rsidRPr="00340CF4" w:rsidR="002306C3" w:rsidP="005B4BDE" w:rsidRDefault="002306C3" w14:paraId="1E3A7FA1" w14:textId="77777777">
            <w:pPr>
              <w:tabs>
                <w:tab w:val="left" w:pos="142"/>
              </w:tabs>
              <w:spacing w:line="240" w:lineRule="auto"/>
              <w:rPr>
                <w:rFonts w:cstheme="minorHAnsi"/>
                <w:sz w:val="16"/>
                <w:szCs w:val="16"/>
              </w:rPr>
            </w:pPr>
            <w:r w:rsidRPr="00340CF4">
              <w:rPr>
                <w:rFonts w:cstheme="minorHAnsi"/>
                <w:sz w:val="16"/>
                <w:szCs w:val="16"/>
              </w:rPr>
              <w:t>(Ophthalmoplegic/Retinal)</w:t>
            </w:r>
          </w:p>
        </w:tc>
        <w:tc>
          <w:tcPr>
            <w:tcW w:w="609" w:type="pct"/>
            <w:noWrap/>
            <w:vAlign w:val="center"/>
          </w:tcPr>
          <w:p w:rsidRPr="00340CF4" w:rsidR="002306C3" w:rsidP="005B4BDE" w:rsidRDefault="002306C3" w14:paraId="453EFD1C"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1C80E8CD" w14:textId="77777777">
            <w:pPr>
              <w:tabs>
                <w:tab w:val="left" w:pos="142"/>
              </w:tabs>
              <w:spacing w:line="240" w:lineRule="auto"/>
              <w:jc w:val="center"/>
              <w:rPr>
                <w:rFonts w:cstheme="minorHAnsi"/>
                <w:sz w:val="16"/>
                <w:szCs w:val="16"/>
              </w:rPr>
            </w:pPr>
          </w:p>
        </w:tc>
        <w:tc>
          <w:tcPr>
            <w:tcW w:w="655" w:type="pct"/>
            <w:noWrap/>
            <w:vAlign w:val="center"/>
          </w:tcPr>
          <w:p w:rsidRPr="00340CF4" w:rsidR="002306C3" w:rsidP="005B4BDE" w:rsidRDefault="002306C3" w14:paraId="186FBAD8"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115FB70E" w14:textId="77777777">
            <w:pPr>
              <w:tabs>
                <w:tab w:val="left" w:pos="142"/>
              </w:tabs>
              <w:spacing w:line="240" w:lineRule="auto"/>
              <w:jc w:val="center"/>
              <w:rPr>
                <w:rFonts w:cstheme="minorHAnsi"/>
                <w:sz w:val="16"/>
                <w:szCs w:val="16"/>
              </w:rPr>
            </w:pPr>
          </w:p>
        </w:tc>
        <w:tc>
          <w:tcPr>
            <w:tcW w:w="590" w:type="pct"/>
            <w:noWrap/>
            <w:vAlign w:val="center"/>
            <w:hideMark/>
          </w:tcPr>
          <w:p w:rsidRPr="00340CF4" w:rsidR="002306C3" w:rsidP="005B4BDE" w:rsidRDefault="002306C3" w14:paraId="1FFE4B9C" w14:textId="77777777">
            <w:pPr>
              <w:tabs>
                <w:tab w:val="left" w:pos="142"/>
              </w:tabs>
              <w:spacing w:line="240" w:lineRule="auto"/>
              <w:jc w:val="center"/>
              <w:rPr>
                <w:rFonts w:cstheme="minorHAnsi"/>
                <w:sz w:val="16"/>
                <w:szCs w:val="16"/>
              </w:rPr>
            </w:pPr>
            <w:r w:rsidRPr="00340CF4">
              <w:rPr>
                <w:rFonts w:cstheme="minorHAnsi"/>
                <w:sz w:val="16"/>
                <w:szCs w:val="16"/>
              </w:rPr>
              <w:t>≥1</w:t>
            </w:r>
          </w:p>
        </w:tc>
        <w:tc>
          <w:tcPr>
            <w:tcW w:w="546" w:type="pct"/>
            <w:noWrap/>
            <w:vAlign w:val="center"/>
          </w:tcPr>
          <w:p w:rsidRPr="00340CF4" w:rsidR="002306C3" w:rsidP="005B4BDE" w:rsidRDefault="002306C3" w14:paraId="79A769FF" w14:textId="77777777">
            <w:pPr>
              <w:tabs>
                <w:tab w:val="left" w:pos="142"/>
              </w:tabs>
              <w:spacing w:line="240" w:lineRule="auto"/>
              <w:jc w:val="center"/>
              <w:rPr>
                <w:rFonts w:cstheme="minorHAnsi"/>
                <w:sz w:val="16"/>
                <w:szCs w:val="16"/>
              </w:rPr>
            </w:pPr>
          </w:p>
        </w:tc>
      </w:tr>
      <w:tr w:rsidRPr="00340CF4" w:rsidR="002306C3" w:rsidTr="00E05981" w14:paraId="6B4B6817" w14:textId="77777777">
        <w:trPr>
          <w:trHeight w:val="171"/>
        </w:trPr>
        <w:tc>
          <w:tcPr>
            <w:tcW w:w="459" w:type="pct"/>
            <w:noWrap/>
            <w:vAlign w:val="center"/>
            <w:hideMark/>
          </w:tcPr>
          <w:p w:rsidRPr="00340CF4" w:rsidR="002306C3" w:rsidP="005B4BDE" w:rsidRDefault="002306C3" w14:paraId="0BD60C71" w14:textId="77777777">
            <w:pPr>
              <w:tabs>
                <w:tab w:val="left" w:pos="142"/>
              </w:tabs>
              <w:spacing w:line="240" w:lineRule="auto"/>
              <w:rPr>
                <w:rFonts w:cstheme="minorHAnsi"/>
                <w:sz w:val="16"/>
                <w:szCs w:val="16"/>
              </w:rPr>
            </w:pPr>
            <w:r w:rsidRPr="00340CF4">
              <w:rPr>
                <w:rFonts w:cstheme="minorHAnsi"/>
                <w:sz w:val="16"/>
                <w:szCs w:val="16"/>
              </w:rPr>
              <w:t>Mig_T6</w:t>
            </w:r>
          </w:p>
        </w:tc>
        <w:tc>
          <w:tcPr>
            <w:tcW w:w="962" w:type="pct"/>
            <w:vAlign w:val="center"/>
          </w:tcPr>
          <w:p w:rsidRPr="00340CF4" w:rsidR="002306C3" w:rsidP="005B4BDE" w:rsidRDefault="002306C3" w14:paraId="2DA7F90F" w14:textId="77777777">
            <w:pPr>
              <w:tabs>
                <w:tab w:val="left" w:pos="142"/>
              </w:tabs>
              <w:spacing w:line="240" w:lineRule="auto"/>
              <w:rPr>
                <w:rFonts w:cstheme="minorHAnsi"/>
                <w:sz w:val="16"/>
                <w:szCs w:val="16"/>
              </w:rPr>
            </w:pPr>
            <w:r w:rsidRPr="00340CF4">
              <w:rPr>
                <w:rFonts w:cstheme="minorHAnsi"/>
                <w:sz w:val="16"/>
                <w:szCs w:val="16"/>
              </w:rPr>
              <w:t>Migraine unspecified</w:t>
            </w:r>
          </w:p>
        </w:tc>
        <w:tc>
          <w:tcPr>
            <w:tcW w:w="609" w:type="pct"/>
            <w:noWrap/>
            <w:vAlign w:val="center"/>
          </w:tcPr>
          <w:p w:rsidRPr="00340CF4" w:rsidR="002306C3" w:rsidP="005B4BDE" w:rsidRDefault="002306C3" w14:paraId="200A7C28"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4D49DDDA" w14:textId="77777777">
            <w:pPr>
              <w:tabs>
                <w:tab w:val="left" w:pos="142"/>
              </w:tabs>
              <w:spacing w:line="240" w:lineRule="auto"/>
              <w:jc w:val="center"/>
              <w:rPr>
                <w:rFonts w:cstheme="minorHAnsi"/>
                <w:sz w:val="16"/>
                <w:szCs w:val="16"/>
              </w:rPr>
            </w:pPr>
          </w:p>
        </w:tc>
        <w:tc>
          <w:tcPr>
            <w:tcW w:w="655" w:type="pct"/>
            <w:noWrap/>
            <w:vAlign w:val="center"/>
          </w:tcPr>
          <w:p w:rsidRPr="00340CF4" w:rsidR="002306C3" w:rsidP="005B4BDE" w:rsidRDefault="002306C3" w14:paraId="25D0CD70" w14:textId="77777777">
            <w:pPr>
              <w:tabs>
                <w:tab w:val="left" w:pos="142"/>
              </w:tabs>
              <w:spacing w:line="240" w:lineRule="auto"/>
              <w:jc w:val="center"/>
              <w:rPr>
                <w:rFonts w:cstheme="minorHAnsi"/>
                <w:sz w:val="16"/>
                <w:szCs w:val="16"/>
              </w:rPr>
            </w:pPr>
          </w:p>
        </w:tc>
        <w:tc>
          <w:tcPr>
            <w:tcW w:w="589" w:type="pct"/>
            <w:noWrap/>
            <w:vAlign w:val="center"/>
          </w:tcPr>
          <w:p w:rsidRPr="00340CF4" w:rsidR="002306C3" w:rsidP="005B4BDE" w:rsidRDefault="002306C3" w14:paraId="566601FA" w14:textId="77777777">
            <w:pPr>
              <w:tabs>
                <w:tab w:val="left" w:pos="142"/>
              </w:tabs>
              <w:spacing w:line="240" w:lineRule="auto"/>
              <w:jc w:val="center"/>
              <w:rPr>
                <w:rFonts w:cstheme="minorHAnsi"/>
                <w:sz w:val="16"/>
                <w:szCs w:val="16"/>
              </w:rPr>
            </w:pPr>
          </w:p>
        </w:tc>
        <w:tc>
          <w:tcPr>
            <w:tcW w:w="590" w:type="pct"/>
            <w:noWrap/>
            <w:vAlign w:val="center"/>
            <w:hideMark/>
          </w:tcPr>
          <w:p w:rsidRPr="00340CF4" w:rsidR="002306C3" w:rsidP="005B4BDE" w:rsidRDefault="002306C3" w14:paraId="2266A7D1" w14:textId="77777777">
            <w:pPr>
              <w:tabs>
                <w:tab w:val="left" w:pos="142"/>
              </w:tabs>
              <w:spacing w:line="240" w:lineRule="auto"/>
              <w:jc w:val="center"/>
              <w:rPr>
                <w:rFonts w:cstheme="minorHAnsi"/>
                <w:sz w:val="16"/>
                <w:szCs w:val="16"/>
              </w:rPr>
            </w:pPr>
          </w:p>
        </w:tc>
        <w:tc>
          <w:tcPr>
            <w:tcW w:w="546" w:type="pct"/>
            <w:noWrap/>
            <w:vAlign w:val="center"/>
            <w:hideMark/>
          </w:tcPr>
          <w:p w:rsidRPr="00340CF4" w:rsidR="002306C3" w:rsidP="005B4BDE" w:rsidRDefault="002306C3" w14:paraId="5740C827" w14:textId="77777777">
            <w:pPr>
              <w:tabs>
                <w:tab w:val="left" w:pos="142"/>
              </w:tabs>
              <w:spacing w:line="240" w:lineRule="auto"/>
              <w:jc w:val="center"/>
              <w:rPr>
                <w:rFonts w:cstheme="minorHAnsi"/>
                <w:sz w:val="16"/>
                <w:szCs w:val="16"/>
              </w:rPr>
            </w:pPr>
            <w:r w:rsidRPr="00340CF4">
              <w:rPr>
                <w:rFonts w:cstheme="minorHAnsi"/>
                <w:sz w:val="16"/>
                <w:szCs w:val="16"/>
              </w:rPr>
              <w:t>≥1</w:t>
            </w:r>
          </w:p>
        </w:tc>
      </w:tr>
    </w:tbl>
    <w:p w:rsidR="002306C3" w:rsidP="002306C3" w:rsidRDefault="002306C3" w14:paraId="62A57609" w14:textId="4FE028DC">
      <w:pPr>
        <w:tabs>
          <w:tab w:val="left" w:pos="142"/>
        </w:tabs>
        <w:rPr>
          <w:sz w:val="18"/>
          <w:szCs w:val="18"/>
        </w:rPr>
      </w:pPr>
      <w:r w:rsidRPr="00340CF4">
        <w:rPr>
          <w:sz w:val="18"/>
          <w:szCs w:val="18"/>
        </w:rPr>
        <w:t>Not all DAPs will be able to provide data for all algorithms.</w:t>
      </w:r>
      <w:r w:rsidR="00D428F6">
        <w:rPr>
          <w:sz w:val="18"/>
          <w:szCs w:val="18"/>
        </w:rPr>
        <w:t xml:space="preserve"> *ICPC code N89 measures “migraine”; because the type is unspecified, we classify this diagnosis into “migraine unspecified”.</w:t>
      </w:r>
    </w:p>
    <w:p w:rsidRPr="00340CF4" w:rsidR="00D428F6" w:rsidP="002306C3" w:rsidRDefault="00D428F6" w14:paraId="658C588F" w14:textId="77777777">
      <w:pPr>
        <w:tabs>
          <w:tab w:val="left" w:pos="142"/>
        </w:tabs>
        <w:rPr>
          <w:sz w:val="18"/>
          <w:szCs w:val="18"/>
        </w:rPr>
      </w:pPr>
    </w:p>
    <w:p w:rsidRPr="00340CF4" w:rsidR="002306C3" w:rsidP="002306C3" w:rsidRDefault="002306C3" w14:paraId="2AD949AF" w14:textId="47B4BC47">
      <w:pPr>
        <w:tabs>
          <w:tab w:val="left" w:pos="142"/>
        </w:tabs>
        <w:spacing w:line="240" w:lineRule="auto"/>
        <w:rPr>
          <w:rFonts w:cstheme="minorHAnsi"/>
          <w:b/>
          <w:bCs/>
          <w:szCs w:val="24"/>
        </w:rPr>
      </w:pPr>
      <w:r w:rsidRPr="00340CF4">
        <w:rPr>
          <w:rFonts w:cstheme="minorHAnsi"/>
          <w:b/>
          <w:bCs/>
          <w:szCs w:val="24"/>
        </w:rPr>
        <w:t>Table 6. Migraine severity algorithms based on Rx, Tauqeer et al. 2021</w:t>
      </w:r>
      <w:r w:rsidRPr="00340CF4" w:rsidR="00D03E29">
        <w:rPr>
          <w:rFonts w:cstheme="minorHAnsi"/>
          <w:b/>
          <w:bCs/>
          <w:szCs w:val="24"/>
        </w:rPr>
        <w:t xml:space="preserve"> (14)</w:t>
      </w:r>
      <w:r w:rsidRPr="00340CF4">
        <w:rPr>
          <w:rFonts w:cstheme="minorHAnsi"/>
          <w:b/>
          <w:bCs/>
          <w:szCs w:val="24"/>
        </w:rPr>
        <w:t xml:space="preserve"> </w:t>
      </w:r>
      <w:r w:rsidRPr="00340CF4" w:rsidR="00D776BB">
        <w:rPr>
          <w:rFonts w:cstheme="minorHAnsi"/>
          <w:b/>
          <w:bCs/>
          <w:szCs w:val="24"/>
        </w:rPr>
        <w:t xml:space="preserve">and treatment guidelines (15-16) </w:t>
      </w:r>
      <w:r w:rsidRPr="00340CF4">
        <w:rPr>
          <w:rFonts w:cstheme="minorHAnsi"/>
          <w:b/>
          <w:bCs/>
          <w:szCs w:val="24"/>
        </w:rPr>
        <w:t>(Mig_S1-S4)</w:t>
      </w:r>
    </w:p>
    <w:tbl>
      <w:tblPr>
        <w:tblStyle w:val="TableGrid1"/>
        <w:tblW w:w="4546" w:type="pct"/>
        <w:tblInd w:w="-5" w:type="dxa"/>
        <w:tblLayout w:type="fixed"/>
        <w:tblLook w:val="04A0" w:firstRow="1" w:lastRow="0" w:firstColumn="1" w:lastColumn="0" w:noHBand="0" w:noVBand="1"/>
      </w:tblPr>
      <w:tblGrid>
        <w:gridCol w:w="973"/>
        <w:gridCol w:w="827"/>
        <w:gridCol w:w="900"/>
        <w:gridCol w:w="748"/>
        <w:gridCol w:w="737"/>
        <w:gridCol w:w="875"/>
        <w:gridCol w:w="882"/>
        <w:gridCol w:w="1074"/>
        <w:gridCol w:w="1223"/>
      </w:tblGrid>
      <w:tr w:rsidRPr="00340CF4" w:rsidR="00207A27" w:rsidTr="00207A27" w14:paraId="56DF9CB5" w14:textId="77777777">
        <w:trPr>
          <w:trHeight w:val="205"/>
        </w:trPr>
        <w:tc>
          <w:tcPr>
            <w:tcW w:w="590" w:type="pct"/>
            <w:vMerge w:val="restart"/>
            <w:shd w:val="clear" w:color="auto" w:fill="A8D08D" w:themeFill="accent6" w:themeFillTint="99"/>
            <w:noWrap/>
            <w:vAlign w:val="center"/>
          </w:tcPr>
          <w:p w:rsidRPr="00340CF4" w:rsidR="00207A27" w:rsidP="005B4BDE" w:rsidRDefault="00207A27" w14:paraId="6CEC7D23" w14:textId="77777777">
            <w:pPr>
              <w:spacing w:line="240" w:lineRule="auto"/>
              <w:rPr>
                <w:rFonts w:cstheme="minorHAnsi"/>
                <w:b/>
                <w:sz w:val="14"/>
                <w:szCs w:val="12"/>
              </w:rPr>
            </w:pPr>
            <w:r w:rsidRPr="00340CF4">
              <w:rPr>
                <w:rFonts w:cstheme="minorHAnsi"/>
                <w:b/>
                <w:sz w:val="14"/>
                <w:szCs w:val="12"/>
              </w:rPr>
              <w:t>Algorithm</w:t>
            </w:r>
          </w:p>
        </w:tc>
        <w:tc>
          <w:tcPr>
            <w:tcW w:w="502" w:type="pct"/>
            <w:vMerge w:val="restart"/>
            <w:shd w:val="clear" w:color="auto" w:fill="A8D08D" w:themeFill="accent6" w:themeFillTint="99"/>
            <w:vAlign w:val="center"/>
          </w:tcPr>
          <w:p w:rsidRPr="00340CF4" w:rsidR="00207A27" w:rsidP="005B4BDE" w:rsidRDefault="00207A27" w14:paraId="47899B41" w14:textId="77777777">
            <w:pPr>
              <w:spacing w:line="240" w:lineRule="auto"/>
              <w:rPr>
                <w:rFonts w:cstheme="minorHAnsi"/>
                <w:b/>
                <w:sz w:val="14"/>
                <w:szCs w:val="12"/>
              </w:rPr>
            </w:pPr>
            <w:r w:rsidRPr="00340CF4">
              <w:rPr>
                <w:rFonts w:cstheme="minorHAnsi"/>
                <w:b/>
                <w:sz w:val="14"/>
                <w:szCs w:val="12"/>
              </w:rPr>
              <w:t>Severity</w:t>
            </w:r>
          </w:p>
        </w:tc>
        <w:tc>
          <w:tcPr>
            <w:tcW w:w="546" w:type="pct"/>
            <w:vMerge w:val="restart"/>
            <w:shd w:val="clear" w:color="auto" w:fill="A8D08D" w:themeFill="accent6" w:themeFillTint="99"/>
            <w:noWrap/>
            <w:vAlign w:val="center"/>
          </w:tcPr>
          <w:p w:rsidRPr="00340CF4" w:rsidR="00207A27" w:rsidP="005B4BDE" w:rsidRDefault="00207A27" w14:paraId="3D96811D" w14:textId="77777777">
            <w:pPr>
              <w:spacing w:line="240" w:lineRule="auto"/>
              <w:rPr>
                <w:rFonts w:cstheme="minorHAnsi"/>
                <w:b/>
                <w:bCs/>
                <w:sz w:val="14"/>
                <w:szCs w:val="12"/>
              </w:rPr>
            </w:pPr>
            <w:r w:rsidRPr="00340CF4">
              <w:rPr>
                <w:rFonts w:cstheme="minorHAnsi"/>
                <w:b/>
                <w:bCs/>
                <w:sz w:val="14"/>
                <w:szCs w:val="12"/>
              </w:rPr>
              <w:t>N02BE01</w:t>
            </w:r>
          </w:p>
        </w:tc>
        <w:tc>
          <w:tcPr>
            <w:tcW w:w="454" w:type="pct"/>
            <w:vMerge w:val="restart"/>
            <w:shd w:val="clear" w:color="auto" w:fill="A8D08D" w:themeFill="accent6" w:themeFillTint="99"/>
            <w:noWrap/>
            <w:vAlign w:val="center"/>
          </w:tcPr>
          <w:p w:rsidRPr="00340CF4" w:rsidR="00207A27" w:rsidP="005B4BDE" w:rsidRDefault="00207A27" w14:paraId="345CD0FD" w14:textId="77777777">
            <w:pPr>
              <w:spacing w:line="240" w:lineRule="auto"/>
              <w:rPr>
                <w:rFonts w:cstheme="minorHAnsi"/>
                <w:b/>
                <w:bCs/>
                <w:sz w:val="14"/>
                <w:szCs w:val="12"/>
              </w:rPr>
            </w:pPr>
            <w:r w:rsidRPr="00340CF4">
              <w:rPr>
                <w:rFonts w:cstheme="minorHAnsi"/>
                <w:b/>
                <w:bCs/>
                <w:sz w:val="14"/>
                <w:szCs w:val="12"/>
              </w:rPr>
              <w:t>M01A</w:t>
            </w:r>
          </w:p>
        </w:tc>
        <w:tc>
          <w:tcPr>
            <w:tcW w:w="447" w:type="pct"/>
            <w:vMerge w:val="restart"/>
            <w:shd w:val="clear" w:color="auto" w:fill="A8D08D" w:themeFill="accent6" w:themeFillTint="99"/>
            <w:noWrap/>
            <w:vAlign w:val="center"/>
          </w:tcPr>
          <w:p w:rsidRPr="00340CF4" w:rsidR="00207A27" w:rsidP="005B4BDE" w:rsidRDefault="00207A27" w14:paraId="67CA4D3A" w14:textId="77777777">
            <w:pPr>
              <w:spacing w:line="240" w:lineRule="auto"/>
              <w:rPr>
                <w:rFonts w:cstheme="minorHAnsi"/>
                <w:b/>
                <w:bCs/>
                <w:sz w:val="14"/>
                <w:szCs w:val="12"/>
              </w:rPr>
            </w:pPr>
            <w:r w:rsidRPr="00340CF4">
              <w:rPr>
                <w:rFonts w:cstheme="minorHAnsi"/>
                <w:b/>
                <w:bCs/>
                <w:sz w:val="14"/>
                <w:szCs w:val="12"/>
              </w:rPr>
              <w:t xml:space="preserve">N02CC, exclude </w:t>
            </w:r>
            <w:r w:rsidRPr="00340CF4">
              <w:rPr>
                <w:rFonts w:cstheme="minorHAnsi"/>
                <w:b/>
                <w:bCs/>
                <w:sz w:val="14"/>
                <w:szCs w:val="12"/>
              </w:rPr>
              <w:br/>
            </w:r>
            <w:r w:rsidRPr="00340CF4">
              <w:rPr>
                <w:rFonts w:cstheme="minorHAnsi"/>
                <w:b/>
                <w:bCs/>
                <w:sz w:val="14"/>
                <w:szCs w:val="12"/>
              </w:rPr>
              <w:t>injecting N02CC01</w:t>
            </w:r>
          </w:p>
        </w:tc>
        <w:tc>
          <w:tcPr>
            <w:tcW w:w="1066" w:type="pct"/>
            <w:gridSpan w:val="2"/>
            <w:shd w:val="clear" w:color="auto" w:fill="A8D08D" w:themeFill="accent6" w:themeFillTint="99"/>
            <w:noWrap/>
            <w:vAlign w:val="center"/>
          </w:tcPr>
          <w:p w:rsidRPr="00340CF4" w:rsidR="00207A27" w:rsidP="005B4BDE" w:rsidRDefault="00207A27" w14:paraId="5701A9AC" w14:textId="77777777">
            <w:pPr>
              <w:spacing w:line="240" w:lineRule="auto"/>
              <w:rPr>
                <w:rFonts w:cstheme="minorHAnsi"/>
                <w:b/>
                <w:bCs/>
                <w:sz w:val="14"/>
                <w:szCs w:val="12"/>
              </w:rPr>
            </w:pPr>
            <w:r w:rsidRPr="00340CF4">
              <w:rPr>
                <w:rFonts w:cstheme="minorHAnsi"/>
                <w:b/>
                <w:bCs/>
                <w:sz w:val="14"/>
                <w:szCs w:val="12"/>
              </w:rPr>
              <w:t>N02CC01 injection</w:t>
            </w:r>
          </w:p>
        </w:tc>
        <w:tc>
          <w:tcPr>
            <w:tcW w:w="1394" w:type="pct"/>
            <w:gridSpan w:val="2"/>
            <w:shd w:val="clear" w:color="auto" w:fill="A8D08D" w:themeFill="accent6" w:themeFillTint="99"/>
            <w:noWrap/>
            <w:vAlign w:val="center"/>
          </w:tcPr>
          <w:p w:rsidRPr="00340CF4" w:rsidR="00207A27" w:rsidP="005B4BDE" w:rsidRDefault="00207A27" w14:paraId="75D71222" w14:textId="77777777">
            <w:pPr>
              <w:spacing w:line="240" w:lineRule="auto"/>
              <w:rPr>
                <w:rFonts w:cstheme="minorHAnsi"/>
                <w:b/>
                <w:bCs/>
                <w:sz w:val="14"/>
                <w:szCs w:val="12"/>
              </w:rPr>
            </w:pPr>
            <w:r w:rsidRPr="00340CF4">
              <w:rPr>
                <w:rFonts w:cstheme="minorHAnsi"/>
                <w:b/>
                <w:bCs/>
                <w:sz w:val="14"/>
                <w:szCs w:val="12"/>
              </w:rPr>
              <w:t>Prophylactic medication</w:t>
            </w:r>
          </w:p>
        </w:tc>
      </w:tr>
      <w:tr w:rsidRPr="00340CF4" w:rsidR="00207A27" w:rsidTr="00207A27" w14:paraId="126855CF" w14:textId="77777777">
        <w:trPr>
          <w:trHeight w:val="825"/>
        </w:trPr>
        <w:tc>
          <w:tcPr>
            <w:tcW w:w="590" w:type="pct"/>
            <w:vMerge/>
            <w:shd w:val="clear" w:color="auto" w:fill="A8D08D" w:themeFill="accent6" w:themeFillTint="99"/>
            <w:noWrap/>
            <w:vAlign w:val="center"/>
          </w:tcPr>
          <w:p w:rsidRPr="00340CF4" w:rsidR="00207A27" w:rsidP="005B4BDE" w:rsidRDefault="00207A27" w14:paraId="5B8BBD6B" w14:textId="77777777">
            <w:pPr>
              <w:spacing w:line="240" w:lineRule="auto"/>
              <w:rPr>
                <w:rFonts w:cstheme="minorHAnsi"/>
                <w:sz w:val="14"/>
                <w:szCs w:val="12"/>
              </w:rPr>
            </w:pPr>
          </w:p>
        </w:tc>
        <w:tc>
          <w:tcPr>
            <w:tcW w:w="502" w:type="pct"/>
            <w:vMerge/>
            <w:shd w:val="clear" w:color="auto" w:fill="A8D08D" w:themeFill="accent6" w:themeFillTint="99"/>
            <w:vAlign w:val="center"/>
          </w:tcPr>
          <w:p w:rsidRPr="00340CF4" w:rsidR="00207A27" w:rsidP="005B4BDE" w:rsidRDefault="00207A27" w14:paraId="1AEEA0C4" w14:textId="77777777">
            <w:pPr>
              <w:spacing w:line="240" w:lineRule="auto"/>
              <w:rPr>
                <w:rFonts w:cstheme="minorHAnsi"/>
                <w:sz w:val="14"/>
                <w:szCs w:val="12"/>
              </w:rPr>
            </w:pPr>
          </w:p>
        </w:tc>
        <w:tc>
          <w:tcPr>
            <w:tcW w:w="546" w:type="pct"/>
            <w:vMerge/>
            <w:shd w:val="clear" w:color="auto" w:fill="A8D08D" w:themeFill="accent6" w:themeFillTint="99"/>
            <w:noWrap/>
            <w:vAlign w:val="center"/>
          </w:tcPr>
          <w:p w:rsidRPr="00340CF4" w:rsidR="00207A27" w:rsidP="005B4BDE" w:rsidRDefault="00207A27" w14:paraId="07C22F23" w14:textId="77777777">
            <w:pPr>
              <w:spacing w:line="240" w:lineRule="auto"/>
              <w:rPr>
                <w:rFonts w:cstheme="minorHAnsi"/>
                <w:sz w:val="14"/>
                <w:szCs w:val="12"/>
              </w:rPr>
            </w:pPr>
          </w:p>
        </w:tc>
        <w:tc>
          <w:tcPr>
            <w:tcW w:w="454" w:type="pct"/>
            <w:vMerge/>
            <w:shd w:val="clear" w:color="auto" w:fill="A8D08D" w:themeFill="accent6" w:themeFillTint="99"/>
            <w:noWrap/>
            <w:vAlign w:val="center"/>
          </w:tcPr>
          <w:p w:rsidRPr="00340CF4" w:rsidR="00207A27" w:rsidP="005B4BDE" w:rsidRDefault="00207A27" w14:paraId="1EC34514" w14:textId="77777777">
            <w:pPr>
              <w:spacing w:line="240" w:lineRule="auto"/>
              <w:rPr>
                <w:rFonts w:cstheme="minorHAnsi"/>
                <w:sz w:val="14"/>
                <w:szCs w:val="12"/>
              </w:rPr>
            </w:pPr>
          </w:p>
        </w:tc>
        <w:tc>
          <w:tcPr>
            <w:tcW w:w="447" w:type="pct"/>
            <w:vMerge/>
            <w:shd w:val="clear" w:color="auto" w:fill="A8D08D" w:themeFill="accent6" w:themeFillTint="99"/>
            <w:noWrap/>
            <w:vAlign w:val="center"/>
          </w:tcPr>
          <w:p w:rsidRPr="00340CF4" w:rsidR="00207A27" w:rsidP="005B4BDE" w:rsidRDefault="00207A27" w14:paraId="443DE250" w14:textId="77777777">
            <w:pPr>
              <w:spacing w:line="240" w:lineRule="auto"/>
              <w:rPr>
                <w:rFonts w:cstheme="minorHAnsi"/>
                <w:sz w:val="14"/>
                <w:szCs w:val="12"/>
              </w:rPr>
            </w:pPr>
          </w:p>
        </w:tc>
        <w:tc>
          <w:tcPr>
            <w:tcW w:w="531" w:type="pct"/>
            <w:shd w:val="clear" w:color="auto" w:fill="A8D08D" w:themeFill="accent6" w:themeFillTint="99"/>
            <w:noWrap/>
            <w:vAlign w:val="center"/>
          </w:tcPr>
          <w:p w:rsidRPr="00340CF4" w:rsidR="00207A27" w:rsidP="005B4BDE" w:rsidRDefault="00207A27" w14:paraId="151FECEF" w14:textId="77777777">
            <w:pPr>
              <w:spacing w:line="240" w:lineRule="auto"/>
              <w:rPr>
                <w:rFonts w:cstheme="minorHAnsi"/>
                <w:b/>
                <w:sz w:val="14"/>
                <w:szCs w:val="12"/>
              </w:rPr>
            </w:pPr>
            <w:r w:rsidRPr="00340CF4">
              <w:rPr>
                <w:rFonts w:cstheme="minorHAnsi"/>
                <w:b/>
                <w:sz w:val="14"/>
                <w:szCs w:val="12"/>
              </w:rPr>
              <w:t>Before pregnancy</w:t>
            </w:r>
          </w:p>
        </w:tc>
        <w:tc>
          <w:tcPr>
            <w:tcW w:w="535" w:type="pct"/>
            <w:shd w:val="clear" w:color="auto" w:fill="A8D08D" w:themeFill="accent6" w:themeFillTint="99"/>
            <w:vAlign w:val="center"/>
          </w:tcPr>
          <w:p w:rsidRPr="00340CF4" w:rsidR="00207A27" w:rsidP="005B4BDE" w:rsidRDefault="00207A27" w14:paraId="04D14673" w14:textId="77777777">
            <w:pPr>
              <w:spacing w:line="240" w:lineRule="auto"/>
              <w:rPr>
                <w:rFonts w:cstheme="minorHAnsi"/>
                <w:b/>
                <w:bCs/>
                <w:sz w:val="14"/>
                <w:szCs w:val="12"/>
              </w:rPr>
            </w:pPr>
            <w:r w:rsidRPr="00340CF4">
              <w:rPr>
                <w:rFonts w:cstheme="minorHAnsi"/>
                <w:b/>
                <w:sz w:val="14"/>
                <w:szCs w:val="12"/>
              </w:rPr>
              <w:t>During pregnancy</w:t>
            </w:r>
          </w:p>
        </w:tc>
        <w:tc>
          <w:tcPr>
            <w:tcW w:w="652" w:type="pct"/>
            <w:shd w:val="clear" w:color="auto" w:fill="A8D08D" w:themeFill="accent6" w:themeFillTint="99"/>
            <w:noWrap/>
            <w:vAlign w:val="center"/>
          </w:tcPr>
          <w:p w:rsidRPr="00340CF4" w:rsidR="00207A27" w:rsidP="005B4BDE" w:rsidRDefault="00207A27" w14:paraId="6B88510A" w14:textId="77777777">
            <w:pPr>
              <w:spacing w:line="240" w:lineRule="auto"/>
              <w:rPr>
                <w:rFonts w:cstheme="minorHAnsi"/>
                <w:b/>
                <w:sz w:val="14"/>
                <w:szCs w:val="12"/>
              </w:rPr>
            </w:pPr>
            <w:r w:rsidRPr="00340CF4">
              <w:rPr>
                <w:rFonts w:cstheme="minorHAnsi"/>
                <w:b/>
                <w:sz w:val="14"/>
                <w:szCs w:val="12"/>
              </w:rPr>
              <w:t>Only Before pregnancy, not during pregnancy</w:t>
            </w:r>
          </w:p>
        </w:tc>
        <w:tc>
          <w:tcPr>
            <w:tcW w:w="742" w:type="pct"/>
            <w:shd w:val="clear" w:color="auto" w:fill="A8D08D" w:themeFill="accent6" w:themeFillTint="99"/>
            <w:vAlign w:val="center"/>
          </w:tcPr>
          <w:p w:rsidRPr="00340CF4" w:rsidR="00207A27" w:rsidP="005B4BDE" w:rsidRDefault="00207A27" w14:paraId="6799CD5D" w14:textId="77777777">
            <w:pPr>
              <w:spacing w:line="240" w:lineRule="auto"/>
              <w:rPr>
                <w:rFonts w:cstheme="minorHAnsi"/>
                <w:b/>
                <w:bCs/>
                <w:sz w:val="14"/>
                <w:szCs w:val="12"/>
              </w:rPr>
            </w:pPr>
            <w:r w:rsidRPr="00340CF4">
              <w:rPr>
                <w:rFonts w:cstheme="minorHAnsi"/>
                <w:b/>
                <w:sz w:val="14"/>
                <w:szCs w:val="12"/>
              </w:rPr>
              <w:t>(before and / or) During pregnancy</w:t>
            </w:r>
          </w:p>
        </w:tc>
      </w:tr>
      <w:tr w:rsidRPr="00340CF4" w:rsidR="00207A27" w:rsidTr="00207A27" w14:paraId="3D51E66F" w14:textId="77777777">
        <w:trPr>
          <w:trHeight w:val="205"/>
        </w:trPr>
        <w:tc>
          <w:tcPr>
            <w:tcW w:w="590" w:type="pct"/>
            <w:noWrap/>
            <w:vAlign w:val="center"/>
            <w:hideMark/>
          </w:tcPr>
          <w:p w:rsidRPr="00340CF4" w:rsidR="00207A27" w:rsidP="005B4BDE" w:rsidRDefault="00207A27" w14:paraId="47B0A4B0" w14:textId="77777777">
            <w:pPr>
              <w:spacing w:line="240" w:lineRule="auto"/>
              <w:rPr>
                <w:rFonts w:cstheme="minorHAnsi"/>
                <w:sz w:val="14"/>
                <w:szCs w:val="14"/>
              </w:rPr>
            </w:pPr>
            <w:r w:rsidRPr="00340CF4">
              <w:rPr>
                <w:rFonts w:cstheme="minorHAnsi"/>
                <w:sz w:val="14"/>
                <w:szCs w:val="14"/>
              </w:rPr>
              <w:t>Mig_S1</w:t>
            </w:r>
          </w:p>
        </w:tc>
        <w:tc>
          <w:tcPr>
            <w:tcW w:w="502" w:type="pct"/>
            <w:vAlign w:val="center"/>
          </w:tcPr>
          <w:p w:rsidRPr="00340CF4" w:rsidR="00207A27" w:rsidP="005B4BDE" w:rsidRDefault="00207A27" w14:paraId="5EAAE082" w14:textId="77777777">
            <w:pPr>
              <w:spacing w:line="240" w:lineRule="auto"/>
              <w:rPr>
                <w:rFonts w:cstheme="minorHAnsi"/>
                <w:sz w:val="14"/>
                <w:szCs w:val="14"/>
              </w:rPr>
            </w:pPr>
            <w:r w:rsidRPr="00340CF4">
              <w:rPr>
                <w:rFonts w:cstheme="minorHAnsi"/>
                <w:sz w:val="14"/>
                <w:szCs w:val="14"/>
              </w:rPr>
              <w:t>Mild</w:t>
            </w:r>
          </w:p>
        </w:tc>
        <w:tc>
          <w:tcPr>
            <w:tcW w:w="546" w:type="pct"/>
            <w:noWrap/>
            <w:vAlign w:val="center"/>
            <w:hideMark/>
          </w:tcPr>
          <w:p w:rsidRPr="00340CF4" w:rsidR="00207A27" w:rsidP="00EA04D7" w:rsidRDefault="00207A27" w14:paraId="47D20B2E" w14:textId="24080398">
            <w:pPr>
              <w:spacing w:line="240" w:lineRule="auto"/>
              <w:rPr>
                <w:rFonts w:cstheme="minorHAnsi"/>
                <w:sz w:val="14"/>
                <w:szCs w:val="14"/>
              </w:rPr>
            </w:pPr>
            <w:r w:rsidRPr="00340CF4">
              <w:rPr>
                <w:rFonts w:cstheme="minorHAnsi"/>
                <w:sz w:val="14"/>
                <w:szCs w:val="14"/>
              </w:rPr>
              <w:t>≥1 + migraine Dx AND/OR</w:t>
            </w:r>
          </w:p>
        </w:tc>
        <w:tc>
          <w:tcPr>
            <w:tcW w:w="454" w:type="pct"/>
            <w:noWrap/>
            <w:vAlign w:val="center"/>
            <w:hideMark/>
          </w:tcPr>
          <w:p w:rsidRPr="00340CF4" w:rsidR="00207A27" w:rsidP="005B4BDE" w:rsidRDefault="00207A27" w14:paraId="08B9F0D9" w14:textId="5558B09F">
            <w:pPr>
              <w:spacing w:line="240" w:lineRule="auto"/>
              <w:rPr>
                <w:rFonts w:cstheme="minorHAnsi"/>
                <w:sz w:val="14"/>
                <w:szCs w:val="14"/>
              </w:rPr>
            </w:pPr>
            <w:r w:rsidRPr="00340CF4">
              <w:rPr>
                <w:rFonts w:cstheme="minorHAnsi"/>
                <w:sz w:val="14"/>
                <w:szCs w:val="14"/>
              </w:rPr>
              <w:t>≥1 + migraine Dx</w:t>
            </w:r>
          </w:p>
        </w:tc>
        <w:tc>
          <w:tcPr>
            <w:tcW w:w="447" w:type="pct"/>
            <w:noWrap/>
            <w:vAlign w:val="center"/>
          </w:tcPr>
          <w:p w:rsidRPr="00340CF4" w:rsidR="00207A27" w:rsidP="005B4BDE" w:rsidRDefault="00207A27" w14:paraId="6059774B" w14:textId="631A6446">
            <w:pPr>
              <w:spacing w:line="240" w:lineRule="auto"/>
              <w:rPr>
                <w:rFonts w:cstheme="minorHAnsi"/>
                <w:sz w:val="14"/>
                <w:szCs w:val="14"/>
              </w:rPr>
            </w:pPr>
            <w:r w:rsidRPr="00340CF4">
              <w:rPr>
                <w:rFonts w:cstheme="minorHAnsi"/>
                <w:sz w:val="14"/>
                <w:szCs w:val="14"/>
              </w:rPr>
              <w:t>0</w:t>
            </w:r>
          </w:p>
        </w:tc>
        <w:tc>
          <w:tcPr>
            <w:tcW w:w="531" w:type="pct"/>
            <w:noWrap/>
            <w:vAlign w:val="center"/>
          </w:tcPr>
          <w:p w:rsidRPr="00340CF4" w:rsidR="00207A27" w:rsidP="005B4BDE" w:rsidRDefault="00207A27" w14:paraId="63425681" w14:textId="1256D469">
            <w:pPr>
              <w:spacing w:line="240" w:lineRule="auto"/>
              <w:rPr>
                <w:rFonts w:cstheme="minorHAnsi"/>
                <w:sz w:val="14"/>
                <w:szCs w:val="14"/>
              </w:rPr>
            </w:pPr>
            <w:r w:rsidRPr="00340CF4">
              <w:rPr>
                <w:rFonts w:cstheme="minorHAnsi"/>
                <w:sz w:val="14"/>
                <w:szCs w:val="14"/>
              </w:rPr>
              <w:t>0</w:t>
            </w:r>
          </w:p>
        </w:tc>
        <w:tc>
          <w:tcPr>
            <w:tcW w:w="535" w:type="pct"/>
            <w:vAlign w:val="center"/>
          </w:tcPr>
          <w:p w:rsidRPr="00340CF4" w:rsidR="00207A27" w:rsidP="005B4BDE" w:rsidRDefault="00207A27" w14:paraId="02FD800A" w14:textId="628EEE4E">
            <w:pPr>
              <w:spacing w:line="240" w:lineRule="auto"/>
              <w:rPr>
                <w:rFonts w:cstheme="minorHAnsi"/>
                <w:sz w:val="14"/>
                <w:szCs w:val="14"/>
              </w:rPr>
            </w:pPr>
            <w:r w:rsidRPr="00340CF4">
              <w:rPr>
                <w:rFonts w:cstheme="minorHAnsi"/>
                <w:sz w:val="14"/>
                <w:szCs w:val="14"/>
              </w:rPr>
              <w:t>0</w:t>
            </w:r>
          </w:p>
        </w:tc>
        <w:tc>
          <w:tcPr>
            <w:tcW w:w="652" w:type="pct"/>
            <w:noWrap/>
            <w:vAlign w:val="center"/>
          </w:tcPr>
          <w:p w:rsidRPr="00340CF4" w:rsidR="00207A27" w:rsidP="005B4BDE" w:rsidRDefault="00207A27" w14:paraId="5225A5B2" w14:textId="1493EBE3">
            <w:pPr>
              <w:spacing w:line="240" w:lineRule="auto"/>
              <w:rPr>
                <w:rFonts w:cstheme="minorHAnsi"/>
                <w:sz w:val="14"/>
                <w:szCs w:val="14"/>
              </w:rPr>
            </w:pPr>
            <w:r w:rsidRPr="00340CF4">
              <w:rPr>
                <w:rFonts w:cstheme="minorHAnsi"/>
                <w:sz w:val="14"/>
                <w:szCs w:val="14"/>
              </w:rPr>
              <w:t>0</w:t>
            </w:r>
          </w:p>
        </w:tc>
        <w:tc>
          <w:tcPr>
            <w:tcW w:w="742" w:type="pct"/>
            <w:vAlign w:val="center"/>
          </w:tcPr>
          <w:p w:rsidRPr="00340CF4" w:rsidR="00207A27" w:rsidP="005B4BDE" w:rsidRDefault="00207A27" w14:paraId="09528200" w14:textId="361BDC80">
            <w:pPr>
              <w:spacing w:line="240" w:lineRule="auto"/>
              <w:rPr>
                <w:rFonts w:cstheme="minorHAnsi"/>
                <w:sz w:val="14"/>
                <w:szCs w:val="14"/>
              </w:rPr>
            </w:pPr>
            <w:r w:rsidRPr="00340CF4">
              <w:rPr>
                <w:rFonts w:cstheme="minorHAnsi"/>
                <w:sz w:val="14"/>
                <w:szCs w:val="14"/>
              </w:rPr>
              <w:t>0</w:t>
            </w:r>
          </w:p>
        </w:tc>
      </w:tr>
      <w:tr w:rsidRPr="00340CF4" w:rsidR="00207A27" w:rsidTr="00207A27" w14:paraId="384B7698" w14:textId="77777777">
        <w:trPr>
          <w:trHeight w:val="205"/>
        </w:trPr>
        <w:tc>
          <w:tcPr>
            <w:tcW w:w="590" w:type="pct"/>
            <w:noWrap/>
            <w:vAlign w:val="center"/>
            <w:hideMark/>
          </w:tcPr>
          <w:p w:rsidRPr="00340CF4" w:rsidR="00207A27" w:rsidP="005B4BDE" w:rsidRDefault="00207A27" w14:paraId="0A01FF27" w14:textId="77777777">
            <w:pPr>
              <w:spacing w:line="240" w:lineRule="auto"/>
              <w:rPr>
                <w:rFonts w:cstheme="minorHAnsi"/>
                <w:sz w:val="14"/>
                <w:szCs w:val="14"/>
              </w:rPr>
            </w:pPr>
            <w:r w:rsidRPr="00340CF4">
              <w:rPr>
                <w:rFonts w:cstheme="minorHAnsi"/>
                <w:sz w:val="14"/>
                <w:szCs w:val="14"/>
              </w:rPr>
              <w:t>Mig_S2</w:t>
            </w:r>
          </w:p>
        </w:tc>
        <w:tc>
          <w:tcPr>
            <w:tcW w:w="502" w:type="pct"/>
            <w:vAlign w:val="center"/>
          </w:tcPr>
          <w:p w:rsidRPr="00340CF4" w:rsidR="00207A27" w:rsidP="005B4BDE" w:rsidRDefault="00207A27" w14:paraId="09A631F2" w14:textId="77777777">
            <w:pPr>
              <w:spacing w:line="240" w:lineRule="auto"/>
              <w:rPr>
                <w:rFonts w:cstheme="minorHAnsi"/>
                <w:sz w:val="14"/>
                <w:szCs w:val="14"/>
              </w:rPr>
            </w:pPr>
            <w:r w:rsidRPr="00340CF4">
              <w:rPr>
                <w:rFonts w:cstheme="minorHAnsi"/>
                <w:sz w:val="14"/>
                <w:szCs w:val="14"/>
              </w:rPr>
              <w:t>Moderate</w:t>
            </w:r>
          </w:p>
        </w:tc>
        <w:tc>
          <w:tcPr>
            <w:tcW w:w="546" w:type="pct"/>
            <w:noWrap/>
            <w:vAlign w:val="center"/>
          </w:tcPr>
          <w:p w:rsidRPr="00340CF4" w:rsidR="00207A27" w:rsidP="005B4BDE" w:rsidRDefault="00207A27" w14:paraId="19F9D5BF" w14:textId="086EF958">
            <w:pPr>
              <w:spacing w:line="240" w:lineRule="auto"/>
              <w:rPr>
                <w:rFonts w:cstheme="minorHAnsi"/>
                <w:sz w:val="14"/>
                <w:szCs w:val="14"/>
              </w:rPr>
            </w:pPr>
            <w:r w:rsidRPr="00340CF4">
              <w:rPr>
                <w:rFonts w:cstheme="minorHAnsi"/>
                <w:sz w:val="14"/>
                <w:szCs w:val="14"/>
              </w:rPr>
              <w:t>-</w:t>
            </w:r>
          </w:p>
        </w:tc>
        <w:tc>
          <w:tcPr>
            <w:tcW w:w="454" w:type="pct"/>
            <w:noWrap/>
            <w:vAlign w:val="center"/>
          </w:tcPr>
          <w:p w:rsidRPr="00340CF4" w:rsidR="00207A27" w:rsidP="005B4BDE" w:rsidRDefault="00207A27" w14:paraId="612FCFA4" w14:textId="7BE32A51">
            <w:pPr>
              <w:spacing w:line="240" w:lineRule="auto"/>
              <w:rPr>
                <w:rFonts w:cstheme="minorHAnsi"/>
                <w:sz w:val="14"/>
                <w:szCs w:val="14"/>
              </w:rPr>
            </w:pPr>
            <w:r w:rsidRPr="00340CF4">
              <w:rPr>
                <w:rFonts w:cstheme="minorHAnsi"/>
                <w:sz w:val="14"/>
                <w:szCs w:val="14"/>
              </w:rPr>
              <w:t>-</w:t>
            </w:r>
          </w:p>
        </w:tc>
        <w:tc>
          <w:tcPr>
            <w:tcW w:w="447" w:type="pct"/>
            <w:noWrap/>
            <w:vAlign w:val="center"/>
            <w:hideMark/>
          </w:tcPr>
          <w:p w:rsidRPr="00340CF4" w:rsidR="00207A27" w:rsidP="00F93A1F" w:rsidRDefault="00207A27" w14:paraId="023DAD29" w14:textId="77FE27A4">
            <w:pPr>
              <w:spacing w:line="240" w:lineRule="auto"/>
              <w:rPr>
                <w:rFonts w:cstheme="minorHAnsi"/>
                <w:sz w:val="14"/>
                <w:szCs w:val="14"/>
              </w:rPr>
            </w:pPr>
            <w:r w:rsidRPr="00340CF4">
              <w:rPr>
                <w:rFonts w:cstheme="minorHAnsi"/>
                <w:sz w:val="14"/>
                <w:szCs w:val="14"/>
              </w:rPr>
              <w:t xml:space="preserve">≥1 </w:t>
            </w:r>
          </w:p>
        </w:tc>
        <w:tc>
          <w:tcPr>
            <w:tcW w:w="531" w:type="pct"/>
            <w:noWrap/>
            <w:vAlign w:val="center"/>
          </w:tcPr>
          <w:p w:rsidRPr="00340CF4" w:rsidR="00207A27" w:rsidP="005B4BDE" w:rsidRDefault="00207A27" w14:paraId="1328A490" w14:textId="5F1AAE00">
            <w:pPr>
              <w:spacing w:line="240" w:lineRule="auto"/>
              <w:rPr>
                <w:rFonts w:cstheme="minorHAnsi"/>
                <w:sz w:val="14"/>
                <w:szCs w:val="14"/>
              </w:rPr>
            </w:pPr>
            <w:r w:rsidRPr="00340CF4">
              <w:rPr>
                <w:rFonts w:cstheme="minorHAnsi"/>
                <w:sz w:val="14"/>
                <w:szCs w:val="14"/>
              </w:rPr>
              <w:t>0</w:t>
            </w:r>
          </w:p>
        </w:tc>
        <w:tc>
          <w:tcPr>
            <w:tcW w:w="535" w:type="pct"/>
            <w:vAlign w:val="center"/>
          </w:tcPr>
          <w:p w:rsidRPr="00340CF4" w:rsidR="00207A27" w:rsidP="005B4BDE" w:rsidRDefault="00207A27" w14:paraId="193DD14E" w14:textId="4C59792D">
            <w:pPr>
              <w:spacing w:line="240" w:lineRule="auto"/>
              <w:rPr>
                <w:rFonts w:cstheme="minorHAnsi"/>
                <w:sz w:val="14"/>
                <w:szCs w:val="14"/>
              </w:rPr>
            </w:pPr>
            <w:r w:rsidRPr="00340CF4">
              <w:rPr>
                <w:rFonts w:cstheme="minorHAnsi"/>
                <w:sz w:val="14"/>
                <w:szCs w:val="14"/>
              </w:rPr>
              <w:t>0</w:t>
            </w:r>
          </w:p>
        </w:tc>
        <w:tc>
          <w:tcPr>
            <w:tcW w:w="652" w:type="pct"/>
            <w:noWrap/>
            <w:vAlign w:val="center"/>
            <w:hideMark/>
          </w:tcPr>
          <w:p w:rsidRPr="00340CF4" w:rsidR="00207A27" w:rsidP="005B4BDE" w:rsidRDefault="00207A27" w14:paraId="73934F29" w14:textId="464BF1C6">
            <w:pPr>
              <w:spacing w:line="240" w:lineRule="auto"/>
              <w:rPr>
                <w:rFonts w:cstheme="minorHAnsi"/>
                <w:sz w:val="14"/>
                <w:szCs w:val="14"/>
              </w:rPr>
            </w:pPr>
            <w:r w:rsidRPr="00340CF4">
              <w:rPr>
                <w:rFonts w:cstheme="minorHAnsi"/>
                <w:sz w:val="14"/>
                <w:szCs w:val="14"/>
              </w:rPr>
              <w:t>0</w:t>
            </w:r>
          </w:p>
        </w:tc>
        <w:tc>
          <w:tcPr>
            <w:tcW w:w="742" w:type="pct"/>
            <w:vAlign w:val="center"/>
          </w:tcPr>
          <w:p w:rsidRPr="00340CF4" w:rsidR="00207A27" w:rsidP="005B4BDE" w:rsidRDefault="00207A27" w14:paraId="7550D014" w14:textId="55257D2A">
            <w:pPr>
              <w:spacing w:line="240" w:lineRule="auto"/>
              <w:rPr>
                <w:rFonts w:cstheme="minorHAnsi"/>
                <w:sz w:val="14"/>
                <w:szCs w:val="14"/>
              </w:rPr>
            </w:pPr>
            <w:r w:rsidRPr="00340CF4">
              <w:rPr>
                <w:rFonts w:cstheme="minorHAnsi"/>
                <w:sz w:val="14"/>
                <w:szCs w:val="14"/>
              </w:rPr>
              <w:t>0</w:t>
            </w:r>
          </w:p>
        </w:tc>
      </w:tr>
      <w:tr w:rsidRPr="00340CF4" w:rsidR="00207A27" w:rsidTr="00207A27" w14:paraId="26D4BCAB" w14:textId="77777777">
        <w:trPr>
          <w:trHeight w:val="205"/>
        </w:trPr>
        <w:tc>
          <w:tcPr>
            <w:tcW w:w="590" w:type="pct"/>
            <w:noWrap/>
            <w:vAlign w:val="center"/>
            <w:hideMark/>
          </w:tcPr>
          <w:p w:rsidRPr="00340CF4" w:rsidR="00207A27" w:rsidP="00207A27" w:rsidRDefault="00207A27" w14:paraId="42116B47" w14:textId="77777777">
            <w:pPr>
              <w:spacing w:line="240" w:lineRule="auto"/>
              <w:rPr>
                <w:rFonts w:cstheme="minorHAnsi"/>
                <w:sz w:val="14"/>
                <w:szCs w:val="14"/>
              </w:rPr>
            </w:pPr>
            <w:r w:rsidRPr="00340CF4">
              <w:rPr>
                <w:rFonts w:cstheme="minorHAnsi"/>
                <w:sz w:val="14"/>
                <w:szCs w:val="14"/>
              </w:rPr>
              <w:t>Mig_S3</w:t>
            </w:r>
          </w:p>
        </w:tc>
        <w:tc>
          <w:tcPr>
            <w:tcW w:w="502" w:type="pct"/>
            <w:vAlign w:val="center"/>
          </w:tcPr>
          <w:p w:rsidRPr="00340CF4" w:rsidR="00207A27" w:rsidP="00207A27" w:rsidRDefault="00207A27" w14:paraId="314D5644" w14:textId="77777777">
            <w:pPr>
              <w:spacing w:line="240" w:lineRule="auto"/>
              <w:rPr>
                <w:rFonts w:cstheme="minorHAnsi"/>
                <w:sz w:val="14"/>
                <w:szCs w:val="14"/>
              </w:rPr>
            </w:pPr>
            <w:r w:rsidRPr="00340CF4">
              <w:rPr>
                <w:rFonts w:cstheme="minorHAnsi"/>
                <w:sz w:val="14"/>
                <w:szCs w:val="14"/>
              </w:rPr>
              <w:t>Severe</w:t>
            </w:r>
          </w:p>
        </w:tc>
        <w:tc>
          <w:tcPr>
            <w:tcW w:w="546" w:type="pct"/>
            <w:noWrap/>
            <w:vAlign w:val="center"/>
          </w:tcPr>
          <w:p w:rsidRPr="00340CF4" w:rsidR="00207A27" w:rsidP="00207A27" w:rsidRDefault="00207A27" w14:paraId="163DF988" w14:textId="461E2721">
            <w:pPr>
              <w:spacing w:line="240" w:lineRule="auto"/>
              <w:rPr>
                <w:rFonts w:cstheme="minorHAnsi"/>
                <w:sz w:val="14"/>
                <w:szCs w:val="14"/>
              </w:rPr>
            </w:pPr>
            <w:r w:rsidRPr="00340CF4">
              <w:rPr>
                <w:rFonts w:cstheme="minorHAnsi"/>
                <w:sz w:val="14"/>
                <w:szCs w:val="14"/>
              </w:rPr>
              <w:t>-</w:t>
            </w:r>
          </w:p>
        </w:tc>
        <w:tc>
          <w:tcPr>
            <w:tcW w:w="454" w:type="pct"/>
            <w:noWrap/>
            <w:vAlign w:val="center"/>
          </w:tcPr>
          <w:p w:rsidRPr="00340CF4" w:rsidR="00207A27" w:rsidP="00207A27" w:rsidRDefault="00207A27" w14:paraId="602977EF" w14:textId="4CA1C74A">
            <w:pPr>
              <w:spacing w:line="240" w:lineRule="auto"/>
              <w:rPr>
                <w:rFonts w:cstheme="minorHAnsi"/>
                <w:sz w:val="14"/>
                <w:szCs w:val="14"/>
              </w:rPr>
            </w:pPr>
            <w:r w:rsidRPr="00340CF4">
              <w:rPr>
                <w:rFonts w:cstheme="minorHAnsi"/>
                <w:sz w:val="14"/>
                <w:szCs w:val="14"/>
              </w:rPr>
              <w:t>-</w:t>
            </w:r>
          </w:p>
        </w:tc>
        <w:tc>
          <w:tcPr>
            <w:tcW w:w="447" w:type="pct"/>
            <w:noWrap/>
            <w:vAlign w:val="center"/>
            <w:hideMark/>
          </w:tcPr>
          <w:p w:rsidRPr="00340CF4" w:rsidR="00207A27" w:rsidP="00207A27" w:rsidRDefault="00207A27" w14:paraId="31EAE6F0" w14:textId="37D6988A">
            <w:pPr>
              <w:spacing w:line="240" w:lineRule="auto"/>
              <w:rPr>
                <w:rFonts w:cstheme="minorHAnsi"/>
                <w:sz w:val="14"/>
                <w:szCs w:val="14"/>
              </w:rPr>
            </w:pPr>
            <w:r w:rsidRPr="00340CF4">
              <w:rPr>
                <w:rFonts w:cstheme="minorHAnsi"/>
                <w:sz w:val="14"/>
                <w:szCs w:val="14"/>
              </w:rPr>
              <w:t>-</w:t>
            </w:r>
          </w:p>
        </w:tc>
        <w:tc>
          <w:tcPr>
            <w:tcW w:w="531" w:type="pct"/>
            <w:noWrap/>
            <w:vAlign w:val="center"/>
            <w:hideMark/>
          </w:tcPr>
          <w:p w:rsidRPr="00340CF4" w:rsidR="00207A27" w:rsidP="00207A27" w:rsidRDefault="00207A27" w14:paraId="1BAA5A3C" w14:textId="684F94D4">
            <w:pPr>
              <w:spacing w:line="240" w:lineRule="auto"/>
              <w:rPr>
                <w:rFonts w:cstheme="minorHAnsi"/>
                <w:sz w:val="14"/>
                <w:szCs w:val="14"/>
              </w:rPr>
            </w:pPr>
            <w:r w:rsidRPr="00340CF4">
              <w:rPr>
                <w:rFonts w:cstheme="minorHAnsi"/>
                <w:sz w:val="14"/>
                <w:szCs w:val="14"/>
              </w:rPr>
              <w:t>≥1  AND/OR</w:t>
            </w:r>
          </w:p>
        </w:tc>
        <w:tc>
          <w:tcPr>
            <w:tcW w:w="535" w:type="pct"/>
            <w:vAlign w:val="center"/>
          </w:tcPr>
          <w:p w:rsidRPr="00340CF4" w:rsidR="00207A27" w:rsidP="00207A27" w:rsidRDefault="00207A27" w14:paraId="7154697D" w14:textId="77777777">
            <w:pPr>
              <w:spacing w:line="240" w:lineRule="auto"/>
              <w:rPr>
                <w:rFonts w:cstheme="minorHAnsi"/>
                <w:sz w:val="14"/>
                <w:szCs w:val="14"/>
              </w:rPr>
            </w:pPr>
            <w:r w:rsidRPr="00340CF4">
              <w:rPr>
                <w:rFonts w:cstheme="minorHAnsi"/>
                <w:sz w:val="14"/>
                <w:szCs w:val="14"/>
              </w:rPr>
              <w:t>≥1, AND/OR</w:t>
            </w:r>
          </w:p>
        </w:tc>
        <w:tc>
          <w:tcPr>
            <w:tcW w:w="652" w:type="pct"/>
            <w:noWrap/>
            <w:vAlign w:val="center"/>
            <w:hideMark/>
          </w:tcPr>
          <w:p w:rsidRPr="00340CF4" w:rsidR="00207A27" w:rsidP="00207A27" w:rsidRDefault="00207A27" w14:paraId="4E5FDB5E" w14:textId="786F3449">
            <w:pPr>
              <w:spacing w:line="240" w:lineRule="auto"/>
              <w:rPr>
                <w:rFonts w:cstheme="minorHAnsi"/>
                <w:sz w:val="14"/>
                <w:szCs w:val="14"/>
              </w:rPr>
            </w:pPr>
            <w:r w:rsidRPr="00340CF4">
              <w:rPr>
                <w:rFonts w:cstheme="minorHAnsi"/>
                <w:sz w:val="14"/>
                <w:szCs w:val="14"/>
              </w:rPr>
              <w:t>≥1 + migraine Dx</w:t>
            </w:r>
          </w:p>
        </w:tc>
        <w:tc>
          <w:tcPr>
            <w:tcW w:w="742" w:type="pct"/>
            <w:vAlign w:val="center"/>
          </w:tcPr>
          <w:p w:rsidRPr="00340CF4" w:rsidR="00207A27" w:rsidP="00207A27" w:rsidRDefault="00207A27" w14:paraId="4E6F81D6" w14:textId="610EE45C">
            <w:pPr>
              <w:spacing w:line="240" w:lineRule="auto"/>
              <w:rPr>
                <w:rFonts w:cstheme="minorHAnsi"/>
                <w:sz w:val="14"/>
                <w:szCs w:val="14"/>
              </w:rPr>
            </w:pPr>
            <w:r w:rsidRPr="00340CF4">
              <w:rPr>
                <w:rFonts w:cstheme="minorHAnsi"/>
                <w:sz w:val="14"/>
                <w:szCs w:val="14"/>
              </w:rPr>
              <w:t>0</w:t>
            </w:r>
          </w:p>
        </w:tc>
      </w:tr>
      <w:tr w:rsidRPr="00340CF4" w:rsidR="00207A27" w:rsidTr="00207A27" w14:paraId="7D2D3B0E" w14:textId="77777777">
        <w:trPr>
          <w:trHeight w:val="205"/>
        </w:trPr>
        <w:tc>
          <w:tcPr>
            <w:tcW w:w="590" w:type="pct"/>
            <w:noWrap/>
            <w:vAlign w:val="center"/>
            <w:hideMark/>
          </w:tcPr>
          <w:p w:rsidRPr="00340CF4" w:rsidR="00207A27" w:rsidP="00207A27" w:rsidRDefault="00207A27" w14:paraId="4A56C25D" w14:textId="77777777">
            <w:pPr>
              <w:spacing w:line="240" w:lineRule="auto"/>
              <w:rPr>
                <w:rFonts w:cstheme="minorHAnsi"/>
                <w:sz w:val="14"/>
                <w:szCs w:val="14"/>
              </w:rPr>
            </w:pPr>
            <w:r w:rsidRPr="00340CF4">
              <w:rPr>
                <w:rFonts w:cstheme="minorHAnsi"/>
                <w:sz w:val="14"/>
                <w:szCs w:val="14"/>
              </w:rPr>
              <w:t>Mig_S4</w:t>
            </w:r>
          </w:p>
        </w:tc>
        <w:tc>
          <w:tcPr>
            <w:tcW w:w="502" w:type="pct"/>
            <w:vAlign w:val="center"/>
          </w:tcPr>
          <w:p w:rsidRPr="00340CF4" w:rsidR="00207A27" w:rsidP="00207A27" w:rsidRDefault="00207A27" w14:paraId="7D6B463E" w14:textId="77777777">
            <w:pPr>
              <w:spacing w:line="240" w:lineRule="auto"/>
              <w:rPr>
                <w:rFonts w:cstheme="minorHAnsi"/>
                <w:sz w:val="14"/>
                <w:szCs w:val="14"/>
              </w:rPr>
            </w:pPr>
            <w:r w:rsidRPr="00340CF4">
              <w:rPr>
                <w:rFonts w:cstheme="minorHAnsi"/>
                <w:sz w:val="14"/>
                <w:szCs w:val="14"/>
              </w:rPr>
              <w:t>Very severe</w:t>
            </w:r>
          </w:p>
        </w:tc>
        <w:tc>
          <w:tcPr>
            <w:tcW w:w="546" w:type="pct"/>
            <w:noWrap/>
            <w:vAlign w:val="center"/>
          </w:tcPr>
          <w:p w:rsidRPr="00340CF4" w:rsidR="00207A27" w:rsidP="00207A27" w:rsidRDefault="00207A27" w14:paraId="466C64B1" w14:textId="04D11DB3">
            <w:pPr>
              <w:spacing w:line="240" w:lineRule="auto"/>
              <w:rPr>
                <w:rFonts w:cstheme="minorHAnsi"/>
                <w:sz w:val="14"/>
                <w:szCs w:val="14"/>
              </w:rPr>
            </w:pPr>
            <w:r w:rsidRPr="00340CF4">
              <w:rPr>
                <w:rFonts w:cstheme="minorHAnsi"/>
                <w:sz w:val="14"/>
                <w:szCs w:val="14"/>
              </w:rPr>
              <w:t>-</w:t>
            </w:r>
          </w:p>
        </w:tc>
        <w:tc>
          <w:tcPr>
            <w:tcW w:w="454" w:type="pct"/>
            <w:noWrap/>
            <w:vAlign w:val="center"/>
          </w:tcPr>
          <w:p w:rsidRPr="00340CF4" w:rsidR="00207A27" w:rsidP="00207A27" w:rsidRDefault="00207A27" w14:paraId="3F5A860F" w14:textId="223E1B94">
            <w:pPr>
              <w:spacing w:line="240" w:lineRule="auto"/>
              <w:rPr>
                <w:rFonts w:cstheme="minorHAnsi"/>
                <w:sz w:val="14"/>
                <w:szCs w:val="14"/>
              </w:rPr>
            </w:pPr>
            <w:r w:rsidRPr="00340CF4">
              <w:rPr>
                <w:rFonts w:cstheme="minorHAnsi"/>
                <w:sz w:val="14"/>
                <w:szCs w:val="14"/>
              </w:rPr>
              <w:t>-</w:t>
            </w:r>
          </w:p>
        </w:tc>
        <w:tc>
          <w:tcPr>
            <w:tcW w:w="447" w:type="pct"/>
            <w:noWrap/>
            <w:vAlign w:val="center"/>
          </w:tcPr>
          <w:p w:rsidRPr="00340CF4" w:rsidR="00207A27" w:rsidP="00207A27" w:rsidRDefault="00207A27" w14:paraId="0ED5BFA6" w14:textId="332F6C18">
            <w:pPr>
              <w:spacing w:line="240" w:lineRule="auto"/>
              <w:rPr>
                <w:rFonts w:cstheme="minorHAnsi"/>
                <w:sz w:val="14"/>
                <w:szCs w:val="14"/>
              </w:rPr>
            </w:pPr>
            <w:r w:rsidRPr="00340CF4">
              <w:rPr>
                <w:rFonts w:cstheme="minorHAnsi"/>
                <w:sz w:val="14"/>
                <w:szCs w:val="14"/>
              </w:rPr>
              <w:t>-</w:t>
            </w:r>
          </w:p>
        </w:tc>
        <w:tc>
          <w:tcPr>
            <w:tcW w:w="531" w:type="pct"/>
            <w:noWrap/>
            <w:vAlign w:val="center"/>
          </w:tcPr>
          <w:p w:rsidRPr="00340CF4" w:rsidR="00207A27" w:rsidP="00207A27" w:rsidRDefault="00207A27" w14:paraId="392600BF" w14:textId="1DD73851">
            <w:pPr>
              <w:spacing w:line="240" w:lineRule="auto"/>
              <w:rPr>
                <w:rFonts w:cstheme="minorHAnsi"/>
                <w:sz w:val="14"/>
                <w:szCs w:val="14"/>
              </w:rPr>
            </w:pPr>
            <w:r w:rsidRPr="00340CF4">
              <w:rPr>
                <w:rFonts w:cstheme="minorHAnsi"/>
                <w:sz w:val="14"/>
                <w:szCs w:val="14"/>
              </w:rPr>
              <w:t>-</w:t>
            </w:r>
          </w:p>
        </w:tc>
        <w:tc>
          <w:tcPr>
            <w:tcW w:w="535" w:type="pct"/>
            <w:vAlign w:val="center"/>
          </w:tcPr>
          <w:p w:rsidRPr="00340CF4" w:rsidR="00207A27" w:rsidP="00207A27" w:rsidRDefault="00207A27" w14:paraId="01F77722" w14:textId="02C8B141">
            <w:pPr>
              <w:spacing w:line="240" w:lineRule="auto"/>
              <w:rPr>
                <w:rFonts w:cstheme="minorHAnsi"/>
                <w:sz w:val="14"/>
                <w:szCs w:val="14"/>
              </w:rPr>
            </w:pPr>
            <w:r w:rsidRPr="00340CF4">
              <w:rPr>
                <w:rFonts w:cstheme="minorHAnsi"/>
                <w:sz w:val="14"/>
                <w:szCs w:val="14"/>
              </w:rPr>
              <w:t>-</w:t>
            </w:r>
          </w:p>
        </w:tc>
        <w:tc>
          <w:tcPr>
            <w:tcW w:w="652" w:type="pct"/>
            <w:noWrap/>
            <w:vAlign w:val="center"/>
          </w:tcPr>
          <w:p w:rsidRPr="00340CF4" w:rsidR="00207A27" w:rsidP="00207A27" w:rsidRDefault="00207A27" w14:paraId="0DA1FB5E" w14:textId="1CA97403">
            <w:pPr>
              <w:spacing w:line="240" w:lineRule="auto"/>
              <w:rPr>
                <w:rFonts w:cstheme="minorHAnsi"/>
                <w:sz w:val="14"/>
                <w:szCs w:val="14"/>
              </w:rPr>
            </w:pPr>
            <w:r w:rsidRPr="00340CF4">
              <w:rPr>
                <w:rFonts w:cstheme="minorHAnsi"/>
                <w:sz w:val="14"/>
                <w:szCs w:val="14"/>
              </w:rPr>
              <w:t>-</w:t>
            </w:r>
          </w:p>
        </w:tc>
        <w:tc>
          <w:tcPr>
            <w:tcW w:w="742" w:type="pct"/>
            <w:vAlign w:val="center"/>
          </w:tcPr>
          <w:p w:rsidRPr="00340CF4" w:rsidR="00207A27" w:rsidP="00207A27" w:rsidRDefault="00207A27" w14:paraId="1A34F87B" w14:textId="2A61F367">
            <w:pPr>
              <w:spacing w:line="240" w:lineRule="auto"/>
              <w:rPr>
                <w:rFonts w:cstheme="minorHAnsi"/>
                <w:sz w:val="14"/>
                <w:szCs w:val="14"/>
              </w:rPr>
            </w:pPr>
            <w:r w:rsidRPr="00340CF4">
              <w:rPr>
                <w:rFonts w:cstheme="minorHAnsi"/>
                <w:sz w:val="14"/>
                <w:szCs w:val="14"/>
              </w:rPr>
              <w:t>≥1 + migraine Dx</w:t>
            </w:r>
          </w:p>
        </w:tc>
      </w:tr>
    </w:tbl>
    <w:p w:rsidRPr="00340CF4" w:rsidR="001A20B0" w:rsidP="001A20B0" w:rsidRDefault="002306C3" w14:paraId="5F5CEF22" w14:textId="41FBBED8">
      <w:pPr>
        <w:spacing w:after="160" w:line="259" w:lineRule="auto"/>
        <w:rPr>
          <w:sz w:val="18"/>
          <w:szCs w:val="18"/>
        </w:rPr>
      </w:pPr>
      <w:r w:rsidRPr="00340CF4">
        <w:rPr>
          <w:sz w:val="18"/>
          <w:szCs w:val="18"/>
        </w:rPr>
        <w:lastRenderedPageBreak/>
        <w:t>Not all DAPs will be able to provide data for all algorithms.</w:t>
      </w:r>
      <w:r w:rsidRPr="00340CF4" w:rsidR="001A20B0">
        <w:rPr>
          <w:sz w:val="18"/>
          <w:szCs w:val="18"/>
        </w:rPr>
        <w:t xml:space="preserve"> These are mutually exclusive categories, meaning that for each pregnancy we assigned the highest severity category whenever more than one severity criterion is met. </w:t>
      </w:r>
    </w:p>
    <w:p w:rsidRPr="00340CF4" w:rsidR="00F93A1F" w:rsidP="001A20B0" w:rsidRDefault="00F93A1F" w14:paraId="71D52E1F" w14:textId="6ADC1287">
      <w:pPr>
        <w:spacing w:after="160" w:line="259" w:lineRule="auto"/>
        <w:rPr>
          <w:sz w:val="18"/>
          <w:szCs w:val="18"/>
        </w:rPr>
      </w:pPr>
      <w:r w:rsidRPr="00340CF4">
        <w:rPr>
          <w:sz w:val="24"/>
          <w:szCs w:val="24"/>
        </w:rPr>
        <w:t xml:space="preserve">The combination across criteria with “AND/OR” </w:t>
      </w:r>
      <w:r w:rsidR="00D428F6">
        <w:rPr>
          <w:sz w:val="24"/>
          <w:szCs w:val="24"/>
        </w:rPr>
        <w:t xml:space="preserve">in Table 6 </w:t>
      </w:r>
      <w:r w:rsidRPr="00340CF4">
        <w:rPr>
          <w:sz w:val="24"/>
          <w:szCs w:val="24"/>
        </w:rPr>
        <w:t>must be read from left to right. The symbol “-“ means that the criterion is not essential for the severity definition. “0” means that the criterion must not be present. For instance, for Mig_S3, it is required that a pregnancy has exposure to triptan injection before and/or during pregnancy (depending on the window assessed) and/or exposure to prophylactic medication only before pregnancy</w:t>
      </w:r>
      <w:r w:rsidRPr="00340CF4" w:rsidR="00207A27">
        <w:rPr>
          <w:sz w:val="24"/>
          <w:szCs w:val="24"/>
        </w:rPr>
        <w:t xml:space="preserve"> in the presence of a migraine diagnosis</w:t>
      </w:r>
      <w:r w:rsidRPr="00340CF4">
        <w:rPr>
          <w:sz w:val="24"/>
          <w:szCs w:val="24"/>
        </w:rPr>
        <w:t>.</w:t>
      </w:r>
      <w:r w:rsidRPr="00340CF4" w:rsidR="00207A27">
        <w:rPr>
          <w:sz w:val="24"/>
          <w:szCs w:val="24"/>
        </w:rPr>
        <w:t xml:space="preserve"> The requirement for a migraine diagnosis for mild and very severe migraine is included to limit capturing pregnancies using analgesics and prophylactic drugs for reasons other than migraine. </w:t>
      </w:r>
      <w:r w:rsidRPr="00340CF4">
        <w:rPr>
          <w:sz w:val="18"/>
          <w:szCs w:val="18"/>
        </w:rPr>
        <w:t xml:space="preserve"> </w:t>
      </w:r>
    </w:p>
    <w:p w:rsidRPr="00340CF4" w:rsidR="00585835" w:rsidP="00E43DEE" w:rsidRDefault="00585835" w14:paraId="0F53625D" w14:textId="048409F9">
      <w:pPr>
        <w:pStyle w:val="Heading1"/>
        <w:numPr>
          <w:ilvl w:val="0"/>
          <w:numId w:val="21"/>
        </w:numPr>
        <w:tabs>
          <w:tab w:val="left" w:pos="142"/>
        </w:tabs>
        <w:spacing w:before="0" w:line="276" w:lineRule="auto"/>
        <w:ind w:left="0" w:firstLine="0"/>
        <w:rPr>
          <w:color w:val="auto"/>
        </w:rPr>
      </w:pPr>
      <w:bookmarkStart w:name="_Toc105521121" w:id="22"/>
      <w:r w:rsidRPr="00340CF4">
        <w:rPr>
          <w:color w:val="auto"/>
        </w:rPr>
        <w:t>Covariate</w:t>
      </w:r>
      <w:bookmarkEnd w:id="22"/>
    </w:p>
    <w:p w:rsidRPr="00340CF4" w:rsidR="00585835" w:rsidP="00E43DEE" w:rsidRDefault="00921104" w14:paraId="0CF14043" w14:textId="5010AF3B">
      <w:pPr>
        <w:pStyle w:val="NoSpacing"/>
        <w:tabs>
          <w:tab w:val="left" w:pos="142"/>
        </w:tabs>
        <w:spacing w:before="0" w:after="0" w:line="276" w:lineRule="auto"/>
        <w:rPr>
          <w:rFonts w:cstheme="minorHAnsi"/>
          <w:bCs/>
          <w:color w:val="auto"/>
          <w:sz w:val="28"/>
          <w:szCs w:val="24"/>
        </w:rPr>
      </w:pPr>
      <w:r w:rsidRPr="00340CF4">
        <w:rPr>
          <w:rFonts w:cstheme="minorHAnsi"/>
          <w:bCs/>
          <w:color w:val="auto"/>
          <w:sz w:val="28"/>
          <w:szCs w:val="24"/>
        </w:rPr>
        <w:t>5</w:t>
      </w:r>
      <w:r w:rsidRPr="00340CF4" w:rsidR="00585835">
        <w:rPr>
          <w:rFonts w:cstheme="minorHAnsi"/>
          <w:bCs/>
          <w:color w:val="auto"/>
          <w:sz w:val="28"/>
          <w:szCs w:val="24"/>
        </w:rPr>
        <w:t xml:space="preserve">.1 </w:t>
      </w:r>
      <w:r w:rsidRPr="00340CF4" w:rsidR="00DB3B4B">
        <w:rPr>
          <w:rFonts w:cstheme="minorHAnsi"/>
          <w:bCs/>
          <w:color w:val="auto"/>
          <w:sz w:val="28"/>
          <w:szCs w:val="24"/>
        </w:rPr>
        <w:t>P</w:t>
      </w:r>
      <w:r w:rsidRPr="00340CF4" w:rsidR="00585835">
        <w:rPr>
          <w:rFonts w:cstheme="minorHAnsi"/>
          <w:bCs/>
          <w:color w:val="auto"/>
          <w:sz w:val="28"/>
          <w:szCs w:val="24"/>
        </w:rPr>
        <w:t>regnancy periods</w:t>
      </w:r>
    </w:p>
    <w:p w:rsidRPr="00340CF4" w:rsidR="00585835" w:rsidP="00E43DEE" w:rsidRDefault="0095161F" w14:paraId="04374F64" w14:textId="7FC0C2DE">
      <w:pPr>
        <w:pStyle w:val="NoSpacing"/>
        <w:tabs>
          <w:tab w:val="left" w:pos="142"/>
        </w:tabs>
        <w:spacing w:before="0" w:after="0" w:line="276" w:lineRule="auto"/>
        <w:rPr>
          <w:rFonts w:cstheme="minorHAnsi"/>
          <w:b w:val="0"/>
          <w:bCs/>
          <w:color w:val="auto"/>
          <w:sz w:val="24"/>
          <w:szCs w:val="24"/>
        </w:rPr>
      </w:pPr>
      <w:r w:rsidRPr="00340CF4">
        <w:rPr>
          <w:rFonts w:cstheme="minorHAnsi"/>
          <w:b w:val="0"/>
          <w:bCs/>
          <w:color w:val="auto"/>
          <w:sz w:val="24"/>
          <w:szCs w:val="24"/>
        </w:rPr>
        <w:t>Definition of pregnancy periods are shown in</w:t>
      </w:r>
      <w:r w:rsidRPr="00340CF4" w:rsidR="002D2355">
        <w:rPr>
          <w:rFonts w:cstheme="minorHAnsi"/>
          <w:b w:val="0"/>
          <w:bCs/>
          <w:color w:val="auto"/>
          <w:sz w:val="24"/>
          <w:szCs w:val="24"/>
        </w:rPr>
        <w:t xml:space="preserve"> Table 7</w:t>
      </w:r>
      <w:r w:rsidRPr="00340CF4" w:rsidR="00DE51CB">
        <w:rPr>
          <w:rFonts w:cstheme="minorHAnsi"/>
          <w:b w:val="0"/>
          <w:bCs/>
          <w:color w:val="auto"/>
          <w:sz w:val="24"/>
          <w:szCs w:val="24"/>
        </w:rPr>
        <w:t xml:space="preserve">. </w:t>
      </w:r>
    </w:p>
    <w:p w:rsidRPr="00340CF4" w:rsidR="00D428F6" w:rsidP="00E43DEE" w:rsidRDefault="00D428F6" w14:paraId="6EDBAC3A" w14:textId="77777777">
      <w:pPr>
        <w:pStyle w:val="NoSpacing"/>
        <w:tabs>
          <w:tab w:val="left" w:pos="142"/>
        </w:tabs>
        <w:spacing w:before="0" w:after="0" w:line="276" w:lineRule="auto"/>
        <w:rPr>
          <w:rFonts w:cstheme="minorHAnsi"/>
          <w:b w:val="0"/>
          <w:bCs/>
          <w:color w:val="auto"/>
          <w:sz w:val="24"/>
          <w:szCs w:val="24"/>
        </w:rPr>
      </w:pPr>
    </w:p>
    <w:p w:rsidRPr="00340CF4" w:rsidR="00585835" w:rsidP="00E43DEE" w:rsidRDefault="00585835" w14:paraId="1E3AFFD7" w14:textId="203AAA7A">
      <w:pPr>
        <w:pStyle w:val="NoSpacing"/>
        <w:tabs>
          <w:tab w:val="left" w:pos="142"/>
        </w:tabs>
        <w:spacing w:before="0" w:after="0" w:line="276" w:lineRule="auto"/>
        <w:rPr>
          <w:rFonts w:cstheme="minorHAnsi"/>
          <w:bCs/>
          <w:color w:val="auto"/>
          <w:sz w:val="24"/>
          <w:szCs w:val="24"/>
        </w:rPr>
      </w:pPr>
      <w:r w:rsidRPr="00340CF4">
        <w:rPr>
          <w:rFonts w:cstheme="minorHAnsi"/>
          <w:bCs/>
          <w:color w:val="auto"/>
          <w:sz w:val="24"/>
          <w:szCs w:val="24"/>
        </w:rPr>
        <w:t xml:space="preserve">Table </w:t>
      </w:r>
      <w:r w:rsidRPr="00340CF4" w:rsidR="002D2355">
        <w:rPr>
          <w:rFonts w:cstheme="minorHAnsi"/>
          <w:bCs/>
          <w:color w:val="auto"/>
          <w:sz w:val="24"/>
          <w:szCs w:val="24"/>
        </w:rPr>
        <w:t xml:space="preserve">7. </w:t>
      </w:r>
      <w:r w:rsidRPr="00340CF4">
        <w:rPr>
          <w:rFonts w:cstheme="minorHAnsi"/>
          <w:bCs/>
          <w:color w:val="auto"/>
          <w:sz w:val="24"/>
          <w:szCs w:val="24"/>
        </w:rPr>
        <w:t>Definitions of pregnancy periods</w:t>
      </w:r>
      <w:r w:rsidRPr="00340CF4" w:rsidR="005B7FC2">
        <w:rPr>
          <w:rFonts w:cstheme="minorHAnsi"/>
          <w:bCs/>
          <w:color w:val="auto"/>
          <w:sz w:val="24"/>
          <w:szCs w:val="24"/>
        </w:rPr>
        <w:t>*</w:t>
      </w:r>
      <w:r w:rsidRPr="00340CF4" w:rsidR="00007B4C">
        <w:rPr>
          <w:rFonts w:cstheme="minorHAnsi"/>
          <w:bCs/>
          <w:color w:val="auto"/>
          <w:sz w:val="24"/>
          <w:szCs w:val="24"/>
        </w:rPr>
        <w:t xml:space="preserve"> </w:t>
      </w:r>
    </w:p>
    <w:tbl>
      <w:tblPr>
        <w:tblStyle w:val="TableGrid"/>
        <w:tblW w:w="8963" w:type="dxa"/>
        <w:tblInd w:w="-5" w:type="dxa"/>
        <w:tblLook w:val="04A0" w:firstRow="1" w:lastRow="0" w:firstColumn="1" w:lastColumn="0" w:noHBand="0" w:noVBand="1"/>
      </w:tblPr>
      <w:tblGrid>
        <w:gridCol w:w="3537"/>
        <w:gridCol w:w="5426"/>
      </w:tblGrid>
      <w:tr w:rsidRPr="00340CF4" w:rsidR="00643408" w:rsidTr="00207A27" w14:paraId="69624E8D" w14:textId="77777777">
        <w:trPr>
          <w:trHeight w:val="373"/>
          <w:tblHeader/>
        </w:trPr>
        <w:tc>
          <w:tcPr>
            <w:tcW w:w="3537" w:type="dxa"/>
            <w:tcBorders>
              <w:top w:val="single" w:color="auto" w:sz="4" w:space="0"/>
              <w:left w:val="single" w:color="auto" w:sz="4" w:space="0"/>
              <w:bottom w:val="single" w:color="auto" w:sz="4" w:space="0"/>
              <w:right w:val="single" w:color="auto" w:sz="4" w:space="0"/>
            </w:tcBorders>
            <w:shd w:val="clear" w:color="auto" w:fill="A8D08D" w:themeFill="accent6" w:themeFillTint="99"/>
            <w:hideMark/>
          </w:tcPr>
          <w:p w:rsidRPr="00340CF4" w:rsidR="00643408" w:rsidP="00932036" w:rsidRDefault="00643408" w14:paraId="338F1150" w14:textId="77777777">
            <w:pPr>
              <w:pStyle w:val="NoSpacing"/>
              <w:tabs>
                <w:tab w:val="left" w:pos="142"/>
              </w:tabs>
              <w:spacing w:before="0" w:after="0" w:line="276" w:lineRule="auto"/>
              <w:jc w:val="center"/>
              <w:rPr>
                <w:rFonts w:cstheme="minorHAnsi"/>
                <w:bCs/>
                <w:color w:val="auto"/>
                <w:sz w:val="22"/>
                <w:szCs w:val="24"/>
              </w:rPr>
            </w:pPr>
            <w:r w:rsidRPr="00340CF4">
              <w:rPr>
                <w:rFonts w:cstheme="minorHAnsi"/>
                <w:bCs/>
                <w:color w:val="auto"/>
                <w:sz w:val="22"/>
                <w:szCs w:val="24"/>
              </w:rPr>
              <w:t>Pregnancy period</w:t>
            </w:r>
          </w:p>
        </w:tc>
        <w:tc>
          <w:tcPr>
            <w:tcW w:w="5426" w:type="dxa"/>
            <w:tcBorders>
              <w:top w:val="single" w:color="auto" w:sz="4" w:space="0"/>
              <w:left w:val="single" w:color="auto" w:sz="4" w:space="0"/>
              <w:bottom w:val="single" w:color="auto" w:sz="4" w:space="0"/>
              <w:right w:val="single" w:color="auto" w:sz="4" w:space="0"/>
            </w:tcBorders>
            <w:shd w:val="clear" w:color="auto" w:fill="A8D08D" w:themeFill="accent6" w:themeFillTint="99"/>
            <w:hideMark/>
          </w:tcPr>
          <w:p w:rsidRPr="00340CF4" w:rsidR="00643408" w:rsidP="00932036" w:rsidRDefault="00643408" w14:paraId="1297ECC0" w14:textId="77777777">
            <w:pPr>
              <w:pStyle w:val="NoSpacing"/>
              <w:tabs>
                <w:tab w:val="left" w:pos="142"/>
              </w:tabs>
              <w:spacing w:before="0" w:after="0" w:line="276" w:lineRule="auto"/>
              <w:jc w:val="center"/>
              <w:rPr>
                <w:rFonts w:cstheme="minorHAnsi"/>
                <w:bCs/>
                <w:color w:val="auto"/>
                <w:sz w:val="22"/>
                <w:szCs w:val="24"/>
              </w:rPr>
            </w:pPr>
            <w:r w:rsidRPr="00340CF4">
              <w:rPr>
                <w:rFonts w:cstheme="minorHAnsi"/>
                <w:bCs/>
                <w:color w:val="auto"/>
                <w:sz w:val="22"/>
                <w:szCs w:val="24"/>
              </w:rPr>
              <w:t>Definition</w:t>
            </w:r>
          </w:p>
        </w:tc>
      </w:tr>
      <w:tr w:rsidRPr="00340CF4" w:rsidR="00643408" w:rsidTr="00932036" w14:paraId="103D7A59" w14:textId="77777777">
        <w:trPr>
          <w:trHeight w:val="297"/>
        </w:trPr>
        <w:tc>
          <w:tcPr>
            <w:tcW w:w="3537"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7B6C5807"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0-5 years prior to pregnancy</w:t>
            </w:r>
          </w:p>
        </w:tc>
        <w:tc>
          <w:tcPr>
            <w:tcW w:w="5426"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0679F876" w14:textId="6B08B65E">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-1825</w:t>
            </w:r>
            <w:r w:rsidRPr="00340CF4" w:rsidR="000F0011">
              <w:rPr>
                <w:rFonts w:cstheme="minorHAnsi"/>
                <w:b w:val="0"/>
                <w:color w:val="auto"/>
                <w:sz w:val="22"/>
                <w:szCs w:val="24"/>
              </w:rPr>
              <w:t xml:space="preserve"> to -1</w:t>
            </w:r>
            <w:r w:rsidRPr="00340CF4">
              <w:rPr>
                <w:rFonts w:cstheme="minorHAnsi"/>
                <w:b w:val="0"/>
                <w:color w:val="auto"/>
                <w:sz w:val="22"/>
                <w:szCs w:val="24"/>
              </w:rPr>
              <w:t xml:space="preserve"> days prior to start date of pregnancy</w:t>
            </w:r>
          </w:p>
        </w:tc>
      </w:tr>
      <w:tr w:rsidRPr="00340CF4" w:rsidR="00643408" w:rsidTr="00932036" w14:paraId="257D5F52" w14:textId="77777777">
        <w:trPr>
          <w:trHeight w:val="297"/>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218B53A5"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0-12 months prior to pregnancy</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791493F7" w14:textId="78C4FC22">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-365 </w:t>
            </w:r>
            <w:r w:rsidRPr="00340CF4" w:rsidR="000F0011">
              <w:rPr>
                <w:rFonts w:cstheme="minorHAnsi"/>
                <w:b w:val="0"/>
                <w:color w:val="auto"/>
                <w:sz w:val="22"/>
                <w:szCs w:val="24"/>
              </w:rPr>
              <w:t xml:space="preserve">to -1 </w:t>
            </w:r>
            <w:r w:rsidRPr="00340CF4">
              <w:rPr>
                <w:rFonts w:cstheme="minorHAnsi"/>
                <w:b w:val="0"/>
                <w:color w:val="auto"/>
                <w:sz w:val="22"/>
                <w:szCs w:val="24"/>
              </w:rPr>
              <w:t xml:space="preserve">days prior to start date of pregnancy </w:t>
            </w:r>
          </w:p>
        </w:tc>
      </w:tr>
      <w:tr w:rsidRPr="00340CF4" w:rsidR="00643408" w:rsidTr="00932036" w14:paraId="4395F5F7" w14:textId="77777777">
        <w:trPr>
          <w:trHeight w:val="286"/>
        </w:trPr>
        <w:tc>
          <w:tcPr>
            <w:tcW w:w="3537"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6D3EE0CC"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0-3 months prior to pregnancy</w:t>
            </w:r>
          </w:p>
        </w:tc>
        <w:tc>
          <w:tcPr>
            <w:tcW w:w="5426"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2042F3F6" w14:textId="606BA486">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-90</w:t>
            </w:r>
            <w:r w:rsidRPr="00340CF4" w:rsidR="000F0011">
              <w:rPr>
                <w:rFonts w:cstheme="minorHAnsi"/>
                <w:b w:val="0"/>
                <w:color w:val="auto"/>
                <w:sz w:val="22"/>
                <w:szCs w:val="24"/>
              </w:rPr>
              <w:t xml:space="preserve"> to -1</w:t>
            </w:r>
            <w:r w:rsidRPr="00340CF4">
              <w:rPr>
                <w:rFonts w:cstheme="minorHAnsi"/>
                <w:b w:val="0"/>
                <w:color w:val="auto"/>
                <w:sz w:val="22"/>
                <w:szCs w:val="24"/>
              </w:rPr>
              <w:t xml:space="preserve"> days prior to start date of pregnancy</w:t>
            </w:r>
          </w:p>
        </w:tc>
      </w:tr>
      <w:tr w:rsidRPr="00340CF4" w:rsidR="00643408" w:rsidTr="00932036" w14:paraId="6D992467" w14:textId="77777777">
        <w:trPr>
          <w:trHeight w:val="286"/>
        </w:trPr>
        <w:tc>
          <w:tcPr>
            <w:tcW w:w="3537" w:type="dxa"/>
            <w:tcBorders>
              <w:top w:val="single" w:color="auto" w:sz="4" w:space="0"/>
              <w:left w:val="single" w:color="auto" w:sz="4" w:space="0"/>
              <w:bottom w:val="single" w:color="auto" w:sz="4" w:space="0"/>
              <w:right w:val="single" w:color="auto" w:sz="4" w:space="0"/>
            </w:tcBorders>
          </w:tcPr>
          <w:p w:rsidRPr="00340CF4" w:rsidR="00643408" w:rsidP="00932036" w:rsidRDefault="00643408" w14:paraId="6B09D726"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Start of pregnancy</w:t>
            </w:r>
          </w:p>
        </w:tc>
        <w:tc>
          <w:tcPr>
            <w:tcW w:w="5426" w:type="dxa"/>
            <w:tcBorders>
              <w:top w:val="single" w:color="auto" w:sz="4" w:space="0"/>
              <w:left w:val="single" w:color="auto" w:sz="4" w:space="0"/>
              <w:bottom w:val="single" w:color="auto" w:sz="4" w:space="0"/>
              <w:right w:val="single" w:color="auto" w:sz="4" w:space="0"/>
            </w:tcBorders>
          </w:tcPr>
          <w:p w:rsidRPr="00340CF4" w:rsidR="00643408" w:rsidP="00932036" w:rsidRDefault="000F0011" w14:paraId="738FC583" w14:textId="6651BB99">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Day 0, i.e. </w:t>
            </w:r>
            <w:r w:rsidRPr="00340CF4" w:rsidR="00643408">
              <w:rPr>
                <w:rFonts w:cstheme="minorHAnsi"/>
                <w:b w:val="0"/>
                <w:color w:val="auto"/>
                <w:sz w:val="22"/>
                <w:szCs w:val="24"/>
              </w:rPr>
              <w:t>1st day of the Last Menstrual Period (LMP)</w:t>
            </w:r>
          </w:p>
        </w:tc>
      </w:tr>
      <w:tr w:rsidRPr="00340CF4" w:rsidR="00643408" w:rsidTr="00932036" w14:paraId="0037F466" w14:textId="77777777">
        <w:trPr>
          <w:trHeight w:val="286"/>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822B37" w14:paraId="27168053" w14:textId="63597E3B">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Overall</w:t>
            </w:r>
            <w:r w:rsidRPr="00340CF4" w:rsidR="00643408">
              <w:rPr>
                <w:rFonts w:cstheme="minorHAnsi"/>
                <w:b w:val="0"/>
                <w:color w:val="auto"/>
                <w:sz w:val="22"/>
                <w:szCs w:val="24"/>
              </w:rPr>
              <w:t xml:space="preserve"> during pregnancy</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2545C233" w14:textId="54D8EA98">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Start date of pregnancy to end date of pregnancy </w:t>
            </w:r>
            <w:r w:rsidRPr="00340CF4" w:rsidR="000F0011">
              <w:rPr>
                <w:rFonts w:cstheme="minorHAnsi"/>
                <w:b w:val="0"/>
                <w:color w:val="auto"/>
                <w:sz w:val="22"/>
                <w:szCs w:val="24"/>
              </w:rPr>
              <w:t>(day 0)</w:t>
            </w:r>
          </w:p>
        </w:tc>
      </w:tr>
      <w:tr w:rsidRPr="00340CF4" w:rsidR="00643408" w:rsidTr="00932036" w14:paraId="7FFBF912" w14:textId="77777777">
        <w:trPr>
          <w:trHeight w:val="297"/>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7DA7A6AC"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First trimester of pregnancy (T1)</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0F0011" w:rsidRDefault="00643408" w14:paraId="23B2087A" w14:textId="17057D1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 xml:space="preserve">From </w:t>
            </w:r>
            <w:r w:rsidRPr="00340CF4" w:rsidR="000F0011">
              <w:rPr>
                <w:rFonts w:cstheme="minorHAnsi"/>
                <w:b w:val="0"/>
                <w:color w:val="auto"/>
                <w:sz w:val="22"/>
                <w:szCs w:val="24"/>
              </w:rPr>
              <w:t>day 0</w:t>
            </w:r>
            <w:r w:rsidRPr="00340CF4">
              <w:rPr>
                <w:rFonts w:cstheme="minorHAnsi"/>
                <w:b w:val="0"/>
                <w:color w:val="auto"/>
                <w:sz w:val="22"/>
                <w:szCs w:val="24"/>
              </w:rPr>
              <w:t xml:space="preserve"> </w:t>
            </w:r>
            <w:r w:rsidRPr="00340CF4" w:rsidR="000F0011">
              <w:rPr>
                <w:rFonts w:cstheme="minorHAnsi"/>
                <w:b w:val="0"/>
                <w:color w:val="auto"/>
                <w:sz w:val="22"/>
                <w:szCs w:val="24"/>
              </w:rPr>
              <w:t xml:space="preserve">(=LMP date) </w:t>
            </w:r>
            <w:r w:rsidRPr="00340CF4">
              <w:rPr>
                <w:rFonts w:cstheme="minorHAnsi"/>
                <w:b w:val="0"/>
                <w:color w:val="auto"/>
                <w:sz w:val="22"/>
                <w:szCs w:val="24"/>
              </w:rPr>
              <w:t xml:space="preserve">to day 97 </w:t>
            </w:r>
          </w:p>
        </w:tc>
      </w:tr>
      <w:tr w:rsidRPr="00340CF4" w:rsidR="00643408" w:rsidTr="00932036" w14:paraId="19E2C7EA" w14:textId="77777777">
        <w:trPr>
          <w:trHeight w:val="286"/>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008F360F"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Second trimester of pregnancy (T2)</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11197D26"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From day 98 after LMP to day 195 after LMP</w:t>
            </w:r>
          </w:p>
        </w:tc>
      </w:tr>
      <w:tr w:rsidRPr="00340CF4" w:rsidR="00643408" w:rsidTr="00932036" w14:paraId="74FD5FFC" w14:textId="77777777">
        <w:trPr>
          <w:trHeight w:val="297"/>
        </w:trPr>
        <w:tc>
          <w:tcPr>
            <w:tcW w:w="3537"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2C1C2853"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Third trimester of pregnancy (T3)</w:t>
            </w:r>
          </w:p>
        </w:tc>
        <w:tc>
          <w:tcPr>
            <w:tcW w:w="5426" w:type="dxa"/>
            <w:tcBorders>
              <w:top w:val="single" w:color="auto" w:sz="4" w:space="0"/>
              <w:left w:val="single" w:color="auto" w:sz="4" w:space="0"/>
              <w:bottom w:val="single" w:color="auto" w:sz="4" w:space="0"/>
              <w:right w:val="single" w:color="auto" w:sz="4" w:space="0"/>
            </w:tcBorders>
            <w:hideMark/>
          </w:tcPr>
          <w:p w:rsidRPr="00340CF4" w:rsidR="00643408" w:rsidP="00932036" w:rsidRDefault="00643408" w14:paraId="4F43BED9" w14:textId="77777777">
            <w:pPr>
              <w:pStyle w:val="NoSpacing"/>
              <w:tabs>
                <w:tab w:val="left" w:pos="142"/>
              </w:tabs>
              <w:spacing w:before="0" w:after="0" w:line="276" w:lineRule="auto"/>
              <w:rPr>
                <w:rFonts w:cstheme="minorHAnsi"/>
                <w:b w:val="0"/>
                <w:color w:val="auto"/>
                <w:sz w:val="22"/>
                <w:szCs w:val="24"/>
              </w:rPr>
            </w:pPr>
            <w:r w:rsidRPr="00340CF4">
              <w:rPr>
                <w:rFonts w:cstheme="minorHAnsi"/>
                <w:b w:val="0"/>
                <w:color w:val="auto"/>
                <w:sz w:val="22"/>
                <w:szCs w:val="24"/>
              </w:rPr>
              <w:t>From day 196 after LMP onwards</w:t>
            </w:r>
          </w:p>
        </w:tc>
      </w:tr>
    </w:tbl>
    <w:p w:rsidRPr="00340CF4" w:rsidR="00E8579A" w:rsidP="00E8579A" w:rsidRDefault="00E8579A" w14:paraId="0E47ADD5" w14:textId="55AC3A6B">
      <w:pPr>
        <w:spacing w:line="276" w:lineRule="auto"/>
        <w:rPr>
          <w:sz w:val="20"/>
        </w:rPr>
      </w:pPr>
      <w:r w:rsidRPr="00340CF4">
        <w:rPr>
          <w:sz w:val="20"/>
        </w:rPr>
        <w:t>LMP=Last menstrual period. The time spans for the trimesters are according to the ACOG definition.</w:t>
      </w:r>
    </w:p>
    <w:p w:rsidRPr="00340CF4" w:rsidR="005B7FC2" w:rsidP="00E8579A" w:rsidRDefault="005B7FC2" w14:paraId="4B4A05A5" w14:textId="4D10A330">
      <w:pPr>
        <w:spacing w:line="276" w:lineRule="auto"/>
        <w:rPr>
          <w:sz w:val="20"/>
        </w:rPr>
      </w:pPr>
      <w:r w:rsidRPr="00340CF4">
        <w:rPr>
          <w:sz w:val="20"/>
        </w:rPr>
        <w:t xml:space="preserve">*LMP date may be directly available or calculated via use of date of delivery and gestational length.  </w:t>
      </w:r>
    </w:p>
    <w:p w:rsidRPr="00340CF4" w:rsidR="00585835" w:rsidP="00207A27" w:rsidRDefault="00921104" w14:paraId="055DC758" w14:textId="403062BB">
      <w:pPr>
        <w:pStyle w:val="NoSpacing"/>
        <w:tabs>
          <w:tab w:val="left" w:pos="142"/>
        </w:tabs>
        <w:spacing w:after="0"/>
        <w:rPr>
          <w:rFonts w:cstheme="minorHAnsi"/>
          <w:bCs/>
          <w:color w:val="auto"/>
          <w:sz w:val="28"/>
          <w:szCs w:val="24"/>
        </w:rPr>
      </w:pPr>
      <w:r w:rsidRPr="00340CF4">
        <w:rPr>
          <w:rFonts w:cstheme="minorHAnsi"/>
          <w:bCs/>
          <w:color w:val="auto"/>
          <w:sz w:val="28"/>
          <w:szCs w:val="24"/>
        </w:rPr>
        <w:t>5</w:t>
      </w:r>
      <w:r w:rsidRPr="00340CF4" w:rsidR="00585835">
        <w:rPr>
          <w:rFonts w:cstheme="minorHAnsi"/>
          <w:bCs/>
          <w:color w:val="auto"/>
          <w:sz w:val="28"/>
          <w:szCs w:val="24"/>
        </w:rPr>
        <w:t xml:space="preserve">.2 </w:t>
      </w:r>
      <w:r w:rsidRPr="00340CF4" w:rsidR="00D01BDC">
        <w:rPr>
          <w:rFonts w:cstheme="minorHAnsi"/>
          <w:bCs/>
          <w:color w:val="auto"/>
          <w:sz w:val="28"/>
          <w:szCs w:val="24"/>
        </w:rPr>
        <w:t>Y</w:t>
      </w:r>
      <w:r w:rsidRPr="00340CF4" w:rsidR="00192D44">
        <w:rPr>
          <w:rFonts w:cstheme="minorHAnsi"/>
          <w:bCs/>
          <w:color w:val="auto"/>
          <w:sz w:val="28"/>
          <w:szCs w:val="24"/>
        </w:rPr>
        <w:t>ear</w:t>
      </w:r>
      <w:r w:rsidRPr="00340CF4" w:rsidR="00D01BDC">
        <w:rPr>
          <w:rFonts w:cstheme="minorHAnsi"/>
          <w:bCs/>
          <w:color w:val="auto"/>
          <w:sz w:val="28"/>
          <w:szCs w:val="24"/>
        </w:rPr>
        <w:t xml:space="preserve"> of pregnancy start</w:t>
      </w:r>
    </w:p>
    <w:p w:rsidRPr="00340CF4" w:rsidR="00EC33BA" w:rsidP="007757E0" w:rsidRDefault="00585835" w14:paraId="32A4D0D7" w14:textId="7FD362CE">
      <w:pPr>
        <w:tabs>
          <w:tab w:val="left" w:pos="142"/>
        </w:tabs>
        <w:rPr>
          <w:sz w:val="24"/>
          <w:szCs w:val="24"/>
        </w:rPr>
      </w:pPr>
      <w:r w:rsidRPr="00340CF4">
        <w:rPr>
          <w:sz w:val="24"/>
          <w:szCs w:val="24"/>
        </w:rPr>
        <w:t xml:space="preserve">Starting from </w:t>
      </w:r>
      <w:r w:rsidRPr="00340CF4" w:rsidR="00B475CB">
        <w:rPr>
          <w:sz w:val="24"/>
          <w:szCs w:val="24"/>
        </w:rPr>
        <w:t>200</w:t>
      </w:r>
      <w:r w:rsidRPr="00340CF4" w:rsidR="00822B37">
        <w:rPr>
          <w:sz w:val="24"/>
          <w:szCs w:val="24"/>
        </w:rPr>
        <w:t>9</w:t>
      </w:r>
      <w:r w:rsidRPr="00340CF4">
        <w:rPr>
          <w:sz w:val="24"/>
          <w:szCs w:val="24"/>
        </w:rPr>
        <w:t>, we explore the prevalence migraine using one-year intervals: 2009, 2010, 2011, 2012, 2013, 2014, 2015, 2016, 2017, 2018, and</w:t>
      </w:r>
      <w:r w:rsidRPr="00340CF4" w:rsidR="009D20F9">
        <w:rPr>
          <w:sz w:val="24"/>
          <w:szCs w:val="24"/>
        </w:rPr>
        <w:t xml:space="preserve"> </w:t>
      </w:r>
      <w:r w:rsidRPr="00340CF4" w:rsidR="00DE51CB">
        <w:rPr>
          <w:sz w:val="24"/>
          <w:szCs w:val="24"/>
        </w:rPr>
        <w:t>2019.</w:t>
      </w:r>
      <w:r w:rsidRPr="00340CF4">
        <w:rPr>
          <w:sz w:val="24"/>
          <w:szCs w:val="24"/>
        </w:rPr>
        <w:t xml:space="preserve"> </w:t>
      </w:r>
      <w:r w:rsidRPr="00340CF4" w:rsidR="007757E0">
        <w:rPr>
          <w:sz w:val="24"/>
          <w:szCs w:val="24"/>
        </w:rPr>
        <w:t xml:space="preserve">As shown in task 7.7, all pregnancies will have a reported/estimated/imputed pregnancy start (LMP) date and pregnancy end date. </w:t>
      </w:r>
    </w:p>
    <w:p w:rsidRPr="00340CF4" w:rsidR="00585835" w:rsidP="00207A27" w:rsidRDefault="00921104" w14:paraId="3C56B57A" w14:textId="78804858">
      <w:pPr>
        <w:pStyle w:val="NoSpacing"/>
        <w:tabs>
          <w:tab w:val="left" w:pos="142"/>
        </w:tabs>
        <w:spacing w:after="0"/>
        <w:rPr>
          <w:rFonts w:cstheme="minorHAnsi"/>
          <w:bCs/>
          <w:color w:val="auto"/>
          <w:sz w:val="28"/>
          <w:szCs w:val="24"/>
        </w:rPr>
      </w:pPr>
      <w:r w:rsidRPr="00340CF4">
        <w:rPr>
          <w:rFonts w:cstheme="minorHAnsi"/>
          <w:bCs/>
          <w:color w:val="auto"/>
          <w:sz w:val="28"/>
          <w:szCs w:val="24"/>
        </w:rPr>
        <w:t>5</w:t>
      </w:r>
      <w:r w:rsidRPr="00340CF4" w:rsidR="00585835">
        <w:rPr>
          <w:rFonts w:cstheme="minorHAnsi"/>
          <w:bCs/>
          <w:color w:val="auto"/>
          <w:sz w:val="28"/>
          <w:szCs w:val="24"/>
        </w:rPr>
        <w:t>.3 Maternal age</w:t>
      </w:r>
    </w:p>
    <w:p w:rsidRPr="00340CF4" w:rsidR="00585835" w:rsidP="002F2E92" w:rsidRDefault="00585835" w14:paraId="657CD333" w14:textId="5C93DB60">
      <w:pPr>
        <w:tabs>
          <w:tab w:val="left" w:pos="142"/>
        </w:tabs>
        <w:spacing w:after="160"/>
        <w:rPr>
          <w:sz w:val="24"/>
          <w:szCs w:val="24"/>
        </w:rPr>
      </w:pPr>
      <w:r w:rsidRPr="00340CF4">
        <w:rPr>
          <w:sz w:val="24"/>
          <w:szCs w:val="24"/>
        </w:rPr>
        <w:t xml:space="preserve">We categorize maternal age </w:t>
      </w:r>
      <w:r w:rsidRPr="00340CF4" w:rsidR="000F0011">
        <w:rPr>
          <w:sz w:val="24"/>
          <w:szCs w:val="24"/>
        </w:rPr>
        <w:t xml:space="preserve">at start of pregnancy </w:t>
      </w:r>
      <w:r w:rsidRPr="00340CF4">
        <w:rPr>
          <w:sz w:val="24"/>
          <w:szCs w:val="24"/>
        </w:rPr>
        <w:t>into three age groups: 15-24, 25-39, 40-</w:t>
      </w:r>
      <w:r w:rsidRPr="00340CF4" w:rsidR="005B7FC2">
        <w:rPr>
          <w:sz w:val="24"/>
          <w:szCs w:val="24"/>
        </w:rPr>
        <w:t>49</w:t>
      </w:r>
      <w:r w:rsidRPr="00340CF4">
        <w:rPr>
          <w:sz w:val="24"/>
          <w:szCs w:val="24"/>
        </w:rPr>
        <w:t xml:space="preserve"> years of age.</w:t>
      </w:r>
    </w:p>
    <w:p w:rsidRPr="00340CF4" w:rsidR="006C2C0B" w:rsidP="00E43DEE" w:rsidRDefault="00F66CCF" w14:paraId="49FDE82A" w14:textId="10DBC3BD">
      <w:pPr>
        <w:pStyle w:val="Heading1"/>
        <w:tabs>
          <w:tab w:val="left" w:pos="142"/>
        </w:tabs>
        <w:spacing w:line="276" w:lineRule="auto"/>
        <w:rPr>
          <w:color w:val="auto"/>
        </w:rPr>
      </w:pPr>
      <w:bookmarkStart w:name="_Toc105521122" w:id="23"/>
      <w:r w:rsidRPr="00340CF4">
        <w:rPr>
          <w:color w:val="auto"/>
        </w:rPr>
        <w:t>6</w:t>
      </w:r>
      <w:r w:rsidRPr="00340CF4" w:rsidR="006C06F3">
        <w:rPr>
          <w:color w:val="auto"/>
        </w:rPr>
        <w:t>. Analysis</w:t>
      </w:r>
      <w:bookmarkEnd w:id="23"/>
    </w:p>
    <w:p w:rsidRPr="00340CF4" w:rsidR="000B729C" w:rsidP="00E43DEE" w:rsidRDefault="000B729C" w14:paraId="4CF3DF6C" w14:textId="66C597EF">
      <w:pPr>
        <w:tabs>
          <w:tab w:val="left" w:pos="142"/>
        </w:tabs>
        <w:spacing w:line="276" w:lineRule="auto"/>
        <w:rPr>
          <w:sz w:val="24"/>
        </w:rPr>
      </w:pPr>
      <w:r w:rsidRPr="00340CF4">
        <w:rPr>
          <w:sz w:val="24"/>
        </w:rPr>
        <w:t>Each DAP will perform the following analyses</w:t>
      </w:r>
      <w:r w:rsidRPr="00340CF4" w:rsidR="00F66CCF">
        <w:rPr>
          <w:sz w:val="24"/>
        </w:rPr>
        <w:t xml:space="preserve"> according to their data availability</w:t>
      </w:r>
      <w:r w:rsidRPr="00340CF4">
        <w:rPr>
          <w:sz w:val="24"/>
        </w:rPr>
        <w:t>:</w:t>
      </w:r>
    </w:p>
    <w:p w:rsidRPr="00340CF4" w:rsidR="006C06F3" w:rsidP="00E43DEE" w:rsidRDefault="00F66CCF" w14:paraId="445C5F0A" w14:textId="03F13591">
      <w:pPr>
        <w:pStyle w:val="Heading2"/>
        <w:tabs>
          <w:tab w:val="left" w:pos="142"/>
        </w:tabs>
        <w:spacing w:line="276" w:lineRule="auto"/>
        <w:rPr>
          <w:color w:val="auto"/>
          <w:lang w:val="en-US"/>
        </w:rPr>
      </w:pPr>
      <w:bookmarkStart w:name="_Toc105521123" w:id="24"/>
      <w:r w:rsidRPr="00340CF4">
        <w:rPr>
          <w:color w:val="auto"/>
          <w:lang w:val="en-US"/>
        </w:rPr>
        <w:lastRenderedPageBreak/>
        <w:t>6</w:t>
      </w:r>
      <w:r w:rsidRPr="00340CF4" w:rsidR="006C06F3">
        <w:rPr>
          <w:color w:val="auto"/>
          <w:lang w:val="en-US"/>
        </w:rPr>
        <w:t xml:space="preserve">.1 </w:t>
      </w:r>
      <w:r w:rsidRPr="00340CF4" w:rsidR="00387542">
        <w:rPr>
          <w:color w:val="auto"/>
          <w:lang w:val="en-US"/>
        </w:rPr>
        <w:t xml:space="preserve">Prevalence of </w:t>
      </w:r>
      <w:r w:rsidRPr="00340CF4" w:rsidR="00D01BDC">
        <w:rPr>
          <w:color w:val="auto"/>
          <w:lang w:val="en-US"/>
        </w:rPr>
        <w:t xml:space="preserve">pregnancies with ≥ 1 event of </w:t>
      </w:r>
      <w:r w:rsidRPr="00340CF4" w:rsidR="00387542">
        <w:rPr>
          <w:color w:val="auto"/>
          <w:lang w:val="en-US"/>
        </w:rPr>
        <w:t>migraine</w:t>
      </w:r>
      <w:bookmarkEnd w:id="24"/>
      <w:r w:rsidRPr="00340CF4" w:rsidR="006C06F3">
        <w:rPr>
          <w:color w:val="auto"/>
          <w:lang w:val="en-US"/>
        </w:rPr>
        <w:t xml:space="preserve"> </w:t>
      </w:r>
      <w:r w:rsidRPr="00340CF4" w:rsidR="005663B2">
        <w:rPr>
          <w:color w:val="auto"/>
          <w:lang w:val="en-US"/>
        </w:rPr>
        <w:t xml:space="preserve"> </w:t>
      </w:r>
    </w:p>
    <w:p w:rsidRPr="00340CF4" w:rsidR="000D7B42" w:rsidP="00E43DEE" w:rsidRDefault="000D7B42" w14:paraId="22DBF8BE" w14:textId="6F6E4CC3">
      <w:pPr>
        <w:tabs>
          <w:tab w:val="left" w:pos="142"/>
        </w:tabs>
        <w:spacing w:line="276" w:lineRule="auto"/>
      </w:pPr>
    </w:p>
    <w:p w:rsidRPr="00340CF4" w:rsidR="0050292F" w:rsidP="00E43DEE" w:rsidRDefault="000D7B42" w14:paraId="352BB357" w14:textId="5D312786">
      <w:pPr>
        <w:tabs>
          <w:tab w:val="left" w:pos="142"/>
        </w:tabs>
        <w:spacing w:line="276" w:lineRule="auto"/>
        <w:rPr>
          <w:rFonts w:cstheme="minorHAnsi"/>
          <w:b/>
          <w:bCs/>
          <w:sz w:val="28"/>
          <w:szCs w:val="24"/>
        </w:rPr>
      </w:pPr>
      <w:r w:rsidRPr="00340CF4">
        <w:rPr>
          <w:rFonts w:cstheme="minorHAnsi"/>
          <w:b/>
          <w:bCs/>
          <w:sz w:val="28"/>
          <w:szCs w:val="24"/>
        </w:rPr>
        <w:t xml:space="preserve">6.1.1 </w:t>
      </w:r>
      <w:r w:rsidRPr="00340CF4" w:rsidR="00E63BEA">
        <w:rPr>
          <w:rFonts w:cstheme="minorHAnsi"/>
          <w:b/>
          <w:bCs/>
          <w:sz w:val="28"/>
          <w:szCs w:val="24"/>
        </w:rPr>
        <w:t>At baseline</w:t>
      </w:r>
      <w:r w:rsidRPr="00340CF4" w:rsidR="005B4BDE">
        <w:rPr>
          <w:rFonts w:cstheme="minorHAnsi"/>
          <w:b/>
          <w:bCs/>
          <w:sz w:val="28"/>
          <w:szCs w:val="24"/>
        </w:rPr>
        <w:t xml:space="preserve"> </w:t>
      </w:r>
    </w:p>
    <w:p w:rsidRPr="00340CF4" w:rsidR="006C06F3" w:rsidP="00E43DEE" w:rsidRDefault="000F0011" w14:paraId="26B6CD7D" w14:textId="45177822">
      <w:pPr>
        <w:pStyle w:val="ListParagraph"/>
        <w:tabs>
          <w:tab w:val="left" w:pos="142"/>
        </w:tabs>
        <w:spacing w:line="276" w:lineRule="auto"/>
        <w:ind w:left="0"/>
        <w:rPr>
          <w:rFonts w:cstheme="minorHAnsi"/>
          <w:sz w:val="24"/>
        </w:rPr>
      </w:pPr>
      <w:r w:rsidRPr="00340CF4">
        <w:rPr>
          <w:noProof/>
          <w:sz w:val="24"/>
        </w:rPr>
        <mc:AlternateContent>
          <mc:Choice Requires="wps">
            <w:drawing>
              <wp:anchor distT="0" distB="0" distL="114300" distR="114300" simplePos="0" relativeHeight="251567616" behindDoc="0" locked="0" layoutInCell="1" allowOverlap="1" wp14:anchorId="1129DEFF" wp14:editId="3690D9BB">
                <wp:simplePos x="0" y="0"/>
                <wp:positionH relativeFrom="margin">
                  <wp:posOffset>158943</wp:posOffset>
                </wp:positionH>
                <wp:positionV relativeFrom="paragraph">
                  <wp:posOffset>295220</wp:posOffset>
                </wp:positionV>
                <wp:extent cx="5316855" cy="1009650"/>
                <wp:effectExtent l="0" t="0" r="0" b="0"/>
                <wp:wrapNone/>
                <wp:docPr id="2" name="Text Box 2"/>
                <wp:cNvGraphicFramePr/>
                <a:graphic xmlns:a="http://schemas.openxmlformats.org/drawingml/2006/main">
                  <a:graphicData uri="http://schemas.microsoft.com/office/word/2010/wordprocessingShape">
                    <wps:wsp>
                      <wps:cNvSpPr txBox="1"/>
                      <wps:spPr>
                        <a:xfrm>
                          <a:off x="0" y="0"/>
                          <a:ext cx="5316855" cy="1009650"/>
                        </a:xfrm>
                        <a:prstGeom prst="rect">
                          <a:avLst/>
                        </a:prstGeom>
                        <a:noFill/>
                        <a:ln w="6350">
                          <a:noFill/>
                        </a:ln>
                      </wps:spPr>
                      <wps:txbx>
                        <w:txbxContent>
                          <w:p w:rsidRPr="00CE5434" w:rsidR="00423181" w:rsidP="00DC77FF" w:rsidRDefault="00423181" w14:paraId="08CFCA90" w14:textId="3DD6666F">
                            <w:pPr>
                              <w:rPr>
                                <w:rFonts w:cstheme="minorHAnsi"/>
                                <w:sz w:val="24"/>
                                <w:szCs w:val="24"/>
                              </w:rPr>
                            </w:pPr>
                            <m:oMathPara>
                              <m:oMath>
                                <m:r>
                                  <m:rPr>
                                    <m:sty m:val="p"/>
                                  </m:rPr>
                                  <w:rPr>
                                    <w:rFonts w:ascii="Cambria Math" w:hAnsi="Cambria Math" w:cstheme="minorHAnsi"/>
                                    <w:sz w:val="24"/>
                                  </w:rPr>
                                  <w:br/>
                                </m:r>
                              </m:oMath>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according to Mig_A1 to Mig_A7 </m:t>
                                    </m:r>
                                  </m:num>
                                  <m:den>
                                    <m:r>
                                      <m:rPr>
                                        <m:sty m:val="p"/>
                                      </m:rPr>
                                      <w:rPr>
                                        <w:rFonts w:ascii="Cambria Math" w:hAnsi="Cambria Math" w:cstheme="minorHAnsi"/>
                                        <w:sz w:val="24"/>
                                      </w:rPr>
                                      <m:t>All pregnancies in the study population</m:t>
                                    </m:r>
                                  </m:den>
                                </m:f>
                              </m:oMath>
                            </m:oMathPara>
                          </w:p>
                          <w:p w:rsidR="00423181" w:rsidP="00DC77FF" w:rsidRDefault="00423181" w14:paraId="269AA9D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78ED18">
              <v:shape id="_x0000_s1027" style="position:absolute;margin-left:12.5pt;margin-top:23.25pt;width:418.65pt;height:79.5pt;z-index:25156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" w14:anchorId="1129DEFF">
                <v:textbox>
                  <w:txbxContent>
                    <w:p w:rsidRPr="00CE5434" w:rsidR="00423181" w:rsidP="00DC77FF" w:rsidRDefault="00423181" w14:paraId="39DCB24F" w14:textId="3DD6666F">
                      <w:pPr>
                        <w:rPr>
                          <w:rFonts w:cstheme="minorHAnsi"/>
                          <w:sz w:val="24"/>
                          <w:szCs w:val="24"/>
                        </w:rPr>
                      </w:pPr>
                      <m:oMathPara>
                        <m:oMath>
                          <m:r>
                            <m:rPr>
                              <m:sty m:val="p"/>
                            </m:rPr>
                            <w:rPr>
                              <w:rFonts w:ascii="Cambria Math" w:hAnsi="Cambria Math" w:cstheme="minorHAnsi"/>
                              <w:sz w:val="24"/>
                            </w:rPr>
                            <w:br/>
                          </m:r>
                        </m:oMath>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according to Mig_A1 to Mig_A7 </m:t>
                              </m:r>
                            </m:num>
                            <m:den>
                              <m:r>
                                <m:rPr>
                                  <m:sty m:val="p"/>
                                </m:rPr>
                                <w:rPr>
                                  <w:rFonts w:ascii="Cambria Math" w:hAnsi="Cambria Math" w:cstheme="minorHAnsi"/>
                                  <w:sz w:val="24"/>
                                </w:rPr>
                                <m:t>All pregnancies in the study population</m:t>
                              </m:r>
                            </m:den>
                          </m:f>
                        </m:oMath>
                      </m:oMathPara>
                    </w:p>
                    <w:p w:rsidR="00423181" w:rsidP="00DC77FF" w:rsidRDefault="00423181" w14:paraId="672A6659" w14:textId="77777777"/>
                  </w:txbxContent>
                </v:textbox>
                <w10:wrap anchorx="margin"/>
              </v:shape>
            </w:pict>
          </mc:Fallback>
        </mc:AlternateContent>
      </w:r>
      <w:r w:rsidRPr="00340CF4" w:rsidR="005663B2">
        <w:rPr>
          <w:sz w:val="24"/>
        </w:rPr>
        <w:t>P</w:t>
      </w:r>
      <w:r w:rsidRPr="00340CF4" w:rsidR="006C06F3">
        <w:rPr>
          <w:sz w:val="24"/>
        </w:rPr>
        <w:t xml:space="preserve">revalence of </w:t>
      </w:r>
      <w:r w:rsidRPr="00340CF4" w:rsidR="006C06F3">
        <w:rPr>
          <w:rFonts w:cstheme="minorHAnsi"/>
          <w:sz w:val="24"/>
        </w:rPr>
        <w:t>migraine</w:t>
      </w:r>
      <w:r w:rsidRPr="00340CF4" w:rsidR="005663B2">
        <w:rPr>
          <w:rFonts w:cstheme="minorHAnsi"/>
          <w:sz w:val="24"/>
        </w:rPr>
        <w:t xml:space="preserve"> during the study period</w:t>
      </w:r>
      <w:r w:rsidRPr="00340CF4" w:rsidR="002F227D">
        <w:rPr>
          <w:rFonts w:cstheme="minorHAnsi"/>
          <w:sz w:val="24"/>
        </w:rPr>
        <w:t xml:space="preserve"> (200</w:t>
      </w:r>
      <w:r w:rsidRPr="00340CF4" w:rsidR="007757E0">
        <w:rPr>
          <w:rFonts w:cstheme="minorHAnsi"/>
          <w:sz w:val="24"/>
        </w:rPr>
        <w:t>9</w:t>
      </w:r>
      <w:r w:rsidRPr="00340CF4" w:rsidR="002F227D">
        <w:rPr>
          <w:rFonts w:cstheme="minorHAnsi"/>
          <w:sz w:val="24"/>
        </w:rPr>
        <w:t>-2019)</w:t>
      </w:r>
      <w:r w:rsidRPr="00340CF4" w:rsidR="006C06F3">
        <w:rPr>
          <w:rFonts w:cstheme="minorHAnsi"/>
          <w:sz w:val="24"/>
        </w:rPr>
        <w:t xml:space="preserve"> </w:t>
      </w:r>
      <w:bookmarkStart w:name="_Hlk75777270" w:id="25"/>
      <w:r w:rsidRPr="00340CF4" w:rsidR="006C06F3">
        <w:rPr>
          <w:rFonts w:cstheme="minorHAnsi"/>
          <w:sz w:val="24"/>
        </w:rPr>
        <w:t xml:space="preserve">according to </w:t>
      </w:r>
      <w:r w:rsidRPr="00340CF4" w:rsidR="00387542">
        <w:rPr>
          <w:rFonts w:cstheme="minorHAnsi"/>
          <w:sz w:val="24"/>
        </w:rPr>
        <w:t xml:space="preserve">algorithms </w:t>
      </w:r>
      <m:oMath>
        <m:r>
          <m:rPr>
            <m:sty m:val="p"/>
          </m:rPr>
          <w:rPr>
            <w:rFonts w:ascii="Cambria Math" w:hAnsi="Cambria Math" w:cstheme="minorHAnsi"/>
            <w:sz w:val="24"/>
          </w:rPr>
          <m:t xml:space="preserve">Mig_A1 to Mig_A7 </m:t>
        </m:r>
      </m:oMath>
      <w:r w:rsidRPr="00340CF4" w:rsidR="006C06F3">
        <w:rPr>
          <w:rFonts w:cstheme="minorHAnsi"/>
          <w:sz w:val="24"/>
        </w:rPr>
        <w:t xml:space="preserve">= </w:t>
      </w:r>
      <w:bookmarkEnd w:id="25"/>
    </w:p>
    <w:p w:rsidRPr="00340CF4" w:rsidR="00D01BDC" w:rsidP="005B4BDE" w:rsidRDefault="00D01BDC" w14:paraId="45F78749" w14:textId="77777777">
      <w:pPr>
        <w:pStyle w:val="ListParagraph"/>
        <w:tabs>
          <w:tab w:val="left" w:pos="142"/>
        </w:tabs>
        <w:spacing w:line="276" w:lineRule="auto"/>
        <w:ind w:left="0"/>
        <w:rPr>
          <w:b/>
          <w:sz w:val="24"/>
        </w:rPr>
      </w:pPr>
    </w:p>
    <w:p w:rsidRPr="00340CF4" w:rsidR="00D01BDC" w:rsidP="005B4BDE" w:rsidRDefault="00D01BDC" w14:paraId="1EDBE658" w14:textId="77777777">
      <w:pPr>
        <w:pStyle w:val="ListParagraph"/>
        <w:tabs>
          <w:tab w:val="left" w:pos="142"/>
        </w:tabs>
        <w:spacing w:line="276" w:lineRule="auto"/>
        <w:ind w:left="0"/>
        <w:rPr>
          <w:b/>
          <w:sz w:val="24"/>
        </w:rPr>
      </w:pPr>
    </w:p>
    <w:p w:rsidRPr="00340CF4" w:rsidR="00D01BDC" w:rsidP="005B4BDE" w:rsidRDefault="00D01BDC" w14:paraId="45806D5F" w14:textId="77777777">
      <w:pPr>
        <w:pStyle w:val="ListParagraph"/>
        <w:tabs>
          <w:tab w:val="left" w:pos="142"/>
        </w:tabs>
        <w:spacing w:line="276" w:lineRule="auto"/>
        <w:ind w:left="0"/>
        <w:rPr>
          <w:b/>
          <w:sz w:val="24"/>
        </w:rPr>
      </w:pPr>
    </w:p>
    <w:p w:rsidRPr="00340CF4" w:rsidR="00D01BDC" w:rsidP="005B4BDE" w:rsidRDefault="00D01BDC" w14:paraId="2D8FA1E7" w14:textId="77777777">
      <w:pPr>
        <w:pStyle w:val="ListParagraph"/>
        <w:tabs>
          <w:tab w:val="left" w:pos="142"/>
        </w:tabs>
        <w:spacing w:line="276" w:lineRule="auto"/>
        <w:ind w:left="0"/>
        <w:rPr>
          <w:b/>
          <w:sz w:val="24"/>
        </w:rPr>
      </w:pPr>
    </w:p>
    <w:p w:rsidR="00D428F6" w:rsidP="005B4BDE" w:rsidRDefault="00D428F6" w14:paraId="0BD0093D" w14:textId="77777777">
      <w:pPr>
        <w:pStyle w:val="ListParagraph"/>
        <w:tabs>
          <w:tab w:val="left" w:pos="142"/>
        </w:tabs>
        <w:spacing w:line="276" w:lineRule="auto"/>
        <w:ind w:left="0"/>
        <w:rPr>
          <w:b/>
          <w:sz w:val="24"/>
        </w:rPr>
      </w:pPr>
    </w:p>
    <w:p w:rsidRPr="00340CF4" w:rsidR="005B4BDE" w:rsidP="005B4BDE" w:rsidRDefault="005B4BDE" w14:paraId="2AB632B4" w14:textId="3F391464">
      <w:pPr>
        <w:pStyle w:val="ListParagraph"/>
        <w:tabs>
          <w:tab w:val="left" w:pos="142"/>
        </w:tabs>
        <w:spacing w:line="276" w:lineRule="auto"/>
        <w:ind w:left="0"/>
        <w:rPr>
          <w:sz w:val="24"/>
        </w:rPr>
      </w:pPr>
      <w:r w:rsidRPr="00340CF4">
        <w:rPr>
          <w:b/>
          <w:sz w:val="24"/>
        </w:rPr>
        <w:t>Shell Table 1</w:t>
      </w:r>
      <w:r w:rsidRPr="00340CF4">
        <w:rPr>
          <w:sz w:val="24"/>
        </w:rPr>
        <w:t xml:space="preserve">: Prevalence of migraine events at baseline using different look-back time windows: (1) 5 years prior, </w:t>
      </w:r>
      <w:r w:rsidRPr="00340CF4" w:rsidR="005B7FC2">
        <w:rPr>
          <w:sz w:val="24"/>
        </w:rPr>
        <w:t xml:space="preserve">(2) 12 months prior, </w:t>
      </w:r>
      <w:r w:rsidRPr="00340CF4">
        <w:rPr>
          <w:sz w:val="24"/>
        </w:rPr>
        <w:t>and (3) 3 months prior to pregnancy start</w:t>
      </w:r>
    </w:p>
    <w:tbl>
      <w:tblPr>
        <w:tblStyle w:val="TableGrid"/>
        <w:tblW w:w="0" w:type="auto"/>
        <w:tblLook w:val="04A0" w:firstRow="1" w:lastRow="0" w:firstColumn="1" w:lastColumn="0" w:noHBand="0" w:noVBand="1"/>
      </w:tblPr>
      <w:tblGrid>
        <w:gridCol w:w="1469"/>
        <w:gridCol w:w="2617"/>
        <w:gridCol w:w="2493"/>
        <w:gridCol w:w="2373"/>
      </w:tblGrid>
      <w:tr w:rsidRPr="00340CF4" w:rsidR="005B7FC2" w:rsidTr="00207A27" w14:paraId="3D20C702" w14:textId="7EFBA9B0">
        <w:trPr>
          <w:trHeight w:val="19"/>
          <w:tblHeader/>
        </w:trPr>
        <w:tc>
          <w:tcPr>
            <w:tcW w:w="1469" w:type="dxa"/>
            <w:tcBorders>
              <w:bottom w:val="nil"/>
            </w:tcBorders>
            <w:shd w:val="clear" w:color="auto" w:fill="E2EFD9" w:themeFill="accent6" w:themeFillTint="33"/>
            <w:vAlign w:val="center"/>
          </w:tcPr>
          <w:p w:rsidRPr="008B7B0C" w:rsidR="005B7FC2" w:rsidP="005B7FC2" w:rsidRDefault="005B7FC2" w14:paraId="2AC3E900" w14:textId="77777777">
            <w:pPr>
              <w:spacing w:line="240" w:lineRule="auto"/>
            </w:pPr>
          </w:p>
        </w:tc>
        <w:tc>
          <w:tcPr>
            <w:tcW w:w="2617" w:type="dxa"/>
            <w:tcBorders>
              <w:bottom w:val="nil"/>
            </w:tcBorders>
            <w:shd w:val="clear" w:color="auto" w:fill="E2EFD9" w:themeFill="accent6" w:themeFillTint="33"/>
          </w:tcPr>
          <w:p w:rsidRPr="008B7B0C" w:rsidR="005B7FC2" w:rsidP="005B7FC2" w:rsidRDefault="005B7FC2" w14:paraId="168D3050" w14:textId="2355F3D8">
            <w:pPr>
              <w:spacing w:line="240" w:lineRule="auto"/>
              <w:rPr>
                <w:b/>
              </w:rPr>
            </w:pPr>
            <w:r w:rsidRPr="008B7B0C">
              <w:rPr>
                <w:b/>
              </w:rPr>
              <w:t>Look-back window 1:</w:t>
            </w:r>
          </w:p>
          <w:p w:rsidRPr="008B7B0C" w:rsidR="005B7FC2" w:rsidP="005B7FC2" w:rsidRDefault="005B7FC2" w14:paraId="41831F31" w14:textId="77777777">
            <w:pPr>
              <w:spacing w:line="240" w:lineRule="auto"/>
              <w:rPr>
                <w:b/>
              </w:rPr>
            </w:pPr>
            <w:r w:rsidRPr="008B7B0C">
              <w:rPr>
                <w:b/>
              </w:rPr>
              <w:t>5 years &lt; pregnancy start</w:t>
            </w:r>
          </w:p>
          <w:p w:rsidRPr="008B7B0C" w:rsidR="005B7FC2" w:rsidP="005B7FC2" w:rsidRDefault="005B7FC2" w14:paraId="4AFBAF01" w14:textId="5E506222">
            <w:pPr>
              <w:spacing w:line="240" w:lineRule="auto"/>
              <w:rPr>
                <w:b/>
              </w:rPr>
            </w:pPr>
            <w:r w:rsidRPr="008B7B0C">
              <w:rPr>
                <w:b/>
              </w:rPr>
              <w:t>N= XXX,XXX*</w:t>
            </w:r>
          </w:p>
        </w:tc>
        <w:tc>
          <w:tcPr>
            <w:tcW w:w="2493" w:type="dxa"/>
            <w:tcBorders>
              <w:bottom w:val="nil"/>
            </w:tcBorders>
            <w:shd w:val="clear" w:color="auto" w:fill="E2EFD9" w:themeFill="accent6" w:themeFillTint="33"/>
          </w:tcPr>
          <w:p w:rsidRPr="008B7B0C" w:rsidR="005B7FC2" w:rsidP="005B7FC2" w:rsidRDefault="005B7FC2" w14:paraId="0A04AA3A" w14:textId="5B10F61A">
            <w:pPr>
              <w:spacing w:line="240" w:lineRule="auto"/>
              <w:rPr>
                <w:b/>
              </w:rPr>
            </w:pPr>
            <w:r w:rsidRPr="008B7B0C">
              <w:rPr>
                <w:b/>
              </w:rPr>
              <w:t>Look-back window 2:</w:t>
            </w:r>
          </w:p>
          <w:p w:rsidRPr="008B7B0C" w:rsidR="005B7FC2" w:rsidP="005B7FC2" w:rsidRDefault="005B7FC2" w14:paraId="700332D5" w14:textId="77777777">
            <w:pPr>
              <w:spacing w:line="240" w:lineRule="auto"/>
              <w:rPr>
                <w:b/>
              </w:rPr>
            </w:pPr>
            <w:r w:rsidRPr="008B7B0C">
              <w:rPr>
                <w:b/>
              </w:rPr>
              <w:t>12 months &lt; pregnancy start</w:t>
            </w:r>
          </w:p>
          <w:p w:rsidRPr="008B7B0C" w:rsidR="005B7FC2" w:rsidP="005B7FC2" w:rsidRDefault="005B7FC2" w14:paraId="5A7B094D" w14:textId="45C20552">
            <w:pPr>
              <w:spacing w:line="240" w:lineRule="auto"/>
              <w:rPr>
                <w:b/>
              </w:rPr>
            </w:pPr>
            <w:r w:rsidRPr="008B7B0C">
              <w:rPr>
                <w:b/>
              </w:rPr>
              <w:t>N= XXX,XXX</w:t>
            </w:r>
          </w:p>
        </w:tc>
        <w:tc>
          <w:tcPr>
            <w:tcW w:w="2373" w:type="dxa"/>
            <w:tcBorders>
              <w:bottom w:val="nil"/>
            </w:tcBorders>
            <w:shd w:val="clear" w:color="auto" w:fill="E2EFD9" w:themeFill="accent6" w:themeFillTint="33"/>
          </w:tcPr>
          <w:p w:rsidRPr="008B7B0C" w:rsidR="005B7FC2" w:rsidP="005B7FC2" w:rsidRDefault="005B7FC2" w14:paraId="1728EC4F" w14:textId="0C42A59F">
            <w:pPr>
              <w:spacing w:line="240" w:lineRule="auto"/>
              <w:rPr>
                <w:b/>
              </w:rPr>
            </w:pPr>
            <w:r w:rsidRPr="008B7B0C">
              <w:rPr>
                <w:b/>
              </w:rPr>
              <w:t>Look-back window 3:</w:t>
            </w:r>
          </w:p>
          <w:p w:rsidRPr="008B7B0C" w:rsidR="005B7FC2" w:rsidP="005B7FC2" w:rsidRDefault="005B7FC2" w14:paraId="17FE4F9E" w14:textId="1B08E920">
            <w:pPr>
              <w:spacing w:line="240" w:lineRule="auto"/>
              <w:rPr>
                <w:b/>
              </w:rPr>
            </w:pPr>
            <w:r w:rsidRPr="008B7B0C">
              <w:rPr>
                <w:b/>
              </w:rPr>
              <w:t>3 months &lt; pregnancy start</w:t>
            </w:r>
          </w:p>
          <w:p w:rsidRPr="008B7B0C" w:rsidR="005B7FC2" w:rsidP="005B7FC2" w:rsidRDefault="005B7FC2" w14:paraId="17A9B914" w14:textId="06533412">
            <w:pPr>
              <w:spacing w:line="240" w:lineRule="auto"/>
              <w:rPr>
                <w:b/>
              </w:rPr>
            </w:pPr>
            <w:r w:rsidRPr="008B7B0C">
              <w:rPr>
                <w:b/>
              </w:rPr>
              <w:t>N= XXX,XXX</w:t>
            </w:r>
          </w:p>
        </w:tc>
      </w:tr>
      <w:tr w:rsidRPr="00340CF4" w:rsidR="005B7FC2" w:rsidTr="00207A27" w14:paraId="1D1CDA38" w14:textId="652DFCB8">
        <w:trPr>
          <w:trHeight w:val="19"/>
          <w:tblHeader/>
        </w:trPr>
        <w:tc>
          <w:tcPr>
            <w:tcW w:w="1469" w:type="dxa"/>
            <w:tcBorders>
              <w:top w:val="nil"/>
            </w:tcBorders>
            <w:shd w:val="clear" w:color="auto" w:fill="E2EFD9" w:themeFill="accent6" w:themeFillTint="33"/>
            <w:vAlign w:val="center"/>
          </w:tcPr>
          <w:p w:rsidRPr="008B7B0C" w:rsidR="005B7FC2" w:rsidP="005B7FC2" w:rsidRDefault="005B7FC2" w14:paraId="2D7F711E" w14:textId="77777777">
            <w:pPr>
              <w:spacing w:line="240" w:lineRule="auto"/>
            </w:pPr>
          </w:p>
        </w:tc>
        <w:tc>
          <w:tcPr>
            <w:tcW w:w="2617" w:type="dxa"/>
            <w:tcBorders>
              <w:top w:val="nil"/>
            </w:tcBorders>
            <w:shd w:val="clear" w:color="auto" w:fill="E2EFD9" w:themeFill="accent6" w:themeFillTint="33"/>
          </w:tcPr>
          <w:p w:rsidRPr="008B7B0C" w:rsidR="001B77C5" w:rsidP="001B77C5" w:rsidRDefault="001B77C5" w14:paraId="58CEEFDF" w14:textId="77777777">
            <w:pPr>
              <w:spacing w:line="240" w:lineRule="auto"/>
              <w:rPr>
                <w:b/>
              </w:rPr>
            </w:pPr>
          </w:p>
          <w:p w:rsidRPr="008B7B0C" w:rsidR="005B7FC2" w:rsidP="001B77C5" w:rsidRDefault="001B77C5" w14:paraId="0D235A21" w14:textId="6BD0816F">
            <w:pPr>
              <w:spacing w:line="240" w:lineRule="auto"/>
              <w:rPr>
                <w:b/>
              </w:rPr>
            </w:pPr>
            <w:r w:rsidRPr="008B7B0C">
              <w:rPr>
                <w:b/>
              </w:rPr>
              <w:t xml:space="preserve">N pregnancies with </w:t>
            </w:r>
            <w:r w:rsidRPr="008B7B0C">
              <w:rPr>
                <w:rFonts w:cstheme="minorHAnsi"/>
                <w:b/>
              </w:rPr>
              <w:t>≥</w:t>
            </w:r>
            <w:r w:rsidRPr="008B7B0C">
              <w:rPr>
                <w:b/>
              </w:rPr>
              <w:t xml:space="preserve"> </w:t>
            </w:r>
            <w:r w:rsidRPr="008B7B0C" w:rsidR="00D01BDC">
              <w:rPr>
                <w:b/>
              </w:rPr>
              <w:t xml:space="preserve">1 </w:t>
            </w:r>
            <w:r w:rsidRPr="008B7B0C" w:rsidR="00E255CE">
              <w:rPr>
                <w:b/>
              </w:rPr>
              <w:t xml:space="preserve">migraine </w:t>
            </w:r>
            <w:r w:rsidRPr="008B7B0C">
              <w:rPr>
                <w:b/>
              </w:rPr>
              <w:t xml:space="preserve">event (%) </w:t>
            </w:r>
          </w:p>
        </w:tc>
        <w:tc>
          <w:tcPr>
            <w:tcW w:w="2493" w:type="dxa"/>
            <w:tcBorders>
              <w:top w:val="nil"/>
            </w:tcBorders>
            <w:shd w:val="clear" w:color="auto" w:fill="E2EFD9" w:themeFill="accent6" w:themeFillTint="33"/>
          </w:tcPr>
          <w:p w:rsidRPr="008B7B0C" w:rsidR="001B77C5" w:rsidP="005B7FC2" w:rsidRDefault="001B77C5" w14:paraId="74FF919D" w14:textId="77777777">
            <w:pPr>
              <w:spacing w:line="240" w:lineRule="auto"/>
              <w:rPr>
                <w:b/>
              </w:rPr>
            </w:pPr>
          </w:p>
          <w:p w:rsidRPr="008B7B0C" w:rsidR="005B7FC2" w:rsidP="005B7FC2" w:rsidRDefault="001B77C5" w14:paraId="20454961" w14:textId="22FE1A12">
            <w:pPr>
              <w:spacing w:line="240" w:lineRule="auto"/>
              <w:rPr>
                <w:b/>
              </w:rPr>
            </w:pPr>
            <w:r w:rsidRPr="008B7B0C">
              <w:rPr>
                <w:b/>
              </w:rPr>
              <w:t xml:space="preserve">N pregnancies with </w:t>
            </w:r>
            <w:r w:rsidRPr="008B7B0C">
              <w:rPr>
                <w:rFonts w:cstheme="minorHAnsi"/>
                <w:b/>
              </w:rPr>
              <w:t>≥</w:t>
            </w:r>
            <w:r w:rsidRPr="008B7B0C">
              <w:rPr>
                <w:b/>
              </w:rPr>
              <w:t xml:space="preserve"> </w:t>
            </w:r>
            <w:r w:rsidRPr="008B7B0C" w:rsidR="00D01BDC">
              <w:rPr>
                <w:b/>
              </w:rPr>
              <w:t xml:space="preserve">1 </w:t>
            </w:r>
            <w:r w:rsidRPr="008B7B0C" w:rsidR="00E255CE">
              <w:rPr>
                <w:b/>
              </w:rPr>
              <w:t xml:space="preserve">migraine </w:t>
            </w:r>
            <w:r w:rsidRPr="008B7B0C">
              <w:rPr>
                <w:b/>
              </w:rPr>
              <w:t>event (%)</w:t>
            </w:r>
          </w:p>
        </w:tc>
        <w:tc>
          <w:tcPr>
            <w:tcW w:w="2373" w:type="dxa"/>
            <w:tcBorders>
              <w:top w:val="nil"/>
            </w:tcBorders>
            <w:shd w:val="clear" w:color="auto" w:fill="E2EFD9" w:themeFill="accent6" w:themeFillTint="33"/>
          </w:tcPr>
          <w:p w:rsidRPr="008B7B0C" w:rsidR="001B77C5" w:rsidP="005B7FC2" w:rsidRDefault="001B77C5" w14:paraId="5A92B11B" w14:textId="77777777">
            <w:pPr>
              <w:spacing w:line="240" w:lineRule="auto"/>
              <w:rPr>
                <w:b/>
              </w:rPr>
            </w:pPr>
          </w:p>
          <w:p w:rsidRPr="008B7B0C" w:rsidR="005B7FC2" w:rsidP="005B7FC2" w:rsidRDefault="001B77C5" w14:paraId="3045117C" w14:textId="75B25A14">
            <w:pPr>
              <w:spacing w:line="240" w:lineRule="auto"/>
              <w:rPr>
                <w:b/>
              </w:rPr>
            </w:pPr>
            <w:r w:rsidRPr="008B7B0C">
              <w:rPr>
                <w:b/>
              </w:rPr>
              <w:t xml:space="preserve">N pregnancies with </w:t>
            </w:r>
            <w:r w:rsidRPr="008B7B0C">
              <w:rPr>
                <w:rFonts w:cstheme="minorHAnsi"/>
                <w:b/>
              </w:rPr>
              <w:t>≥</w:t>
            </w:r>
            <w:r w:rsidRPr="008B7B0C">
              <w:rPr>
                <w:b/>
              </w:rPr>
              <w:t xml:space="preserve"> </w:t>
            </w:r>
            <w:r w:rsidRPr="008B7B0C" w:rsidR="00D01BDC">
              <w:rPr>
                <w:b/>
              </w:rPr>
              <w:t xml:space="preserve">1 </w:t>
            </w:r>
            <w:r w:rsidRPr="008B7B0C" w:rsidR="00E255CE">
              <w:rPr>
                <w:b/>
              </w:rPr>
              <w:t xml:space="preserve">migraine </w:t>
            </w:r>
            <w:r w:rsidRPr="008B7B0C">
              <w:rPr>
                <w:b/>
              </w:rPr>
              <w:t>event (%)</w:t>
            </w:r>
          </w:p>
        </w:tc>
      </w:tr>
      <w:tr w:rsidRPr="00340CF4" w:rsidR="005B7FC2" w:rsidTr="002F077E" w14:paraId="28922FC3" w14:textId="64BC9870">
        <w:trPr>
          <w:trHeight w:val="19"/>
        </w:trPr>
        <w:tc>
          <w:tcPr>
            <w:tcW w:w="1469" w:type="dxa"/>
            <w:vAlign w:val="center"/>
          </w:tcPr>
          <w:p w:rsidRPr="008B7B0C" w:rsidR="005B7FC2" w:rsidP="005B7FC2" w:rsidRDefault="005B7FC2" w14:paraId="76EC50DC" w14:textId="77777777">
            <w:pPr>
              <w:spacing w:line="240" w:lineRule="auto"/>
              <w:rPr>
                <w:b/>
              </w:rPr>
            </w:pPr>
            <w:r w:rsidRPr="008B7B0C">
              <w:rPr>
                <w:b/>
              </w:rPr>
              <w:t>Mig_A1</w:t>
            </w:r>
          </w:p>
        </w:tc>
        <w:tc>
          <w:tcPr>
            <w:tcW w:w="2617" w:type="dxa"/>
          </w:tcPr>
          <w:p w:rsidRPr="008B7B0C" w:rsidR="005B7FC2" w:rsidP="005B7FC2" w:rsidRDefault="005B7FC2" w14:paraId="62E702CD" w14:textId="251D186B">
            <w:pPr>
              <w:spacing w:line="240" w:lineRule="auto"/>
              <w:rPr>
                <w:b/>
              </w:rPr>
            </w:pPr>
          </w:p>
        </w:tc>
        <w:tc>
          <w:tcPr>
            <w:tcW w:w="2493" w:type="dxa"/>
          </w:tcPr>
          <w:p w:rsidRPr="008B7B0C" w:rsidR="005B7FC2" w:rsidP="005B7FC2" w:rsidRDefault="005B7FC2" w14:paraId="53636E7A" w14:textId="3D384F5F">
            <w:pPr>
              <w:spacing w:line="240" w:lineRule="auto"/>
              <w:rPr>
                <w:b/>
              </w:rPr>
            </w:pPr>
          </w:p>
        </w:tc>
        <w:tc>
          <w:tcPr>
            <w:tcW w:w="2373" w:type="dxa"/>
          </w:tcPr>
          <w:p w:rsidRPr="008B7B0C" w:rsidR="005B7FC2" w:rsidP="005B7FC2" w:rsidRDefault="005B7FC2" w14:paraId="3230EB16" w14:textId="77777777">
            <w:pPr>
              <w:spacing w:line="240" w:lineRule="auto"/>
              <w:rPr>
                <w:b/>
              </w:rPr>
            </w:pPr>
          </w:p>
        </w:tc>
      </w:tr>
      <w:tr w:rsidRPr="00340CF4" w:rsidR="005B7FC2" w:rsidTr="002F077E" w14:paraId="20DB8868" w14:textId="19B78223">
        <w:trPr>
          <w:trHeight w:val="19"/>
        </w:trPr>
        <w:tc>
          <w:tcPr>
            <w:tcW w:w="1469" w:type="dxa"/>
            <w:vAlign w:val="center"/>
          </w:tcPr>
          <w:p w:rsidRPr="008B7B0C" w:rsidR="005B7FC2" w:rsidP="005B7FC2" w:rsidRDefault="005B7FC2" w14:paraId="0B3F25D5" w14:textId="77777777">
            <w:pPr>
              <w:spacing w:line="240" w:lineRule="auto"/>
              <w:rPr>
                <w:b/>
              </w:rPr>
            </w:pPr>
            <w:r w:rsidRPr="008B7B0C">
              <w:rPr>
                <w:b/>
              </w:rPr>
              <w:t>Mig_A2</w:t>
            </w:r>
          </w:p>
        </w:tc>
        <w:tc>
          <w:tcPr>
            <w:tcW w:w="2617" w:type="dxa"/>
          </w:tcPr>
          <w:p w:rsidRPr="008B7B0C" w:rsidR="005B7FC2" w:rsidP="005B7FC2" w:rsidRDefault="005B7FC2" w14:paraId="109B15A1" w14:textId="3F6CA738">
            <w:pPr>
              <w:spacing w:line="240" w:lineRule="auto"/>
              <w:rPr>
                <w:b/>
              </w:rPr>
            </w:pPr>
          </w:p>
        </w:tc>
        <w:tc>
          <w:tcPr>
            <w:tcW w:w="2493" w:type="dxa"/>
          </w:tcPr>
          <w:p w:rsidRPr="008B7B0C" w:rsidR="005B7FC2" w:rsidP="005B7FC2" w:rsidRDefault="005B7FC2" w14:paraId="28996C46" w14:textId="3449BA37">
            <w:pPr>
              <w:spacing w:line="240" w:lineRule="auto"/>
              <w:rPr>
                <w:b/>
              </w:rPr>
            </w:pPr>
          </w:p>
        </w:tc>
        <w:tc>
          <w:tcPr>
            <w:tcW w:w="2373" w:type="dxa"/>
          </w:tcPr>
          <w:p w:rsidRPr="008B7B0C" w:rsidR="005B7FC2" w:rsidP="005B7FC2" w:rsidRDefault="005B7FC2" w14:paraId="300835B5" w14:textId="77777777">
            <w:pPr>
              <w:spacing w:line="240" w:lineRule="auto"/>
              <w:rPr>
                <w:b/>
              </w:rPr>
            </w:pPr>
          </w:p>
        </w:tc>
      </w:tr>
      <w:tr w:rsidRPr="00340CF4" w:rsidR="005B7FC2" w:rsidTr="002F077E" w14:paraId="0DDE5088" w14:textId="4601350C">
        <w:trPr>
          <w:trHeight w:val="19"/>
        </w:trPr>
        <w:tc>
          <w:tcPr>
            <w:tcW w:w="1469" w:type="dxa"/>
            <w:vAlign w:val="center"/>
          </w:tcPr>
          <w:p w:rsidRPr="008B7B0C" w:rsidR="005B7FC2" w:rsidP="005B7FC2" w:rsidRDefault="005B7FC2" w14:paraId="210CC27E" w14:textId="77777777">
            <w:pPr>
              <w:spacing w:line="240" w:lineRule="auto"/>
              <w:rPr>
                <w:b/>
              </w:rPr>
            </w:pPr>
            <w:r w:rsidRPr="008B7B0C">
              <w:rPr>
                <w:b/>
              </w:rPr>
              <w:t>Mig_A3</w:t>
            </w:r>
          </w:p>
        </w:tc>
        <w:tc>
          <w:tcPr>
            <w:tcW w:w="2617" w:type="dxa"/>
          </w:tcPr>
          <w:p w:rsidRPr="008B7B0C" w:rsidR="005B7FC2" w:rsidP="005B7FC2" w:rsidRDefault="005B7FC2" w14:paraId="018E24E8" w14:textId="35ADA0D7">
            <w:pPr>
              <w:spacing w:line="240" w:lineRule="auto"/>
              <w:rPr>
                <w:b/>
              </w:rPr>
            </w:pPr>
          </w:p>
        </w:tc>
        <w:tc>
          <w:tcPr>
            <w:tcW w:w="2493" w:type="dxa"/>
          </w:tcPr>
          <w:p w:rsidRPr="008B7B0C" w:rsidR="005B7FC2" w:rsidP="005B7FC2" w:rsidRDefault="005B7FC2" w14:paraId="452A968C" w14:textId="4657E9B5">
            <w:pPr>
              <w:spacing w:line="240" w:lineRule="auto"/>
              <w:rPr>
                <w:b/>
              </w:rPr>
            </w:pPr>
          </w:p>
        </w:tc>
        <w:tc>
          <w:tcPr>
            <w:tcW w:w="2373" w:type="dxa"/>
          </w:tcPr>
          <w:p w:rsidRPr="008B7B0C" w:rsidR="005B7FC2" w:rsidP="005B7FC2" w:rsidRDefault="005B7FC2" w14:paraId="375CF476" w14:textId="77777777">
            <w:pPr>
              <w:spacing w:line="240" w:lineRule="auto"/>
              <w:rPr>
                <w:b/>
              </w:rPr>
            </w:pPr>
          </w:p>
        </w:tc>
      </w:tr>
      <w:tr w:rsidRPr="00340CF4" w:rsidR="005B7FC2" w:rsidTr="002F077E" w14:paraId="165F6129" w14:textId="041B2A50">
        <w:trPr>
          <w:trHeight w:val="19"/>
        </w:trPr>
        <w:tc>
          <w:tcPr>
            <w:tcW w:w="1469" w:type="dxa"/>
            <w:vAlign w:val="center"/>
          </w:tcPr>
          <w:p w:rsidRPr="008B7B0C" w:rsidR="005B7FC2" w:rsidP="005B7FC2" w:rsidRDefault="005B7FC2" w14:paraId="24C41DEA" w14:textId="77777777">
            <w:pPr>
              <w:spacing w:line="240" w:lineRule="auto"/>
              <w:rPr>
                <w:b/>
              </w:rPr>
            </w:pPr>
            <w:r w:rsidRPr="008B7B0C">
              <w:rPr>
                <w:b/>
              </w:rPr>
              <w:t>Mig_A4</w:t>
            </w:r>
          </w:p>
        </w:tc>
        <w:tc>
          <w:tcPr>
            <w:tcW w:w="2617" w:type="dxa"/>
          </w:tcPr>
          <w:p w:rsidRPr="008B7B0C" w:rsidR="005B7FC2" w:rsidP="005B7FC2" w:rsidRDefault="005B7FC2" w14:paraId="12BC6FCE" w14:textId="60E4B2F0">
            <w:pPr>
              <w:spacing w:line="240" w:lineRule="auto"/>
              <w:rPr>
                <w:b/>
              </w:rPr>
            </w:pPr>
          </w:p>
        </w:tc>
        <w:tc>
          <w:tcPr>
            <w:tcW w:w="2493" w:type="dxa"/>
          </w:tcPr>
          <w:p w:rsidRPr="008B7B0C" w:rsidR="005B7FC2" w:rsidP="005B7FC2" w:rsidRDefault="005B7FC2" w14:paraId="6219E47C" w14:textId="61003B02">
            <w:pPr>
              <w:spacing w:line="240" w:lineRule="auto"/>
              <w:rPr>
                <w:b/>
              </w:rPr>
            </w:pPr>
          </w:p>
        </w:tc>
        <w:tc>
          <w:tcPr>
            <w:tcW w:w="2373" w:type="dxa"/>
          </w:tcPr>
          <w:p w:rsidRPr="008B7B0C" w:rsidR="005B7FC2" w:rsidP="005B7FC2" w:rsidRDefault="005B7FC2" w14:paraId="2132F191" w14:textId="77777777">
            <w:pPr>
              <w:spacing w:line="240" w:lineRule="auto"/>
              <w:rPr>
                <w:b/>
              </w:rPr>
            </w:pPr>
          </w:p>
        </w:tc>
      </w:tr>
      <w:tr w:rsidRPr="00340CF4" w:rsidR="005B7FC2" w:rsidTr="002F077E" w14:paraId="43B72019" w14:textId="3A6A0B7D">
        <w:trPr>
          <w:trHeight w:val="19"/>
        </w:trPr>
        <w:tc>
          <w:tcPr>
            <w:tcW w:w="1469" w:type="dxa"/>
            <w:vAlign w:val="center"/>
          </w:tcPr>
          <w:p w:rsidRPr="008B7B0C" w:rsidR="005B7FC2" w:rsidP="005B7FC2" w:rsidRDefault="005B7FC2" w14:paraId="641F1BE3" w14:textId="77777777">
            <w:pPr>
              <w:spacing w:line="240" w:lineRule="auto"/>
              <w:rPr>
                <w:b/>
              </w:rPr>
            </w:pPr>
            <w:r w:rsidRPr="008B7B0C">
              <w:rPr>
                <w:b/>
              </w:rPr>
              <w:t>Mig_A5</w:t>
            </w:r>
          </w:p>
        </w:tc>
        <w:tc>
          <w:tcPr>
            <w:tcW w:w="2617" w:type="dxa"/>
          </w:tcPr>
          <w:p w:rsidRPr="008B7B0C" w:rsidR="005B7FC2" w:rsidP="005B7FC2" w:rsidRDefault="005B7FC2" w14:paraId="187DC3EF" w14:textId="73BB2DDC">
            <w:pPr>
              <w:spacing w:line="240" w:lineRule="auto"/>
              <w:rPr>
                <w:b/>
              </w:rPr>
            </w:pPr>
          </w:p>
        </w:tc>
        <w:tc>
          <w:tcPr>
            <w:tcW w:w="2493" w:type="dxa"/>
          </w:tcPr>
          <w:p w:rsidRPr="008B7B0C" w:rsidR="005B7FC2" w:rsidP="005B7FC2" w:rsidRDefault="005B7FC2" w14:paraId="2BD273F4" w14:textId="40B17AA7">
            <w:pPr>
              <w:spacing w:line="240" w:lineRule="auto"/>
              <w:rPr>
                <w:b/>
              </w:rPr>
            </w:pPr>
          </w:p>
        </w:tc>
        <w:tc>
          <w:tcPr>
            <w:tcW w:w="2373" w:type="dxa"/>
          </w:tcPr>
          <w:p w:rsidRPr="008B7B0C" w:rsidR="005B7FC2" w:rsidP="005B7FC2" w:rsidRDefault="005B7FC2" w14:paraId="11477CA6" w14:textId="77777777">
            <w:pPr>
              <w:spacing w:line="240" w:lineRule="auto"/>
              <w:rPr>
                <w:b/>
              </w:rPr>
            </w:pPr>
          </w:p>
        </w:tc>
      </w:tr>
      <w:tr w:rsidRPr="00340CF4" w:rsidR="005B7FC2" w:rsidTr="002F077E" w14:paraId="10E90383" w14:textId="7E85B5A8">
        <w:trPr>
          <w:trHeight w:val="19"/>
        </w:trPr>
        <w:tc>
          <w:tcPr>
            <w:tcW w:w="1469" w:type="dxa"/>
            <w:vAlign w:val="center"/>
          </w:tcPr>
          <w:p w:rsidRPr="008B7B0C" w:rsidR="005B7FC2" w:rsidP="005B7FC2" w:rsidRDefault="005B7FC2" w14:paraId="63572B5B" w14:textId="77777777">
            <w:pPr>
              <w:spacing w:line="240" w:lineRule="auto"/>
              <w:rPr>
                <w:b/>
              </w:rPr>
            </w:pPr>
            <w:r w:rsidRPr="008B7B0C">
              <w:rPr>
                <w:b/>
              </w:rPr>
              <w:t>Mig_A6</w:t>
            </w:r>
          </w:p>
        </w:tc>
        <w:tc>
          <w:tcPr>
            <w:tcW w:w="2617" w:type="dxa"/>
          </w:tcPr>
          <w:p w:rsidRPr="008B7B0C" w:rsidR="005B7FC2" w:rsidP="005B7FC2" w:rsidRDefault="005B7FC2" w14:paraId="22273ED1" w14:textId="6C0989B8">
            <w:pPr>
              <w:spacing w:line="240" w:lineRule="auto"/>
              <w:rPr>
                <w:b/>
              </w:rPr>
            </w:pPr>
          </w:p>
        </w:tc>
        <w:tc>
          <w:tcPr>
            <w:tcW w:w="2493" w:type="dxa"/>
          </w:tcPr>
          <w:p w:rsidRPr="008B7B0C" w:rsidR="005B7FC2" w:rsidP="005B7FC2" w:rsidRDefault="005B7FC2" w14:paraId="56A19BF6" w14:textId="6EDB3EEA">
            <w:pPr>
              <w:spacing w:line="240" w:lineRule="auto"/>
              <w:rPr>
                <w:b/>
              </w:rPr>
            </w:pPr>
          </w:p>
        </w:tc>
        <w:tc>
          <w:tcPr>
            <w:tcW w:w="2373" w:type="dxa"/>
          </w:tcPr>
          <w:p w:rsidRPr="008B7B0C" w:rsidR="005B7FC2" w:rsidP="005B7FC2" w:rsidRDefault="005B7FC2" w14:paraId="6A96E790" w14:textId="77777777">
            <w:pPr>
              <w:spacing w:line="240" w:lineRule="auto"/>
              <w:rPr>
                <w:b/>
              </w:rPr>
            </w:pPr>
          </w:p>
        </w:tc>
      </w:tr>
      <w:tr w:rsidRPr="00340CF4" w:rsidR="005B7FC2" w:rsidTr="002F077E" w14:paraId="1A9369B0" w14:textId="3A3E7121">
        <w:trPr>
          <w:trHeight w:val="19"/>
        </w:trPr>
        <w:tc>
          <w:tcPr>
            <w:tcW w:w="1469" w:type="dxa"/>
            <w:vAlign w:val="center"/>
          </w:tcPr>
          <w:p w:rsidRPr="008B7B0C" w:rsidR="005B7FC2" w:rsidP="005B7FC2" w:rsidRDefault="005B7FC2" w14:paraId="56387595" w14:textId="77777777">
            <w:pPr>
              <w:spacing w:line="240" w:lineRule="auto"/>
              <w:rPr>
                <w:b/>
              </w:rPr>
            </w:pPr>
            <w:r w:rsidRPr="008B7B0C">
              <w:rPr>
                <w:b/>
              </w:rPr>
              <w:t>Mig_A7</w:t>
            </w:r>
          </w:p>
        </w:tc>
        <w:tc>
          <w:tcPr>
            <w:tcW w:w="2617" w:type="dxa"/>
          </w:tcPr>
          <w:p w:rsidRPr="008B7B0C" w:rsidR="005B7FC2" w:rsidP="005B7FC2" w:rsidRDefault="005B7FC2" w14:paraId="4F03A96C" w14:textId="13C98FE7">
            <w:pPr>
              <w:spacing w:line="240" w:lineRule="auto"/>
              <w:rPr>
                <w:b/>
              </w:rPr>
            </w:pPr>
          </w:p>
        </w:tc>
        <w:tc>
          <w:tcPr>
            <w:tcW w:w="2493" w:type="dxa"/>
          </w:tcPr>
          <w:p w:rsidRPr="008B7B0C" w:rsidR="005B7FC2" w:rsidP="005B7FC2" w:rsidRDefault="005B7FC2" w14:paraId="5A877B56" w14:textId="44F55BA5">
            <w:pPr>
              <w:spacing w:line="240" w:lineRule="auto"/>
              <w:rPr>
                <w:b/>
              </w:rPr>
            </w:pPr>
          </w:p>
        </w:tc>
        <w:tc>
          <w:tcPr>
            <w:tcW w:w="2373" w:type="dxa"/>
          </w:tcPr>
          <w:p w:rsidRPr="008B7B0C" w:rsidR="005B7FC2" w:rsidP="005B7FC2" w:rsidRDefault="005B7FC2" w14:paraId="0886D576" w14:textId="77777777">
            <w:pPr>
              <w:spacing w:line="240" w:lineRule="auto"/>
              <w:rPr>
                <w:b/>
              </w:rPr>
            </w:pPr>
          </w:p>
        </w:tc>
      </w:tr>
    </w:tbl>
    <w:p w:rsidRPr="00340CF4" w:rsidR="005B4BDE" w:rsidP="005B4BDE" w:rsidRDefault="005B4BDE" w14:paraId="244A3771" w14:textId="77777777">
      <w:pPr>
        <w:spacing w:line="240" w:lineRule="auto"/>
        <w:rPr>
          <w:b/>
          <w:sz w:val="20"/>
        </w:rPr>
      </w:pPr>
      <w:r w:rsidRPr="00340CF4">
        <w:rPr>
          <w:sz w:val="20"/>
        </w:rPr>
        <w:t xml:space="preserve">*Only pregnancies with estimated LMP date </w:t>
      </w:r>
      <w:r w:rsidRPr="00340CF4">
        <w:rPr>
          <w:rFonts w:cstheme="minorHAnsi"/>
          <w:sz w:val="20"/>
        </w:rPr>
        <w:t>≥</w:t>
      </w:r>
      <w:r w:rsidRPr="00340CF4">
        <w:rPr>
          <w:sz w:val="20"/>
        </w:rPr>
        <w:t xml:space="preserve"> 1 January 2013 and onwards are included in the denominator, to ensure that all pregnancies have a 5-year history data available. </w:t>
      </w:r>
    </w:p>
    <w:p w:rsidRPr="00340CF4" w:rsidR="005B4BDE" w:rsidRDefault="005B4BDE" w14:paraId="1CABDB06" w14:textId="1A49ECD9">
      <w:pPr>
        <w:spacing w:after="160" w:line="259" w:lineRule="auto"/>
        <w:rPr>
          <w:rFonts w:cstheme="minorHAnsi"/>
          <w:b/>
          <w:sz w:val="24"/>
          <w:szCs w:val="24"/>
        </w:rPr>
      </w:pPr>
    </w:p>
    <w:p w:rsidRPr="00340CF4" w:rsidR="005B4BDE" w:rsidP="00F66CCF" w:rsidRDefault="000D7B42" w14:paraId="5243BF12" w14:textId="5BB35AAB">
      <w:pPr>
        <w:tabs>
          <w:tab w:val="left" w:pos="142"/>
        </w:tabs>
        <w:spacing w:line="276" w:lineRule="auto"/>
        <w:rPr>
          <w:rFonts w:cstheme="minorHAnsi"/>
          <w:b/>
          <w:bCs/>
          <w:sz w:val="28"/>
          <w:szCs w:val="24"/>
        </w:rPr>
      </w:pPr>
      <w:r w:rsidRPr="00340CF4">
        <w:rPr>
          <w:rFonts w:cstheme="minorHAnsi"/>
          <w:b/>
          <w:bCs/>
          <w:sz w:val="28"/>
          <w:szCs w:val="24"/>
        </w:rPr>
        <w:t>6.1.2.</w:t>
      </w:r>
      <w:r w:rsidRPr="00340CF4" w:rsidR="00F66CCF">
        <w:rPr>
          <w:rFonts w:cstheme="minorHAnsi"/>
          <w:b/>
          <w:bCs/>
          <w:sz w:val="28"/>
          <w:szCs w:val="24"/>
        </w:rPr>
        <w:t xml:space="preserve"> </w:t>
      </w:r>
      <w:r w:rsidRPr="00340CF4" w:rsidR="005B4BDE">
        <w:rPr>
          <w:rFonts w:cstheme="minorHAnsi"/>
          <w:b/>
          <w:bCs/>
          <w:sz w:val="28"/>
          <w:szCs w:val="24"/>
        </w:rPr>
        <w:t>Stratifications</w:t>
      </w:r>
    </w:p>
    <w:p w:rsidRPr="00340CF4" w:rsidR="00EC33BA" w:rsidP="00EC33BA" w:rsidRDefault="00EC33BA" w14:paraId="3C821E4E" w14:textId="51E3A368">
      <w:pPr>
        <w:tabs>
          <w:tab w:val="left" w:pos="142"/>
        </w:tabs>
        <w:spacing w:line="276" w:lineRule="auto"/>
        <w:rPr>
          <w:sz w:val="24"/>
          <w:szCs w:val="24"/>
        </w:rPr>
      </w:pPr>
      <w:r w:rsidRPr="00340CF4">
        <w:rPr>
          <w:sz w:val="24"/>
          <w:szCs w:val="24"/>
        </w:rPr>
        <w:t xml:space="preserve">To reduce the number of analyses, we will only perform stratifications by </w:t>
      </w:r>
      <w:r w:rsidRPr="00340CF4" w:rsidR="000F0011">
        <w:rPr>
          <w:sz w:val="24"/>
          <w:szCs w:val="24"/>
        </w:rPr>
        <w:t xml:space="preserve">LMP </w:t>
      </w:r>
      <w:r w:rsidRPr="00340CF4">
        <w:rPr>
          <w:sz w:val="24"/>
          <w:szCs w:val="24"/>
        </w:rPr>
        <w:t xml:space="preserve">year and maternal age </w:t>
      </w:r>
      <w:r w:rsidRPr="00340CF4" w:rsidR="000F0011">
        <w:rPr>
          <w:sz w:val="24"/>
          <w:szCs w:val="24"/>
        </w:rPr>
        <w:t xml:space="preserve">at start of pregnancy </w:t>
      </w:r>
      <w:r w:rsidRPr="00340CF4">
        <w:rPr>
          <w:sz w:val="24"/>
          <w:szCs w:val="24"/>
        </w:rPr>
        <w:t xml:space="preserve">for migraine event algorithm Mig_A2 and Mig_A4 at baseline. </w:t>
      </w:r>
    </w:p>
    <w:p w:rsidRPr="00340CF4" w:rsidR="00EC33BA" w:rsidP="00E43DEE" w:rsidRDefault="00EC33BA" w14:paraId="7D4377C3" w14:textId="77777777">
      <w:pPr>
        <w:pStyle w:val="ListParagraph"/>
        <w:tabs>
          <w:tab w:val="left" w:pos="142"/>
        </w:tabs>
        <w:spacing w:line="276" w:lineRule="auto"/>
        <w:ind w:left="0"/>
        <w:rPr>
          <w:rFonts w:cstheme="minorHAnsi"/>
          <w:sz w:val="24"/>
          <w:szCs w:val="24"/>
        </w:rPr>
      </w:pPr>
    </w:p>
    <w:p w:rsidRPr="00340CF4" w:rsidR="006C06F3" w:rsidP="00E43DEE" w:rsidRDefault="000D7B42" w14:paraId="01E8A7BD" w14:textId="46A0E00B">
      <w:pPr>
        <w:pStyle w:val="ListParagraph"/>
        <w:tabs>
          <w:tab w:val="left" w:pos="142"/>
        </w:tabs>
        <w:spacing w:line="276" w:lineRule="auto"/>
        <w:ind w:left="0"/>
        <w:rPr>
          <w:rFonts w:cstheme="minorHAnsi"/>
          <w:sz w:val="24"/>
          <w:szCs w:val="24"/>
        </w:rPr>
      </w:pPr>
      <w:r w:rsidRPr="00340CF4">
        <w:rPr>
          <w:noProof/>
          <w:sz w:val="24"/>
        </w:rPr>
        <mc:AlternateContent>
          <mc:Choice Requires="wps">
            <w:drawing>
              <wp:anchor distT="0" distB="0" distL="114300" distR="114300" simplePos="0" relativeHeight="251568640" behindDoc="0" locked="0" layoutInCell="1" allowOverlap="1" wp14:anchorId="11D4C5E8" wp14:editId="6078A817">
                <wp:simplePos x="0" y="0"/>
                <wp:positionH relativeFrom="margin">
                  <wp:posOffset>-88762</wp:posOffset>
                </wp:positionH>
                <wp:positionV relativeFrom="paragraph">
                  <wp:posOffset>101048</wp:posOffset>
                </wp:positionV>
                <wp:extent cx="5705282" cy="966083"/>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5705282" cy="966083"/>
                        </a:xfrm>
                        <a:prstGeom prst="rect">
                          <a:avLst/>
                        </a:prstGeom>
                        <a:noFill/>
                        <a:ln w="6350">
                          <a:noFill/>
                        </a:ln>
                      </wps:spPr>
                      <wps:txbx>
                        <w:txbxContent>
                          <w:p w:rsidRPr="000F0011" w:rsidR="00423181" w:rsidP="00DC77FF" w:rsidRDefault="00423181" w14:paraId="629A685D" w14:textId="7107C6C3">
                            <w:pPr>
                              <w:rPr>
                                <w:rFonts w:cstheme="minorHAnsi"/>
                                <w:szCs w:val="24"/>
                              </w:rPr>
                            </w:pPr>
                            <m:oMathPara>
                              <m:oMath>
                                <m:r>
                                  <m:rPr>
                                    <m:sty m:val="p"/>
                                  </m:rPr>
                                  <w:rPr>
                                    <w:rFonts w:ascii="Cambria Math" w:hAnsi="Cambria Math" w:cstheme="minorHAnsi"/>
                                    <w:szCs w:val="24"/>
                                  </w:rPr>
                                  <w:br/>
                                </m:r>
                              </m:oMath>
                              <m:oMath>
                                <m:f>
                                  <m:fPr>
                                    <m:ctrlPr>
                                      <w:rPr>
                                        <w:rFonts w:ascii="Cambria Math" w:hAnsi="Cambria Math" w:cstheme="minorHAnsi"/>
                                        <w:szCs w:val="24"/>
                                      </w:rPr>
                                    </m:ctrlPr>
                                  </m:fPr>
                                  <m:num>
                                    <m:r>
                                      <m:rPr>
                                        <m:sty m:val="p"/>
                                      </m:rPr>
                                      <w:rPr>
                                        <w:rFonts w:ascii="Cambria Math" w:hAnsi="Cambria Math" w:cstheme="minorHAnsi"/>
                                        <w:szCs w:val="24"/>
                                      </w:rPr>
                                      <m:t xml:space="preserve">No. of </m:t>
                                    </m:r>
                                    <m:r>
                                      <m:rPr>
                                        <m:sty m:val="p"/>
                                      </m:rPr>
                                      <w:rPr>
                                        <w:rFonts w:ascii="Cambria Math" w:hAnsi="Cambria Math" w:cstheme="minorHAnsi"/>
                                      </w:rPr>
                                      <m:t>pregnancies among women</m:t>
                                    </m:r>
                                    <m:r>
                                      <m:rPr>
                                        <m:sty m:val="p"/>
                                      </m:rPr>
                                      <w:rPr>
                                        <w:rFonts w:ascii="Cambria Math" w:hAnsi="Cambria Math" w:cstheme="minorHAnsi"/>
                                        <w:szCs w:val="24"/>
                                      </w:rPr>
                                      <m:t xml:space="preserve"> according to </m:t>
                                    </m:r>
                                    <m:sSub>
                                      <m:sSubPr>
                                        <m:ctrlPr>
                                          <w:rPr>
                                            <w:rFonts w:ascii="Cambria Math" w:hAnsi="Cambria Math" w:cstheme="minorHAnsi"/>
                                          </w:rPr>
                                        </m:ctrlPr>
                                      </m:sSubPr>
                                      <m:e>
                                        <m:r>
                                          <m:rPr>
                                            <m:sty m:val="p"/>
                                          </m:rPr>
                                          <w:rPr>
                                            <w:rFonts w:ascii="Cambria Math" w:hAnsi="Cambria Math" w:cstheme="minorHAnsi"/>
                                          </w:rPr>
                                          <m:t>Mig</m:t>
                                        </m:r>
                                        <m:ctrlPr>
                                          <w:rPr>
                                            <w:rFonts w:ascii="Cambria Math" w:hAnsi="Cambria Math" w:cstheme="minorHAnsi"/>
                                            <w:szCs w:val="24"/>
                                          </w:rPr>
                                        </m:ctrlPr>
                                      </m:e>
                                      <m:sub>
                                        <m:r>
                                          <m:rPr>
                                            <m:sty m:val="p"/>
                                          </m:rPr>
                                          <w:rPr>
                                            <w:rFonts w:ascii="Cambria Math" w:hAnsi="Cambria Math" w:cstheme="minorHAnsi"/>
                                          </w:rPr>
                                          <m:t>A2</m:t>
                                        </m:r>
                                      </m:sub>
                                    </m:sSub>
                                    <m:r>
                                      <m:rPr>
                                        <m:sty m:val="p"/>
                                      </m:rPr>
                                      <w:rPr>
                                        <w:rFonts w:ascii="Cambria Math" w:hAnsi="Cambria Math" w:cstheme="minorHAnsi"/>
                                      </w:rPr>
                                      <m:t xml:space="preserve">and </m:t>
                                    </m:r>
                                    <m:sSub>
                                      <m:sSubPr>
                                        <m:ctrlPr>
                                          <w:rPr>
                                            <w:rFonts w:ascii="Cambria Math" w:hAnsi="Cambria Math" w:cstheme="minorHAnsi"/>
                                          </w:rPr>
                                        </m:ctrlPr>
                                      </m:sSubPr>
                                      <m:e>
                                        <m:r>
                                          <m:rPr>
                                            <m:sty m:val="p"/>
                                          </m:rPr>
                                          <w:rPr>
                                            <w:rFonts w:ascii="Cambria Math" w:hAnsi="Cambria Math" w:cstheme="minorHAnsi"/>
                                          </w:rPr>
                                          <m:t>Mig</m:t>
                                        </m:r>
                                      </m:e>
                                      <m:sub>
                                        <m:r>
                                          <m:rPr>
                                            <m:sty m:val="p"/>
                                          </m:rPr>
                                          <w:rPr>
                                            <w:rFonts w:ascii="Cambria Math" w:hAnsi="Cambria Math" w:cstheme="minorHAnsi"/>
                                          </w:rPr>
                                          <m:t>A4</m:t>
                                        </m:r>
                                      </m:sub>
                                    </m:sSub>
                                    <m:r>
                                      <m:rPr>
                                        <m:sty m:val="p"/>
                                      </m:rPr>
                                      <w:rPr>
                                        <w:rFonts w:ascii="Cambria Math" w:hAnsi="Cambria Math" w:cstheme="minorHAnsi"/>
                                      </w:rPr>
                                      <m:t>with LMP date</m:t>
                                    </m:r>
                                    <m:r>
                                      <w:rPr>
                                        <w:rFonts w:ascii="Cambria Math" w:hAnsi="Cambria Math" w:cstheme="minorHAnsi"/>
                                        <w:szCs w:val="24"/>
                                      </w:rPr>
                                      <m:t xml:space="preserve"> in year 20XX</m:t>
                                    </m:r>
                                  </m:num>
                                  <m:den>
                                    <m:r>
                                      <m:rPr>
                                        <m:sty m:val="p"/>
                                      </m:rPr>
                                      <w:rPr>
                                        <w:rFonts w:ascii="Cambria Math" w:hAnsi="Cambria Math" w:cstheme="minorHAnsi"/>
                                        <w:szCs w:val="24"/>
                                      </w:rPr>
                                      <m:t xml:space="preserve">All pregnancies in the study population with LMP date </m:t>
                                    </m:r>
                                    <m:r>
                                      <w:rPr>
                                        <w:rFonts w:ascii="Cambria Math" w:hAnsi="Cambria Math" w:cstheme="minorHAnsi"/>
                                        <w:szCs w:val="24"/>
                                      </w:rPr>
                                      <m:t>in year 20XX</m:t>
                                    </m:r>
                                  </m:den>
                                </m:f>
                              </m:oMath>
                            </m:oMathPara>
                          </w:p>
                          <w:p w:rsidRPr="000F0011" w:rsidR="00423181" w:rsidP="00DC77FF" w:rsidRDefault="00423181" w14:paraId="58A2ACBF" w14:textId="77777777">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4F942D">
              <v:shape id="Text Box 4" style="position:absolute;margin-left:-7pt;margin-top:7.95pt;width:449.25pt;height:76.05pt;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" w14:anchorId="11D4C5E8">
                <v:textbox>
                  <w:txbxContent>
                    <w:p w:rsidRPr="000F0011" w:rsidR="00423181" w:rsidP="00DC77FF" w:rsidRDefault="00423181" w14:paraId="05943035" w14:textId="7107C6C3">
                      <w:pPr>
                        <w:rPr>
                          <w:rFonts w:cstheme="minorHAnsi"/>
                          <w:szCs w:val="24"/>
                        </w:rPr>
                      </w:pPr>
                      <m:oMathPara>
                        <m:oMath>
                          <m:r>
                            <m:rPr>
                              <m:sty m:val="p"/>
                            </m:rPr>
                            <w:rPr>
                              <w:rFonts w:ascii="Cambria Math" w:hAnsi="Cambria Math" w:cstheme="minorHAnsi"/>
                              <w:szCs w:val="24"/>
                            </w:rPr>
                            <w:br/>
                          </m:r>
                        </m:oMath>
                        <m:oMath>
                          <m:f>
                            <m:fPr>
                              <m:ctrlPr>
                                <w:rPr>
                                  <w:rFonts w:ascii="Cambria Math" w:hAnsi="Cambria Math" w:cstheme="minorHAnsi"/>
                                  <w:szCs w:val="24"/>
                                </w:rPr>
                              </m:ctrlPr>
                            </m:fPr>
                            <m:num>
                              <m:r>
                                <m:rPr>
                                  <m:sty m:val="p"/>
                                </m:rPr>
                                <w:rPr>
                                  <w:rFonts w:ascii="Cambria Math" w:hAnsi="Cambria Math" w:cstheme="minorHAnsi"/>
                                  <w:szCs w:val="24"/>
                                </w:rPr>
                                <m:t xml:space="preserve">No. of </m:t>
                              </m:r>
                              <m:r>
                                <m:rPr>
                                  <m:sty m:val="p"/>
                                </m:rPr>
                                <w:rPr>
                                  <w:rFonts w:ascii="Cambria Math" w:hAnsi="Cambria Math" w:cstheme="minorHAnsi"/>
                                </w:rPr>
                                <m:t>pregnancies among women</m:t>
                              </m:r>
                              <m:r>
                                <m:rPr>
                                  <m:sty m:val="p"/>
                                </m:rPr>
                                <w:rPr>
                                  <w:rFonts w:ascii="Cambria Math" w:hAnsi="Cambria Math" w:cstheme="minorHAnsi"/>
                                  <w:szCs w:val="24"/>
                                </w:rPr>
                                <m:t xml:space="preserve"> according to </m:t>
                              </m:r>
                              <m:sSub>
                                <m:sSubPr>
                                  <m:ctrlPr>
                                    <w:rPr>
                                      <w:rFonts w:ascii="Cambria Math" w:hAnsi="Cambria Math" w:cstheme="minorHAnsi"/>
                                    </w:rPr>
                                  </m:ctrlPr>
                                </m:sSubPr>
                                <m:e>
                                  <m:r>
                                    <m:rPr>
                                      <m:sty m:val="p"/>
                                    </m:rPr>
                                    <w:rPr>
                                      <w:rFonts w:ascii="Cambria Math" w:hAnsi="Cambria Math" w:cstheme="minorHAnsi"/>
                                    </w:rPr>
                                    <m:t>Mig</m:t>
                                  </m:r>
                                  <m:ctrlPr>
                                    <w:rPr>
                                      <w:rFonts w:ascii="Cambria Math" w:hAnsi="Cambria Math" w:cstheme="minorHAnsi"/>
                                      <w:szCs w:val="24"/>
                                    </w:rPr>
                                  </m:ctrlPr>
                                </m:e>
                                <m:sub>
                                  <m:r>
                                    <m:rPr>
                                      <m:sty m:val="p"/>
                                    </m:rPr>
                                    <w:rPr>
                                      <w:rFonts w:ascii="Cambria Math" w:hAnsi="Cambria Math" w:cstheme="minorHAnsi"/>
                                    </w:rPr>
                                    <m:t>A2</m:t>
                                  </m:r>
                                </m:sub>
                              </m:sSub>
                              <m:r>
                                <m:rPr>
                                  <m:sty m:val="p"/>
                                </m:rPr>
                                <w:rPr>
                                  <w:rFonts w:ascii="Cambria Math" w:hAnsi="Cambria Math" w:cstheme="minorHAnsi"/>
                                </w:rPr>
                                <m:t xml:space="preserve">and </m:t>
                              </m:r>
                              <m:sSub>
                                <m:sSubPr>
                                  <m:ctrlPr>
                                    <w:rPr>
                                      <w:rFonts w:ascii="Cambria Math" w:hAnsi="Cambria Math" w:cstheme="minorHAnsi"/>
                                    </w:rPr>
                                  </m:ctrlPr>
                                </m:sSubPr>
                                <m:e>
                                  <m:r>
                                    <m:rPr>
                                      <m:sty m:val="p"/>
                                    </m:rPr>
                                    <w:rPr>
                                      <w:rFonts w:ascii="Cambria Math" w:hAnsi="Cambria Math" w:cstheme="minorHAnsi"/>
                                    </w:rPr>
                                    <m:t>Mig</m:t>
                                  </m:r>
                                </m:e>
                                <m:sub>
                                  <m:r>
                                    <m:rPr>
                                      <m:sty m:val="p"/>
                                    </m:rPr>
                                    <w:rPr>
                                      <w:rFonts w:ascii="Cambria Math" w:hAnsi="Cambria Math" w:cstheme="minorHAnsi"/>
                                    </w:rPr>
                                    <m:t>A4</m:t>
                                  </m:r>
                                </m:sub>
                              </m:sSub>
                              <m:r>
                                <m:rPr>
                                  <m:sty m:val="p"/>
                                </m:rPr>
                                <w:rPr>
                                  <w:rFonts w:ascii="Cambria Math" w:hAnsi="Cambria Math" w:cstheme="minorHAnsi"/>
                                </w:rPr>
                                <m:t>with LMP date</m:t>
                              </m:r>
                              <m:r>
                                <w:rPr>
                                  <w:rFonts w:ascii="Cambria Math" w:hAnsi="Cambria Math" w:cstheme="minorHAnsi"/>
                                  <w:szCs w:val="24"/>
                                </w:rPr>
                                <m:t xml:space="preserve"> in year 20XX</m:t>
                              </m:r>
                            </m:num>
                            <m:den>
                              <m:r>
                                <m:rPr>
                                  <m:sty m:val="p"/>
                                </m:rPr>
                                <w:rPr>
                                  <w:rFonts w:ascii="Cambria Math" w:hAnsi="Cambria Math" w:cstheme="minorHAnsi"/>
                                  <w:szCs w:val="24"/>
                                </w:rPr>
                                <m:t xml:space="preserve">All pregnancies in the study population with LMP date </m:t>
                              </m:r>
                              <m:r>
                                <w:rPr>
                                  <w:rFonts w:ascii="Cambria Math" w:hAnsi="Cambria Math" w:cstheme="minorHAnsi"/>
                                  <w:szCs w:val="24"/>
                                </w:rPr>
                                <m:t>in year 20XX</m:t>
                              </m:r>
                            </m:den>
                          </m:f>
                        </m:oMath>
                      </m:oMathPara>
                    </w:p>
                    <w:p w:rsidRPr="000F0011" w:rsidR="00423181" w:rsidP="00DC77FF" w:rsidRDefault="00423181" w14:paraId="0A37501D" w14:textId="77777777">
                      <w:pPr>
                        <w:rPr>
                          <w:sz w:val="20"/>
                        </w:rPr>
                      </w:pPr>
                    </w:p>
                  </w:txbxContent>
                </v:textbox>
                <w10:wrap anchorx="margin"/>
              </v:shape>
            </w:pict>
          </mc:Fallback>
        </mc:AlternateContent>
      </w:r>
      <w:r w:rsidRPr="00340CF4" w:rsidR="006C06F3">
        <w:rPr>
          <w:rFonts w:cstheme="minorHAnsi"/>
          <w:sz w:val="24"/>
          <w:szCs w:val="24"/>
        </w:rPr>
        <w:t>Prevalence of migraine according to</w:t>
      </w:r>
      <w:r w:rsidRPr="00340CF4" w:rsidR="006C06F3">
        <w:rPr>
          <w:rFonts w:cstheme="minorHAnsi"/>
          <w:b/>
          <w:sz w:val="24"/>
          <w:szCs w:val="24"/>
        </w:rPr>
        <w:t xml:space="preserve"> </w:t>
      </w:r>
      <m:oMath>
        <m:sSub>
          <m:sSubPr>
            <m:ctrlPr>
              <w:rPr>
                <w:rFonts w:ascii="Cambria Math" w:hAnsi="Cambria Math" w:cstheme="minorHAnsi"/>
                <w:sz w:val="24"/>
              </w:rPr>
            </m:ctrlPr>
          </m:sSubPr>
          <m:e>
            <m:r>
              <m:rPr>
                <m:sty m:val="p"/>
              </m:rPr>
              <w:rPr>
                <w:rFonts w:ascii="Cambria Math" w:hAnsi="Cambria Math" w:cstheme="minorHAnsi"/>
                <w:sz w:val="24"/>
              </w:rPr>
              <m:t>Mig</m:t>
            </m:r>
          </m:e>
          <m:sub>
            <m:r>
              <m:rPr>
                <m:sty m:val="p"/>
              </m:rPr>
              <w:rPr>
                <w:rFonts w:ascii="Cambria Math" w:hAnsi="Cambria Math" w:cstheme="minorHAnsi"/>
                <w:sz w:val="24"/>
              </w:rPr>
              <m:t>A2</m:t>
            </m:r>
          </m:sub>
        </m:sSub>
        <m:r>
          <m:rPr>
            <m:sty m:val="p"/>
          </m:rPr>
          <w:rPr>
            <w:rFonts w:ascii="Cambria Math" w:hAnsi="Cambria Math" w:cstheme="minorHAnsi"/>
            <w:sz w:val="24"/>
          </w:rPr>
          <m:t>and Mig_A4 s</m:t>
        </m:r>
      </m:oMath>
      <w:r w:rsidRPr="00340CF4" w:rsidR="006C06F3">
        <w:rPr>
          <w:rFonts w:eastAsiaTheme="minorEastAsia" w:cstheme="minorHAnsi"/>
          <w:sz w:val="24"/>
          <w:szCs w:val="24"/>
        </w:rPr>
        <w:t>tratified by</w:t>
      </w:r>
      <w:r w:rsidRPr="00340CF4" w:rsidR="006C06F3">
        <w:rPr>
          <w:rFonts w:eastAsiaTheme="minorEastAsia" w:cstheme="minorHAnsi"/>
          <w:b/>
          <w:sz w:val="24"/>
          <w:szCs w:val="24"/>
        </w:rPr>
        <w:t xml:space="preserve"> </w:t>
      </w:r>
      <w:r w:rsidRPr="00340CF4" w:rsidR="000F0011">
        <w:rPr>
          <w:rFonts w:eastAsiaTheme="minorEastAsia" w:cstheme="minorHAnsi"/>
          <w:b/>
          <w:sz w:val="24"/>
          <w:szCs w:val="24"/>
        </w:rPr>
        <w:t>LMP</w:t>
      </w:r>
      <w:r w:rsidRPr="00340CF4" w:rsidR="00954690">
        <w:rPr>
          <w:rFonts w:eastAsiaTheme="minorEastAsia" w:cstheme="minorHAnsi"/>
          <w:b/>
          <w:sz w:val="24"/>
          <w:szCs w:val="24"/>
        </w:rPr>
        <w:t xml:space="preserve"> </w:t>
      </w:r>
      <w:r w:rsidRPr="00340CF4" w:rsidR="006C06F3">
        <w:rPr>
          <w:rFonts w:eastAsiaTheme="minorEastAsia" w:cstheme="minorHAnsi"/>
          <w:b/>
          <w:sz w:val="24"/>
          <w:szCs w:val="24"/>
        </w:rPr>
        <w:t>year</w:t>
      </w:r>
      <w:r w:rsidRPr="00340CF4" w:rsidR="006C06F3">
        <w:rPr>
          <w:rFonts w:cstheme="minorHAnsi"/>
          <w:sz w:val="24"/>
          <w:szCs w:val="24"/>
        </w:rPr>
        <w:t xml:space="preserve">= </w:t>
      </w:r>
    </w:p>
    <w:p w:rsidRPr="00340CF4" w:rsidR="006C06F3" w:rsidP="00E43DEE" w:rsidRDefault="006C06F3" w14:paraId="5577C12B" w14:textId="3D819847">
      <w:pPr>
        <w:tabs>
          <w:tab w:val="left" w:pos="142"/>
        </w:tabs>
        <w:spacing w:line="276" w:lineRule="auto"/>
        <w:rPr>
          <w:b/>
          <w:sz w:val="28"/>
        </w:rPr>
      </w:pPr>
    </w:p>
    <w:p w:rsidRPr="00340CF4" w:rsidR="006C06F3" w:rsidP="00E43DEE" w:rsidRDefault="006C06F3" w14:paraId="6E3A81B6" w14:textId="77777777">
      <w:pPr>
        <w:tabs>
          <w:tab w:val="left" w:pos="142"/>
        </w:tabs>
        <w:spacing w:line="276" w:lineRule="auto"/>
        <w:rPr>
          <w:rFonts w:cstheme="minorHAnsi"/>
          <w:sz w:val="24"/>
          <w:szCs w:val="24"/>
        </w:rPr>
      </w:pPr>
    </w:p>
    <w:p w:rsidRPr="00340CF4" w:rsidR="006C06F3" w:rsidP="00E43DEE" w:rsidRDefault="006C06F3" w14:paraId="558F13F5" w14:textId="77777777">
      <w:pPr>
        <w:tabs>
          <w:tab w:val="left" w:pos="142"/>
        </w:tabs>
        <w:spacing w:line="276" w:lineRule="auto"/>
        <w:rPr>
          <w:rFonts w:cstheme="minorHAnsi"/>
          <w:sz w:val="24"/>
          <w:szCs w:val="24"/>
        </w:rPr>
      </w:pPr>
    </w:p>
    <w:p w:rsidRPr="00340CF4" w:rsidR="00E43DEE" w:rsidP="00E43DEE" w:rsidRDefault="00070555" w14:paraId="245EF9F3" w14:textId="77777777">
      <w:pPr>
        <w:pStyle w:val="ListParagraph"/>
        <w:tabs>
          <w:tab w:val="left" w:pos="142"/>
        </w:tabs>
        <w:spacing w:line="276" w:lineRule="auto"/>
        <w:ind w:left="0"/>
        <w:rPr>
          <w:rFonts w:cstheme="minorHAnsi"/>
          <w:b/>
          <w:sz w:val="24"/>
          <w:szCs w:val="24"/>
        </w:rPr>
      </w:pPr>
      <w:r w:rsidRPr="00340CF4">
        <w:rPr>
          <w:rFonts w:cstheme="minorHAnsi"/>
          <w:b/>
          <w:sz w:val="24"/>
          <w:szCs w:val="24"/>
        </w:rPr>
        <w:tab/>
      </w:r>
    </w:p>
    <w:p w:rsidR="008B7B0C" w:rsidP="00E43DEE" w:rsidRDefault="008B7B0C" w14:paraId="4D2CC2E8" w14:textId="77777777">
      <w:pPr>
        <w:pStyle w:val="ListParagraph"/>
        <w:tabs>
          <w:tab w:val="left" w:pos="142"/>
        </w:tabs>
        <w:spacing w:line="276" w:lineRule="auto"/>
        <w:ind w:left="0"/>
        <w:rPr>
          <w:rFonts w:cstheme="minorHAnsi"/>
          <w:b/>
          <w:sz w:val="24"/>
          <w:szCs w:val="24"/>
        </w:rPr>
      </w:pPr>
    </w:p>
    <w:p w:rsidR="008B7B0C" w:rsidP="00E43DEE" w:rsidRDefault="008B7B0C" w14:paraId="70A6A197" w14:textId="77777777">
      <w:pPr>
        <w:pStyle w:val="ListParagraph"/>
        <w:tabs>
          <w:tab w:val="left" w:pos="142"/>
        </w:tabs>
        <w:spacing w:line="276" w:lineRule="auto"/>
        <w:ind w:left="0"/>
        <w:rPr>
          <w:rFonts w:cstheme="minorHAnsi"/>
          <w:b/>
          <w:sz w:val="24"/>
          <w:szCs w:val="24"/>
        </w:rPr>
      </w:pPr>
    </w:p>
    <w:p w:rsidR="008B7B0C" w:rsidP="00E43DEE" w:rsidRDefault="008B7B0C" w14:paraId="68C96DD2" w14:textId="77777777">
      <w:pPr>
        <w:pStyle w:val="ListParagraph"/>
        <w:tabs>
          <w:tab w:val="left" w:pos="142"/>
        </w:tabs>
        <w:spacing w:line="276" w:lineRule="auto"/>
        <w:ind w:left="0"/>
        <w:rPr>
          <w:rFonts w:cstheme="minorHAnsi"/>
          <w:b/>
          <w:sz w:val="24"/>
          <w:szCs w:val="24"/>
        </w:rPr>
      </w:pPr>
    </w:p>
    <w:p w:rsidR="008B7B0C" w:rsidP="00E43DEE" w:rsidRDefault="008B7B0C" w14:paraId="4E7BFC62" w14:textId="77777777">
      <w:pPr>
        <w:pStyle w:val="ListParagraph"/>
        <w:tabs>
          <w:tab w:val="left" w:pos="142"/>
        </w:tabs>
        <w:spacing w:line="276" w:lineRule="auto"/>
        <w:ind w:left="0"/>
        <w:rPr>
          <w:rFonts w:cstheme="minorHAnsi"/>
          <w:b/>
          <w:sz w:val="24"/>
          <w:szCs w:val="24"/>
        </w:rPr>
      </w:pPr>
    </w:p>
    <w:p w:rsidRPr="00340CF4" w:rsidR="005B4BDE" w:rsidP="00E43DEE" w:rsidRDefault="005B4BDE" w14:paraId="5F58B812" w14:textId="7DDAD074">
      <w:pPr>
        <w:pStyle w:val="ListParagraph"/>
        <w:tabs>
          <w:tab w:val="left" w:pos="142"/>
        </w:tabs>
        <w:spacing w:line="276" w:lineRule="auto"/>
        <w:ind w:left="0"/>
        <w:rPr>
          <w:rFonts w:cstheme="minorHAnsi"/>
          <w:b/>
          <w:sz w:val="24"/>
          <w:szCs w:val="24"/>
        </w:rPr>
      </w:pPr>
      <w:r w:rsidRPr="00340CF4">
        <w:rPr>
          <w:rFonts w:cstheme="minorHAnsi"/>
          <w:b/>
          <w:sz w:val="24"/>
          <w:szCs w:val="24"/>
        </w:rPr>
        <w:lastRenderedPageBreak/>
        <w:t xml:space="preserve">Shell figure 1: </w:t>
      </w:r>
      <w:r w:rsidRPr="00340CF4" w:rsidR="002629AB">
        <w:rPr>
          <w:rFonts w:eastAsiaTheme="majorEastAsia" w:cstheme="majorBidi"/>
          <w:b/>
          <w:sz w:val="24"/>
          <w:szCs w:val="24"/>
        </w:rPr>
        <w:t xml:space="preserve">Example: </w:t>
      </w:r>
      <w:r w:rsidRPr="00340CF4">
        <w:rPr>
          <w:rFonts w:eastAsiaTheme="majorEastAsia" w:cstheme="majorBidi"/>
          <w:b/>
          <w:sz w:val="24"/>
          <w:szCs w:val="24"/>
        </w:rPr>
        <w:t>Triptan Rx (Mig_A2)</w:t>
      </w:r>
    </w:p>
    <w:p w:rsidRPr="00340CF4" w:rsidR="005B4BDE" w:rsidP="00E43DEE" w:rsidRDefault="005B4BDE" w14:paraId="00A35517" w14:textId="5636A84A">
      <w:pPr>
        <w:pStyle w:val="ListParagraph"/>
        <w:tabs>
          <w:tab w:val="left" w:pos="142"/>
        </w:tabs>
        <w:spacing w:line="276" w:lineRule="auto"/>
        <w:ind w:left="0"/>
        <w:rPr>
          <w:rFonts w:cstheme="minorHAnsi"/>
          <w:b/>
          <w:sz w:val="24"/>
          <w:szCs w:val="24"/>
        </w:rPr>
      </w:pPr>
      <w:r w:rsidRPr="00340CF4">
        <w:rPr>
          <w:noProof/>
          <w:shd w:val="clear" w:color="auto" w:fill="FFF2CC" w:themeFill="accent4" w:themeFillTint="33"/>
        </w:rPr>
        <w:drawing>
          <wp:inline distT="0" distB="0" distL="0" distR="0" wp14:anchorId="09E3084F" wp14:editId="112C1CF5">
            <wp:extent cx="5329926" cy="1843470"/>
            <wp:effectExtent l="0" t="0" r="4445" b="444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Pr="00340CF4" w:rsidR="005B4BDE" w:rsidP="00E43DEE" w:rsidRDefault="005B4BDE" w14:paraId="315D3D55" w14:textId="77777777">
      <w:pPr>
        <w:pStyle w:val="ListParagraph"/>
        <w:tabs>
          <w:tab w:val="left" w:pos="142"/>
        </w:tabs>
        <w:spacing w:line="276" w:lineRule="auto"/>
        <w:ind w:left="0"/>
        <w:rPr>
          <w:rFonts w:cstheme="minorHAnsi"/>
          <w:b/>
          <w:sz w:val="24"/>
          <w:szCs w:val="24"/>
        </w:rPr>
      </w:pPr>
    </w:p>
    <w:p w:rsidRPr="00340CF4" w:rsidR="006C06F3" w:rsidP="00E43DEE" w:rsidRDefault="006C06F3" w14:paraId="561BC669" w14:textId="6EFAF805">
      <w:pPr>
        <w:pStyle w:val="ListParagraph"/>
        <w:tabs>
          <w:tab w:val="left" w:pos="142"/>
        </w:tabs>
        <w:spacing w:line="276" w:lineRule="auto"/>
        <w:ind w:left="0"/>
        <w:rPr>
          <w:rFonts w:cstheme="minorHAnsi"/>
          <w:sz w:val="24"/>
          <w:szCs w:val="24"/>
        </w:rPr>
      </w:pPr>
      <w:r w:rsidRPr="00340CF4">
        <w:rPr>
          <w:rFonts w:cstheme="minorHAnsi"/>
          <w:sz w:val="24"/>
          <w:szCs w:val="24"/>
        </w:rPr>
        <w:t>Prevalence of migraine according to</w:t>
      </w:r>
      <w:r w:rsidRPr="00340CF4">
        <w:rPr>
          <w:rFonts w:cstheme="minorHAnsi"/>
          <w:b/>
          <w:sz w:val="24"/>
          <w:szCs w:val="24"/>
        </w:rPr>
        <w:t xml:space="preserve"> </w:t>
      </w:r>
      <m:oMath>
        <m:r>
          <m:rPr>
            <m:sty m:val="p"/>
          </m:rPr>
          <w:rPr>
            <w:rFonts w:ascii="Cambria Math" w:hAnsi="Cambria Math" w:cstheme="minorHAnsi"/>
            <w:sz w:val="24"/>
          </w:rPr>
          <m:t>Mig_A2 and Mig_A4</m:t>
        </m:r>
      </m:oMath>
      <w:r w:rsidRPr="00340CF4" w:rsidR="0050292F">
        <w:rPr>
          <w:rFonts w:cstheme="minorHAnsi"/>
          <w:sz w:val="24"/>
          <w:vertAlign w:val="subscript"/>
        </w:rPr>
        <w:t xml:space="preserve"> </w:t>
      </w:r>
      <w:r w:rsidRPr="00340CF4">
        <w:rPr>
          <w:rFonts w:eastAsiaTheme="minorEastAsia" w:cstheme="minorHAnsi"/>
          <w:sz w:val="24"/>
          <w:szCs w:val="24"/>
        </w:rPr>
        <w:t xml:space="preserve">stratified by </w:t>
      </w:r>
      <w:r w:rsidRPr="00340CF4">
        <w:rPr>
          <w:rFonts w:eastAsiaTheme="minorEastAsia" w:cstheme="minorHAnsi"/>
          <w:b/>
          <w:sz w:val="24"/>
          <w:szCs w:val="24"/>
        </w:rPr>
        <w:t>maternal age</w:t>
      </w:r>
      <w:r w:rsidRPr="00340CF4" w:rsidR="000F0011">
        <w:rPr>
          <w:rFonts w:eastAsiaTheme="minorEastAsia" w:cstheme="minorHAnsi"/>
          <w:b/>
          <w:sz w:val="24"/>
          <w:szCs w:val="24"/>
        </w:rPr>
        <w:t xml:space="preserve"> at pregnancy start</w:t>
      </w:r>
      <w:r w:rsidRPr="00340CF4">
        <w:rPr>
          <w:rFonts w:cstheme="minorHAnsi"/>
          <w:sz w:val="24"/>
          <w:szCs w:val="24"/>
        </w:rPr>
        <w:t xml:space="preserve">= </w:t>
      </w:r>
    </w:p>
    <w:p w:rsidRPr="00340CF4" w:rsidR="006C06F3" w:rsidP="00E43DEE" w:rsidRDefault="000F0011" w14:paraId="02979692" w14:textId="5DAD0A6C">
      <w:pPr>
        <w:tabs>
          <w:tab w:val="left" w:pos="142"/>
        </w:tabs>
        <w:spacing w:line="276" w:lineRule="auto"/>
        <w:rPr>
          <w:rFonts w:cstheme="minorHAnsi"/>
          <w:sz w:val="24"/>
          <w:szCs w:val="24"/>
        </w:rPr>
      </w:pPr>
      <w:r w:rsidRPr="00340CF4">
        <w:rPr>
          <w:noProof/>
        </w:rPr>
        <mc:AlternateContent>
          <mc:Choice Requires="wps">
            <w:drawing>
              <wp:anchor distT="0" distB="0" distL="114300" distR="114300" simplePos="0" relativeHeight="251569664" behindDoc="0" locked="0" layoutInCell="1" allowOverlap="1" wp14:anchorId="1846E401" wp14:editId="46C326B1">
                <wp:simplePos x="0" y="0"/>
                <wp:positionH relativeFrom="margin">
                  <wp:align>left</wp:align>
                </wp:positionH>
                <wp:positionV relativeFrom="paragraph">
                  <wp:posOffset>56791</wp:posOffset>
                </wp:positionV>
                <wp:extent cx="6355080" cy="70338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6355080" cy="703384"/>
                        </a:xfrm>
                        <a:prstGeom prst="rect">
                          <a:avLst/>
                        </a:prstGeom>
                        <a:noFill/>
                        <a:ln w="6350">
                          <a:noFill/>
                        </a:ln>
                      </wps:spPr>
                      <wps:txbx>
                        <w:txbxContent>
                          <w:p w:rsidRPr="005D3379" w:rsidR="00423181" w:rsidP="00DC77FF" w:rsidRDefault="00B91188" w14:paraId="28EDBFEC" w14:textId="1DE362F5">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at the age xx with migraine according to </m:t>
                                    </m:r>
                                    <m:r>
                                      <m:rPr>
                                        <m:sty m:val="p"/>
                                      </m:rPr>
                                      <w:rPr>
                                        <w:rFonts w:ascii="Cambria Math" w:hAnsi="Cambria Math" w:cstheme="minorHAnsi"/>
                                        <w:sz w:val="24"/>
                                      </w:rPr>
                                      <m:t xml:space="preserve">Mig_A2 and Mig_A4 </m:t>
                                    </m:r>
                                    <m:r>
                                      <w:rPr>
                                        <w:rFonts w:ascii="Cambria Math" w:hAnsi="Cambria Math" w:cstheme="minorHAnsi"/>
                                        <w:sz w:val="24"/>
                                        <w:szCs w:val="24"/>
                                      </w:rPr>
                                      <m:t xml:space="preserve"> </m:t>
                                    </m:r>
                                  </m:num>
                                  <m:den>
                                    <m:r>
                                      <m:rPr>
                                        <m:sty m:val="p"/>
                                      </m:rPr>
                                      <w:rPr>
                                        <w:rFonts w:ascii="Cambria Math" w:hAnsi="Cambria Math" w:cstheme="minorHAnsi"/>
                                        <w:sz w:val="24"/>
                                        <w:szCs w:val="24"/>
                                      </w:rPr>
                                      <m:t xml:space="preserve">All pregnancies at the age XX in the study population </m:t>
                                    </m:r>
                                  </m:den>
                                </m:f>
                              </m:oMath>
                            </m:oMathPara>
                          </w:p>
                          <w:p w:rsidR="00423181" w:rsidP="00DC77FF" w:rsidRDefault="00423181" w14:paraId="43E87D34"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B22FB6">
              <v:shape id="Text Box 5" style="position:absolute;margin-left:0;margin-top:4.45pt;width:500.4pt;height:55.4pt;z-index:25156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" w14:anchorId="1846E401">
                <v:textbox>
                  <w:txbxContent>
                    <w:p w:rsidRPr="005D3379" w:rsidR="00423181" w:rsidP="00DC77FF" w:rsidRDefault="00423181" w14:paraId="06A2CE7C" w14:textId="1DE362F5">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at the age xx with migraine according to </m:t>
                              </m:r>
                              <m:r>
                                <m:rPr>
                                  <m:sty m:val="p"/>
                                </m:rPr>
                                <w:rPr>
                                  <w:rFonts w:ascii="Cambria Math" w:hAnsi="Cambria Math" w:cstheme="minorHAnsi"/>
                                  <w:sz w:val="24"/>
                                </w:rPr>
                                <m:t xml:space="preserve">Mig_A2 and Mig_A4 </m:t>
                              </m:r>
                              <m:r>
                                <w:rPr>
                                  <w:rFonts w:ascii="Cambria Math" w:hAnsi="Cambria Math" w:cstheme="minorHAnsi"/>
                                  <w:sz w:val="24"/>
                                  <w:szCs w:val="24"/>
                                </w:rPr>
                                <m:t xml:space="preserve"> </m:t>
                              </m:r>
                            </m:num>
                            <m:den>
                              <m:r>
                                <m:rPr>
                                  <m:sty m:val="p"/>
                                </m:rPr>
                                <w:rPr>
                                  <w:rFonts w:ascii="Cambria Math" w:hAnsi="Cambria Math" w:cstheme="minorHAnsi"/>
                                  <w:sz w:val="24"/>
                                  <w:szCs w:val="24"/>
                                </w:rPr>
                                <m:t xml:space="preserve">All pregnancies at the age XX in the study population </m:t>
                              </m:r>
                            </m:den>
                          </m:f>
                        </m:oMath>
                      </m:oMathPara>
                    </w:p>
                    <w:p w:rsidR="00423181" w:rsidP="00DC77FF" w:rsidRDefault="00423181" w14:paraId="5DAB6C7B" w14:textId="77777777"/>
                  </w:txbxContent>
                </v:textbox>
                <w10:wrap anchorx="margin"/>
              </v:shape>
            </w:pict>
          </mc:Fallback>
        </mc:AlternateContent>
      </w:r>
    </w:p>
    <w:p w:rsidR="008B7B0C" w:rsidP="005B4BDE" w:rsidRDefault="008B7B0C" w14:paraId="72A7F9D1" w14:textId="77777777">
      <w:pPr>
        <w:spacing w:line="240" w:lineRule="auto"/>
        <w:rPr>
          <w:b/>
          <w:sz w:val="24"/>
          <w:szCs w:val="24"/>
        </w:rPr>
      </w:pPr>
    </w:p>
    <w:p w:rsidR="008B7B0C" w:rsidP="005B4BDE" w:rsidRDefault="008B7B0C" w14:paraId="1ABD391F" w14:textId="77777777">
      <w:pPr>
        <w:spacing w:line="240" w:lineRule="auto"/>
        <w:rPr>
          <w:b/>
          <w:sz w:val="24"/>
          <w:szCs w:val="24"/>
        </w:rPr>
      </w:pPr>
    </w:p>
    <w:p w:rsidR="008B7B0C" w:rsidP="005B4BDE" w:rsidRDefault="008B7B0C" w14:paraId="0C17A449" w14:textId="77777777">
      <w:pPr>
        <w:spacing w:line="240" w:lineRule="auto"/>
        <w:rPr>
          <w:b/>
          <w:sz w:val="24"/>
          <w:szCs w:val="24"/>
        </w:rPr>
      </w:pPr>
    </w:p>
    <w:p w:rsidR="008B7B0C" w:rsidP="005B4BDE" w:rsidRDefault="008B7B0C" w14:paraId="58342623" w14:textId="77777777">
      <w:pPr>
        <w:spacing w:line="240" w:lineRule="auto"/>
        <w:rPr>
          <w:b/>
          <w:sz w:val="24"/>
          <w:szCs w:val="24"/>
        </w:rPr>
      </w:pPr>
    </w:p>
    <w:p w:rsidRPr="00340CF4" w:rsidR="005B4BDE" w:rsidP="005B4BDE" w:rsidRDefault="005B4BDE" w14:paraId="447C6426" w14:textId="5B9AAEE3">
      <w:pPr>
        <w:spacing w:line="240" w:lineRule="auto"/>
        <w:rPr>
          <w:sz w:val="24"/>
          <w:szCs w:val="24"/>
        </w:rPr>
      </w:pPr>
      <w:r w:rsidRPr="00340CF4">
        <w:rPr>
          <w:b/>
          <w:sz w:val="24"/>
          <w:szCs w:val="24"/>
        </w:rPr>
        <w:t>Shell Table 2</w:t>
      </w:r>
      <w:r w:rsidRPr="00340CF4">
        <w:rPr>
          <w:sz w:val="24"/>
          <w:szCs w:val="24"/>
        </w:rPr>
        <w:t>: Prevalence of migraine events at baseline (i.e., in the 12 months prior to pregnancy start) by maternal age for Mig_A2 and Mig_A4</w:t>
      </w:r>
    </w:p>
    <w:p w:rsidRPr="00340CF4" w:rsidR="007757E0" w:rsidP="005B4BDE" w:rsidRDefault="007757E0" w14:paraId="27A57BA1" w14:textId="77777777">
      <w:pPr>
        <w:spacing w:line="240" w:lineRule="auto"/>
        <w:rPr>
          <w:sz w:val="24"/>
          <w:szCs w:val="24"/>
        </w:rPr>
      </w:pPr>
    </w:p>
    <w:tbl>
      <w:tblPr>
        <w:tblStyle w:val="TableGrid"/>
        <w:tblW w:w="9355" w:type="dxa"/>
        <w:tblLook w:val="04A0" w:firstRow="1" w:lastRow="0" w:firstColumn="1" w:lastColumn="0" w:noHBand="0" w:noVBand="1"/>
      </w:tblPr>
      <w:tblGrid>
        <w:gridCol w:w="2695"/>
        <w:gridCol w:w="3330"/>
        <w:gridCol w:w="3330"/>
      </w:tblGrid>
      <w:tr w:rsidRPr="00423181" w:rsidR="005B4BDE" w:rsidTr="001B77C5" w14:paraId="5F9B0616" w14:textId="77777777">
        <w:trPr>
          <w:trHeight w:val="20"/>
        </w:trPr>
        <w:tc>
          <w:tcPr>
            <w:tcW w:w="2695" w:type="dxa"/>
            <w:shd w:val="clear" w:color="auto" w:fill="E2EFD9" w:themeFill="accent6" w:themeFillTint="33"/>
            <w:vAlign w:val="center"/>
          </w:tcPr>
          <w:p w:rsidRPr="008B7B0C" w:rsidR="005B4BDE" w:rsidP="005B4BDE" w:rsidRDefault="005B4BDE" w14:paraId="731AD454" w14:textId="3F97D69D">
            <w:pPr>
              <w:spacing w:line="240" w:lineRule="auto"/>
              <w:rPr>
                <w:b/>
              </w:rPr>
            </w:pPr>
          </w:p>
        </w:tc>
        <w:tc>
          <w:tcPr>
            <w:tcW w:w="3330" w:type="dxa"/>
            <w:shd w:val="clear" w:color="auto" w:fill="E2EFD9" w:themeFill="accent6" w:themeFillTint="33"/>
          </w:tcPr>
          <w:p w:rsidRPr="008B7B0C" w:rsidR="005B4BDE" w:rsidP="005B4BDE" w:rsidRDefault="005B4BDE" w14:paraId="67508224" w14:textId="77777777">
            <w:pPr>
              <w:spacing w:line="240" w:lineRule="auto"/>
              <w:rPr>
                <w:b/>
                <w:lang w:val="sv-SE"/>
              </w:rPr>
            </w:pPr>
            <w:r w:rsidRPr="008B7B0C">
              <w:rPr>
                <w:b/>
                <w:lang w:val="sv-SE"/>
              </w:rPr>
              <w:t>Migraine algorithm, Mig_A2</w:t>
            </w:r>
          </w:p>
          <w:p w:rsidRPr="008B7B0C" w:rsidR="005B4BDE" w:rsidP="005B4BDE" w:rsidRDefault="005B4BDE" w14:paraId="169D8103" w14:textId="77777777">
            <w:pPr>
              <w:spacing w:line="240" w:lineRule="auto"/>
              <w:rPr>
                <w:b/>
                <w:lang w:val="sv-SE"/>
              </w:rPr>
            </w:pPr>
            <w:r w:rsidRPr="008B7B0C">
              <w:rPr>
                <w:b/>
                <w:lang w:val="sv-SE"/>
              </w:rPr>
              <w:t>Rx</w:t>
            </w:r>
          </w:p>
        </w:tc>
        <w:tc>
          <w:tcPr>
            <w:tcW w:w="3330" w:type="dxa"/>
            <w:shd w:val="clear" w:color="auto" w:fill="E2EFD9" w:themeFill="accent6" w:themeFillTint="33"/>
          </w:tcPr>
          <w:p w:rsidRPr="008B7B0C" w:rsidR="005B4BDE" w:rsidP="005B4BDE" w:rsidRDefault="005B4BDE" w14:paraId="336B1314" w14:textId="77777777">
            <w:pPr>
              <w:spacing w:line="240" w:lineRule="auto"/>
              <w:rPr>
                <w:b/>
                <w:lang w:val="sv-SE"/>
              </w:rPr>
            </w:pPr>
            <w:r w:rsidRPr="008B7B0C">
              <w:rPr>
                <w:b/>
                <w:lang w:val="sv-SE"/>
              </w:rPr>
              <w:t>Migraine algorithm, Mig_A4</w:t>
            </w:r>
          </w:p>
          <w:p w:rsidRPr="008B7B0C" w:rsidR="005B4BDE" w:rsidP="005B4BDE" w:rsidRDefault="005B4BDE" w14:paraId="2DC7A894" w14:textId="77777777">
            <w:pPr>
              <w:spacing w:line="240" w:lineRule="auto"/>
              <w:rPr>
                <w:b/>
                <w:lang w:val="sv-SE"/>
              </w:rPr>
            </w:pPr>
            <w:r w:rsidRPr="008B7B0C">
              <w:rPr>
                <w:b/>
                <w:lang w:val="sv-SE"/>
              </w:rPr>
              <w:t>Dx &amp; Rx</w:t>
            </w:r>
          </w:p>
        </w:tc>
      </w:tr>
      <w:tr w:rsidRPr="00340CF4" w:rsidR="005B4BDE" w:rsidTr="00A12A5B" w14:paraId="10489162" w14:textId="77777777">
        <w:trPr>
          <w:trHeight w:val="20"/>
        </w:trPr>
        <w:tc>
          <w:tcPr>
            <w:tcW w:w="2695" w:type="dxa"/>
            <w:shd w:val="clear" w:color="auto" w:fill="E2EFD9" w:themeFill="accent6" w:themeFillTint="33"/>
          </w:tcPr>
          <w:p w:rsidRPr="008B7B0C" w:rsidR="005B4BDE" w:rsidP="005B4BDE" w:rsidRDefault="005B4BDE" w14:paraId="59456F67" w14:textId="7C4AF006">
            <w:pPr>
              <w:spacing w:line="240" w:lineRule="auto"/>
              <w:rPr>
                <w:b/>
              </w:rPr>
            </w:pPr>
            <w:r w:rsidRPr="008B7B0C">
              <w:rPr>
                <w:b/>
              </w:rPr>
              <w:t>Maternal age</w:t>
            </w:r>
            <w:r w:rsidRPr="008B7B0C" w:rsidR="000F0011">
              <w:rPr>
                <w:b/>
              </w:rPr>
              <w:t xml:space="preserve"> at pregnancy start</w:t>
            </w:r>
            <w:r w:rsidRPr="008B7B0C">
              <w:rPr>
                <w:b/>
              </w:rPr>
              <w:t xml:space="preserve"> in years</w:t>
            </w:r>
          </w:p>
        </w:tc>
        <w:tc>
          <w:tcPr>
            <w:tcW w:w="3330" w:type="dxa"/>
            <w:shd w:val="clear" w:color="auto" w:fill="E2EFD9" w:themeFill="accent6" w:themeFillTint="33"/>
          </w:tcPr>
          <w:p w:rsidRPr="008B7B0C" w:rsidR="005B4BDE" w:rsidP="001B77C5" w:rsidRDefault="005B4BDE" w14:paraId="57CFB475" w14:textId="60E2D81B">
            <w:pPr>
              <w:spacing w:line="240" w:lineRule="auto"/>
              <w:rPr>
                <w:b/>
              </w:rPr>
            </w:pPr>
            <w:r w:rsidRPr="008B7B0C">
              <w:rPr>
                <w:b/>
              </w:rPr>
              <w:t xml:space="preserve">N </w:t>
            </w:r>
            <w:r w:rsidRPr="008B7B0C" w:rsidR="001B77C5">
              <w:rPr>
                <w:b/>
              </w:rPr>
              <w:t xml:space="preserve">pregnancies with ≥ </w:t>
            </w:r>
            <w:r w:rsidRPr="008B7B0C" w:rsidR="00D01BDC">
              <w:rPr>
                <w:b/>
              </w:rPr>
              <w:t>1</w:t>
            </w:r>
            <w:r w:rsidRPr="008B7B0C" w:rsidR="00E255CE">
              <w:rPr>
                <w:b/>
              </w:rPr>
              <w:t xml:space="preserve"> migraine</w:t>
            </w:r>
            <w:r w:rsidRPr="008B7B0C" w:rsidR="00D01BDC">
              <w:rPr>
                <w:b/>
              </w:rPr>
              <w:t xml:space="preserve"> </w:t>
            </w:r>
            <w:r w:rsidRPr="008B7B0C">
              <w:rPr>
                <w:b/>
              </w:rPr>
              <w:t xml:space="preserve">event (%) </w:t>
            </w:r>
          </w:p>
        </w:tc>
        <w:tc>
          <w:tcPr>
            <w:tcW w:w="3330" w:type="dxa"/>
            <w:shd w:val="clear" w:color="auto" w:fill="E2EFD9" w:themeFill="accent6" w:themeFillTint="33"/>
          </w:tcPr>
          <w:p w:rsidRPr="008B7B0C" w:rsidR="005B4BDE" w:rsidP="005B4BDE" w:rsidRDefault="001B77C5" w14:paraId="564AD7E0" w14:textId="1BFD82BD">
            <w:pPr>
              <w:spacing w:line="240" w:lineRule="auto"/>
              <w:rPr>
                <w:b/>
              </w:rPr>
            </w:pPr>
            <w:r w:rsidRPr="008B7B0C">
              <w:rPr>
                <w:b/>
              </w:rPr>
              <w:t xml:space="preserve">N pregnancies with ≥ </w:t>
            </w:r>
            <w:r w:rsidRPr="008B7B0C" w:rsidR="00D01BDC">
              <w:rPr>
                <w:b/>
              </w:rPr>
              <w:t xml:space="preserve">1 </w:t>
            </w:r>
            <w:r w:rsidRPr="008B7B0C" w:rsidR="00E255CE">
              <w:rPr>
                <w:b/>
              </w:rPr>
              <w:t xml:space="preserve">migraine </w:t>
            </w:r>
            <w:r w:rsidRPr="008B7B0C">
              <w:rPr>
                <w:b/>
              </w:rPr>
              <w:t>event (%)</w:t>
            </w:r>
          </w:p>
        </w:tc>
      </w:tr>
      <w:tr w:rsidRPr="00340CF4" w:rsidR="005B4BDE" w:rsidTr="001B77C5" w14:paraId="7F875C94" w14:textId="77777777">
        <w:trPr>
          <w:trHeight w:val="20"/>
        </w:trPr>
        <w:tc>
          <w:tcPr>
            <w:tcW w:w="2695" w:type="dxa"/>
            <w:vAlign w:val="center"/>
          </w:tcPr>
          <w:p w:rsidRPr="008B7B0C" w:rsidR="005B4BDE" w:rsidP="005B4BDE" w:rsidRDefault="005B4BDE" w14:paraId="4AFE0A62" w14:textId="4670DC53">
            <w:pPr>
              <w:spacing w:line="240" w:lineRule="auto"/>
            </w:pPr>
            <w:r w:rsidRPr="008B7B0C">
              <w:t>15-24</w:t>
            </w:r>
          </w:p>
        </w:tc>
        <w:tc>
          <w:tcPr>
            <w:tcW w:w="3330" w:type="dxa"/>
          </w:tcPr>
          <w:p w:rsidRPr="008B7B0C" w:rsidR="005B4BDE" w:rsidP="005B4BDE" w:rsidRDefault="005B4BDE" w14:paraId="0EE12AC5" w14:textId="73877512">
            <w:pPr>
              <w:spacing w:line="240" w:lineRule="auto"/>
            </w:pPr>
          </w:p>
        </w:tc>
        <w:tc>
          <w:tcPr>
            <w:tcW w:w="3330" w:type="dxa"/>
          </w:tcPr>
          <w:p w:rsidRPr="008B7B0C" w:rsidR="005B4BDE" w:rsidP="005B4BDE" w:rsidRDefault="005B4BDE" w14:paraId="6F3280E2" w14:textId="285C2F18">
            <w:pPr>
              <w:spacing w:line="240" w:lineRule="auto"/>
            </w:pPr>
          </w:p>
        </w:tc>
      </w:tr>
      <w:tr w:rsidRPr="00340CF4" w:rsidR="005B4BDE" w:rsidTr="001B77C5" w14:paraId="4B5CBEC8" w14:textId="77777777">
        <w:trPr>
          <w:trHeight w:val="20"/>
        </w:trPr>
        <w:tc>
          <w:tcPr>
            <w:tcW w:w="2695" w:type="dxa"/>
            <w:vAlign w:val="center"/>
          </w:tcPr>
          <w:p w:rsidRPr="008B7B0C" w:rsidR="005B4BDE" w:rsidP="005B4BDE" w:rsidRDefault="005B4BDE" w14:paraId="06F78AFC" w14:textId="77777777">
            <w:pPr>
              <w:spacing w:line="240" w:lineRule="auto"/>
            </w:pPr>
            <w:r w:rsidRPr="008B7B0C">
              <w:t>25-39</w:t>
            </w:r>
          </w:p>
        </w:tc>
        <w:tc>
          <w:tcPr>
            <w:tcW w:w="3330" w:type="dxa"/>
          </w:tcPr>
          <w:p w:rsidRPr="008B7B0C" w:rsidR="005B4BDE" w:rsidP="005B4BDE" w:rsidRDefault="005B4BDE" w14:paraId="619BAAB4" w14:textId="4504FD5B">
            <w:pPr>
              <w:spacing w:line="240" w:lineRule="auto"/>
            </w:pPr>
          </w:p>
        </w:tc>
        <w:tc>
          <w:tcPr>
            <w:tcW w:w="3330" w:type="dxa"/>
          </w:tcPr>
          <w:p w:rsidRPr="008B7B0C" w:rsidR="005B4BDE" w:rsidP="005B4BDE" w:rsidRDefault="005B4BDE" w14:paraId="2BF0AE55" w14:textId="2EA32D13">
            <w:pPr>
              <w:spacing w:line="240" w:lineRule="auto"/>
            </w:pPr>
          </w:p>
        </w:tc>
      </w:tr>
      <w:tr w:rsidRPr="00340CF4" w:rsidR="005B4BDE" w:rsidTr="001B77C5" w14:paraId="5F98FE48" w14:textId="77777777">
        <w:trPr>
          <w:trHeight w:val="20"/>
        </w:trPr>
        <w:tc>
          <w:tcPr>
            <w:tcW w:w="2695" w:type="dxa"/>
            <w:vAlign w:val="center"/>
          </w:tcPr>
          <w:p w:rsidRPr="008B7B0C" w:rsidR="005B4BDE" w:rsidP="007757E0" w:rsidRDefault="005B4BDE" w14:paraId="400FD892" w14:textId="2AED349F">
            <w:pPr>
              <w:spacing w:line="240" w:lineRule="auto"/>
            </w:pPr>
            <w:r w:rsidRPr="008B7B0C">
              <w:t>40-</w:t>
            </w:r>
            <w:r w:rsidRPr="008B7B0C" w:rsidR="007757E0">
              <w:t>49</w:t>
            </w:r>
          </w:p>
        </w:tc>
        <w:tc>
          <w:tcPr>
            <w:tcW w:w="3330" w:type="dxa"/>
          </w:tcPr>
          <w:p w:rsidRPr="008B7B0C" w:rsidR="005B4BDE" w:rsidP="005B4BDE" w:rsidRDefault="005B4BDE" w14:paraId="3AF431AE" w14:textId="0468A00D">
            <w:pPr>
              <w:spacing w:line="240" w:lineRule="auto"/>
            </w:pPr>
          </w:p>
        </w:tc>
        <w:tc>
          <w:tcPr>
            <w:tcW w:w="3330" w:type="dxa"/>
          </w:tcPr>
          <w:p w:rsidRPr="008B7B0C" w:rsidR="005B4BDE" w:rsidP="005B4BDE" w:rsidRDefault="005B4BDE" w14:paraId="4522B57B" w14:textId="6B786286">
            <w:pPr>
              <w:spacing w:line="240" w:lineRule="auto"/>
            </w:pPr>
          </w:p>
        </w:tc>
      </w:tr>
      <w:tr w:rsidRPr="00340CF4" w:rsidR="007757E0" w:rsidTr="001B77C5" w14:paraId="2CB9CCEE" w14:textId="77777777">
        <w:trPr>
          <w:trHeight w:val="20"/>
        </w:trPr>
        <w:tc>
          <w:tcPr>
            <w:tcW w:w="2695" w:type="dxa"/>
            <w:vAlign w:val="center"/>
          </w:tcPr>
          <w:p w:rsidRPr="008B7B0C" w:rsidR="007757E0" w:rsidP="007757E0" w:rsidRDefault="007757E0" w14:paraId="76CD1A20" w14:textId="757BA5CD">
            <w:pPr>
              <w:spacing w:line="240" w:lineRule="auto"/>
              <w:rPr>
                <w:i/>
              </w:rPr>
            </w:pPr>
            <w:r w:rsidRPr="008B7B0C">
              <w:rPr>
                <w:i/>
              </w:rPr>
              <w:t>Total</w:t>
            </w:r>
          </w:p>
        </w:tc>
        <w:tc>
          <w:tcPr>
            <w:tcW w:w="3330" w:type="dxa"/>
          </w:tcPr>
          <w:p w:rsidRPr="008B7B0C" w:rsidR="007757E0" w:rsidP="005B4BDE" w:rsidRDefault="007757E0" w14:paraId="3570415A" w14:textId="77777777">
            <w:pPr>
              <w:spacing w:line="240" w:lineRule="auto"/>
            </w:pPr>
          </w:p>
        </w:tc>
        <w:tc>
          <w:tcPr>
            <w:tcW w:w="3330" w:type="dxa"/>
          </w:tcPr>
          <w:p w:rsidRPr="008B7B0C" w:rsidR="007757E0" w:rsidP="005B4BDE" w:rsidRDefault="007757E0" w14:paraId="2E87D9C3" w14:textId="77777777">
            <w:pPr>
              <w:spacing w:line="240" w:lineRule="auto"/>
            </w:pPr>
          </w:p>
        </w:tc>
      </w:tr>
    </w:tbl>
    <w:p w:rsidRPr="00340CF4" w:rsidR="00E43DEE" w:rsidP="00E43DEE" w:rsidRDefault="00E43DEE" w14:paraId="11F86097" w14:textId="539D3077">
      <w:pPr>
        <w:pStyle w:val="ListParagraph"/>
        <w:tabs>
          <w:tab w:val="left" w:pos="142"/>
        </w:tabs>
        <w:spacing w:line="276" w:lineRule="auto"/>
        <w:ind w:left="0"/>
        <w:rPr>
          <w:b/>
          <w:sz w:val="24"/>
        </w:rPr>
      </w:pPr>
    </w:p>
    <w:p w:rsidRPr="00340CF4" w:rsidR="0061625A" w:rsidP="000F0011" w:rsidRDefault="003347A5" w14:paraId="0CE178CE" w14:textId="69C6D9F4">
      <w:pPr>
        <w:spacing w:after="160" w:line="259" w:lineRule="auto"/>
        <w:rPr>
          <w:rFonts w:cstheme="minorHAnsi"/>
          <w:sz w:val="24"/>
        </w:rPr>
      </w:pPr>
      <w:r w:rsidRPr="00340CF4">
        <w:rPr>
          <w:b/>
          <w:noProof/>
        </w:rPr>
        <mc:AlternateContent>
          <mc:Choice Requires="wps">
            <w:drawing>
              <wp:anchor distT="0" distB="0" distL="114300" distR="114300" simplePos="0" relativeHeight="251570688" behindDoc="0" locked="0" layoutInCell="1" allowOverlap="1" wp14:anchorId="5A4FB42A" wp14:editId="1A540496">
                <wp:simplePos x="0" y="0"/>
                <wp:positionH relativeFrom="margin">
                  <wp:posOffset>-267666</wp:posOffset>
                </wp:positionH>
                <wp:positionV relativeFrom="paragraph">
                  <wp:posOffset>251130</wp:posOffset>
                </wp:positionV>
                <wp:extent cx="6416040" cy="477078"/>
                <wp:effectExtent l="0" t="0" r="0" b="0"/>
                <wp:wrapNone/>
                <wp:docPr id="19" name="Text Box 19"/>
                <wp:cNvGraphicFramePr/>
                <a:graphic xmlns:a="http://schemas.openxmlformats.org/drawingml/2006/main">
                  <a:graphicData uri="http://schemas.microsoft.com/office/word/2010/wordprocessingShape">
                    <wps:wsp>
                      <wps:cNvSpPr txBox="1"/>
                      <wps:spPr>
                        <a:xfrm>
                          <a:off x="0" y="0"/>
                          <a:ext cx="6416040" cy="477078"/>
                        </a:xfrm>
                        <a:prstGeom prst="rect">
                          <a:avLst/>
                        </a:prstGeom>
                        <a:noFill/>
                        <a:ln w="6350">
                          <a:noFill/>
                        </a:ln>
                      </wps:spPr>
                      <wps:txbx>
                        <w:txbxContent>
                          <w:p w:rsidRPr="005D3379" w:rsidR="00423181" w:rsidP="0061625A" w:rsidRDefault="00B91188" w14:paraId="386F4C27" w14:textId="0D234D55">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with migraine according to </m:t>
                                    </m:r>
                                    <m:r>
                                      <m:rPr>
                                        <m:sty m:val="p"/>
                                      </m:rPr>
                                      <w:rPr>
                                        <w:rFonts w:ascii="Cambria Math" w:hAnsi="Cambria Math" w:cstheme="minorHAnsi"/>
                                        <w:sz w:val="24"/>
                                      </w:rPr>
                                      <m:t xml:space="preserve">Mig_A1 to Mig_A7 </m:t>
                                    </m:r>
                                    <m:r>
                                      <w:rPr>
                                        <w:rFonts w:ascii="Cambria Math" w:hAnsi="Cambria Math" w:cstheme="minorHAnsi"/>
                                        <w:sz w:val="24"/>
                                        <w:szCs w:val="24"/>
                                      </w:rPr>
                                      <m:t xml:space="preserve"> </m:t>
                                    </m:r>
                                    <m:r>
                                      <m:rPr>
                                        <m:sty m:val="p"/>
                                      </m:rPr>
                                      <w:rPr>
                                        <w:rFonts w:ascii="Cambria Math" w:hAnsi="Cambria Math" w:cstheme="minorHAnsi"/>
                                        <w:sz w:val="24"/>
                                        <w:szCs w:val="24"/>
                                      </w:rPr>
                                      <m:t xml:space="preserve">at time </m:t>
                                    </m:r>
                                    <m:r>
                                      <w:rPr>
                                        <w:rFonts w:ascii="Cambria Math" w:hAnsi="Cambria Math" w:cstheme="minorHAnsi"/>
                                        <w:sz w:val="24"/>
                                        <w:szCs w:val="24"/>
                                      </w:rPr>
                                      <m:t>t</m:t>
                                    </m:r>
                                  </m:num>
                                  <m:den>
                                    <m:r>
                                      <m:rPr>
                                        <m:sty m:val="p"/>
                                      </m:rPr>
                                      <w:rPr>
                                        <w:rFonts w:ascii="Cambria Math" w:hAnsi="Cambria Math" w:cstheme="minorHAnsi"/>
                                        <w:sz w:val="24"/>
                                        <w:szCs w:val="24"/>
                                      </w:rPr>
                                      <m:t xml:space="preserve">All pregnancies at time period </m:t>
                                    </m:r>
                                    <m:r>
                                      <w:rPr>
                                        <w:rFonts w:ascii="Cambria Math" w:hAnsi="Cambria Math" w:cstheme="minorHAnsi"/>
                                        <w:sz w:val="24"/>
                                        <w:szCs w:val="24"/>
                                      </w:rPr>
                                      <m:t>t</m:t>
                                    </m:r>
                                    <m:r>
                                      <m:rPr>
                                        <m:sty m:val="p"/>
                                      </m:rPr>
                                      <w:rPr>
                                        <w:rFonts w:ascii="Cambria Math" w:hAnsi="Cambria Math" w:cstheme="minorHAnsi"/>
                                        <w:sz w:val="24"/>
                                        <w:szCs w:val="24"/>
                                      </w:rPr>
                                      <m:t xml:space="preserve"> in the study population </m:t>
                                    </m:r>
                                  </m:den>
                                </m:f>
                              </m:oMath>
                            </m:oMathPara>
                          </w:p>
                          <w:p w:rsidR="00423181" w:rsidP="0061625A" w:rsidRDefault="00423181" w14:paraId="20C948F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0CBC00">
              <v:shape id="Text Box 19" style="position:absolute;margin-left:-21.1pt;margin-top:19.75pt;width:505.2pt;height:37.55pt;z-index:25157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" w14:anchorId="5A4FB42A">
                <v:textbox>
                  <w:txbxContent>
                    <w:p w:rsidRPr="005D3379" w:rsidR="00423181" w:rsidP="0061625A" w:rsidRDefault="00423181" w14:paraId="5EB38581" w14:textId="0D234D55">
                      <w:pPr>
                        <w:rPr>
                          <w:rFonts w:eastAsiaTheme="minorEastAsia" w:cstheme="minorHAnsi"/>
                          <w:sz w:val="24"/>
                          <w:szCs w:val="24"/>
                        </w:rPr>
                      </w:pPr>
                      <m:oMathPara>
                        <m:oMath>
                          <m:f>
                            <m:fPr>
                              <m:ctrlPr>
                                <w:rPr>
                                  <w:rFonts w:ascii="Cambria Math" w:hAnsi="Cambria Math" w:cstheme="minorHAnsi"/>
                                  <w:sz w:val="24"/>
                                  <w:szCs w:val="24"/>
                                </w:rPr>
                              </m:ctrlPr>
                            </m:fPr>
                            <m:num>
                              <m:r>
                                <m:rPr>
                                  <m:sty m:val="p"/>
                                </m:rPr>
                                <w:rPr>
                                  <w:rFonts w:ascii="Cambria Math" w:hAnsi="Cambria Math" w:cstheme="minorHAnsi"/>
                                  <w:sz w:val="24"/>
                                  <w:szCs w:val="24"/>
                                </w:rPr>
                                <m:t xml:space="preserve">No. of pregnancies among women with migraine according to </m:t>
                              </m:r>
                              <m:r>
                                <m:rPr>
                                  <m:sty m:val="p"/>
                                </m:rPr>
                                <w:rPr>
                                  <w:rFonts w:ascii="Cambria Math" w:hAnsi="Cambria Math" w:cstheme="minorHAnsi"/>
                                  <w:sz w:val="24"/>
                                </w:rPr>
                                <m:t xml:space="preserve">Mig_A1 to Mig_A7 </m:t>
                              </m:r>
                              <m:r>
                                <w:rPr>
                                  <w:rFonts w:ascii="Cambria Math" w:hAnsi="Cambria Math" w:cstheme="minorHAnsi"/>
                                  <w:sz w:val="24"/>
                                  <w:szCs w:val="24"/>
                                </w:rPr>
                                <m:t xml:space="preserve"> </m:t>
                              </m:r>
                              <m:r>
                                <m:rPr>
                                  <m:sty m:val="p"/>
                                </m:rPr>
                                <w:rPr>
                                  <w:rFonts w:ascii="Cambria Math" w:hAnsi="Cambria Math" w:cstheme="minorHAnsi"/>
                                  <w:sz w:val="24"/>
                                  <w:szCs w:val="24"/>
                                </w:rPr>
                                <m:t xml:space="preserve">at time </m:t>
                              </m:r>
                              <m:r>
                                <w:rPr>
                                  <w:rFonts w:ascii="Cambria Math" w:hAnsi="Cambria Math" w:cstheme="minorHAnsi"/>
                                  <w:sz w:val="24"/>
                                  <w:szCs w:val="24"/>
                                </w:rPr>
                                <m:t>t</m:t>
                              </m:r>
                            </m:num>
                            <m:den>
                              <m:r>
                                <m:rPr>
                                  <m:sty m:val="p"/>
                                </m:rPr>
                                <w:rPr>
                                  <w:rFonts w:ascii="Cambria Math" w:hAnsi="Cambria Math" w:cstheme="minorHAnsi"/>
                                  <w:sz w:val="24"/>
                                  <w:szCs w:val="24"/>
                                </w:rPr>
                                <m:t xml:space="preserve">All pregnancies at time period </m:t>
                              </m:r>
                              <m:r>
                                <w:rPr>
                                  <w:rFonts w:ascii="Cambria Math" w:hAnsi="Cambria Math" w:cstheme="minorHAnsi"/>
                                  <w:sz w:val="24"/>
                                  <w:szCs w:val="24"/>
                                </w:rPr>
                                <m:t>t</m:t>
                              </m:r>
                              <m:r>
                                <m:rPr>
                                  <m:sty m:val="p"/>
                                </m:rPr>
                                <w:rPr>
                                  <w:rFonts w:ascii="Cambria Math" w:hAnsi="Cambria Math" w:cstheme="minorHAnsi"/>
                                  <w:sz w:val="24"/>
                                  <w:szCs w:val="24"/>
                                </w:rPr>
                                <m:t xml:space="preserve"> in the study population </m:t>
                              </m:r>
                            </m:den>
                          </m:f>
                        </m:oMath>
                      </m:oMathPara>
                    </w:p>
                    <w:p w:rsidR="00423181" w:rsidP="0061625A" w:rsidRDefault="00423181" w14:paraId="02EB378F" w14:textId="77777777"/>
                  </w:txbxContent>
                </v:textbox>
                <w10:wrap anchorx="margin"/>
              </v:shape>
            </w:pict>
          </mc:Fallback>
        </mc:AlternateContent>
      </w:r>
      <w:r w:rsidRPr="00340CF4" w:rsidR="0061625A">
        <w:rPr>
          <w:sz w:val="24"/>
        </w:rPr>
        <w:t xml:space="preserve">Prevalence of </w:t>
      </w:r>
      <w:r w:rsidRPr="00340CF4" w:rsidR="0061625A">
        <w:rPr>
          <w:rFonts w:cstheme="minorHAnsi"/>
          <w:sz w:val="24"/>
        </w:rPr>
        <w:t xml:space="preserve">migraine </w:t>
      </w:r>
      <w:r w:rsidRPr="00340CF4" w:rsidR="0061625A">
        <w:rPr>
          <w:rFonts w:cstheme="minorHAnsi"/>
          <w:sz w:val="24"/>
          <w:szCs w:val="24"/>
        </w:rPr>
        <w:t>according to</w:t>
      </w:r>
      <w:r w:rsidRPr="00340CF4" w:rsidR="009A58E1">
        <w:rPr>
          <w:rFonts w:cstheme="minorHAnsi"/>
          <w:sz w:val="24"/>
          <w:szCs w:val="24"/>
        </w:rPr>
        <w:t xml:space="preserve"> </w:t>
      </w:r>
      <m:oMath>
        <m:r>
          <m:rPr>
            <m:sty m:val="p"/>
          </m:rPr>
          <w:rPr>
            <w:rFonts w:ascii="Cambria Math" w:hAnsi="Cambria Math" w:cstheme="minorHAnsi"/>
            <w:sz w:val="24"/>
          </w:rPr>
          <m:t>Mig_A1 to Mig_A7</m:t>
        </m:r>
      </m:oMath>
      <w:r w:rsidRPr="00340CF4" w:rsidR="009A58E1">
        <w:rPr>
          <w:rFonts w:cstheme="minorHAnsi"/>
          <w:sz w:val="24"/>
          <w:vertAlign w:val="subscript"/>
        </w:rPr>
        <w:t xml:space="preserve"> </w:t>
      </w:r>
      <w:r w:rsidRPr="00340CF4" w:rsidR="0061625A">
        <w:rPr>
          <w:rFonts w:eastAsiaTheme="minorEastAsia" w:cstheme="minorHAnsi"/>
          <w:b/>
          <w:sz w:val="24"/>
          <w:szCs w:val="24"/>
        </w:rPr>
        <w:t xml:space="preserve">stratified by </w:t>
      </w:r>
      <w:r w:rsidRPr="00340CF4" w:rsidR="0061625A">
        <w:rPr>
          <w:rFonts w:cstheme="minorHAnsi"/>
          <w:b/>
          <w:sz w:val="24"/>
        </w:rPr>
        <w:t xml:space="preserve">pregnancy </w:t>
      </w:r>
      <w:r w:rsidRPr="00340CF4" w:rsidR="00540874">
        <w:rPr>
          <w:rFonts w:cstheme="minorHAnsi"/>
          <w:b/>
          <w:sz w:val="24"/>
        </w:rPr>
        <w:t>period</w:t>
      </w:r>
      <w:r w:rsidRPr="00340CF4" w:rsidR="0061625A">
        <w:rPr>
          <w:rFonts w:cstheme="minorHAnsi"/>
          <w:sz w:val="24"/>
        </w:rPr>
        <w:t xml:space="preserve">= </w:t>
      </w:r>
    </w:p>
    <w:p w:rsidRPr="00340CF4" w:rsidR="0061625A" w:rsidP="00E43DEE" w:rsidRDefault="0061625A" w14:paraId="40E4334E" w14:textId="29D389AF">
      <w:pPr>
        <w:tabs>
          <w:tab w:val="left" w:pos="142"/>
        </w:tabs>
        <w:spacing w:line="276" w:lineRule="auto"/>
        <w:rPr>
          <w:rFonts w:cstheme="minorHAnsi"/>
          <w:sz w:val="24"/>
          <w:szCs w:val="24"/>
        </w:rPr>
      </w:pPr>
    </w:p>
    <w:p w:rsidRPr="00340CF4" w:rsidR="00E455B4" w:rsidP="00E43DEE" w:rsidRDefault="00E455B4" w14:paraId="0EC1EFB9" w14:textId="77777777">
      <w:pPr>
        <w:tabs>
          <w:tab w:val="left" w:pos="142"/>
        </w:tabs>
        <w:spacing w:line="276" w:lineRule="auto"/>
        <w:rPr>
          <w:b/>
          <w:sz w:val="24"/>
        </w:rPr>
      </w:pPr>
    </w:p>
    <w:p w:rsidRPr="00340CF4" w:rsidR="001B6550" w:rsidP="00E43DEE" w:rsidRDefault="001B6550" w14:paraId="18CCB7BC" w14:textId="77777777">
      <w:pPr>
        <w:tabs>
          <w:tab w:val="left" w:pos="142"/>
        </w:tabs>
        <w:spacing w:line="276" w:lineRule="auto"/>
        <w:rPr>
          <w:b/>
          <w:sz w:val="24"/>
        </w:rPr>
      </w:pPr>
    </w:p>
    <w:p w:rsidRPr="00340CF4" w:rsidR="00E455B4" w:rsidP="00E43DEE" w:rsidRDefault="00E927E6" w14:paraId="3E0E6317" w14:textId="45260A7B">
      <w:pPr>
        <w:tabs>
          <w:tab w:val="left" w:pos="142"/>
        </w:tabs>
        <w:spacing w:line="276" w:lineRule="auto"/>
        <w:rPr>
          <w:sz w:val="24"/>
        </w:rPr>
      </w:pPr>
      <w:r w:rsidRPr="00340CF4">
        <w:rPr>
          <w:b/>
          <w:i/>
          <w:sz w:val="24"/>
        </w:rPr>
        <w:t>t</w:t>
      </w:r>
      <w:r w:rsidRPr="00340CF4">
        <w:rPr>
          <w:b/>
          <w:sz w:val="24"/>
        </w:rPr>
        <w:t xml:space="preserve">: </w:t>
      </w:r>
      <w:r w:rsidRPr="00340CF4">
        <w:rPr>
          <w:sz w:val="24"/>
        </w:rPr>
        <w:t>specific pregnancy periods as described in Table</w:t>
      </w:r>
      <w:r w:rsidRPr="00340CF4" w:rsidR="002D2355">
        <w:rPr>
          <w:sz w:val="24"/>
        </w:rPr>
        <w:t xml:space="preserve"> 7</w:t>
      </w:r>
      <w:r w:rsidRPr="00340CF4" w:rsidR="001B6550">
        <w:rPr>
          <w:b/>
          <w:sz w:val="24"/>
        </w:rPr>
        <w:t xml:space="preserve">. </w:t>
      </w:r>
      <w:r w:rsidRPr="00340CF4" w:rsidR="001B6550">
        <w:rPr>
          <w:sz w:val="24"/>
        </w:rPr>
        <w:t xml:space="preserve">E.g., to estimate the prevalence of migraine in the second trimester, the denominator includes all pregnancies that have “survived” until the end of second trimester. </w:t>
      </w:r>
    </w:p>
    <w:p w:rsidRPr="00340CF4" w:rsidR="001B6550" w:rsidP="005B4BDE" w:rsidRDefault="001B6550" w14:paraId="4D236DC1" w14:textId="77777777">
      <w:pPr>
        <w:spacing w:line="240" w:lineRule="auto"/>
        <w:rPr>
          <w:b/>
          <w:sz w:val="24"/>
        </w:rPr>
      </w:pPr>
    </w:p>
    <w:p w:rsidR="008B7B0C" w:rsidP="005B4BDE" w:rsidRDefault="008B7B0C" w14:paraId="54BD7B1F" w14:textId="77777777">
      <w:pPr>
        <w:spacing w:line="240" w:lineRule="auto"/>
        <w:rPr>
          <w:b/>
          <w:sz w:val="24"/>
        </w:rPr>
      </w:pPr>
    </w:p>
    <w:p w:rsidR="008B7B0C" w:rsidP="005B4BDE" w:rsidRDefault="008B7B0C" w14:paraId="54170C2E" w14:textId="77777777">
      <w:pPr>
        <w:spacing w:line="240" w:lineRule="auto"/>
        <w:rPr>
          <w:b/>
          <w:sz w:val="24"/>
        </w:rPr>
      </w:pPr>
    </w:p>
    <w:p w:rsidR="008B7B0C" w:rsidP="005B4BDE" w:rsidRDefault="008B7B0C" w14:paraId="5F5AFA0F" w14:textId="77777777">
      <w:pPr>
        <w:spacing w:line="240" w:lineRule="auto"/>
        <w:rPr>
          <w:b/>
          <w:sz w:val="24"/>
        </w:rPr>
      </w:pPr>
    </w:p>
    <w:p w:rsidR="008B7B0C" w:rsidP="005B4BDE" w:rsidRDefault="008B7B0C" w14:paraId="2E0A2A97" w14:textId="77777777">
      <w:pPr>
        <w:spacing w:line="240" w:lineRule="auto"/>
        <w:rPr>
          <w:b/>
          <w:sz w:val="24"/>
        </w:rPr>
      </w:pPr>
    </w:p>
    <w:p w:rsidR="008B7B0C" w:rsidP="005B4BDE" w:rsidRDefault="008B7B0C" w14:paraId="0E8AE1A3" w14:textId="77777777">
      <w:pPr>
        <w:spacing w:line="240" w:lineRule="auto"/>
        <w:rPr>
          <w:b/>
          <w:sz w:val="24"/>
        </w:rPr>
      </w:pPr>
    </w:p>
    <w:p w:rsidRPr="00340CF4" w:rsidR="005B4BDE" w:rsidP="005B4BDE" w:rsidRDefault="005B4BDE" w14:paraId="37236179" w14:textId="045D68D2">
      <w:pPr>
        <w:spacing w:line="240" w:lineRule="auto"/>
        <w:rPr>
          <w:sz w:val="24"/>
        </w:rPr>
      </w:pPr>
      <w:r w:rsidRPr="00340CF4">
        <w:rPr>
          <w:b/>
          <w:sz w:val="24"/>
        </w:rPr>
        <w:lastRenderedPageBreak/>
        <w:t>Shell Table 3</w:t>
      </w:r>
      <w:r w:rsidRPr="00340CF4">
        <w:rPr>
          <w:sz w:val="24"/>
        </w:rPr>
        <w:t xml:space="preserve">: Prevalence of migraine events during pregnancy and by trimester, in pregnancies identified using 12 months prior to pregnancy start </w:t>
      </w:r>
      <w:r w:rsidRPr="00340CF4" w:rsidR="003347A5">
        <w:rPr>
          <w:sz w:val="24"/>
        </w:rPr>
        <w:t>as look back-time</w:t>
      </w:r>
    </w:p>
    <w:p w:rsidRPr="00340CF4" w:rsidR="00D01BDC" w:rsidP="005B4BDE" w:rsidRDefault="00D01BDC" w14:paraId="6A56D28B" w14:textId="77777777">
      <w:pPr>
        <w:spacing w:line="240" w:lineRule="auto"/>
        <w:rPr>
          <w:sz w:val="24"/>
        </w:rPr>
      </w:pPr>
    </w:p>
    <w:tbl>
      <w:tblPr>
        <w:tblStyle w:val="TableGrid"/>
        <w:tblW w:w="0" w:type="auto"/>
        <w:tblLook w:val="04A0" w:firstRow="1" w:lastRow="0" w:firstColumn="1" w:lastColumn="0" w:noHBand="0" w:noVBand="1"/>
      </w:tblPr>
      <w:tblGrid>
        <w:gridCol w:w="1165"/>
        <w:gridCol w:w="1971"/>
        <w:gridCol w:w="1915"/>
        <w:gridCol w:w="1915"/>
        <w:gridCol w:w="1917"/>
      </w:tblGrid>
      <w:tr w:rsidRPr="008B7B0C" w:rsidR="003347A5" w:rsidTr="00E255CE" w14:paraId="09ED88E8" w14:textId="77777777">
        <w:trPr>
          <w:trHeight w:val="989"/>
        </w:trPr>
        <w:tc>
          <w:tcPr>
            <w:tcW w:w="1165" w:type="dxa"/>
            <w:shd w:val="clear" w:color="auto" w:fill="E2EFD9" w:themeFill="accent6" w:themeFillTint="33"/>
            <w:vAlign w:val="center"/>
          </w:tcPr>
          <w:p w:rsidRPr="008B7B0C" w:rsidR="003347A5" w:rsidP="005B4BDE" w:rsidRDefault="003347A5" w14:paraId="635F2876" w14:textId="77777777">
            <w:pPr>
              <w:spacing w:line="240" w:lineRule="auto"/>
            </w:pPr>
          </w:p>
        </w:tc>
        <w:tc>
          <w:tcPr>
            <w:tcW w:w="7718" w:type="dxa"/>
            <w:gridSpan w:val="4"/>
            <w:shd w:val="clear" w:color="auto" w:fill="E2EFD9" w:themeFill="accent6" w:themeFillTint="33"/>
            <w:vAlign w:val="center"/>
          </w:tcPr>
          <w:p w:rsidRPr="008B7B0C" w:rsidR="003347A5" w:rsidP="005B4BDE" w:rsidRDefault="003347A5" w14:paraId="54A017F9" w14:textId="77777777">
            <w:pPr>
              <w:spacing w:line="240" w:lineRule="auto"/>
              <w:rPr>
                <w:b/>
              </w:rPr>
            </w:pPr>
            <w:r w:rsidRPr="008B7B0C">
              <w:rPr>
                <w:b/>
              </w:rPr>
              <w:t>Look-back window 1:</w:t>
            </w:r>
          </w:p>
          <w:p w:rsidRPr="008B7B0C" w:rsidR="003347A5" w:rsidP="005B4BDE" w:rsidRDefault="003347A5" w14:paraId="1CC494E2" w14:textId="77777777">
            <w:pPr>
              <w:spacing w:line="240" w:lineRule="auto"/>
              <w:rPr>
                <w:b/>
              </w:rPr>
            </w:pPr>
            <w:r w:rsidRPr="008B7B0C">
              <w:rPr>
                <w:b/>
              </w:rPr>
              <w:t>12 months &lt; pregnancy start</w:t>
            </w:r>
          </w:p>
          <w:p w:rsidRPr="008B7B0C" w:rsidR="003347A5" w:rsidP="005B4BDE" w:rsidRDefault="003347A5" w14:paraId="3C906B62" w14:textId="6BE3BDCF">
            <w:pPr>
              <w:spacing w:line="240" w:lineRule="auto"/>
              <w:rPr>
                <w:b/>
              </w:rPr>
            </w:pPr>
            <w:r w:rsidRPr="008B7B0C">
              <w:rPr>
                <w:b/>
              </w:rPr>
              <w:t>N= XXX,XXX</w:t>
            </w:r>
          </w:p>
        </w:tc>
      </w:tr>
      <w:tr w:rsidRPr="008B7B0C" w:rsidR="003347A5" w:rsidTr="00A12A5B" w14:paraId="090A3E44" w14:textId="77777777">
        <w:trPr>
          <w:trHeight w:val="390"/>
        </w:trPr>
        <w:tc>
          <w:tcPr>
            <w:tcW w:w="1165" w:type="dxa"/>
            <w:shd w:val="clear" w:color="auto" w:fill="E2EFD9" w:themeFill="accent6" w:themeFillTint="33"/>
          </w:tcPr>
          <w:p w:rsidRPr="008B7B0C" w:rsidR="003347A5" w:rsidP="005B4BDE" w:rsidRDefault="003347A5" w14:paraId="78A9ECCB" w14:textId="77777777">
            <w:pPr>
              <w:spacing w:line="240" w:lineRule="auto"/>
              <w:rPr>
                <w:b/>
              </w:rPr>
            </w:pPr>
          </w:p>
        </w:tc>
        <w:tc>
          <w:tcPr>
            <w:tcW w:w="1971" w:type="dxa"/>
            <w:shd w:val="clear" w:color="auto" w:fill="E2EFD9" w:themeFill="accent6" w:themeFillTint="33"/>
          </w:tcPr>
          <w:p w:rsidRPr="008B7B0C" w:rsidR="003347A5" w:rsidP="005B4BDE" w:rsidRDefault="003347A5" w14:paraId="29EE1C26" w14:textId="77777777">
            <w:pPr>
              <w:spacing w:line="240" w:lineRule="auto"/>
              <w:rPr>
                <w:b/>
              </w:rPr>
            </w:pPr>
            <w:r w:rsidRPr="008B7B0C">
              <w:rPr>
                <w:b/>
              </w:rPr>
              <w:t xml:space="preserve">Overall during pregnancy </w:t>
            </w:r>
          </w:p>
          <w:p w:rsidRPr="008B7B0C" w:rsidR="003347A5" w:rsidP="005B4BDE" w:rsidRDefault="002629AB" w14:paraId="2EBAAB5B" w14:textId="1A3AFA0E">
            <w:pPr>
              <w:spacing w:line="240" w:lineRule="auto"/>
              <w:rPr>
                <w:b/>
              </w:rPr>
            </w:pPr>
            <w:r w:rsidRPr="008B7B0C">
              <w:rPr>
                <w:b/>
              </w:rPr>
              <w:t>N=XXX,XXX</w:t>
            </w:r>
          </w:p>
        </w:tc>
        <w:tc>
          <w:tcPr>
            <w:tcW w:w="1915" w:type="dxa"/>
            <w:shd w:val="clear" w:color="auto" w:fill="E2EFD9" w:themeFill="accent6" w:themeFillTint="33"/>
          </w:tcPr>
          <w:p w:rsidRPr="008B7B0C" w:rsidR="003347A5" w:rsidP="005B4BDE" w:rsidRDefault="003347A5" w14:paraId="4A4C9BD3" w14:textId="77777777">
            <w:pPr>
              <w:spacing w:line="240" w:lineRule="auto"/>
              <w:rPr>
                <w:b/>
              </w:rPr>
            </w:pPr>
            <w:r w:rsidRPr="008B7B0C">
              <w:rPr>
                <w:b/>
              </w:rPr>
              <w:t>Pregnancies observed in 1.  Trimester,</w:t>
            </w:r>
          </w:p>
          <w:p w:rsidRPr="008B7B0C" w:rsidR="003347A5" w:rsidP="002629AB" w:rsidRDefault="002629AB" w14:paraId="7802B85A" w14:textId="50DD8371">
            <w:pPr>
              <w:spacing w:line="240" w:lineRule="auto"/>
              <w:rPr>
                <w:b/>
              </w:rPr>
            </w:pPr>
            <w:r w:rsidRPr="008B7B0C">
              <w:rPr>
                <w:b/>
              </w:rPr>
              <w:t>N=XXX,XXX</w:t>
            </w:r>
          </w:p>
        </w:tc>
        <w:tc>
          <w:tcPr>
            <w:tcW w:w="1915" w:type="dxa"/>
            <w:shd w:val="clear" w:color="auto" w:fill="E2EFD9" w:themeFill="accent6" w:themeFillTint="33"/>
          </w:tcPr>
          <w:p w:rsidRPr="008B7B0C" w:rsidR="003347A5" w:rsidP="005B4BDE" w:rsidRDefault="003347A5" w14:paraId="1B675892" w14:textId="77777777">
            <w:pPr>
              <w:spacing w:line="240" w:lineRule="auto"/>
              <w:rPr>
                <w:b/>
              </w:rPr>
            </w:pPr>
            <w:r w:rsidRPr="008B7B0C">
              <w:rPr>
                <w:b/>
              </w:rPr>
              <w:t>Pregnancies observed in 2.  Trimester,</w:t>
            </w:r>
          </w:p>
          <w:p w:rsidRPr="008B7B0C" w:rsidR="003347A5" w:rsidP="005B4BDE" w:rsidRDefault="003347A5" w14:paraId="66BDA6E3" w14:textId="5A3888DE">
            <w:pPr>
              <w:spacing w:line="240" w:lineRule="auto"/>
              <w:rPr>
                <w:b/>
              </w:rPr>
            </w:pPr>
            <w:r w:rsidRPr="008B7B0C">
              <w:rPr>
                <w:b/>
              </w:rPr>
              <w:t>N=</w:t>
            </w:r>
            <w:r w:rsidRPr="008B7B0C" w:rsidR="002629AB">
              <w:rPr>
                <w:b/>
              </w:rPr>
              <w:t xml:space="preserve"> XXX,XXX</w:t>
            </w:r>
          </w:p>
        </w:tc>
        <w:tc>
          <w:tcPr>
            <w:tcW w:w="1917" w:type="dxa"/>
            <w:shd w:val="clear" w:color="auto" w:fill="E2EFD9" w:themeFill="accent6" w:themeFillTint="33"/>
          </w:tcPr>
          <w:p w:rsidRPr="008B7B0C" w:rsidR="003347A5" w:rsidP="005B4BDE" w:rsidRDefault="003347A5" w14:paraId="14B8481B" w14:textId="77777777">
            <w:pPr>
              <w:spacing w:line="240" w:lineRule="auto"/>
              <w:rPr>
                <w:b/>
              </w:rPr>
            </w:pPr>
            <w:r w:rsidRPr="008B7B0C">
              <w:rPr>
                <w:b/>
              </w:rPr>
              <w:t>Pregnancies observed in 3.  Trimester,</w:t>
            </w:r>
          </w:p>
          <w:p w:rsidRPr="008B7B0C" w:rsidR="003347A5" w:rsidP="005B4BDE" w:rsidRDefault="003347A5" w14:paraId="7CB2EE06" w14:textId="7C0EBFAA">
            <w:pPr>
              <w:spacing w:line="240" w:lineRule="auto"/>
              <w:rPr>
                <w:b/>
              </w:rPr>
            </w:pPr>
            <w:r w:rsidRPr="008B7B0C">
              <w:rPr>
                <w:b/>
              </w:rPr>
              <w:t>N=</w:t>
            </w:r>
            <w:r w:rsidRPr="008B7B0C" w:rsidR="002629AB">
              <w:rPr>
                <w:b/>
              </w:rPr>
              <w:t xml:space="preserve"> XXX,XXX</w:t>
            </w:r>
          </w:p>
        </w:tc>
      </w:tr>
      <w:tr w:rsidRPr="008B7B0C" w:rsidR="00E255CE" w:rsidTr="00A12A5B" w14:paraId="1376A834" w14:textId="77777777">
        <w:trPr>
          <w:trHeight w:val="390"/>
        </w:trPr>
        <w:tc>
          <w:tcPr>
            <w:tcW w:w="1165" w:type="dxa"/>
            <w:shd w:val="clear" w:color="auto" w:fill="E2EFD9" w:themeFill="accent6" w:themeFillTint="33"/>
          </w:tcPr>
          <w:p w:rsidRPr="008B7B0C" w:rsidR="00E255CE" w:rsidP="00E255CE" w:rsidRDefault="00E255CE" w14:paraId="69036A40" w14:textId="77777777">
            <w:pPr>
              <w:spacing w:line="240" w:lineRule="auto"/>
            </w:pPr>
          </w:p>
        </w:tc>
        <w:tc>
          <w:tcPr>
            <w:tcW w:w="1971" w:type="dxa"/>
            <w:shd w:val="clear" w:color="auto" w:fill="E2EFD9" w:themeFill="accent6" w:themeFillTint="33"/>
          </w:tcPr>
          <w:p w:rsidRPr="008B7B0C" w:rsidR="00E255CE" w:rsidP="00E255CE" w:rsidRDefault="00E255CE" w14:paraId="43101841" w14:textId="42002488">
            <w:pPr>
              <w:spacing w:line="240" w:lineRule="auto"/>
              <w:rPr>
                <w:b/>
              </w:rPr>
            </w:pPr>
            <w:r w:rsidRPr="008B7B0C">
              <w:rPr>
                <w:b/>
              </w:rPr>
              <w:t xml:space="preserve">N pregnancies with ≥ 1 migraine event (%) </w:t>
            </w:r>
          </w:p>
        </w:tc>
        <w:tc>
          <w:tcPr>
            <w:tcW w:w="1915" w:type="dxa"/>
            <w:shd w:val="clear" w:color="auto" w:fill="E2EFD9" w:themeFill="accent6" w:themeFillTint="33"/>
          </w:tcPr>
          <w:p w:rsidRPr="008B7B0C" w:rsidR="00E255CE" w:rsidP="00E255CE" w:rsidRDefault="00E255CE" w14:paraId="5B7F4AE1" w14:textId="13BFA0AB">
            <w:pPr>
              <w:spacing w:line="240" w:lineRule="auto"/>
              <w:rPr>
                <w:b/>
              </w:rPr>
            </w:pPr>
            <w:r w:rsidRPr="008B7B0C">
              <w:rPr>
                <w:b/>
              </w:rPr>
              <w:t xml:space="preserve">N pregnancies with ≥ 1 migraine event (%) </w:t>
            </w:r>
          </w:p>
        </w:tc>
        <w:tc>
          <w:tcPr>
            <w:tcW w:w="1915" w:type="dxa"/>
            <w:shd w:val="clear" w:color="auto" w:fill="E2EFD9" w:themeFill="accent6" w:themeFillTint="33"/>
          </w:tcPr>
          <w:p w:rsidRPr="008B7B0C" w:rsidR="00E255CE" w:rsidP="00E255CE" w:rsidRDefault="00E255CE" w14:paraId="3D688EB4" w14:textId="470B9AD6">
            <w:pPr>
              <w:spacing w:line="240" w:lineRule="auto"/>
              <w:rPr>
                <w:b/>
              </w:rPr>
            </w:pPr>
            <w:r w:rsidRPr="008B7B0C">
              <w:rPr>
                <w:b/>
              </w:rPr>
              <w:t xml:space="preserve">N pregnancies with ≥ 1 migraine event (%) </w:t>
            </w:r>
          </w:p>
        </w:tc>
        <w:tc>
          <w:tcPr>
            <w:tcW w:w="1917" w:type="dxa"/>
            <w:shd w:val="clear" w:color="auto" w:fill="E2EFD9" w:themeFill="accent6" w:themeFillTint="33"/>
          </w:tcPr>
          <w:p w:rsidRPr="008B7B0C" w:rsidR="00E255CE" w:rsidP="00E255CE" w:rsidRDefault="00E255CE" w14:paraId="6F37579E" w14:textId="482AC4AF">
            <w:pPr>
              <w:spacing w:line="240" w:lineRule="auto"/>
              <w:rPr>
                <w:b/>
              </w:rPr>
            </w:pPr>
            <w:r w:rsidRPr="008B7B0C">
              <w:rPr>
                <w:b/>
              </w:rPr>
              <w:t xml:space="preserve">N pregnancies with ≥ 1 migraine event (%) </w:t>
            </w:r>
          </w:p>
        </w:tc>
      </w:tr>
      <w:tr w:rsidRPr="008B7B0C" w:rsidR="003347A5" w:rsidTr="00E255CE" w14:paraId="5E320860" w14:textId="77777777">
        <w:trPr>
          <w:trHeight w:val="390"/>
        </w:trPr>
        <w:tc>
          <w:tcPr>
            <w:tcW w:w="1165" w:type="dxa"/>
            <w:vAlign w:val="center"/>
          </w:tcPr>
          <w:p w:rsidRPr="008B7B0C" w:rsidR="003347A5" w:rsidP="005B4BDE" w:rsidRDefault="003347A5" w14:paraId="4A1F993F" w14:textId="77777777">
            <w:pPr>
              <w:spacing w:line="240" w:lineRule="auto"/>
              <w:rPr>
                <w:b/>
              </w:rPr>
            </w:pPr>
            <w:r w:rsidRPr="008B7B0C">
              <w:rPr>
                <w:b/>
              </w:rPr>
              <w:t>Mig_A1</w:t>
            </w:r>
          </w:p>
        </w:tc>
        <w:tc>
          <w:tcPr>
            <w:tcW w:w="1971" w:type="dxa"/>
          </w:tcPr>
          <w:p w:rsidRPr="008B7B0C" w:rsidR="003347A5" w:rsidP="005B4BDE" w:rsidRDefault="003347A5" w14:paraId="3946F53B" w14:textId="34D60820">
            <w:pPr>
              <w:spacing w:line="240" w:lineRule="auto"/>
              <w:rPr>
                <w:rFonts w:ascii="Calibri" w:hAnsi="Calibri" w:cs="Calibri"/>
              </w:rPr>
            </w:pPr>
          </w:p>
        </w:tc>
        <w:tc>
          <w:tcPr>
            <w:tcW w:w="1915" w:type="dxa"/>
          </w:tcPr>
          <w:p w:rsidRPr="008B7B0C" w:rsidR="003347A5" w:rsidP="005B4BDE" w:rsidRDefault="003347A5" w14:paraId="723AAF1F" w14:textId="6A8614BA">
            <w:pPr>
              <w:spacing w:line="240" w:lineRule="auto"/>
              <w:rPr>
                <w:rFonts w:ascii="Calibri" w:hAnsi="Calibri" w:cs="Calibri"/>
              </w:rPr>
            </w:pPr>
          </w:p>
        </w:tc>
        <w:tc>
          <w:tcPr>
            <w:tcW w:w="1915" w:type="dxa"/>
          </w:tcPr>
          <w:p w:rsidRPr="008B7B0C" w:rsidR="003347A5" w:rsidP="005B4BDE" w:rsidRDefault="003347A5" w14:paraId="505D3E88" w14:textId="2EA77D7E">
            <w:pPr>
              <w:spacing w:line="240" w:lineRule="auto"/>
              <w:rPr>
                <w:rFonts w:ascii="Calibri" w:hAnsi="Calibri" w:cs="Calibri"/>
              </w:rPr>
            </w:pPr>
          </w:p>
        </w:tc>
        <w:tc>
          <w:tcPr>
            <w:tcW w:w="1917" w:type="dxa"/>
          </w:tcPr>
          <w:p w:rsidRPr="008B7B0C" w:rsidR="003347A5" w:rsidP="005B4BDE" w:rsidRDefault="003347A5" w14:paraId="2434D46E" w14:textId="7402E8BD">
            <w:pPr>
              <w:spacing w:line="240" w:lineRule="auto"/>
              <w:rPr>
                <w:rFonts w:ascii="Calibri" w:hAnsi="Calibri" w:cs="Calibri"/>
              </w:rPr>
            </w:pPr>
          </w:p>
        </w:tc>
      </w:tr>
      <w:tr w:rsidRPr="008B7B0C" w:rsidR="003347A5" w:rsidTr="00E255CE" w14:paraId="6133786D" w14:textId="77777777">
        <w:trPr>
          <w:trHeight w:val="378"/>
        </w:trPr>
        <w:tc>
          <w:tcPr>
            <w:tcW w:w="1165" w:type="dxa"/>
            <w:vAlign w:val="center"/>
          </w:tcPr>
          <w:p w:rsidRPr="008B7B0C" w:rsidR="003347A5" w:rsidP="005B4BDE" w:rsidRDefault="003347A5" w14:paraId="40783EF0" w14:textId="77777777">
            <w:pPr>
              <w:spacing w:line="240" w:lineRule="auto"/>
              <w:rPr>
                <w:b/>
              </w:rPr>
            </w:pPr>
            <w:r w:rsidRPr="008B7B0C">
              <w:rPr>
                <w:b/>
              </w:rPr>
              <w:t>Mig_A2</w:t>
            </w:r>
          </w:p>
        </w:tc>
        <w:tc>
          <w:tcPr>
            <w:tcW w:w="1971" w:type="dxa"/>
          </w:tcPr>
          <w:p w:rsidRPr="008B7B0C" w:rsidR="003347A5" w:rsidP="005B4BDE" w:rsidRDefault="003347A5" w14:paraId="601364E3" w14:textId="22D5188D">
            <w:pPr>
              <w:spacing w:line="240" w:lineRule="auto"/>
              <w:rPr>
                <w:rFonts w:ascii="Calibri" w:hAnsi="Calibri" w:cs="Calibri"/>
              </w:rPr>
            </w:pPr>
          </w:p>
        </w:tc>
        <w:tc>
          <w:tcPr>
            <w:tcW w:w="1915" w:type="dxa"/>
          </w:tcPr>
          <w:p w:rsidRPr="008B7B0C" w:rsidR="003347A5" w:rsidP="005B4BDE" w:rsidRDefault="003347A5" w14:paraId="6312414A" w14:textId="2BF2F606">
            <w:pPr>
              <w:spacing w:line="240" w:lineRule="auto"/>
              <w:rPr>
                <w:rFonts w:ascii="Calibri" w:hAnsi="Calibri" w:cs="Calibri"/>
              </w:rPr>
            </w:pPr>
          </w:p>
        </w:tc>
        <w:tc>
          <w:tcPr>
            <w:tcW w:w="1915" w:type="dxa"/>
          </w:tcPr>
          <w:p w:rsidRPr="008B7B0C" w:rsidR="003347A5" w:rsidP="005B4BDE" w:rsidRDefault="003347A5" w14:paraId="4E5F9224" w14:textId="46C26D96">
            <w:pPr>
              <w:spacing w:line="240" w:lineRule="auto"/>
              <w:rPr>
                <w:rFonts w:ascii="Calibri" w:hAnsi="Calibri" w:cs="Calibri"/>
              </w:rPr>
            </w:pPr>
          </w:p>
        </w:tc>
        <w:tc>
          <w:tcPr>
            <w:tcW w:w="1917" w:type="dxa"/>
          </w:tcPr>
          <w:p w:rsidRPr="008B7B0C" w:rsidR="003347A5" w:rsidP="005B4BDE" w:rsidRDefault="003347A5" w14:paraId="43765C40" w14:textId="450E0AD5">
            <w:pPr>
              <w:spacing w:line="240" w:lineRule="auto"/>
              <w:rPr>
                <w:rFonts w:ascii="Calibri" w:hAnsi="Calibri" w:cs="Calibri"/>
              </w:rPr>
            </w:pPr>
          </w:p>
        </w:tc>
      </w:tr>
      <w:tr w:rsidRPr="008B7B0C" w:rsidR="003347A5" w:rsidTr="00E255CE" w14:paraId="50F3B8E2" w14:textId="77777777">
        <w:trPr>
          <w:trHeight w:val="390"/>
        </w:trPr>
        <w:tc>
          <w:tcPr>
            <w:tcW w:w="1165" w:type="dxa"/>
            <w:vAlign w:val="center"/>
          </w:tcPr>
          <w:p w:rsidRPr="008B7B0C" w:rsidR="003347A5" w:rsidP="005B4BDE" w:rsidRDefault="003347A5" w14:paraId="0E9FCA8D" w14:textId="77777777">
            <w:pPr>
              <w:spacing w:line="240" w:lineRule="auto"/>
              <w:rPr>
                <w:b/>
              </w:rPr>
            </w:pPr>
            <w:r w:rsidRPr="008B7B0C">
              <w:rPr>
                <w:b/>
              </w:rPr>
              <w:t>Mig_A3</w:t>
            </w:r>
          </w:p>
        </w:tc>
        <w:tc>
          <w:tcPr>
            <w:tcW w:w="1971" w:type="dxa"/>
          </w:tcPr>
          <w:p w:rsidRPr="008B7B0C" w:rsidR="003347A5" w:rsidP="005B4BDE" w:rsidRDefault="003347A5" w14:paraId="232A3008" w14:textId="3FA65654">
            <w:pPr>
              <w:spacing w:line="240" w:lineRule="auto"/>
              <w:rPr>
                <w:rFonts w:ascii="Calibri" w:hAnsi="Calibri" w:cs="Calibri"/>
              </w:rPr>
            </w:pPr>
          </w:p>
        </w:tc>
        <w:tc>
          <w:tcPr>
            <w:tcW w:w="1915" w:type="dxa"/>
          </w:tcPr>
          <w:p w:rsidRPr="008B7B0C" w:rsidR="003347A5" w:rsidP="005B4BDE" w:rsidRDefault="003347A5" w14:paraId="24816E36" w14:textId="61B6DF6D">
            <w:pPr>
              <w:spacing w:line="240" w:lineRule="auto"/>
              <w:rPr>
                <w:rFonts w:ascii="Calibri" w:hAnsi="Calibri" w:cs="Calibri"/>
              </w:rPr>
            </w:pPr>
          </w:p>
        </w:tc>
        <w:tc>
          <w:tcPr>
            <w:tcW w:w="1915" w:type="dxa"/>
          </w:tcPr>
          <w:p w:rsidRPr="008B7B0C" w:rsidR="003347A5" w:rsidP="005B4BDE" w:rsidRDefault="003347A5" w14:paraId="146DD627" w14:textId="36B53B76">
            <w:pPr>
              <w:spacing w:line="240" w:lineRule="auto"/>
              <w:rPr>
                <w:rFonts w:ascii="Calibri" w:hAnsi="Calibri" w:cs="Calibri"/>
              </w:rPr>
            </w:pPr>
          </w:p>
        </w:tc>
        <w:tc>
          <w:tcPr>
            <w:tcW w:w="1917" w:type="dxa"/>
          </w:tcPr>
          <w:p w:rsidRPr="008B7B0C" w:rsidR="003347A5" w:rsidP="005B4BDE" w:rsidRDefault="003347A5" w14:paraId="54BD430D" w14:textId="25F15777">
            <w:pPr>
              <w:spacing w:line="240" w:lineRule="auto"/>
              <w:rPr>
                <w:rFonts w:ascii="Calibri" w:hAnsi="Calibri" w:cs="Calibri"/>
              </w:rPr>
            </w:pPr>
          </w:p>
        </w:tc>
      </w:tr>
      <w:tr w:rsidRPr="008B7B0C" w:rsidR="003347A5" w:rsidTr="00E255CE" w14:paraId="5DC3A30F" w14:textId="77777777">
        <w:trPr>
          <w:trHeight w:val="390"/>
        </w:trPr>
        <w:tc>
          <w:tcPr>
            <w:tcW w:w="1165" w:type="dxa"/>
            <w:vAlign w:val="center"/>
          </w:tcPr>
          <w:p w:rsidRPr="008B7B0C" w:rsidR="003347A5" w:rsidP="005B4BDE" w:rsidRDefault="003347A5" w14:paraId="31088BF8" w14:textId="77777777">
            <w:pPr>
              <w:spacing w:line="240" w:lineRule="auto"/>
              <w:rPr>
                <w:b/>
              </w:rPr>
            </w:pPr>
            <w:r w:rsidRPr="008B7B0C">
              <w:rPr>
                <w:b/>
              </w:rPr>
              <w:t>Mig_A4</w:t>
            </w:r>
          </w:p>
        </w:tc>
        <w:tc>
          <w:tcPr>
            <w:tcW w:w="1971" w:type="dxa"/>
          </w:tcPr>
          <w:p w:rsidRPr="008B7B0C" w:rsidR="003347A5" w:rsidP="005B4BDE" w:rsidRDefault="003347A5" w14:paraId="2FEE8914" w14:textId="5EE0F605">
            <w:pPr>
              <w:spacing w:line="240" w:lineRule="auto"/>
              <w:rPr>
                <w:rFonts w:ascii="Calibri" w:hAnsi="Calibri" w:cs="Calibri"/>
              </w:rPr>
            </w:pPr>
          </w:p>
        </w:tc>
        <w:tc>
          <w:tcPr>
            <w:tcW w:w="1915" w:type="dxa"/>
          </w:tcPr>
          <w:p w:rsidRPr="008B7B0C" w:rsidR="003347A5" w:rsidP="005B4BDE" w:rsidRDefault="003347A5" w14:paraId="6D0D91E4" w14:textId="76776EC2">
            <w:pPr>
              <w:spacing w:line="240" w:lineRule="auto"/>
              <w:rPr>
                <w:rFonts w:ascii="Calibri" w:hAnsi="Calibri" w:cs="Calibri"/>
              </w:rPr>
            </w:pPr>
          </w:p>
        </w:tc>
        <w:tc>
          <w:tcPr>
            <w:tcW w:w="1915" w:type="dxa"/>
          </w:tcPr>
          <w:p w:rsidRPr="008B7B0C" w:rsidR="003347A5" w:rsidP="005B4BDE" w:rsidRDefault="003347A5" w14:paraId="3CA2B890" w14:textId="2C0C7F2B">
            <w:pPr>
              <w:spacing w:line="240" w:lineRule="auto"/>
              <w:rPr>
                <w:rFonts w:ascii="Calibri" w:hAnsi="Calibri" w:cs="Calibri"/>
              </w:rPr>
            </w:pPr>
          </w:p>
        </w:tc>
        <w:tc>
          <w:tcPr>
            <w:tcW w:w="1917" w:type="dxa"/>
          </w:tcPr>
          <w:p w:rsidRPr="008B7B0C" w:rsidR="003347A5" w:rsidP="005B4BDE" w:rsidRDefault="003347A5" w14:paraId="498F32F8" w14:textId="06BA16E2">
            <w:pPr>
              <w:spacing w:line="240" w:lineRule="auto"/>
              <w:rPr>
                <w:rFonts w:ascii="Calibri" w:hAnsi="Calibri" w:cs="Calibri"/>
              </w:rPr>
            </w:pPr>
          </w:p>
        </w:tc>
      </w:tr>
      <w:tr w:rsidRPr="008B7B0C" w:rsidR="003347A5" w:rsidTr="00E255CE" w14:paraId="5AA80733" w14:textId="77777777">
        <w:trPr>
          <w:trHeight w:val="390"/>
        </w:trPr>
        <w:tc>
          <w:tcPr>
            <w:tcW w:w="1165" w:type="dxa"/>
            <w:vAlign w:val="center"/>
          </w:tcPr>
          <w:p w:rsidRPr="008B7B0C" w:rsidR="003347A5" w:rsidP="005B4BDE" w:rsidRDefault="003347A5" w14:paraId="35536A84" w14:textId="77777777">
            <w:pPr>
              <w:spacing w:line="240" w:lineRule="auto"/>
              <w:rPr>
                <w:b/>
              </w:rPr>
            </w:pPr>
            <w:r w:rsidRPr="008B7B0C">
              <w:rPr>
                <w:b/>
              </w:rPr>
              <w:t>Mig_A5</w:t>
            </w:r>
          </w:p>
        </w:tc>
        <w:tc>
          <w:tcPr>
            <w:tcW w:w="1971" w:type="dxa"/>
          </w:tcPr>
          <w:p w:rsidRPr="008B7B0C" w:rsidR="003347A5" w:rsidP="005B4BDE" w:rsidRDefault="003347A5" w14:paraId="5C2A0B4A" w14:textId="78D17026">
            <w:pPr>
              <w:spacing w:line="240" w:lineRule="auto"/>
              <w:rPr>
                <w:rFonts w:ascii="Calibri" w:hAnsi="Calibri" w:cs="Calibri"/>
              </w:rPr>
            </w:pPr>
          </w:p>
        </w:tc>
        <w:tc>
          <w:tcPr>
            <w:tcW w:w="1915" w:type="dxa"/>
          </w:tcPr>
          <w:p w:rsidRPr="008B7B0C" w:rsidR="003347A5" w:rsidP="005B4BDE" w:rsidRDefault="003347A5" w14:paraId="53FFFEB5" w14:textId="26CF4687">
            <w:pPr>
              <w:spacing w:line="240" w:lineRule="auto"/>
              <w:rPr>
                <w:rFonts w:ascii="Calibri" w:hAnsi="Calibri" w:cs="Calibri"/>
              </w:rPr>
            </w:pPr>
          </w:p>
        </w:tc>
        <w:tc>
          <w:tcPr>
            <w:tcW w:w="1915" w:type="dxa"/>
          </w:tcPr>
          <w:p w:rsidRPr="008B7B0C" w:rsidR="003347A5" w:rsidP="005B4BDE" w:rsidRDefault="003347A5" w14:paraId="1EDB4404" w14:textId="517C40D0">
            <w:pPr>
              <w:spacing w:line="240" w:lineRule="auto"/>
              <w:rPr>
                <w:rFonts w:ascii="Calibri" w:hAnsi="Calibri" w:cs="Calibri"/>
              </w:rPr>
            </w:pPr>
          </w:p>
        </w:tc>
        <w:tc>
          <w:tcPr>
            <w:tcW w:w="1917" w:type="dxa"/>
          </w:tcPr>
          <w:p w:rsidRPr="008B7B0C" w:rsidR="003347A5" w:rsidP="005B4BDE" w:rsidRDefault="003347A5" w14:paraId="5CCD1442" w14:textId="08AC350F">
            <w:pPr>
              <w:spacing w:line="240" w:lineRule="auto"/>
              <w:rPr>
                <w:rFonts w:ascii="Calibri" w:hAnsi="Calibri" w:cs="Calibri"/>
              </w:rPr>
            </w:pPr>
          </w:p>
        </w:tc>
      </w:tr>
      <w:tr w:rsidRPr="008B7B0C" w:rsidR="003347A5" w:rsidTr="00E255CE" w14:paraId="6B4B92A5" w14:textId="77777777">
        <w:trPr>
          <w:trHeight w:val="378"/>
        </w:trPr>
        <w:tc>
          <w:tcPr>
            <w:tcW w:w="1165" w:type="dxa"/>
            <w:vAlign w:val="center"/>
          </w:tcPr>
          <w:p w:rsidRPr="008B7B0C" w:rsidR="003347A5" w:rsidP="005B4BDE" w:rsidRDefault="003347A5" w14:paraId="7B292756" w14:textId="77777777">
            <w:pPr>
              <w:spacing w:line="240" w:lineRule="auto"/>
              <w:rPr>
                <w:b/>
              </w:rPr>
            </w:pPr>
            <w:r w:rsidRPr="008B7B0C">
              <w:rPr>
                <w:b/>
              </w:rPr>
              <w:t>Mig_A6</w:t>
            </w:r>
          </w:p>
        </w:tc>
        <w:tc>
          <w:tcPr>
            <w:tcW w:w="1971" w:type="dxa"/>
          </w:tcPr>
          <w:p w:rsidRPr="008B7B0C" w:rsidR="003347A5" w:rsidP="005B4BDE" w:rsidRDefault="003347A5" w14:paraId="74D6F916" w14:textId="44165B1A">
            <w:pPr>
              <w:spacing w:line="240" w:lineRule="auto"/>
              <w:rPr>
                <w:rFonts w:ascii="Calibri" w:hAnsi="Calibri" w:cs="Calibri"/>
              </w:rPr>
            </w:pPr>
          </w:p>
        </w:tc>
        <w:tc>
          <w:tcPr>
            <w:tcW w:w="1915" w:type="dxa"/>
          </w:tcPr>
          <w:p w:rsidRPr="008B7B0C" w:rsidR="003347A5" w:rsidP="005B4BDE" w:rsidRDefault="003347A5" w14:paraId="761EC217" w14:textId="4034C92B">
            <w:pPr>
              <w:spacing w:line="240" w:lineRule="auto"/>
              <w:rPr>
                <w:rFonts w:ascii="Calibri" w:hAnsi="Calibri" w:cs="Calibri"/>
              </w:rPr>
            </w:pPr>
          </w:p>
        </w:tc>
        <w:tc>
          <w:tcPr>
            <w:tcW w:w="1915" w:type="dxa"/>
          </w:tcPr>
          <w:p w:rsidRPr="008B7B0C" w:rsidR="003347A5" w:rsidP="005B4BDE" w:rsidRDefault="003347A5" w14:paraId="1508EB5D" w14:textId="17C6C9B4">
            <w:pPr>
              <w:spacing w:line="240" w:lineRule="auto"/>
              <w:rPr>
                <w:rFonts w:ascii="Calibri" w:hAnsi="Calibri" w:cs="Calibri"/>
              </w:rPr>
            </w:pPr>
          </w:p>
        </w:tc>
        <w:tc>
          <w:tcPr>
            <w:tcW w:w="1917" w:type="dxa"/>
          </w:tcPr>
          <w:p w:rsidRPr="008B7B0C" w:rsidR="003347A5" w:rsidP="005B4BDE" w:rsidRDefault="003347A5" w14:paraId="1239FDC5" w14:textId="372EC19F">
            <w:pPr>
              <w:spacing w:line="240" w:lineRule="auto"/>
              <w:rPr>
                <w:rFonts w:ascii="Calibri" w:hAnsi="Calibri" w:cs="Calibri"/>
              </w:rPr>
            </w:pPr>
          </w:p>
        </w:tc>
      </w:tr>
      <w:tr w:rsidRPr="008B7B0C" w:rsidR="003347A5" w:rsidTr="00E255CE" w14:paraId="7A1573E1" w14:textId="77777777">
        <w:trPr>
          <w:trHeight w:val="390"/>
        </w:trPr>
        <w:tc>
          <w:tcPr>
            <w:tcW w:w="1165" w:type="dxa"/>
            <w:vAlign w:val="center"/>
          </w:tcPr>
          <w:p w:rsidRPr="008B7B0C" w:rsidR="003347A5" w:rsidP="005B4BDE" w:rsidRDefault="003347A5" w14:paraId="4D45A7AC" w14:textId="77777777">
            <w:pPr>
              <w:spacing w:line="240" w:lineRule="auto"/>
              <w:rPr>
                <w:b/>
              </w:rPr>
            </w:pPr>
            <w:r w:rsidRPr="008B7B0C">
              <w:rPr>
                <w:b/>
              </w:rPr>
              <w:t>Mig_A7</w:t>
            </w:r>
          </w:p>
        </w:tc>
        <w:tc>
          <w:tcPr>
            <w:tcW w:w="1971" w:type="dxa"/>
          </w:tcPr>
          <w:p w:rsidRPr="008B7B0C" w:rsidR="003347A5" w:rsidP="005B4BDE" w:rsidRDefault="003347A5" w14:paraId="043E4256" w14:textId="5A8465ED">
            <w:pPr>
              <w:spacing w:line="240" w:lineRule="auto"/>
              <w:rPr>
                <w:rFonts w:ascii="Calibri" w:hAnsi="Calibri" w:cs="Calibri"/>
              </w:rPr>
            </w:pPr>
          </w:p>
        </w:tc>
        <w:tc>
          <w:tcPr>
            <w:tcW w:w="1915" w:type="dxa"/>
          </w:tcPr>
          <w:p w:rsidRPr="008B7B0C" w:rsidR="003347A5" w:rsidP="005B4BDE" w:rsidRDefault="003347A5" w14:paraId="63839057" w14:textId="164B1C2B">
            <w:pPr>
              <w:spacing w:line="240" w:lineRule="auto"/>
              <w:rPr>
                <w:rFonts w:ascii="Calibri" w:hAnsi="Calibri" w:cs="Calibri"/>
              </w:rPr>
            </w:pPr>
          </w:p>
        </w:tc>
        <w:tc>
          <w:tcPr>
            <w:tcW w:w="1915" w:type="dxa"/>
          </w:tcPr>
          <w:p w:rsidRPr="008B7B0C" w:rsidR="003347A5" w:rsidP="005B4BDE" w:rsidRDefault="003347A5" w14:paraId="49455529" w14:textId="0E3159B5">
            <w:pPr>
              <w:spacing w:line="240" w:lineRule="auto"/>
              <w:rPr>
                <w:rFonts w:ascii="Calibri" w:hAnsi="Calibri" w:cs="Calibri"/>
              </w:rPr>
            </w:pPr>
          </w:p>
        </w:tc>
        <w:tc>
          <w:tcPr>
            <w:tcW w:w="1917" w:type="dxa"/>
          </w:tcPr>
          <w:p w:rsidRPr="008B7B0C" w:rsidR="003347A5" w:rsidP="005B4BDE" w:rsidRDefault="003347A5" w14:paraId="03E0F3E5" w14:textId="180836F7">
            <w:pPr>
              <w:spacing w:line="240" w:lineRule="auto"/>
              <w:rPr>
                <w:rFonts w:ascii="Calibri" w:hAnsi="Calibri" w:cs="Calibri"/>
              </w:rPr>
            </w:pPr>
          </w:p>
        </w:tc>
      </w:tr>
    </w:tbl>
    <w:p w:rsidR="008B7B0C" w:rsidP="00F66CCF" w:rsidRDefault="008B7B0C" w14:paraId="7C9D0074" w14:textId="77777777">
      <w:pPr>
        <w:pStyle w:val="Heading2"/>
        <w:tabs>
          <w:tab w:val="left" w:pos="142"/>
        </w:tabs>
        <w:spacing w:line="276" w:lineRule="auto"/>
        <w:rPr>
          <w:color w:val="auto"/>
          <w:lang w:val="en-US"/>
        </w:rPr>
      </w:pPr>
    </w:p>
    <w:p w:rsidRPr="00340CF4" w:rsidR="006C06F3" w:rsidP="00F66CCF" w:rsidRDefault="00F66CCF" w14:paraId="7C215D7C" w14:textId="45EBA81B">
      <w:pPr>
        <w:pStyle w:val="Heading2"/>
        <w:tabs>
          <w:tab w:val="left" w:pos="142"/>
        </w:tabs>
        <w:spacing w:line="276" w:lineRule="auto"/>
        <w:rPr>
          <w:color w:val="auto"/>
          <w:lang w:val="en-US"/>
        </w:rPr>
      </w:pPr>
      <w:bookmarkStart w:name="_Toc105521124" w:id="26"/>
      <w:r w:rsidRPr="00340CF4">
        <w:rPr>
          <w:color w:val="auto"/>
          <w:lang w:val="en-US"/>
        </w:rPr>
        <w:t>6</w:t>
      </w:r>
      <w:r w:rsidRPr="00340CF4" w:rsidR="006C06F3">
        <w:rPr>
          <w:color w:val="auto"/>
          <w:lang w:val="en-US"/>
        </w:rPr>
        <w:t>.</w:t>
      </w:r>
      <w:r w:rsidRPr="00340CF4" w:rsidR="003347A5">
        <w:rPr>
          <w:color w:val="auto"/>
          <w:lang w:val="en-US"/>
        </w:rPr>
        <w:t>2</w:t>
      </w:r>
      <w:r w:rsidRPr="00340CF4" w:rsidR="001C6E8D">
        <w:rPr>
          <w:color w:val="auto"/>
          <w:lang w:val="en-US"/>
        </w:rPr>
        <w:t xml:space="preserve"> </w:t>
      </w:r>
      <w:r w:rsidRPr="00340CF4">
        <w:rPr>
          <w:color w:val="auto"/>
          <w:lang w:val="en-US"/>
        </w:rPr>
        <w:t>Prevalence of m</w:t>
      </w:r>
      <w:r w:rsidRPr="00340CF4" w:rsidR="006C06F3">
        <w:rPr>
          <w:color w:val="auto"/>
          <w:lang w:val="en-US"/>
        </w:rPr>
        <w:t xml:space="preserve">igraine </w:t>
      </w:r>
      <w:r w:rsidRPr="00340CF4">
        <w:rPr>
          <w:color w:val="auto"/>
          <w:lang w:val="en-US"/>
        </w:rPr>
        <w:t>types</w:t>
      </w:r>
      <w:r w:rsidRPr="00340CF4" w:rsidR="003347A5">
        <w:rPr>
          <w:color w:val="auto"/>
          <w:lang w:val="en-US"/>
        </w:rPr>
        <w:t xml:space="preserve"> and severity</w:t>
      </w:r>
      <w:bookmarkEnd w:id="26"/>
    </w:p>
    <w:p w:rsidRPr="00340CF4" w:rsidR="0058791B" w:rsidP="0058791B" w:rsidRDefault="0058791B" w14:paraId="2AC1113E" w14:textId="295AB7F2">
      <w:pPr>
        <w:tabs>
          <w:tab w:val="left" w:pos="142"/>
        </w:tabs>
        <w:spacing w:line="276" w:lineRule="auto"/>
        <w:rPr>
          <w:sz w:val="24"/>
          <w:szCs w:val="24"/>
        </w:rPr>
      </w:pPr>
      <w:r w:rsidRPr="00340CF4">
        <w:rPr>
          <w:sz w:val="24"/>
          <w:szCs w:val="24"/>
        </w:rPr>
        <w:t xml:space="preserve">We will assess migraine types and severity at baseline (incl. varying look back times) and in pregnancy. </w:t>
      </w:r>
    </w:p>
    <w:p w:rsidRPr="00340CF4" w:rsidR="006C06F3" w:rsidP="002F2E92" w:rsidRDefault="006C224C" w14:paraId="215A657C" w14:textId="3A1CBBD0">
      <w:pPr>
        <w:tabs>
          <w:tab w:val="left" w:pos="142"/>
        </w:tabs>
        <w:rPr>
          <w:sz w:val="24"/>
          <w:szCs w:val="24"/>
        </w:rPr>
      </w:pPr>
      <w:r w:rsidRPr="00340CF4">
        <w:rPr>
          <w:sz w:val="24"/>
          <w:szCs w:val="24"/>
        </w:rPr>
        <w:t xml:space="preserve">We </w:t>
      </w:r>
      <w:r w:rsidRPr="00340CF4" w:rsidR="0058791B">
        <w:rPr>
          <w:sz w:val="24"/>
          <w:szCs w:val="24"/>
        </w:rPr>
        <w:t xml:space="preserve">will </w:t>
      </w:r>
      <w:r w:rsidRPr="00340CF4">
        <w:rPr>
          <w:sz w:val="24"/>
          <w:szCs w:val="24"/>
        </w:rPr>
        <w:t xml:space="preserve">assess prevalence of migraine types </w:t>
      </w:r>
      <w:r w:rsidRPr="00340CF4" w:rsidR="000B47DE">
        <w:rPr>
          <w:sz w:val="24"/>
          <w:szCs w:val="24"/>
        </w:rPr>
        <w:t>and severity using the following formula:</w:t>
      </w:r>
    </w:p>
    <w:p w:rsidRPr="00340CF4" w:rsidR="006C06F3" w:rsidP="00DE766C" w:rsidRDefault="00ED0AE6" w14:paraId="23F3FF25" w14:textId="3F1F9D60">
      <w:pPr>
        <w:tabs>
          <w:tab w:val="left" w:pos="142"/>
        </w:tabs>
        <w:spacing w:before="120"/>
        <w:rPr>
          <w:rFonts w:cstheme="minorHAnsi"/>
          <w:sz w:val="24"/>
        </w:rPr>
      </w:pPr>
      <w:r w:rsidRPr="00340CF4">
        <w:rPr>
          <w:noProof/>
        </w:rPr>
        <mc:AlternateContent>
          <mc:Choice Requires="wps">
            <w:drawing>
              <wp:anchor distT="0" distB="0" distL="114300" distR="114300" simplePos="0" relativeHeight="251565568" behindDoc="0" locked="0" layoutInCell="1" allowOverlap="1" wp14:anchorId="5420DF95" wp14:editId="42599D8E">
                <wp:simplePos x="0" y="0"/>
                <wp:positionH relativeFrom="margin">
                  <wp:posOffset>-53975</wp:posOffset>
                </wp:positionH>
                <wp:positionV relativeFrom="paragraph">
                  <wp:posOffset>570865</wp:posOffset>
                </wp:positionV>
                <wp:extent cx="5288280" cy="530679"/>
                <wp:effectExtent l="0" t="0" r="0" b="3175"/>
                <wp:wrapNone/>
                <wp:docPr id="11" name="Text Box 11"/>
                <wp:cNvGraphicFramePr/>
                <a:graphic xmlns:a="http://schemas.openxmlformats.org/drawingml/2006/main">
                  <a:graphicData uri="http://schemas.microsoft.com/office/word/2010/wordprocessingShape">
                    <wps:wsp>
                      <wps:cNvSpPr txBox="1"/>
                      <wps:spPr>
                        <a:xfrm>
                          <a:off x="0" y="0"/>
                          <a:ext cx="5288280" cy="530679"/>
                        </a:xfrm>
                        <a:prstGeom prst="rect">
                          <a:avLst/>
                        </a:prstGeom>
                        <a:noFill/>
                        <a:ln w="6350">
                          <a:noFill/>
                        </a:ln>
                      </wps:spPr>
                      <wps:txbx>
                        <w:txbxContent>
                          <w:p w:rsidR="00423181" w:rsidP="00DC77FF" w:rsidRDefault="00B91188" w14:paraId="45BA540E" w14:textId="5AAFBE9B">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Mig_T1 to T6 </m:t>
                                    </m:r>
                                  </m:num>
                                  <m:den>
                                    <m:r>
                                      <m:rPr>
                                        <m:sty m:val="p"/>
                                      </m:rPr>
                                      <w:rPr>
                                        <w:rFonts w:ascii="Cambria Math" w:hAnsi="Cambria Math" w:cstheme="minorHAnsi"/>
                                        <w:sz w:val="24"/>
                                      </w:rPr>
                                      <m:t>All pregnancies in the study population</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5C9B8F">
              <v:shape id="Text Box 11" style="position:absolute;margin-left:-4.25pt;margin-top:44.95pt;width:416.4pt;height:41.8pt;z-index:25156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" w14:anchorId="5420DF95">
                <v:textbox>
                  <w:txbxContent>
                    <w:p w:rsidR="00423181" w:rsidP="00DC77FF" w:rsidRDefault="00423181" w14:paraId="45553E40" w14:textId="5AAFBE9B">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Mig_T1 to T6 </m:t>
                              </m:r>
                            </m:num>
                            <m:den>
                              <m:r>
                                <m:rPr>
                                  <m:sty m:val="p"/>
                                </m:rPr>
                                <w:rPr>
                                  <w:rFonts w:ascii="Cambria Math" w:hAnsi="Cambria Math" w:cstheme="minorHAnsi"/>
                                  <w:sz w:val="24"/>
                                </w:rPr>
                                <m:t>All pregnancies in the study population</m:t>
                              </m:r>
                            </m:den>
                          </m:f>
                        </m:oMath>
                      </m:oMathPara>
                    </w:p>
                  </w:txbxContent>
                </v:textbox>
                <w10:wrap anchorx="margin"/>
              </v:shape>
            </w:pict>
          </mc:Fallback>
        </mc:AlternateContent>
      </w:r>
      <w:r w:rsidRPr="00340CF4" w:rsidR="00237360">
        <w:rPr>
          <w:sz w:val="24"/>
        </w:rPr>
        <w:t>P</w:t>
      </w:r>
      <w:r w:rsidRPr="00340CF4" w:rsidR="006C06F3">
        <w:rPr>
          <w:sz w:val="24"/>
        </w:rPr>
        <w:t xml:space="preserve">revalence of </w:t>
      </w:r>
      <w:r w:rsidRPr="00340CF4" w:rsidR="006C06F3">
        <w:rPr>
          <w:rFonts w:cstheme="minorHAnsi"/>
          <w:sz w:val="24"/>
        </w:rPr>
        <w:t>migraine type</w:t>
      </w:r>
      <w:r w:rsidRPr="00340CF4" w:rsidR="00237360">
        <w:rPr>
          <w:rFonts w:cstheme="minorHAnsi"/>
          <w:sz w:val="24"/>
        </w:rPr>
        <w:t xml:space="preserve">s </w:t>
      </w:r>
      <w:r w:rsidRPr="00340CF4" w:rsidR="001C2F4D">
        <w:rPr>
          <w:rFonts w:cstheme="minorHAnsi"/>
          <w:sz w:val="24"/>
        </w:rPr>
        <w:t>during the study period (2009-2019)</w:t>
      </w:r>
      <w:r w:rsidRPr="00340CF4" w:rsidR="006C06F3">
        <w:rPr>
          <w:rFonts w:cstheme="minorHAnsi"/>
          <w:sz w:val="24"/>
        </w:rPr>
        <w:t xml:space="preserve"> </w:t>
      </w:r>
      <w:r w:rsidRPr="00340CF4" w:rsidR="00A000C6">
        <w:rPr>
          <w:rFonts w:cstheme="minorHAnsi"/>
          <w:sz w:val="24"/>
        </w:rPr>
        <w:t>according to algorithms Mig_T1</w:t>
      </w:r>
      <w:r w:rsidRPr="00340CF4" w:rsidR="0095161F">
        <w:rPr>
          <w:rFonts w:cstheme="minorHAnsi"/>
          <w:sz w:val="24"/>
        </w:rPr>
        <w:t xml:space="preserve"> to T</w:t>
      </w:r>
      <w:r w:rsidRPr="00340CF4" w:rsidR="00984461">
        <w:rPr>
          <w:rFonts w:cstheme="minorHAnsi"/>
          <w:sz w:val="24"/>
        </w:rPr>
        <w:t>6</w:t>
      </w:r>
      <w:r w:rsidRPr="00340CF4" w:rsidR="006C06F3">
        <w:rPr>
          <w:rFonts w:cstheme="minorHAnsi"/>
          <w:sz w:val="24"/>
        </w:rPr>
        <w:t xml:space="preserve">= </w:t>
      </w:r>
    </w:p>
    <w:p w:rsidRPr="00340CF4" w:rsidR="006C06F3" w:rsidP="002F2E92" w:rsidRDefault="006C06F3" w14:paraId="628FF1A6" w14:textId="360A2AFB">
      <w:pPr>
        <w:tabs>
          <w:tab w:val="left" w:pos="142"/>
        </w:tabs>
        <w:rPr>
          <w:rFonts w:cstheme="minorHAnsi"/>
          <w:sz w:val="24"/>
          <w:szCs w:val="24"/>
        </w:rPr>
      </w:pPr>
    </w:p>
    <w:p w:rsidRPr="00340CF4" w:rsidR="00DE766C" w:rsidP="00DE766C" w:rsidRDefault="00DE766C" w14:paraId="451ACE8E" w14:textId="77777777">
      <w:pPr>
        <w:pStyle w:val="ListParagraph"/>
        <w:rPr>
          <w:rFonts w:cstheme="minorHAnsi"/>
          <w:b/>
          <w:sz w:val="24"/>
          <w:szCs w:val="24"/>
        </w:rPr>
      </w:pPr>
    </w:p>
    <w:p w:rsidRPr="00340CF4" w:rsidR="0058699D" w:rsidP="0058699D" w:rsidRDefault="0058699D" w14:paraId="42240068" w14:textId="04854FA7">
      <w:pPr>
        <w:tabs>
          <w:tab w:val="left" w:pos="142"/>
        </w:tabs>
        <w:spacing w:before="120"/>
        <w:rPr>
          <w:rFonts w:cstheme="minorHAnsi"/>
          <w:sz w:val="24"/>
        </w:rPr>
      </w:pPr>
      <w:r w:rsidRPr="00340CF4">
        <w:rPr>
          <w:noProof/>
        </w:rPr>
        <mc:AlternateContent>
          <mc:Choice Requires="wps">
            <w:drawing>
              <wp:anchor distT="0" distB="0" distL="114300" distR="114300" simplePos="0" relativeHeight="251737600" behindDoc="0" locked="0" layoutInCell="1" allowOverlap="1" wp14:anchorId="4B7E69FC" wp14:editId="69DB00A6">
                <wp:simplePos x="0" y="0"/>
                <wp:positionH relativeFrom="margin">
                  <wp:posOffset>-160020</wp:posOffset>
                </wp:positionH>
                <wp:positionV relativeFrom="paragraph">
                  <wp:posOffset>578485</wp:posOffset>
                </wp:positionV>
                <wp:extent cx="5608320" cy="530679"/>
                <wp:effectExtent l="0" t="0" r="0" b="3175"/>
                <wp:wrapNone/>
                <wp:docPr id="32" name="Text Box 32"/>
                <wp:cNvGraphicFramePr/>
                <a:graphic xmlns:a="http://schemas.openxmlformats.org/drawingml/2006/main">
                  <a:graphicData uri="http://schemas.microsoft.com/office/word/2010/wordprocessingShape">
                    <wps:wsp>
                      <wps:cNvSpPr txBox="1"/>
                      <wps:spPr>
                        <a:xfrm>
                          <a:off x="0" y="0"/>
                          <a:ext cx="5608320" cy="530679"/>
                        </a:xfrm>
                        <a:prstGeom prst="rect">
                          <a:avLst/>
                        </a:prstGeom>
                        <a:noFill/>
                        <a:ln w="6350">
                          <a:noFill/>
                        </a:ln>
                      </wps:spPr>
                      <wps:txbx>
                        <w:txbxContent>
                          <w:p w:rsidR="00423181" w:rsidP="0058699D" w:rsidRDefault="00B91188" w14:paraId="1592F740" w14:textId="35D45B64">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Mig_S1 to S4 </m:t>
                                    </m:r>
                                  </m:num>
                                  <m:den>
                                    <m:r>
                                      <m:rPr>
                                        <m:sty m:val="p"/>
                                      </m:rPr>
                                      <w:rPr>
                                        <w:rFonts w:ascii="Cambria Math" w:hAnsi="Cambria Math" w:cstheme="minorHAnsi"/>
                                        <w:sz w:val="24"/>
                                      </w:rPr>
                                      <m:t xml:space="preserve">All pregnancies in the study population </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34291D">
              <v:shape id="Text Box 32" style="position:absolute;margin-left:-12.6pt;margin-top:45.55pt;width:441.6pt;height:41.8pt;z-index:25173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2"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" w14:anchorId="4B7E69FC">
                <v:textbox>
                  <w:txbxContent>
                    <w:p w:rsidR="00423181" w:rsidP="0058699D" w:rsidRDefault="00423181" w14:paraId="02F3C0CF" w14:textId="35D45B64">
                      <m:oMathPara>
                        <m:oMath>
                          <m:f>
                            <m:fPr>
                              <m:ctrlPr>
                                <w:rPr>
                                  <w:rFonts w:ascii="Cambria Math" w:hAnsi="Cambria Math" w:cstheme="minorHAnsi"/>
                                  <w:sz w:val="24"/>
                                </w:rPr>
                              </m:ctrlPr>
                            </m:fPr>
                            <m:num>
                              <m:r>
                                <m:rPr>
                                  <m:sty m:val="p"/>
                                </m:rPr>
                                <w:rPr>
                                  <w:rFonts w:ascii="Cambria Math" w:hAnsi="Cambria Math" w:cstheme="minorHAnsi"/>
                                  <w:sz w:val="24"/>
                                </w:rPr>
                                <m:t xml:space="preserve">No. of pregnancies among women with migraine type according to Mig_S1 to S4 </m:t>
                              </m:r>
                            </m:num>
                            <m:den>
                              <m:r>
                                <m:rPr>
                                  <m:sty m:val="p"/>
                                </m:rPr>
                                <w:rPr>
                                  <w:rFonts w:ascii="Cambria Math" w:hAnsi="Cambria Math" w:cstheme="minorHAnsi"/>
                                  <w:sz w:val="24"/>
                                </w:rPr>
                                <m:t xml:space="preserve">All pregnancies in the study population </m:t>
                              </m:r>
                            </m:den>
                          </m:f>
                        </m:oMath>
                      </m:oMathPara>
                    </w:p>
                  </w:txbxContent>
                </v:textbox>
                <w10:wrap anchorx="margin"/>
              </v:shape>
            </w:pict>
          </mc:Fallback>
        </mc:AlternateContent>
      </w:r>
      <w:r w:rsidRPr="00340CF4">
        <w:rPr>
          <w:sz w:val="24"/>
        </w:rPr>
        <w:t xml:space="preserve">Prevalence of </w:t>
      </w:r>
      <w:r w:rsidRPr="00340CF4">
        <w:rPr>
          <w:rFonts w:cstheme="minorHAnsi"/>
          <w:sz w:val="24"/>
        </w:rPr>
        <w:t xml:space="preserve">migraine severity during the study period (2009-2019) according to algorithms Mig_S1 to S4= </w:t>
      </w:r>
    </w:p>
    <w:p w:rsidRPr="00340CF4" w:rsidR="0058699D" w:rsidP="0058699D" w:rsidRDefault="0058699D" w14:paraId="7A306B6C" w14:textId="77777777">
      <w:pPr>
        <w:tabs>
          <w:tab w:val="left" w:pos="142"/>
        </w:tabs>
        <w:rPr>
          <w:rFonts w:cstheme="minorHAnsi"/>
          <w:sz w:val="24"/>
          <w:szCs w:val="24"/>
        </w:rPr>
      </w:pPr>
    </w:p>
    <w:p w:rsidRPr="00340CF4" w:rsidR="0058699D" w:rsidP="0058699D" w:rsidRDefault="0058699D" w14:paraId="2E95FFAD" w14:textId="77777777">
      <w:pPr>
        <w:pStyle w:val="ListParagraph"/>
        <w:rPr>
          <w:rFonts w:cstheme="minorHAnsi"/>
          <w:b/>
          <w:sz w:val="24"/>
          <w:szCs w:val="24"/>
        </w:rPr>
      </w:pPr>
    </w:p>
    <w:p w:rsidRPr="00340CF4" w:rsidR="0058791B" w:rsidP="0058791B" w:rsidRDefault="00070FFC" w14:paraId="40FAED84" w14:textId="69DB5A41">
      <w:pPr>
        <w:tabs>
          <w:tab w:val="left" w:pos="142"/>
        </w:tabs>
        <w:spacing w:line="276" w:lineRule="auto"/>
      </w:pPr>
      <w:r w:rsidRPr="00340CF4">
        <w:rPr>
          <w:sz w:val="24"/>
          <w:szCs w:val="24"/>
        </w:rPr>
        <w:t xml:space="preserve">We will also calculate the percentage of the same type of migraine </w:t>
      </w:r>
      <w:r w:rsidRPr="00340CF4" w:rsidR="0058791B">
        <w:rPr>
          <w:sz w:val="24"/>
          <w:szCs w:val="24"/>
        </w:rPr>
        <w:t xml:space="preserve">types and severity </w:t>
      </w:r>
      <w:r w:rsidRPr="00340CF4">
        <w:rPr>
          <w:sz w:val="24"/>
          <w:szCs w:val="24"/>
        </w:rPr>
        <w:t xml:space="preserve">in both time periods: </w:t>
      </w:r>
      <w:r w:rsidRPr="00340CF4" w:rsidR="00CB0BDC">
        <w:rPr>
          <w:sz w:val="24"/>
          <w:szCs w:val="24"/>
        </w:rPr>
        <w:t xml:space="preserve">in the 12 months prior to pregnancy start </w:t>
      </w:r>
      <w:r w:rsidRPr="00340CF4">
        <w:rPr>
          <w:sz w:val="24"/>
          <w:szCs w:val="24"/>
        </w:rPr>
        <w:t>and in pregnancy.</w:t>
      </w:r>
    </w:p>
    <w:p w:rsidRPr="00340CF4" w:rsidR="0058791B" w:rsidRDefault="0058791B" w14:paraId="15BA0D93" w14:textId="476F12BA">
      <w:pPr>
        <w:spacing w:after="160" w:line="259" w:lineRule="auto"/>
        <w:rPr>
          <w:b/>
          <w:sz w:val="24"/>
        </w:rPr>
      </w:pPr>
    </w:p>
    <w:p w:rsidRPr="00340CF4" w:rsidR="003347A5" w:rsidP="003347A5" w:rsidRDefault="003347A5" w14:paraId="198A32BA" w14:textId="77947784">
      <w:pPr>
        <w:spacing w:line="240" w:lineRule="auto"/>
        <w:rPr>
          <w:b/>
          <w:sz w:val="24"/>
        </w:rPr>
      </w:pPr>
      <w:r w:rsidRPr="00340CF4">
        <w:rPr>
          <w:b/>
          <w:sz w:val="24"/>
        </w:rPr>
        <w:lastRenderedPageBreak/>
        <w:t>Shell Table 4</w:t>
      </w:r>
      <w:r w:rsidRPr="00340CF4">
        <w:rPr>
          <w:sz w:val="24"/>
        </w:rPr>
        <w:t xml:space="preserve">: Prevalence of migraine type and severity at baseline and during pregnancy in pregnancies identified using </w:t>
      </w:r>
      <w:r w:rsidRPr="00340CF4" w:rsidR="0058791B">
        <w:rPr>
          <w:sz w:val="24"/>
        </w:rPr>
        <w:t>12 months look-back time windows.</w:t>
      </w:r>
    </w:p>
    <w:tbl>
      <w:tblPr>
        <w:tblStyle w:val="TableGrid"/>
        <w:tblW w:w="0" w:type="auto"/>
        <w:tblLook w:val="04A0" w:firstRow="1" w:lastRow="0" w:firstColumn="1" w:lastColumn="0" w:noHBand="0" w:noVBand="1"/>
      </w:tblPr>
      <w:tblGrid>
        <w:gridCol w:w="3256"/>
        <w:gridCol w:w="1984"/>
        <w:gridCol w:w="1701"/>
        <w:gridCol w:w="1767"/>
      </w:tblGrid>
      <w:tr w:rsidRPr="008B7B0C" w:rsidR="003347A5" w:rsidTr="0058791B" w14:paraId="32CCFD8C" w14:textId="77777777">
        <w:trPr>
          <w:trHeight w:val="20"/>
        </w:trPr>
        <w:tc>
          <w:tcPr>
            <w:tcW w:w="3256" w:type="dxa"/>
            <w:shd w:val="clear" w:color="auto" w:fill="E2EFD9" w:themeFill="accent6" w:themeFillTint="33"/>
            <w:vAlign w:val="center"/>
          </w:tcPr>
          <w:p w:rsidRPr="008B7B0C" w:rsidR="003347A5" w:rsidP="00EC33BA" w:rsidRDefault="003347A5" w14:paraId="65C8BB19" w14:textId="77777777">
            <w:pPr>
              <w:spacing w:line="240" w:lineRule="auto"/>
            </w:pPr>
          </w:p>
        </w:tc>
        <w:tc>
          <w:tcPr>
            <w:tcW w:w="5452" w:type="dxa"/>
            <w:gridSpan w:val="3"/>
            <w:shd w:val="clear" w:color="auto" w:fill="E2EFD9" w:themeFill="accent6" w:themeFillTint="33"/>
          </w:tcPr>
          <w:p w:rsidRPr="008B7B0C" w:rsidR="003347A5" w:rsidP="00EC33BA" w:rsidRDefault="003347A5" w14:paraId="60BE8A64" w14:textId="77777777">
            <w:pPr>
              <w:spacing w:line="240" w:lineRule="auto"/>
              <w:rPr>
                <w:b/>
              </w:rPr>
            </w:pPr>
            <w:r w:rsidRPr="008B7B0C">
              <w:rPr>
                <w:b/>
              </w:rPr>
              <w:t>Look-back window 1:</w:t>
            </w:r>
          </w:p>
          <w:p w:rsidRPr="008B7B0C" w:rsidR="003347A5" w:rsidP="00EC33BA" w:rsidRDefault="003347A5" w14:paraId="08D01624" w14:textId="77690850">
            <w:pPr>
              <w:spacing w:line="240" w:lineRule="auto"/>
              <w:rPr>
                <w:b/>
              </w:rPr>
            </w:pPr>
            <w:r w:rsidRPr="008B7B0C">
              <w:rPr>
                <w:b/>
              </w:rPr>
              <w:t xml:space="preserve">12 months &lt; pregnancy start, </w:t>
            </w:r>
            <w:r w:rsidRPr="008B7B0C" w:rsidR="0058699D">
              <w:rPr>
                <w:b/>
              </w:rPr>
              <w:t>N= XXX,XXX</w:t>
            </w:r>
          </w:p>
        </w:tc>
      </w:tr>
      <w:tr w:rsidRPr="008B7B0C" w:rsidR="003347A5" w:rsidTr="0058791B" w14:paraId="74077774" w14:textId="77777777">
        <w:trPr>
          <w:trHeight w:val="20"/>
        </w:trPr>
        <w:tc>
          <w:tcPr>
            <w:tcW w:w="3256" w:type="dxa"/>
            <w:shd w:val="clear" w:color="auto" w:fill="D9D9D9" w:themeFill="background1" w:themeFillShade="D9"/>
          </w:tcPr>
          <w:p w:rsidRPr="008B7B0C" w:rsidR="003347A5" w:rsidP="00EC33BA" w:rsidRDefault="003347A5" w14:paraId="1CE8D862" w14:textId="77777777">
            <w:pPr>
              <w:spacing w:line="240" w:lineRule="auto"/>
              <w:rPr>
                <w:b/>
              </w:rPr>
            </w:pPr>
            <w:r w:rsidRPr="008B7B0C">
              <w:rPr>
                <w:b/>
              </w:rPr>
              <w:t>Migraine type (Dx)</w:t>
            </w:r>
          </w:p>
        </w:tc>
        <w:tc>
          <w:tcPr>
            <w:tcW w:w="1984" w:type="dxa"/>
            <w:shd w:val="clear" w:color="auto" w:fill="D9D9D9" w:themeFill="background1" w:themeFillShade="D9"/>
          </w:tcPr>
          <w:p w:rsidRPr="008B7B0C" w:rsidR="003347A5" w:rsidP="00EC33BA" w:rsidRDefault="003347A5" w14:paraId="2BC1DA8E" w14:textId="348125AA">
            <w:pPr>
              <w:spacing w:line="240" w:lineRule="auto"/>
              <w:rPr>
                <w:b/>
              </w:rPr>
            </w:pPr>
            <w:r w:rsidRPr="008B7B0C">
              <w:rPr>
                <w:b/>
              </w:rPr>
              <w:t xml:space="preserve">N </w:t>
            </w:r>
            <w:r w:rsidRPr="008B7B0C" w:rsidR="00E255CE">
              <w:rPr>
                <w:b/>
              </w:rPr>
              <w:t xml:space="preserve">pregnancies with </w:t>
            </w:r>
            <w:r w:rsidRPr="008B7B0C" w:rsidR="00E255CE">
              <w:rPr>
                <w:rFonts w:cstheme="minorHAnsi"/>
                <w:b/>
              </w:rPr>
              <w:t>≥</w:t>
            </w:r>
            <w:r w:rsidRPr="008B7B0C" w:rsidR="00E255CE">
              <w:rPr>
                <w:b/>
              </w:rPr>
              <w:t xml:space="preserve"> 1 </w:t>
            </w:r>
            <w:r w:rsidRPr="008B7B0C">
              <w:rPr>
                <w:b/>
              </w:rPr>
              <w:t>events (%) within 12 months &lt; pregnancy start</w:t>
            </w:r>
          </w:p>
        </w:tc>
        <w:tc>
          <w:tcPr>
            <w:tcW w:w="1701" w:type="dxa"/>
            <w:shd w:val="clear" w:color="auto" w:fill="D9D9D9" w:themeFill="background1" w:themeFillShade="D9"/>
          </w:tcPr>
          <w:p w:rsidRPr="008B7B0C" w:rsidR="003347A5" w:rsidP="00EC33BA" w:rsidRDefault="003347A5" w14:paraId="46EA40D8" w14:textId="0E2B91E7">
            <w:pPr>
              <w:spacing w:line="240" w:lineRule="auto"/>
              <w:rPr>
                <w:b/>
              </w:rPr>
            </w:pPr>
            <w:r w:rsidRPr="008B7B0C">
              <w:rPr>
                <w:b/>
              </w:rPr>
              <w:t xml:space="preserve">N </w:t>
            </w:r>
            <w:r w:rsidRPr="008B7B0C" w:rsidR="00E255CE">
              <w:rPr>
                <w:b/>
              </w:rPr>
              <w:t xml:space="preserve">pregnancies with </w:t>
            </w:r>
            <w:r w:rsidRPr="008B7B0C" w:rsidR="00E255CE">
              <w:rPr>
                <w:rFonts w:cstheme="minorHAnsi"/>
                <w:b/>
              </w:rPr>
              <w:t>≥</w:t>
            </w:r>
            <w:r w:rsidRPr="008B7B0C" w:rsidR="00E255CE">
              <w:rPr>
                <w:b/>
              </w:rPr>
              <w:t xml:space="preserve"> 1 </w:t>
            </w:r>
            <w:r w:rsidRPr="008B7B0C">
              <w:rPr>
                <w:b/>
              </w:rPr>
              <w:t>events (%) during pregnancy</w:t>
            </w:r>
          </w:p>
        </w:tc>
        <w:tc>
          <w:tcPr>
            <w:tcW w:w="1767" w:type="dxa"/>
            <w:shd w:val="clear" w:color="auto" w:fill="D9D9D9" w:themeFill="background1" w:themeFillShade="D9"/>
          </w:tcPr>
          <w:p w:rsidRPr="008B7B0C" w:rsidR="003347A5" w:rsidP="00EC33BA" w:rsidRDefault="003347A5" w14:paraId="23C66E58" w14:textId="77777777">
            <w:pPr>
              <w:spacing w:line="240" w:lineRule="auto"/>
              <w:rPr>
                <w:b/>
              </w:rPr>
            </w:pPr>
            <w:r w:rsidRPr="008B7B0C">
              <w:rPr>
                <w:b/>
              </w:rPr>
              <w:t>Same type in both periods</w:t>
            </w:r>
          </w:p>
        </w:tc>
      </w:tr>
      <w:tr w:rsidRPr="008B7B0C" w:rsidR="003347A5" w:rsidTr="0058791B" w14:paraId="17DE501C" w14:textId="77777777">
        <w:trPr>
          <w:trHeight w:val="20"/>
        </w:trPr>
        <w:tc>
          <w:tcPr>
            <w:tcW w:w="3256" w:type="dxa"/>
          </w:tcPr>
          <w:p w:rsidRPr="008B7B0C" w:rsidR="003347A5" w:rsidP="00EC33BA" w:rsidRDefault="003347A5" w14:paraId="5D7E8D4F" w14:textId="31E9D730">
            <w:pPr>
              <w:spacing w:line="240" w:lineRule="auto"/>
              <w:ind w:left="159"/>
            </w:pPr>
            <w:r w:rsidRPr="008B7B0C">
              <w:t>Migraine without aura</w:t>
            </w:r>
            <w:r w:rsidRPr="008B7B0C" w:rsidR="0058791B">
              <w:t xml:space="preserve"> (Mig_T1)</w:t>
            </w:r>
          </w:p>
        </w:tc>
        <w:tc>
          <w:tcPr>
            <w:tcW w:w="1984" w:type="dxa"/>
          </w:tcPr>
          <w:p w:rsidRPr="008B7B0C" w:rsidR="003347A5" w:rsidP="00EC33BA" w:rsidRDefault="003347A5" w14:paraId="5AFFE664" w14:textId="273A0689">
            <w:pPr>
              <w:spacing w:line="240" w:lineRule="auto"/>
              <w:rPr>
                <w:b/>
              </w:rPr>
            </w:pPr>
          </w:p>
        </w:tc>
        <w:tc>
          <w:tcPr>
            <w:tcW w:w="1701" w:type="dxa"/>
          </w:tcPr>
          <w:p w:rsidRPr="008B7B0C" w:rsidR="003347A5" w:rsidP="00EC33BA" w:rsidRDefault="003347A5" w14:paraId="26366A3D" w14:textId="0983FAD2">
            <w:pPr>
              <w:spacing w:line="240" w:lineRule="auto"/>
              <w:rPr>
                <w:b/>
              </w:rPr>
            </w:pPr>
          </w:p>
        </w:tc>
        <w:tc>
          <w:tcPr>
            <w:tcW w:w="1767" w:type="dxa"/>
          </w:tcPr>
          <w:p w:rsidRPr="008B7B0C" w:rsidR="003347A5" w:rsidP="00EC33BA" w:rsidRDefault="003347A5" w14:paraId="10966CD2" w14:textId="243B143C">
            <w:pPr>
              <w:spacing w:line="240" w:lineRule="auto"/>
              <w:rPr>
                <w:b/>
              </w:rPr>
            </w:pPr>
          </w:p>
        </w:tc>
      </w:tr>
      <w:tr w:rsidRPr="008B7B0C" w:rsidR="003347A5" w:rsidTr="0058791B" w14:paraId="3AE1A8DD" w14:textId="77777777">
        <w:trPr>
          <w:trHeight w:val="20"/>
        </w:trPr>
        <w:tc>
          <w:tcPr>
            <w:tcW w:w="3256" w:type="dxa"/>
          </w:tcPr>
          <w:p w:rsidRPr="008B7B0C" w:rsidR="003347A5" w:rsidP="00EC33BA" w:rsidRDefault="003347A5" w14:paraId="46B3F6D9" w14:textId="57B8689B">
            <w:pPr>
              <w:spacing w:line="240" w:lineRule="auto"/>
              <w:ind w:left="159"/>
            </w:pPr>
            <w:r w:rsidRPr="008B7B0C">
              <w:t>Migraine with aura</w:t>
            </w:r>
            <w:r w:rsidRPr="008B7B0C" w:rsidR="0058791B">
              <w:t xml:space="preserve"> (Mig_T2)</w:t>
            </w:r>
          </w:p>
        </w:tc>
        <w:tc>
          <w:tcPr>
            <w:tcW w:w="1984" w:type="dxa"/>
          </w:tcPr>
          <w:p w:rsidRPr="008B7B0C" w:rsidR="003347A5" w:rsidP="00EC33BA" w:rsidRDefault="003347A5" w14:paraId="0111B0E9" w14:textId="42FCF84D">
            <w:pPr>
              <w:spacing w:line="240" w:lineRule="auto"/>
              <w:rPr>
                <w:b/>
              </w:rPr>
            </w:pPr>
          </w:p>
        </w:tc>
        <w:tc>
          <w:tcPr>
            <w:tcW w:w="1701" w:type="dxa"/>
          </w:tcPr>
          <w:p w:rsidRPr="008B7B0C" w:rsidR="003347A5" w:rsidP="00EC33BA" w:rsidRDefault="003347A5" w14:paraId="1EBC9876" w14:textId="0220E4FA">
            <w:pPr>
              <w:spacing w:line="240" w:lineRule="auto"/>
              <w:rPr>
                <w:b/>
              </w:rPr>
            </w:pPr>
          </w:p>
        </w:tc>
        <w:tc>
          <w:tcPr>
            <w:tcW w:w="1767" w:type="dxa"/>
          </w:tcPr>
          <w:p w:rsidRPr="008B7B0C" w:rsidR="003347A5" w:rsidP="00EC33BA" w:rsidRDefault="003347A5" w14:paraId="4431BB16" w14:textId="78196ABE">
            <w:pPr>
              <w:spacing w:line="240" w:lineRule="auto"/>
              <w:rPr>
                <w:b/>
              </w:rPr>
            </w:pPr>
          </w:p>
        </w:tc>
      </w:tr>
      <w:tr w:rsidRPr="008B7B0C" w:rsidR="003347A5" w:rsidTr="0058791B" w14:paraId="11B6DC30" w14:textId="77777777">
        <w:trPr>
          <w:trHeight w:val="20"/>
        </w:trPr>
        <w:tc>
          <w:tcPr>
            <w:tcW w:w="3256" w:type="dxa"/>
          </w:tcPr>
          <w:p w:rsidRPr="008B7B0C" w:rsidR="003347A5" w:rsidP="00EC33BA" w:rsidRDefault="003347A5" w14:paraId="7E17F9D4" w14:textId="644A0D1F">
            <w:pPr>
              <w:spacing w:line="240" w:lineRule="auto"/>
              <w:ind w:left="159"/>
              <w:rPr>
                <w:lang w:val="fr-FR"/>
              </w:rPr>
            </w:pPr>
            <w:r w:rsidRPr="008B7B0C">
              <w:rPr>
                <w:lang w:val="fr-FR"/>
              </w:rPr>
              <w:t xml:space="preserve">Migraine status migrainosus </w:t>
            </w:r>
            <w:r w:rsidRPr="008B7B0C" w:rsidR="0058791B">
              <w:rPr>
                <w:lang w:val="fr-FR"/>
              </w:rPr>
              <w:t>(Mig_T3)</w:t>
            </w:r>
          </w:p>
        </w:tc>
        <w:tc>
          <w:tcPr>
            <w:tcW w:w="1984" w:type="dxa"/>
          </w:tcPr>
          <w:p w:rsidRPr="008B7B0C" w:rsidR="003347A5" w:rsidP="00EC33BA" w:rsidRDefault="003347A5" w14:paraId="78D83F29" w14:textId="7006FB28">
            <w:pPr>
              <w:spacing w:line="240" w:lineRule="auto"/>
              <w:rPr>
                <w:b/>
                <w:lang w:val="fr-FR"/>
              </w:rPr>
            </w:pPr>
          </w:p>
        </w:tc>
        <w:tc>
          <w:tcPr>
            <w:tcW w:w="1701" w:type="dxa"/>
          </w:tcPr>
          <w:p w:rsidRPr="008B7B0C" w:rsidR="003347A5" w:rsidP="00EC33BA" w:rsidRDefault="003347A5" w14:paraId="1AFBFF8F" w14:textId="76E9524B">
            <w:pPr>
              <w:spacing w:line="240" w:lineRule="auto"/>
              <w:rPr>
                <w:b/>
                <w:lang w:val="fr-FR"/>
              </w:rPr>
            </w:pPr>
          </w:p>
        </w:tc>
        <w:tc>
          <w:tcPr>
            <w:tcW w:w="1767" w:type="dxa"/>
          </w:tcPr>
          <w:p w:rsidRPr="008B7B0C" w:rsidR="003347A5" w:rsidP="00EC33BA" w:rsidRDefault="003347A5" w14:paraId="5087C792" w14:textId="7DCE85A0">
            <w:pPr>
              <w:spacing w:line="240" w:lineRule="auto"/>
              <w:rPr>
                <w:b/>
                <w:lang w:val="fr-FR"/>
              </w:rPr>
            </w:pPr>
          </w:p>
        </w:tc>
      </w:tr>
      <w:tr w:rsidRPr="008B7B0C" w:rsidR="003347A5" w:rsidTr="0058791B" w14:paraId="219AE730" w14:textId="77777777">
        <w:trPr>
          <w:trHeight w:val="20"/>
        </w:trPr>
        <w:tc>
          <w:tcPr>
            <w:tcW w:w="3256" w:type="dxa"/>
          </w:tcPr>
          <w:p w:rsidRPr="008B7B0C" w:rsidR="003347A5" w:rsidP="00EC33BA" w:rsidRDefault="003347A5" w14:paraId="2F29D3FD" w14:textId="50302522">
            <w:pPr>
              <w:spacing w:line="240" w:lineRule="auto"/>
              <w:ind w:left="159"/>
            </w:pPr>
            <w:r w:rsidRPr="008B7B0C">
              <w:t xml:space="preserve">Complicated migraine </w:t>
            </w:r>
            <w:r w:rsidRPr="008B7B0C" w:rsidR="0058791B">
              <w:t xml:space="preserve"> (Mig_T4)</w:t>
            </w:r>
          </w:p>
        </w:tc>
        <w:tc>
          <w:tcPr>
            <w:tcW w:w="1984" w:type="dxa"/>
          </w:tcPr>
          <w:p w:rsidRPr="008B7B0C" w:rsidR="003347A5" w:rsidP="00EC33BA" w:rsidRDefault="003347A5" w14:paraId="72B64D60" w14:textId="5D51215A">
            <w:pPr>
              <w:spacing w:line="240" w:lineRule="auto"/>
              <w:rPr>
                <w:b/>
              </w:rPr>
            </w:pPr>
          </w:p>
        </w:tc>
        <w:tc>
          <w:tcPr>
            <w:tcW w:w="1701" w:type="dxa"/>
          </w:tcPr>
          <w:p w:rsidRPr="008B7B0C" w:rsidR="003347A5" w:rsidP="00EC33BA" w:rsidRDefault="003347A5" w14:paraId="56C34C1E" w14:textId="248D570C">
            <w:pPr>
              <w:spacing w:line="240" w:lineRule="auto"/>
              <w:rPr>
                <w:b/>
              </w:rPr>
            </w:pPr>
          </w:p>
        </w:tc>
        <w:tc>
          <w:tcPr>
            <w:tcW w:w="1767" w:type="dxa"/>
          </w:tcPr>
          <w:p w:rsidRPr="008B7B0C" w:rsidR="003347A5" w:rsidP="00EC33BA" w:rsidRDefault="003347A5" w14:paraId="1D4BF8A3" w14:textId="56DE2DBC">
            <w:pPr>
              <w:spacing w:line="240" w:lineRule="auto"/>
              <w:rPr>
                <w:b/>
              </w:rPr>
            </w:pPr>
          </w:p>
        </w:tc>
      </w:tr>
      <w:tr w:rsidRPr="008B7B0C" w:rsidR="003347A5" w:rsidTr="0058791B" w14:paraId="36C7A13F" w14:textId="77777777">
        <w:trPr>
          <w:trHeight w:val="20"/>
        </w:trPr>
        <w:tc>
          <w:tcPr>
            <w:tcW w:w="3256" w:type="dxa"/>
          </w:tcPr>
          <w:p w:rsidRPr="008B7B0C" w:rsidR="003347A5" w:rsidP="00EC33BA" w:rsidRDefault="003347A5" w14:paraId="4EA3EB30" w14:textId="483DD248">
            <w:pPr>
              <w:spacing w:line="240" w:lineRule="auto"/>
              <w:ind w:left="159"/>
            </w:pPr>
            <w:r w:rsidRPr="008B7B0C">
              <w:t xml:space="preserve">Other migraine </w:t>
            </w:r>
            <w:r w:rsidRPr="008B7B0C" w:rsidR="0058791B">
              <w:t>(Mig_T5)</w:t>
            </w:r>
          </w:p>
        </w:tc>
        <w:tc>
          <w:tcPr>
            <w:tcW w:w="1984" w:type="dxa"/>
          </w:tcPr>
          <w:p w:rsidRPr="008B7B0C" w:rsidR="003347A5" w:rsidP="00EC33BA" w:rsidRDefault="003347A5" w14:paraId="0182669C" w14:textId="4B0B336C">
            <w:pPr>
              <w:spacing w:line="240" w:lineRule="auto"/>
              <w:rPr>
                <w:b/>
              </w:rPr>
            </w:pPr>
          </w:p>
        </w:tc>
        <w:tc>
          <w:tcPr>
            <w:tcW w:w="1701" w:type="dxa"/>
          </w:tcPr>
          <w:p w:rsidRPr="008B7B0C" w:rsidR="003347A5" w:rsidP="00EC33BA" w:rsidRDefault="003347A5" w14:paraId="02A71DCE" w14:textId="28EA9963">
            <w:pPr>
              <w:spacing w:line="240" w:lineRule="auto"/>
              <w:rPr>
                <w:b/>
              </w:rPr>
            </w:pPr>
          </w:p>
        </w:tc>
        <w:tc>
          <w:tcPr>
            <w:tcW w:w="1767" w:type="dxa"/>
          </w:tcPr>
          <w:p w:rsidRPr="008B7B0C" w:rsidR="003347A5" w:rsidP="00EC33BA" w:rsidRDefault="003347A5" w14:paraId="602F24FA" w14:textId="0C796A2B">
            <w:pPr>
              <w:spacing w:line="240" w:lineRule="auto"/>
              <w:rPr>
                <w:b/>
              </w:rPr>
            </w:pPr>
          </w:p>
        </w:tc>
      </w:tr>
      <w:tr w:rsidRPr="008B7B0C" w:rsidR="003347A5" w:rsidTr="0058791B" w14:paraId="229B8022" w14:textId="77777777">
        <w:trPr>
          <w:trHeight w:val="20"/>
        </w:trPr>
        <w:tc>
          <w:tcPr>
            <w:tcW w:w="3256" w:type="dxa"/>
          </w:tcPr>
          <w:p w:rsidRPr="008B7B0C" w:rsidR="003347A5" w:rsidP="00EC33BA" w:rsidRDefault="003347A5" w14:paraId="2381D1FE" w14:textId="1F876E9E">
            <w:pPr>
              <w:spacing w:line="240" w:lineRule="auto"/>
              <w:ind w:left="159"/>
            </w:pPr>
            <w:r w:rsidRPr="008B7B0C">
              <w:t xml:space="preserve">Migraine unspecified </w:t>
            </w:r>
            <w:r w:rsidRPr="008B7B0C" w:rsidR="0058791B">
              <w:t>(Mig_T6)</w:t>
            </w:r>
          </w:p>
        </w:tc>
        <w:tc>
          <w:tcPr>
            <w:tcW w:w="1984" w:type="dxa"/>
          </w:tcPr>
          <w:p w:rsidRPr="008B7B0C" w:rsidR="003347A5" w:rsidP="00EC33BA" w:rsidRDefault="003347A5" w14:paraId="4661CA86" w14:textId="7BC7D494">
            <w:pPr>
              <w:spacing w:line="240" w:lineRule="auto"/>
              <w:rPr>
                <w:b/>
              </w:rPr>
            </w:pPr>
          </w:p>
        </w:tc>
        <w:tc>
          <w:tcPr>
            <w:tcW w:w="1701" w:type="dxa"/>
          </w:tcPr>
          <w:p w:rsidRPr="008B7B0C" w:rsidR="003347A5" w:rsidP="00EC33BA" w:rsidRDefault="003347A5" w14:paraId="30A35AEF" w14:textId="7F5BB1FB">
            <w:pPr>
              <w:spacing w:line="240" w:lineRule="auto"/>
              <w:rPr>
                <w:b/>
              </w:rPr>
            </w:pPr>
          </w:p>
        </w:tc>
        <w:tc>
          <w:tcPr>
            <w:tcW w:w="1767" w:type="dxa"/>
          </w:tcPr>
          <w:p w:rsidRPr="008B7B0C" w:rsidR="003347A5" w:rsidP="00EC33BA" w:rsidRDefault="003347A5" w14:paraId="05E45E04" w14:textId="07C08284">
            <w:pPr>
              <w:spacing w:line="240" w:lineRule="auto"/>
              <w:rPr>
                <w:b/>
              </w:rPr>
            </w:pPr>
          </w:p>
        </w:tc>
      </w:tr>
      <w:tr w:rsidRPr="008B7B0C" w:rsidR="0058699D" w:rsidTr="0058791B" w14:paraId="5A68DE55" w14:textId="77777777">
        <w:trPr>
          <w:trHeight w:val="20"/>
        </w:trPr>
        <w:tc>
          <w:tcPr>
            <w:tcW w:w="3256" w:type="dxa"/>
            <w:shd w:val="clear" w:color="auto" w:fill="E7E6E6" w:themeFill="background2"/>
          </w:tcPr>
          <w:p w:rsidRPr="008B7B0C" w:rsidR="0058699D" w:rsidP="00EC33BA" w:rsidRDefault="0058699D" w14:paraId="354A24FC" w14:textId="77777777">
            <w:pPr>
              <w:spacing w:line="240" w:lineRule="auto"/>
            </w:pPr>
            <w:r w:rsidRPr="008B7B0C">
              <w:rPr>
                <w:b/>
              </w:rPr>
              <w:t>Migraine severity (Rx and Dx) **</w:t>
            </w:r>
          </w:p>
        </w:tc>
        <w:tc>
          <w:tcPr>
            <w:tcW w:w="1984" w:type="dxa"/>
            <w:shd w:val="clear" w:color="auto" w:fill="E7E6E6" w:themeFill="background2"/>
          </w:tcPr>
          <w:p w:rsidRPr="008B7B0C" w:rsidR="0058699D" w:rsidP="00EC33BA" w:rsidRDefault="0058699D" w14:paraId="7879B2CE" w14:textId="2EBC8BC5">
            <w:pPr>
              <w:spacing w:line="240" w:lineRule="auto"/>
              <w:rPr>
                <w:b/>
              </w:rPr>
            </w:pPr>
            <w:r w:rsidRPr="008B7B0C">
              <w:rPr>
                <w:b/>
              </w:rPr>
              <w:t xml:space="preserve">N </w:t>
            </w:r>
            <w:r w:rsidRPr="008B7B0C" w:rsidR="00E255CE">
              <w:rPr>
                <w:b/>
              </w:rPr>
              <w:t xml:space="preserve">pregnancies with </w:t>
            </w:r>
            <w:r w:rsidRPr="008B7B0C" w:rsidR="00E255CE">
              <w:rPr>
                <w:rFonts w:cstheme="minorHAnsi"/>
                <w:b/>
              </w:rPr>
              <w:t>≥</w:t>
            </w:r>
            <w:r w:rsidRPr="008B7B0C" w:rsidR="00E255CE">
              <w:rPr>
                <w:b/>
              </w:rPr>
              <w:t xml:space="preserve"> 1 </w:t>
            </w:r>
            <w:r w:rsidRPr="008B7B0C">
              <w:rPr>
                <w:b/>
              </w:rPr>
              <w:t>events (%) within 12 months &lt; pregnancy start</w:t>
            </w:r>
          </w:p>
        </w:tc>
        <w:tc>
          <w:tcPr>
            <w:tcW w:w="1701" w:type="dxa"/>
            <w:shd w:val="clear" w:color="auto" w:fill="E7E6E6" w:themeFill="background2"/>
          </w:tcPr>
          <w:p w:rsidRPr="008B7B0C" w:rsidR="0058699D" w:rsidP="00EC33BA" w:rsidRDefault="0058699D" w14:paraId="6FCD922D" w14:textId="5AB965E9">
            <w:pPr>
              <w:spacing w:line="240" w:lineRule="auto"/>
              <w:rPr>
                <w:b/>
              </w:rPr>
            </w:pPr>
            <w:r w:rsidRPr="008B7B0C">
              <w:rPr>
                <w:b/>
              </w:rPr>
              <w:t xml:space="preserve">N </w:t>
            </w:r>
            <w:r w:rsidRPr="008B7B0C" w:rsidR="00E255CE">
              <w:rPr>
                <w:b/>
              </w:rPr>
              <w:t xml:space="preserve">pregnancies with </w:t>
            </w:r>
            <w:r w:rsidRPr="008B7B0C" w:rsidR="00E255CE">
              <w:rPr>
                <w:rFonts w:cstheme="minorHAnsi"/>
                <w:b/>
              </w:rPr>
              <w:t>≥</w:t>
            </w:r>
            <w:r w:rsidRPr="008B7B0C" w:rsidR="00E255CE">
              <w:rPr>
                <w:b/>
              </w:rPr>
              <w:t xml:space="preserve"> 1 </w:t>
            </w:r>
            <w:r w:rsidRPr="008B7B0C">
              <w:rPr>
                <w:b/>
              </w:rPr>
              <w:t>events (%) during pregnancy</w:t>
            </w:r>
          </w:p>
        </w:tc>
        <w:tc>
          <w:tcPr>
            <w:tcW w:w="1767" w:type="dxa"/>
            <w:shd w:val="clear" w:color="auto" w:fill="E7E6E6" w:themeFill="background2"/>
          </w:tcPr>
          <w:p w:rsidRPr="008B7B0C" w:rsidR="0058699D" w:rsidP="00EC33BA" w:rsidRDefault="0058699D" w14:paraId="3C6DC69A" w14:textId="77777777">
            <w:pPr>
              <w:spacing w:line="240" w:lineRule="auto"/>
              <w:rPr>
                <w:b/>
              </w:rPr>
            </w:pPr>
            <w:r w:rsidRPr="008B7B0C">
              <w:rPr>
                <w:b/>
              </w:rPr>
              <w:t>Same severity in both periods</w:t>
            </w:r>
          </w:p>
        </w:tc>
      </w:tr>
      <w:tr w:rsidRPr="008B7B0C" w:rsidR="0058699D" w:rsidTr="0058791B" w14:paraId="1B09ECE9" w14:textId="77777777">
        <w:trPr>
          <w:trHeight w:val="20"/>
        </w:trPr>
        <w:tc>
          <w:tcPr>
            <w:tcW w:w="3256" w:type="dxa"/>
          </w:tcPr>
          <w:p w:rsidRPr="008B7B0C" w:rsidR="0058699D" w:rsidP="00EC33BA" w:rsidRDefault="0058699D" w14:paraId="04263B4C" w14:textId="77777777">
            <w:pPr>
              <w:spacing w:line="240" w:lineRule="auto"/>
              <w:ind w:left="159"/>
              <w:rPr>
                <w:b/>
              </w:rPr>
            </w:pPr>
            <w:r w:rsidRPr="008B7B0C">
              <w:t>Mild (Mig_S1)</w:t>
            </w:r>
          </w:p>
        </w:tc>
        <w:tc>
          <w:tcPr>
            <w:tcW w:w="1984" w:type="dxa"/>
          </w:tcPr>
          <w:p w:rsidRPr="008B7B0C" w:rsidR="0058699D" w:rsidP="00EC33BA" w:rsidRDefault="0058699D" w14:paraId="49BD92F9" w14:textId="77777777">
            <w:pPr>
              <w:spacing w:line="240" w:lineRule="auto"/>
              <w:rPr>
                <w:b/>
              </w:rPr>
            </w:pPr>
          </w:p>
        </w:tc>
        <w:tc>
          <w:tcPr>
            <w:tcW w:w="1701" w:type="dxa"/>
          </w:tcPr>
          <w:p w:rsidRPr="008B7B0C" w:rsidR="0058699D" w:rsidP="00EC33BA" w:rsidRDefault="0058699D" w14:paraId="08BC356C" w14:textId="77777777">
            <w:pPr>
              <w:spacing w:line="240" w:lineRule="auto"/>
              <w:rPr>
                <w:b/>
              </w:rPr>
            </w:pPr>
          </w:p>
        </w:tc>
        <w:tc>
          <w:tcPr>
            <w:tcW w:w="1767" w:type="dxa"/>
          </w:tcPr>
          <w:p w:rsidRPr="008B7B0C" w:rsidR="0058699D" w:rsidP="00EC33BA" w:rsidRDefault="0058699D" w14:paraId="375A3758" w14:textId="77777777">
            <w:pPr>
              <w:spacing w:line="240" w:lineRule="auto"/>
              <w:rPr>
                <w:b/>
              </w:rPr>
            </w:pPr>
          </w:p>
        </w:tc>
      </w:tr>
      <w:tr w:rsidRPr="008B7B0C" w:rsidR="0058699D" w:rsidTr="0058791B" w14:paraId="5D6F0D7C" w14:textId="77777777">
        <w:trPr>
          <w:trHeight w:val="20"/>
        </w:trPr>
        <w:tc>
          <w:tcPr>
            <w:tcW w:w="3256" w:type="dxa"/>
          </w:tcPr>
          <w:p w:rsidRPr="008B7B0C" w:rsidR="0058699D" w:rsidP="00EC33BA" w:rsidRDefault="0058699D" w14:paraId="66D25420" w14:textId="77777777">
            <w:pPr>
              <w:spacing w:line="240" w:lineRule="auto"/>
              <w:ind w:left="159"/>
            </w:pPr>
            <w:r w:rsidRPr="008B7B0C">
              <w:t>Moderate (Mig_S2)</w:t>
            </w:r>
          </w:p>
        </w:tc>
        <w:tc>
          <w:tcPr>
            <w:tcW w:w="1984" w:type="dxa"/>
          </w:tcPr>
          <w:p w:rsidRPr="008B7B0C" w:rsidR="0058699D" w:rsidP="00EC33BA" w:rsidRDefault="0058699D" w14:paraId="2DF23348" w14:textId="77777777">
            <w:pPr>
              <w:spacing w:line="240" w:lineRule="auto"/>
            </w:pPr>
          </w:p>
        </w:tc>
        <w:tc>
          <w:tcPr>
            <w:tcW w:w="1701" w:type="dxa"/>
          </w:tcPr>
          <w:p w:rsidRPr="008B7B0C" w:rsidR="0058699D" w:rsidP="00EC33BA" w:rsidRDefault="0058699D" w14:paraId="3FA61AF6" w14:textId="77777777">
            <w:pPr>
              <w:spacing w:line="240" w:lineRule="auto"/>
            </w:pPr>
          </w:p>
        </w:tc>
        <w:tc>
          <w:tcPr>
            <w:tcW w:w="1767" w:type="dxa"/>
          </w:tcPr>
          <w:p w:rsidRPr="008B7B0C" w:rsidR="0058699D" w:rsidP="00EC33BA" w:rsidRDefault="0058699D" w14:paraId="626525FC" w14:textId="77777777">
            <w:pPr>
              <w:spacing w:line="240" w:lineRule="auto"/>
            </w:pPr>
          </w:p>
        </w:tc>
      </w:tr>
      <w:tr w:rsidRPr="008B7B0C" w:rsidR="0058699D" w:rsidTr="0058791B" w14:paraId="713BD7C7" w14:textId="77777777">
        <w:trPr>
          <w:trHeight w:val="20"/>
        </w:trPr>
        <w:tc>
          <w:tcPr>
            <w:tcW w:w="3256" w:type="dxa"/>
          </w:tcPr>
          <w:p w:rsidRPr="008B7B0C" w:rsidR="0058699D" w:rsidP="00EC33BA" w:rsidRDefault="0058699D" w14:paraId="08653F31" w14:textId="77777777">
            <w:pPr>
              <w:spacing w:line="240" w:lineRule="auto"/>
              <w:ind w:left="159"/>
            </w:pPr>
            <w:r w:rsidRPr="008B7B0C">
              <w:t>Severe (Mig_S3)</w:t>
            </w:r>
          </w:p>
        </w:tc>
        <w:tc>
          <w:tcPr>
            <w:tcW w:w="1984" w:type="dxa"/>
          </w:tcPr>
          <w:p w:rsidRPr="008B7B0C" w:rsidR="0058699D" w:rsidP="00EC33BA" w:rsidRDefault="0058699D" w14:paraId="2F35F8EB" w14:textId="77777777">
            <w:pPr>
              <w:spacing w:line="240" w:lineRule="auto"/>
            </w:pPr>
          </w:p>
        </w:tc>
        <w:tc>
          <w:tcPr>
            <w:tcW w:w="1701" w:type="dxa"/>
          </w:tcPr>
          <w:p w:rsidRPr="008B7B0C" w:rsidR="0058699D" w:rsidP="00EC33BA" w:rsidRDefault="0058699D" w14:paraId="449B191A" w14:textId="77777777">
            <w:pPr>
              <w:spacing w:line="240" w:lineRule="auto"/>
            </w:pPr>
          </w:p>
        </w:tc>
        <w:tc>
          <w:tcPr>
            <w:tcW w:w="1767" w:type="dxa"/>
          </w:tcPr>
          <w:p w:rsidRPr="008B7B0C" w:rsidR="0058699D" w:rsidP="00EC33BA" w:rsidRDefault="0058699D" w14:paraId="0D1ECA19" w14:textId="77777777">
            <w:pPr>
              <w:spacing w:line="240" w:lineRule="auto"/>
            </w:pPr>
          </w:p>
        </w:tc>
      </w:tr>
      <w:tr w:rsidRPr="008B7B0C" w:rsidR="0058699D" w:rsidTr="0058791B" w14:paraId="16844E93" w14:textId="77777777">
        <w:trPr>
          <w:trHeight w:val="20"/>
        </w:trPr>
        <w:tc>
          <w:tcPr>
            <w:tcW w:w="3256" w:type="dxa"/>
          </w:tcPr>
          <w:p w:rsidRPr="008B7B0C" w:rsidR="0058699D" w:rsidP="00EC33BA" w:rsidRDefault="0058699D" w14:paraId="1FD1DE10" w14:textId="77777777">
            <w:pPr>
              <w:spacing w:line="240" w:lineRule="auto"/>
              <w:ind w:left="159"/>
            </w:pPr>
            <w:r w:rsidRPr="008B7B0C">
              <w:t>Very severe (Mig_S4)</w:t>
            </w:r>
          </w:p>
        </w:tc>
        <w:tc>
          <w:tcPr>
            <w:tcW w:w="1984" w:type="dxa"/>
          </w:tcPr>
          <w:p w:rsidRPr="008B7B0C" w:rsidR="0058699D" w:rsidP="00EC33BA" w:rsidRDefault="0058699D" w14:paraId="5140CD86" w14:textId="77777777">
            <w:pPr>
              <w:spacing w:line="240" w:lineRule="auto"/>
            </w:pPr>
          </w:p>
        </w:tc>
        <w:tc>
          <w:tcPr>
            <w:tcW w:w="1701" w:type="dxa"/>
          </w:tcPr>
          <w:p w:rsidRPr="008B7B0C" w:rsidR="0058699D" w:rsidP="00EC33BA" w:rsidRDefault="0058699D" w14:paraId="3E1972FC" w14:textId="77777777">
            <w:pPr>
              <w:spacing w:line="240" w:lineRule="auto"/>
            </w:pPr>
          </w:p>
        </w:tc>
        <w:tc>
          <w:tcPr>
            <w:tcW w:w="1767" w:type="dxa"/>
          </w:tcPr>
          <w:p w:rsidRPr="008B7B0C" w:rsidR="0058699D" w:rsidP="00EC33BA" w:rsidRDefault="0058699D" w14:paraId="715CF733" w14:textId="77777777">
            <w:pPr>
              <w:spacing w:line="240" w:lineRule="auto"/>
            </w:pPr>
          </w:p>
        </w:tc>
      </w:tr>
    </w:tbl>
    <w:p w:rsidRPr="00340CF4" w:rsidR="003347A5" w:rsidP="003347A5" w:rsidRDefault="003347A5" w14:paraId="0F4A826A" w14:textId="0E7B6AFF">
      <w:pPr>
        <w:spacing w:after="160" w:line="259" w:lineRule="auto"/>
        <w:rPr>
          <w:rFonts w:cstheme="minorHAnsi"/>
          <w:szCs w:val="24"/>
          <w:lang w:val="en-GB"/>
        </w:rPr>
      </w:pPr>
    </w:p>
    <w:p w:rsidRPr="00340CF4" w:rsidR="003347A5" w:rsidP="003347A5" w:rsidRDefault="003347A5" w14:paraId="0741F5FE" w14:textId="77777777">
      <w:pPr>
        <w:spacing w:line="240" w:lineRule="auto"/>
        <w:rPr>
          <w:sz w:val="20"/>
        </w:rPr>
      </w:pPr>
      <w:r w:rsidRPr="00340CF4">
        <w:rPr>
          <w:sz w:val="20"/>
        </w:rPr>
        <w:t xml:space="preserve">*Only pregnancies with estimated LMP date </w:t>
      </w:r>
      <w:r w:rsidRPr="00340CF4">
        <w:rPr>
          <w:rFonts w:cstheme="minorHAnsi"/>
          <w:sz w:val="20"/>
        </w:rPr>
        <w:t>≥</w:t>
      </w:r>
      <w:r w:rsidRPr="00340CF4">
        <w:rPr>
          <w:sz w:val="20"/>
        </w:rPr>
        <w:t xml:space="preserve"> 1 January 2013 and onwards are included in the denominator, to ensure that all pregnancies have a 5-year history data available. </w:t>
      </w:r>
    </w:p>
    <w:p w:rsidRPr="00340CF4" w:rsidR="003347A5" w:rsidP="003347A5" w:rsidRDefault="003347A5" w14:paraId="2FC47734" w14:textId="44AEF18D">
      <w:pPr>
        <w:spacing w:after="160" w:line="259" w:lineRule="auto"/>
        <w:rPr>
          <w:sz w:val="20"/>
        </w:rPr>
      </w:pPr>
      <w:r w:rsidRPr="00340CF4">
        <w:rPr>
          <w:sz w:val="20"/>
        </w:rPr>
        <w:t>**Very severe migraine at baseline cannot be measured as the algorithm used requires use of migraine prophylaxis during pregnancy specifically.</w:t>
      </w:r>
    </w:p>
    <w:p w:rsidRPr="00340CF4" w:rsidR="00D74BC3" w:rsidP="00070FFC" w:rsidRDefault="00070FFC" w14:paraId="720EA14C" w14:textId="1E51E49D">
      <w:pPr>
        <w:tabs>
          <w:tab w:val="left" w:pos="142"/>
        </w:tabs>
        <w:spacing w:line="276" w:lineRule="auto"/>
        <w:rPr>
          <w:rFonts w:cstheme="minorHAnsi"/>
          <w:b/>
          <w:bCs/>
          <w:sz w:val="28"/>
          <w:szCs w:val="24"/>
        </w:rPr>
      </w:pPr>
      <w:r w:rsidRPr="00340CF4">
        <w:rPr>
          <w:rFonts w:cstheme="minorHAnsi"/>
          <w:b/>
          <w:bCs/>
          <w:sz w:val="28"/>
          <w:szCs w:val="24"/>
        </w:rPr>
        <w:t>6.2.2 Stratifications</w:t>
      </w:r>
    </w:p>
    <w:p w:rsidRPr="00340CF4" w:rsidR="00070FFC" w:rsidP="00070FFC" w:rsidRDefault="00070FFC" w14:paraId="20EC9BB3" w14:textId="70C0D9A5">
      <w:pPr>
        <w:tabs>
          <w:tab w:val="left" w:pos="142"/>
        </w:tabs>
        <w:spacing w:line="276" w:lineRule="auto"/>
        <w:rPr>
          <w:sz w:val="24"/>
          <w:szCs w:val="24"/>
        </w:rPr>
      </w:pPr>
      <w:r w:rsidRPr="00340CF4">
        <w:rPr>
          <w:sz w:val="24"/>
          <w:szCs w:val="24"/>
        </w:rPr>
        <w:t>To reduce the number of analyses, we will only perform stratifications by year for migraine severity at baseline and in pregnancy.</w:t>
      </w:r>
    </w:p>
    <w:p w:rsidRPr="00340CF4" w:rsidR="00070FFC" w:rsidP="00070FFC" w:rsidRDefault="00070FFC" w14:paraId="722131FB" w14:textId="194D6987">
      <w:pPr>
        <w:spacing w:after="160" w:line="259" w:lineRule="auto"/>
        <w:rPr>
          <w:sz w:val="20"/>
        </w:rPr>
      </w:pPr>
    </w:p>
    <w:p w:rsidRPr="00340CF4" w:rsidR="00070FFC" w:rsidP="00070FFC" w:rsidRDefault="00070FFC" w14:paraId="1CB284F9" w14:textId="67C4F5B4">
      <w:pPr>
        <w:spacing w:line="240" w:lineRule="auto"/>
        <w:jc w:val="both"/>
        <w:rPr>
          <w:sz w:val="24"/>
          <w:szCs w:val="24"/>
        </w:rPr>
      </w:pPr>
      <w:r w:rsidRPr="00340CF4">
        <w:rPr>
          <w:b/>
          <w:sz w:val="24"/>
          <w:szCs w:val="24"/>
        </w:rPr>
        <w:t>Shell Figure 2</w:t>
      </w:r>
      <w:r w:rsidRPr="00340CF4">
        <w:rPr>
          <w:sz w:val="24"/>
          <w:szCs w:val="24"/>
        </w:rPr>
        <w:t xml:space="preserve">: </w:t>
      </w:r>
      <w:r w:rsidRPr="00340CF4" w:rsidR="002F077E">
        <w:rPr>
          <w:sz w:val="24"/>
          <w:szCs w:val="24"/>
        </w:rPr>
        <w:t xml:space="preserve">Example. </w:t>
      </w:r>
      <w:r w:rsidRPr="00340CF4">
        <w:rPr>
          <w:sz w:val="24"/>
          <w:szCs w:val="24"/>
        </w:rPr>
        <w:t>Prevalence (as %) of migraine severity at baseline (i.e., in the 12 months prior to pregnancy start) and during pregnancy by year of birth (2009-2019) (the denominator varies by total births per year)</w:t>
      </w:r>
    </w:p>
    <w:p w:rsidRPr="00340CF4" w:rsidR="00070FFC" w:rsidP="00070FFC" w:rsidRDefault="00070FFC" w14:paraId="07A4001B" w14:textId="77777777">
      <w:r w:rsidRPr="00340CF4">
        <w:rPr>
          <w:noProof/>
        </w:rPr>
        <w:lastRenderedPageBreak/>
        <w:drawing>
          <wp:inline distT="0" distB="0" distL="0" distR="0" wp14:anchorId="39A4AF66" wp14:editId="7DE9C09B">
            <wp:extent cx="5661660" cy="3177540"/>
            <wp:effectExtent l="0" t="0" r="15240" b="381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340CF4">
        <w:t xml:space="preserve"> </w:t>
      </w:r>
    </w:p>
    <w:p w:rsidRPr="00340CF4" w:rsidR="007A26A5" w:rsidP="002F2E92" w:rsidRDefault="002F077E" w14:paraId="4BF378AB" w14:textId="4475EDFF">
      <w:pPr>
        <w:pStyle w:val="Heading2"/>
        <w:tabs>
          <w:tab w:val="left" w:pos="142"/>
        </w:tabs>
        <w:rPr>
          <w:color w:val="000000" w:themeColor="text1"/>
          <w:lang w:val="en-US"/>
        </w:rPr>
      </w:pPr>
      <w:bookmarkStart w:name="_Toc105521125" w:id="27"/>
      <w:r w:rsidRPr="00340CF4">
        <w:rPr>
          <w:color w:val="000000" w:themeColor="text1"/>
          <w:lang w:val="en-US"/>
        </w:rPr>
        <w:t>6.3</w:t>
      </w:r>
      <w:r w:rsidRPr="00340CF4" w:rsidR="006F2B78">
        <w:rPr>
          <w:color w:val="000000" w:themeColor="text1"/>
          <w:lang w:val="en-US"/>
        </w:rPr>
        <w:t>.</w:t>
      </w:r>
      <w:r w:rsidRPr="00340CF4" w:rsidR="004A6BAC">
        <w:rPr>
          <w:color w:val="000000" w:themeColor="text1"/>
          <w:lang w:val="en-US"/>
        </w:rPr>
        <w:t xml:space="preserve"> </w:t>
      </w:r>
      <w:r w:rsidRPr="00340CF4" w:rsidR="007A26A5">
        <w:rPr>
          <w:color w:val="000000" w:themeColor="text1"/>
          <w:lang w:val="en-US"/>
        </w:rPr>
        <w:t>Quantify</w:t>
      </w:r>
      <w:r w:rsidRPr="00340CF4" w:rsidR="00F65428">
        <w:rPr>
          <w:color w:val="000000" w:themeColor="text1"/>
          <w:lang w:val="en-US"/>
        </w:rPr>
        <w:t>ing overlap</w:t>
      </w:r>
      <w:r w:rsidRPr="00340CF4" w:rsidR="007A26A5">
        <w:rPr>
          <w:color w:val="000000" w:themeColor="text1"/>
          <w:lang w:val="en-US"/>
        </w:rPr>
        <w:t xml:space="preserve"> </w:t>
      </w:r>
      <w:r w:rsidRPr="00340CF4" w:rsidR="00070FFC">
        <w:rPr>
          <w:color w:val="000000" w:themeColor="text1"/>
          <w:lang w:val="en-US"/>
        </w:rPr>
        <w:t xml:space="preserve">between </w:t>
      </w:r>
      <w:r w:rsidRPr="00340CF4" w:rsidR="00E16A7E">
        <w:rPr>
          <w:color w:val="000000" w:themeColor="text1"/>
          <w:lang w:val="en-US"/>
        </w:rPr>
        <w:t>algorithms</w:t>
      </w:r>
      <w:bookmarkEnd w:id="27"/>
    </w:p>
    <w:p w:rsidRPr="00340CF4" w:rsidR="00E16A7E" w:rsidP="006F2B78" w:rsidRDefault="00947642" w14:paraId="46E98C8F" w14:textId="0E7C0935">
      <w:pPr>
        <w:tabs>
          <w:tab w:val="left" w:pos="142"/>
        </w:tabs>
        <w:jc w:val="both"/>
        <w:rPr>
          <w:color w:val="000000" w:themeColor="text1"/>
          <w:sz w:val="24"/>
        </w:rPr>
      </w:pPr>
      <w:r w:rsidRPr="00340CF4">
        <w:rPr>
          <w:color w:val="000000" w:themeColor="text1"/>
          <w:sz w:val="24"/>
        </w:rPr>
        <w:t>Through cross-tabulating</w:t>
      </w:r>
      <w:r w:rsidRPr="00340CF4" w:rsidR="004048A8">
        <w:rPr>
          <w:color w:val="000000" w:themeColor="text1"/>
          <w:sz w:val="24"/>
        </w:rPr>
        <w:t>, we quantify overlapping</w:t>
      </w:r>
      <w:r w:rsidRPr="00340CF4">
        <w:rPr>
          <w:color w:val="000000" w:themeColor="text1"/>
          <w:sz w:val="24"/>
        </w:rPr>
        <w:t xml:space="preserve"> migraine events captured by diagnostic code only (Mig_A1) and Triptan prescription only (</w:t>
      </w:r>
      <w:r w:rsidRPr="00340CF4" w:rsidR="004048A8">
        <w:rPr>
          <w:color w:val="000000" w:themeColor="text1"/>
          <w:sz w:val="24"/>
        </w:rPr>
        <w:t>Mig_A2</w:t>
      </w:r>
      <w:r w:rsidRPr="00340CF4">
        <w:rPr>
          <w:color w:val="000000" w:themeColor="text1"/>
          <w:sz w:val="24"/>
        </w:rPr>
        <w:t xml:space="preserve">), at baseline and </w:t>
      </w:r>
      <w:r w:rsidRPr="00340CF4" w:rsidR="00E16A7E">
        <w:rPr>
          <w:color w:val="000000" w:themeColor="text1"/>
          <w:sz w:val="24"/>
        </w:rPr>
        <w:t>overall in pregnancy</w:t>
      </w:r>
      <w:r w:rsidRPr="00340CF4">
        <w:rPr>
          <w:color w:val="000000" w:themeColor="text1"/>
          <w:sz w:val="24"/>
        </w:rPr>
        <w:t xml:space="preserve">. Overlapping events are defined as the events which are found in both algorithms. </w:t>
      </w:r>
    </w:p>
    <w:p w:rsidRPr="00340CF4" w:rsidR="00E255CE" w:rsidP="00E16A7E" w:rsidRDefault="00E255CE" w14:paraId="2412A908" w14:textId="77777777">
      <w:pPr>
        <w:spacing w:line="240" w:lineRule="auto"/>
        <w:jc w:val="both"/>
        <w:rPr>
          <w:b/>
          <w:sz w:val="24"/>
        </w:rPr>
      </w:pPr>
    </w:p>
    <w:p w:rsidRPr="00340CF4" w:rsidR="00E16A7E" w:rsidP="00E16A7E" w:rsidRDefault="00E16A7E" w14:paraId="6DF95024" w14:textId="68930DDD">
      <w:pPr>
        <w:spacing w:line="240" w:lineRule="auto"/>
        <w:jc w:val="both"/>
        <w:rPr>
          <w:sz w:val="24"/>
          <w:szCs w:val="24"/>
        </w:rPr>
      </w:pPr>
      <w:r w:rsidRPr="00340CF4">
        <w:rPr>
          <w:b/>
          <w:sz w:val="24"/>
        </w:rPr>
        <w:t>Shell Table 6</w:t>
      </w:r>
      <w:r w:rsidRPr="00340CF4">
        <w:rPr>
          <w:sz w:val="24"/>
        </w:rPr>
        <w:t xml:space="preserve">: </w:t>
      </w:r>
      <w:r w:rsidRPr="00340CF4" w:rsidR="00E255CE">
        <w:rPr>
          <w:sz w:val="24"/>
        </w:rPr>
        <w:t xml:space="preserve">Pregnancies with </w:t>
      </w:r>
      <w:r w:rsidRPr="00340CF4" w:rsidR="00E255CE">
        <w:rPr>
          <w:rFonts w:cstheme="minorHAnsi"/>
          <w:sz w:val="24"/>
        </w:rPr>
        <w:t>≥</w:t>
      </w:r>
      <w:r w:rsidRPr="00340CF4" w:rsidR="00E255CE">
        <w:rPr>
          <w:sz w:val="24"/>
        </w:rPr>
        <w:t xml:space="preserve"> 1 m</w:t>
      </w:r>
      <w:r w:rsidRPr="00340CF4">
        <w:rPr>
          <w:sz w:val="24"/>
          <w:szCs w:val="24"/>
        </w:rPr>
        <w:t xml:space="preserve">igraine events (n, %) based on diagnosis only (Mig_A1) and Triptan prescription only (Mig_A2) at baseline in the (i) </w:t>
      </w:r>
      <w:r w:rsidRPr="00340CF4">
        <w:rPr>
          <w:sz w:val="24"/>
        </w:rPr>
        <w:t xml:space="preserve">5 years </w:t>
      </w:r>
      <w:r w:rsidRPr="00340CF4" w:rsidR="00D776BB">
        <w:rPr>
          <w:sz w:val="24"/>
        </w:rPr>
        <w:t xml:space="preserve">(ii) 12 months, and (ii) 3 months prior to pregnancy, </w:t>
      </w:r>
      <w:r w:rsidRPr="00340CF4">
        <w:rPr>
          <w:sz w:val="24"/>
          <w:szCs w:val="24"/>
        </w:rPr>
        <w:t xml:space="preserve">and </w:t>
      </w:r>
      <w:r w:rsidRPr="00340CF4" w:rsidR="00D776BB">
        <w:rPr>
          <w:sz w:val="24"/>
          <w:szCs w:val="24"/>
        </w:rPr>
        <w:t>(iv</w:t>
      </w:r>
      <w:r w:rsidRPr="00340CF4">
        <w:rPr>
          <w:sz w:val="24"/>
          <w:szCs w:val="24"/>
        </w:rPr>
        <w:t xml:space="preserve">) during pregnancy  </w:t>
      </w:r>
    </w:p>
    <w:tbl>
      <w:tblPr>
        <w:tblStyle w:val="TableGrid"/>
        <w:tblpPr w:leftFromText="180" w:rightFromText="180" w:vertAnchor="text" w:horzAnchor="margin" w:tblpY="182"/>
        <w:tblW w:w="9265" w:type="dxa"/>
        <w:tblLayout w:type="fixed"/>
        <w:tblLook w:val="04A0" w:firstRow="1" w:lastRow="0" w:firstColumn="1" w:lastColumn="0" w:noHBand="0" w:noVBand="1"/>
      </w:tblPr>
      <w:tblGrid>
        <w:gridCol w:w="1795"/>
        <w:gridCol w:w="1890"/>
        <w:gridCol w:w="2070"/>
        <w:gridCol w:w="2070"/>
        <w:gridCol w:w="1440"/>
      </w:tblGrid>
      <w:tr w:rsidRPr="008B7B0C" w:rsidR="005B7FC2" w:rsidTr="005B7FC2" w14:paraId="68E56F03" w14:textId="77777777">
        <w:trPr>
          <w:trHeight w:val="503"/>
        </w:trPr>
        <w:tc>
          <w:tcPr>
            <w:tcW w:w="1795" w:type="dxa"/>
            <w:shd w:val="clear" w:color="auto" w:fill="E2EFD9" w:themeFill="accent6" w:themeFillTint="33"/>
            <w:vAlign w:val="center"/>
          </w:tcPr>
          <w:p w:rsidRPr="008B7B0C" w:rsidR="005B7FC2" w:rsidP="00EC33BA" w:rsidRDefault="005B7FC2" w14:paraId="10846E9E" w14:textId="77777777">
            <w:pPr>
              <w:spacing w:line="240" w:lineRule="auto"/>
              <w:rPr>
                <w:szCs w:val="24"/>
              </w:rPr>
            </w:pPr>
          </w:p>
        </w:tc>
        <w:tc>
          <w:tcPr>
            <w:tcW w:w="1890" w:type="dxa"/>
            <w:shd w:val="clear" w:color="auto" w:fill="E2EFD9" w:themeFill="accent6" w:themeFillTint="33"/>
          </w:tcPr>
          <w:p w:rsidRPr="008B7B0C" w:rsidR="005B7FC2" w:rsidP="00EC33BA" w:rsidRDefault="005B7FC2" w14:paraId="43945F6B" w14:textId="77777777">
            <w:pPr>
              <w:spacing w:line="240" w:lineRule="auto"/>
              <w:rPr>
                <w:b/>
                <w:szCs w:val="24"/>
              </w:rPr>
            </w:pPr>
            <w:r w:rsidRPr="008B7B0C">
              <w:rPr>
                <w:b/>
                <w:szCs w:val="24"/>
              </w:rPr>
              <w:t>At baseline, 5 years prior to pregnancy start</w:t>
            </w:r>
          </w:p>
          <w:p w:rsidRPr="008B7B0C" w:rsidR="005B7FC2" w:rsidP="00EC33BA" w:rsidRDefault="005B7FC2" w14:paraId="2E1D524E" w14:textId="038A8DFF">
            <w:pPr>
              <w:spacing w:line="240" w:lineRule="auto"/>
              <w:rPr>
                <w:b/>
                <w:szCs w:val="24"/>
              </w:rPr>
            </w:pPr>
            <w:r w:rsidRPr="008B7B0C">
              <w:rPr>
                <w:b/>
                <w:szCs w:val="24"/>
              </w:rPr>
              <w:t>N= XXXXX*</w:t>
            </w:r>
          </w:p>
        </w:tc>
        <w:tc>
          <w:tcPr>
            <w:tcW w:w="2070" w:type="dxa"/>
            <w:shd w:val="clear" w:color="auto" w:fill="E2EFD9" w:themeFill="accent6" w:themeFillTint="33"/>
          </w:tcPr>
          <w:p w:rsidRPr="008B7B0C" w:rsidR="005B7FC2" w:rsidP="00EC33BA" w:rsidRDefault="005B7FC2" w14:paraId="35EB4A49" w14:textId="77777777">
            <w:pPr>
              <w:spacing w:line="240" w:lineRule="auto"/>
              <w:rPr>
                <w:b/>
                <w:szCs w:val="24"/>
              </w:rPr>
            </w:pPr>
            <w:r w:rsidRPr="008B7B0C">
              <w:rPr>
                <w:b/>
                <w:szCs w:val="24"/>
              </w:rPr>
              <w:t>At baseline, 12 months prior to pregnancy start</w:t>
            </w:r>
          </w:p>
          <w:p w:rsidRPr="008B7B0C" w:rsidR="005B7FC2" w:rsidP="00EC33BA" w:rsidRDefault="005B7FC2" w14:paraId="1E8DA518" w14:textId="38690740">
            <w:pPr>
              <w:spacing w:line="240" w:lineRule="auto"/>
              <w:rPr>
                <w:b/>
                <w:szCs w:val="24"/>
              </w:rPr>
            </w:pPr>
            <w:r w:rsidRPr="008B7B0C">
              <w:rPr>
                <w:b/>
                <w:szCs w:val="24"/>
              </w:rPr>
              <w:t>N= XXXXX*</w:t>
            </w:r>
          </w:p>
        </w:tc>
        <w:tc>
          <w:tcPr>
            <w:tcW w:w="2070" w:type="dxa"/>
            <w:shd w:val="clear" w:color="auto" w:fill="E2EFD9" w:themeFill="accent6" w:themeFillTint="33"/>
          </w:tcPr>
          <w:p w:rsidRPr="008B7B0C" w:rsidR="005B7FC2" w:rsidP="005B7FC2" w:rsidRDefault="005B7FC2" w14:paraId="5876396F" w14:textId="1A1E576D">
            <w:pPr>
              <w:spacing w:line="240" w:lineRule="auto"/>
              <w:rPr>
                <w:b/>
                <w:szCs w:val="24"/>
              </w:rPr>
            </w:pPr>
            <w:r w:rsidRPr="008B7B0C">
              <w:rPr>
                <w:b/>
                <w:szCs w:val="24"/>
              </w:rPr>
              <w:t>At baseline, 3months prior to pregnancy start</w:t>
            </w:r>
          </w:p>
          <w:p w:rsidRPr="008B7B0C" w:rsidR="005B7FC2" w:rsidP="005B7FC2" w:rsidRDefault="005B7FC2" w14:paraId="18718953" w14:textId="4A8641B9">
            <w:pPr>
              <w:spacing w:line="240" w:lineRule="auto"/>
              <w:rPr>
                <w:b/>
                <w:szCs w:val="24"/>
              </w:rPr>
            </w:pPr>
            <w:r w:rsidRPr="008B7B0C">
              <w:rPr>
                <w:b/>
                <w:szCs w:val="24"/>
              </w:rPr>
              <w:t>N= XXXXX*</w:t>
            </w:r>
          </w:p>
        </w:tc>
        <w:tc>
          <w:tcPr>
            <w:tcW w:w="1440" w:type="dxa"/>
            <w:shd w:val="clear" w:color="auto" w:fill="E2EFD9" w:themeFill="accent6" w:themeFillTint="33"/>
          </w:tcPr>
          <w:p w:rsidRPr="008B7B0C" w:rsidR="005B7FC2" w:rsidP="00EC33BA" w:rsidRDefault="005B7FC2" w14:paraId="3B0343A4" w14:textId="43CC875B">
            <w:pPr>
              <w:spacing w:line="240" w:lineRule="auto"/>
              <w:rPr>
                <w:b/>
                <w:szCs w:val="24"/>
              </w:rPr>
            </w:pPr>
            <w:r w:rsidRPr="008B7B0C">
              <w:rPr>
                <w:b/>
                <w:szCs w:val="24"/>
              </w:rPr>
              <w:t>During pregnancy</w:t>
            </w:r>
          </w:p>
          <w:p w:rsidRPr="008B7B0C" w:rsidR="005B7FC2" w:rsidP="00EC33BA" w:rsidRDefault="005B7FC2" w14:paraId="0746ADB8" w14:textId="77777777">
            <w:pPr>
              <w:spacing w:line="240" w:lineRule="auto"/>
              <w:rPr>
                <w:b/>
                <w:szCs w:val="24"/>
              </w:rPr>
            </w:pPr>
          </w:p>
          <w:p w:rsidRPr="008B7B0C" w:rsidR="005B7FC2" w:rsidP="00EC33BA" w:rsidRDefault="005B7FC2" w14:paraId="3D8315BB" w14:textId="1998950B">
            <w:pPr>
              <w:spacing w:line="240" w:lineRule="auto"/>
              <w:rPr>
                <w:b/>
                <w:szCs w:val="24"/>
              </w:rPr>
            </w:pPr>
            <w:r w:rsidRPr="008B7B0C">
              <w:rPr>
                <w:b/>
                <w:szCs w:val="24"/>
              </w:rPr>
              <w:t>N=XXXXX*</w:t>
            </w:r>
          </w:p>
        </w:tc>
      </w:tr>
      <w:tr w:rsidRPr="008B7B0C" w:rsidR="005B7FC2" w:rsidTr="005B7FC2" w14:paraId="4A50835A" w14:textId="77777777">
        <w:trPr>
          <w:trHeight w:val="503"/>
        </w:trPr>
        <w:tc>
          <w:tcPr>
            <w:tcW w:w="1795" w:type="dxa"/>
            <w:vAlign w:val="center"/>
          </w:tcPr>
          <w:p w:rsidRPr="008B7B0C" w:rsidR="005B7FC2" w:rsidP="00EC33BA" w:rsidRDefault="005B7FC2" w14:paraId="44E0BC40" w14:textId="77777777">
            <w:pPr>
              <w:spacing w:line="240" w:lineRule="auto"/>
              <w:rPr>
                <w:szCs w:val="24"/>
              </w:rPr>
            </w:pPr>
            <w:r w:rsidRPr="008B7B0C">
              <w:rPr>
                <w:szCs w:val="24"/>
              </w:rPr>
              <w:t>Only triptan prescription (Mig_A2)</w:t>
            </w:r>
          </w:p>
        </w:tc>
        <w:tc>
          <w:tcPr>
            <w:tcW w:w="1890" w:type="dxa"/>
          </w:tcPr>
          <w:p w:rsidRPr="008B7B0C" w:rsidR="005B7FC2" w:rsidP="00EC33BA" w:rsidRDefault="005B7FC2" w14:paraId="7CA2CE3F" w14:textId="66425D90">
            <w:pPr>
              <w:spacing w:line="240" w:lineRule="auto"/>
              <w:rPr>
                <w:szCs w:val="24"/>
              </w:rPr>
            </w:pPr>
          </w:p>
        </w:tc>
        <w:tc>
          <w:tcPr>
            <w:tcW w:w="2070" w:type="dxa"/>
          </w:tcPr>
          <w:p w:rsidRPr="008B7B0C" w:rsidR="005B7FC2" w:rsidP="00EC33BA" w:rsidRDefault="005B7FC2" w14:paraId="0CCF2F6A" w14:textId="2B152BE9">
            <w:pPr>
              <w:spacing w:line="240" w:lineRule="auto"/>
              <w:rPr>
                <w:szCs w:val="24"/>
              </w:rPr>
            </w:pPr>
          </w:p>
        </w:tc>
        <w:tc>
          <w:tcPr>
            <w:tcW w:w="2070" w:type="dxa"/>
          </w:tcPr>
          <w:p w:rsidRPr="008B7B0C" w:rsidR="005B7FC2" w:rsidP="00EC33BA" w:rsidRDefault="005B7FC2" w14:paraId="6A20EA61" w14:textId="77777777">
            <w:pPr>
              <w:spacing w:line="240" w:lineRule="auto"/>
              <w:rPr>
                <w:szCs w:val="24"/>
              </w:rPr>
            </w:pPr>
          </w:p>
        </w:tc>
        <w:tc>
          <w:tcPr>
            <w:tcW w:w="1440" w:type="dxa"/>
          </w:tcPr>
          <w:p w:rsidRPr="008B7B0C" w:rsidR="005B7FC2" w:rsidP="00EC33BA" w:rsidRDefault="005B7FC2" w14:paraId="035AB7F9" w14:textId="56ADF1C5">
            <w:pPr>
              <w:spacing w:line="240" w:lineRule="auto"/>
              <w:rPr>
                <w:szCs w:val="24"/>
              </w:rPr>
            </w:pPr>
          </w:p>
        </w:tc>
      </w:tr>
      <w:tr w:rsidRPr="008B7B0C" w:rsidR="005B7FC2" w:rsidTr="005B7FC2" w14:paraId="6C1C67BE" w14:textId="77777777">
        <w:trPr>
          <w:trHeight w:val="487"/>
        </w:trPr>
        <w:tc>
          <w:tcPr>
            <w:tcW w:w="1795" w:type="dxa"/>
            <w:vAlign w:val="center"/>
          </w:tcPr>
          <w:p w:rsidRPr="008B7B0C" w:rsidR="005B7FC2" w:rsidP="00EC33BA" w:rsidRDefault="005B7FC2" w14:paraId="0DCC00DF" w14:textId="77777777">
            <w:pPr>
              <w:spacing w:line="240" w:lineRule="auto"/>
              <w:rPr>
                <w:szCs w:val="24"/>
              </w:rPr>
            </w:pPr>
            <w:r w:rsidRPr="008B7B0C">
              <w:rPr>
                <w:szCs w:val="24"/>
              </w:rPr>
              <w:t>Only diagnostic code (Mig_A1)</w:t>
            </w:r>
          </w:p>
        </w:tc>
        <w:tc>
          <w:tcPr>
            <w:tcW w:w="1890" w:type="dxa"/>
          </w:tcPr>
          <w:p w:rsidRPr="008B7B0C" w:rsidR="005B7FC2" w:rsidP="00EC33BA" w:rsidRDefault="005B7FC2" w14:paraId="664A1113" w14:textId="7DD94D00">
            <w:pPr>
              <w:spacing w:line="240" w:lineRule="auto"/>
              <w:rPr>
                <w:szCs w:val="24"/>
              </w:rPr>
            </w:pPr>
          </w:p>
        </w:tc>
        <w:tc>
          <w:tcPr>
            <w:tcW w:w="2070" w:type="dxa"/>
          </w:tcPr>
          <w:p w:rsidRPr="008B7B0C" w:rsidR="005B7FC2" w:rsidP="00EC33BA" w:rsidRDefault="005B7FC2" w14:paraId="427DEA3B" w14:textId="413087DF">
            <w:pPr>
              <w:spacing w:line="240" w:lineRule="auto"/>
              <w:rPr>
                <w:szCs w:val="24"/>
              </w:rPr>
            </w:pPr>
          </w:p>
        </w:tc>
        <w:tc>
          <w:tcPr>
            <w:tcW w:w="2070" w:type="dxa"/>
          </w:tcPr>
          <w:p w:rsidRPr="008B7B0C" w:rsidR="005B7FC2" w:rsidP="00EC33BA" w:rsidRDefault="005B7FC2" w14:paraId="4061C77C" w14:textId="77777777">
            <w:pPr>
              <w:spacing w:line="240" w:lineRule="auto"/>
              <w:rPr>
                <w:szCs w:val="24"/>
              </w:rPr>
            </w:pPr>
          </w:p>
        </w:tc>
        <w:tc>
          <w:tcPr>
            <w:tcW w:w="1440" w:type="dxa"/>
          </w:tcPr>
          <w:p w:rsidRPr="008B7B0C" w:rsidR="005B7FC2" w:rsidP="00EC33BA" w:rsidRDefault="005B7FC2" w14:paraId="738FBB96" w14:textId="0BCC86F3">
            <w:pPr>
              <w:spacing w:line="240" w:lineRule="auto"/>
              <w:rPr>
                <w:szCs w:val="24"/>
              </w:rPr>
            </w:pPr>
          </w:p>
        </w:tc>
      </w:tr>
      <w:tr w:rsidRPr="008B7B0C" w:rsidR="005B7FC2" w:rsidTr="005B7FC2" w14:paraId="09CEE2CD" w14:textId="77777777">
        <w:trPr>
          <w:trHeight w:val="503"/>
        </w:trPr>
        <w:tc>
          <w:tcPr>
            <w:tcW w:w="1795" w:type="dxa"/>
            <w:vAlign w:val="center"/>
          </w:tcPr>
          <w:p w:rsidRPr="008B7B0C" w:rsidR="005B7FC2" w:rsidP="00EC33BA" w:rsidRDefault="005B7FC2" w14:paraId="18C4E6C7" w14:textId="77777777">
            <w:pPr>
              <w:spacing w:line="240" w:lineRule="auto"/>
              <w:rPr>
                <w:szCs w:val="24"/>
              </w:rPr>
            </w:pPr>
            <w:r w:rsidRPr="008B7B0C">
              <w:rPr>
                <w:szCs w:val="24"/>
              </w:rPr>
              <w:t>Both prescription &amp; diagnostic code</w:t>
            </w:r>
          </w:p>
        </w:tc>
        <w:tc>
          <w:tcPr>
            <w:tcW w:w="1890" w:type="dxa"/>
          </w:tcPr>
          <w:p w:rsidRPr="008B7B0C" w:rsidR="005B7FC2" w:rsidP="00EC33BA" w:rsidRDefault="005B7FC2" w14:paraId="54D6126B" w14:textId="1D283328">
            <w:pPr>
              <w:spacing w:line="240" w:lineRule="auto"/>
              <w:rPr>
                <w:szCs w:val="24"/>
              </w:rPr>
            </w:pPr>
          </w:p>
        </w:tc>
        <w:tc>
          <w:tcPr>
            <w:tcW w:w="2070" w:type="dxa"/>
          </w:tcPr>
          <w:p w:rsidRPr="008B7B0C" w:rsidR="005B7FC2" w:rsidP="00EC33BA" w:rsidRDefault="005B7FC2" w14:paraId="338D8091" w14:textId="0C9A7932">
            <w:pPr>
              <w:spacing w:line="240" w:lineRule="auto"/>
              <w:rPr>
                <w:szCs w:val="24"/>
              </w:rPr>
            </w:pPr>
          </w:p>
        </w:tc>
        <w:tc>
          <w:tcPr>
            <w:tcW w:w="2070" w:type="dxa"/>
          </w:tcPr>
          <w:p w:rsidRPr="008B7B0C" w:rsidR="005B7FC2" w:rsidP="00EC33BA" w:rsidRDefault="005B7FC2" w14:paraId="525C70A4" w14:textId="77777777">
            <w:pPr>
              <w:spacing w:line="240" w:lineRule="auto"/>
              <w:rPr>
                <w:szCs w:val="24"/>
              </w:rPr>
            </w:pPr>
          </w:p>
        </w:tc>
        <w:tc>
          <w:tcPr>
            <w:tcW w:w="1440" w:type="dxa"/>
          </w:tcPr>
          <w:p w:rsidRPr="008B7B0C" w:rsidR="005B7FC2" w:rsidP="00EC33BA" w:rsidRDefault="005B7FC2" w14:paraId="568A1184" w14:textId="022EA429">
            <w:pPr>
              <w:spacing w:line="240" w:lineRule="auto"/>
              <w:rPr>
                <w:szCs w:val="24"/>
              </w:rPr>
            </w:pPr>
          </w:p>
        </w:tc>
      </w:tr>
    </w:tbl>
    <w:p w:rsidRPr="00340CF4" w:rsidR="00E16A7E" w:rsidP="00E16A7E" w:rsidRDefault="00E16A7E" w14:paraId="60DF90E3" w14:textId="77777777">
      <w:pPr>
        <w:spacing w:line="240" w:lineRule="auto"/>
        <w:rPr>
          <w:sz w:val="20"/>
          <w:szCs w:val="24"/>
        </w:rPr>
      </w:pPr>
      <w:r w:rsidRPr="00340CF4">
        <w:rPr>
          <w:sz w:val="20"/>
          <w:szCs w:val="24"/>
        </w:rPr>
        <w:t xml:space="preserve">*Number of pregnancies identified as having migraine in the time period, using the broader definition Mig_A7. Numbers do not add up to total due to additional pregnancies captured using procedure codes in Mig_A7. </w:t>
      </w:r>
    </w:p>
    <w:p w:rsidRPr="00340CF4" w:rsidR="00E16A7E" w:rsidP="006F2B78" w:rsidRDefault="00E16A7E" w14:paraId="7F1EC0A9" w14:textId="77777777">
      <w:pPr>
        <w:tabs>
          <w:tab w:val="left" w:pos="142"/>
        </w:tabs>
        <w:jc w:val="both"/>
        <w:rPr>
          <w:color w:val="000000" w:themeColor="text1"/>
          <w:sz w:val="24"/>
        </w:rPr>
      </w:pPr>
    </w:p>
    <w:p w:rsidRPr="00340CF4" w:rsidR="00947642" w:rsidP="006F2B78" w:rsidRDefault="00947642" w14:paraId="285D56AB" w14:textId="3B1AD35B">
      <w:pPr>
        <w:tabs>
          <w:tab w:val="left" w:pos="142"/>
        </w:tabs>
        <w:jc w:val="both"/>
        <w:rPr>
          <w:sz w:val="24"/>
          <w:szCs w:val="24"/>
        </w:rPr>
      </w:pPr>
      <w:r w:rsidRPr="00340CF4">
        <w:rPr>
          <w:color w:val="000000" w:themeColor="text1"/>
          <w:sz w:val="24"/>
        </w:rPr>
        <w:t xml:space="preserve">We also perform the same assessment between </w:t>
      </w:r>
      <w:r w:rsidRPr="00340CF4">
        <w:rPr>
          <w:sz w:val="24"/>
          <w:szCs w:val="24"/>
        </w:rPr>
        <w:t xml:space="preserve">migraine types (Mig_T1-T6) </w:t>
      </w:r>
      <w:r w:rsidRPr="00340CF4" w:rsidR="004048A8">
        <w:rPr>
          <w:sz w:val="24"/>
          <w:szCs w:val="24"/>
        </w:rPr>
        <w:t>versus</w:t>
      </w:r>
      <w:r w:rsidRPr="00340CF4">
        <w:rPr>
          <w:sz w:val="24"/>
          <w:szCs w:val="24"/>
        </w:rPr>
        <w:t xml:space="preserve"> migraine severity (Mig_S1-S4)</w:t>
      </w:r>
      <w:r w:rsidRPr="00340CF4" w:rsidR="00ED290F">
        <w:rPr>
          <w:sz w:val="24"/>
          <w:szCs w:val="24"/>
        </w:rPr>
        <w:t xml:space="preserve"> at baseline and in pregnancy.</w:t>
      </w:r>
    </w:p>
    <w:p w:rsidRPr="00340CF4" w:rsidR="00E16A7E" w:rsidP="006F2B78" w:rsidRDefault="00E16A7E" w14:paraId="22276409" w14:textId="779D9404">
      <w:pPr>
        <w:tabs>
          <w:tab w:val="left" w:pos="142"/>
        </w:tabs>
        <w:jc w:val="both"/>
        <w:rPr>
          <w:sz w:val="24"/>
          <w:szCs w:val="24"/>
        </w:rPr>
      </w:pPr>
    </w:p>
    <w:p w:rsidRPr="00340CF4" w:rsidR="00E16A7E" w:rsidP="00E16A7E" w:rsidRDefault="00E16A7E" w14:paraId="38A30A04" w14:textId="09B08323">
      <w:pPr>
        <w:spacing w:line="240" w:lineRule="auto"/>
        <w:jc w:val="both"/>
        <w:rPr>
          <w:rFonts w:cstheme="minorHAnsi"/>
          <w:szCs w:val="24"/>
        </w:rPr>
      </w:pPr>
      <w:r w:rsidRPr="00340CF4">
        <w:rPr>
          <w:b/>
          <w:sz w:val="24"/>
        </w:rPr>
        <w:lastRenderedPageBreak/>
        <w:t>Shell Table 7</w:t>
      </w:r>
      <w:r w:rsidRPr="00340CF4">
        <w:rPr>
          <w:sz w:val="24"/>
        </w:rPr>
        <w:t xml:space="preserve">: Prevalence of migraine type by severity at baseline (12 months prior to pregnancy) and during pregnancy* </w:t>
      </w:r>
    </w:p>
    <w:tbl>
      <w:tblPr>
        <w:tblStyle w:val="TableGrid"/>
        <w:tblW w:w="8991" w:type="dxa"/>
        <w:tblLayout w:type="fixed"/>
        <w:tblLook w:val="04A0" w:firstRow="1" w:lastRow="0" w:firstColumn="1" w:lastColumn="0" w:noHBand="0" w:noVBand="1"/>
      </w:tblPr>
      <w:tblGrid>
        <w:gridCol w:w="3114"/>
        <w:gridCol w:w="839"/>
        <w:gridCol w:w="840"/>
        <w:gridCol w:w="872"/>
        <w:gridCol w:w="807"/>
        <w:gridCol w:w="839"/>
        <w:gridCol w:w="840"/>
        <w:gridCol w:w="840"/>
      </w:tblGrid>
      <w:tr w:rsidRPr="00340CF4" w:rsidR="00E16A7E" w:rsidTr="00E255CE" w14:paraId="107DCFD6" w14:textId="77777777">
        <w:trPr>
          <w:trHeight w:val="20"/>
        </w:trPr>
        <w:tc>
          <w:tcPr>
            <w:tcW w:w="3114" w:type="dxa"/>
            <w:shd w:val="clear" w:color="auto" w:fill="E2EFD9" w:themeFill="accent6" w:themeFillTint="33"/>
            <w:vAlign w:val="center"/>
          </w:tcPr>
          <w:p w:rsidRPr="00340CF4" w:rsidR="00E16A7E" w:rsidP="00EC33BA" w:rsidRDefault="00E16A7E" w14:paraId="61C40435" w14:textId="77777777">
            <w:pPr>
              <w:spacing w:line="240" w:lineRule="auto"/>
            </w:pPr>
          </w:p>
        </w:tc>
        <w:tc>
          <w:tcPr>
            <w:tcW w:w="2551" w:type="dxa"/>
            <w:gridSpan w:val="3"/>
            <w:shd w:val="clear" w:color="auto" w:fill="E2EFD9" w:themeFill="accent6" w:themeFillTint="33"/>
          </w:tcPr>
          <w:p w:rsidRPr="00340CF4" w:rsidR="00E16A7E" w:rsidP="00EC33BA" w:rsidRDefault="00E16A7E" w14:paraId="37E24D68" w14:textId="71A9355A">
            <w:pPr>
              <w:spacing w:line="240" w:lineRule="auto"/>
              <w:rPr>
                <w:b/>
              </w:rPr>
            </w:pPr>
            <w:r w:rsidRPr="00340CF4">
              <w:rPr>
                <w:b/>
              </w:rPr>
              <w:t>N</w:t>
            </w:r>
            <w:r w:rsidRPr="00340CF4" w:rsidR="00E255CE">
              <w:rPr>
                <w:b/>
              </w:rPr>
              <w:t xml:space="preserve"> pregnancies with </w:t>
            </w:r>
            <w:r w:rsidRPr="00340CF4" w:rsidR="00E255CE">
              <w:rPr>
                <w:rFonts w:cstheme="minorHAnsi"/>
                <w:b/>
              </w:rPr>
              <w:t>≥</w:t>
            </w:r>
            <w:r w:rsidRPr="00340CF4" w:rsidR="00E255CE">
              <w:rPr>
                <w:b/>
              </w:rPr>
              <w:t>1</w:t>
            </w:r>
            <w:r w:rsidRPr="00340CF4">
              <w:rPr>
                <w:b/>
              </w:rPr>
              <w:t xml:space="preserve"> severity events (%) at baseline by migraine type**</w:t>
            </w:r>
          </w:p>
        </w:tc>
        <w:tc>
          <w:tcPr>
            <w:tcW w:w="3326" w:type="dxa"/>
            <w:gridSpan w:val="4"/>
            <w:shd w:val="clear" w:color="auto" w:fill="E2EFD9" w:themeFill="accent6" w:themeFillTint="33"/>
          </w:tcPr>
          <w:p w:rsidRPr="00340CF4" w:rsidR="00E16A7E" w:rsidP="00CB0BDC" w:rsidRDefault="00E16A7E" w14:paraId="7FC054B0" w14:textId="2636922E">
            <w:pPr>
              <w:spacing w:line="240" w:lineRule="auto"/>
              <w:rPr>
                <w:b/>
              </w:rPr>
            </w:pPr>
            <w:r w:rsidRPr="00340CF4">
              <w:rPr>
                <w:b/>
              </w:rPr>
              <w:t xml:space="preserve">N </w:t>
            </w:r>
            <w:r w:rsidRPr="00340CF4" w:rsidR="00CB0BDC">
              <w:rPr>
                <w:b/>
              </w:rPr>
              <w:t xml:space="preserve">pregnancies with </w:t>
            </w:r>
            <w:r w:rsidRPr="00340CF4" w:rsidR="00CB0BDC">
              <w:rPr>
                <w:rFonts w:cstheme="minorHAnsi"/>
                <w:b/>
              </w:rPr>
              <w:t>≥</w:t>
            </w:r>
            <w:r w:rsidRPr="00340CF4" w:rsidR="00CB0BDC">
              <w:rPr>
                <w:b/>
              </w:rPr>
              <w:t xml:space="preserve">1 severity events </w:t>
            </w:r>
            <w:r w:rsidRPr="00340CF4">
              <w:rPr>
                <w:b/>
              </w:rPr>
              <w:t>(%) during pregnancy</w:t>
            </w:r>
            <w:r w:rsidRPr="00340CF4" w:rsidR="00CB0BDC">
              <w:rPr>
                <w:b/>
              </w:rPr>
              <w:t xml:space="preserve"> by migraine type**</w:t>
            </w:r>
          </w:p>
        </w:tc>
      </w:tr>
      <w:tr w:rsidRPr="00340CF4" w:rsidR="00EC33BA" w:rsidTr="00E255CE" w14:paraId="5F89026E" w14:textId="77777777">
        <w:trPr>
          <w:trHeight w:val="20"/>
        </w:trPr>
        <w:tc>
          <w:tcPr>
            <w:tcW w:w="3114" w:type="dxa"/>
            <w:shd w:val="clear" w:color="auto" w:fill="D9D9D9" w:themeFill="background1" w:themeFillShade="D9"/>
            <w:vAlign w:val="center"/>
          </w:tcPr>
          <w:p w:rsidRPr="00340CF4" w:rsidR="00EC33BA" w:rsidP="00EC33BA" w:rsidRDefault="00EC33BA" w14:paraId="459B0DCC" w14:textId="77777777">
            <w:pPr>
              <w:spacing w:line="240" w:lineRule="auto"/>
            </w:pPr>
            <w:r w:rsidRPr="00340CF4">
              <w:rPr>
                <w:b/>
              </w:rPr>
              <w:t xml:space="preserve">Migraine type </w:t>
            </w:r>
          </w:p>
        </w:tc>
        <w:tc>
          <w:tcPr>
            <w:tcW w:w="839" w:type="dxa"/>
            <w:shd w:val="clear" w:color="auto" w:fill="D9D9D9" w:themeFill="background1" w:themeFillShade="D9"/>
          </w:tcPr>
          <w:p w:rsidRPr="00340CF4" w:rsidR="00EC33BA" w:rsidP="00EC33BA" w:rsidRDefault="00EC33BA" w14:paraId="7F575897" w14:textId="77777777">
            <w:pPr>
              <w:spacing w:line="240" w:lineRule="auto"/>
              <w:rPr>
                <w:b/>
                <w:sz w:val="18"/>
                <w:szCs w:val="18"/>
              </w:rPr>
            </w:pPr>
            <w:r w:rsidRPr="00340CF4">
              <w:rPr>
                <w:b/>
                <w:sz w:val="18"/>
                <w:szCs w:val="18"/>
              </w:rPr>
              <w:t>Mild</w:t>
            </w:r>
          </w:p>
          <w:p w:rsidRPr="00340CF4" w:rsidR="00EC33BA" w:rsidP="00EC33BA" w:rsidRDefault="00EC33BA" w14:paraId="30220F18" w14:textId="54EE9D54">
            <w:pPr>
              <w:spacing w:line="240" w:lineRule="auto"/>
              <w:rPr>
                <w:b/>
                <w:sz w:val="18"/>
                <w:szCs w:val="18"/>
              </w:rPr>
            </w:pPr>
            <w:r w:rsidRPr="00340CF4">
              <w:rPr>
                <w:b/>
                <w:sz w:val="18"/>
                <w:szCs w:val="18"/>
              </w:rPr>
              <w:t>N=xxx</w:t>
            </w:r>
          </w:p>
        </w:tc>
        <w:tc>
          <w:tcPr>
            <w:tcW w:w="840" w:type="dxa"/>
            <w:shd w:val="clear" w:color="auto" w:fill="D9D9D9" w:themeFill="background1" w:themeFillShade="D9"/>
          </w:tcPr>
          <w:p w:rsidRPr="00340CF4" w:rsidR="00EC33BA" w:rsidP="00EC33BA" w:rsidRDefault="00EC33BA" w14:paraId="58705895" w14:textId="3EC3C0F5">
            <w:pPr>
              <w:spacing w:line="240" w:lineRule="auto"/>
              <w:rPr>
                <w:b/>
                <w:sz w:val="18"/>
                <w:szCs w:val="18"/>
              </w:rPr>
            </w:pPr>
            <w:r w:rsidRPr="00340CF4">
              <w:rPr>
                <w:b/>
                <w:sz w:val="18"/>
                <w:szCs w:val="18"/>
              </w:rPr>
              <w:t>Moderate N=xxx</w:t>
            </w:r>
          </w:p>
        </w:tc>
        <w:tc>
          <w:tcPr>
            <w:tcW w:w="872" w:type="dxa"/>
            <w:shd w:val="clear" w:color="auto" w:fill="D9D9D9" w:themeFill="background1" w:themeFillShade="D9"/>
          </w:tcPr>
          <w:p w:rsidRPr="00340CF4" w:rsidR="00EC33BA" w:rsidP="00EC33BA" w:rsidRDefault="00EC33BA" w14:paraId="022589C4" w14:textId="77777777">
            <w:pPr>
              <w:spacing w:line="240" w:lineRule="auto"/>
              <w:rPr>
                <w:b/>
                <w:sz w:val="18"/>
                <w:szCs w:val="18"/>
              </w:rPr>
            </w:pPr>
            <w:r w:rsidRPr="00340CF4">
              <w:rPr>
                <w:b/>
                <w:sz w:val="18"/>
                <w:szCs w:val="18"/>
              </w:rPr>
              <w:t xml:space="preserve">Severe </w:t>
            </w:r>
          </w:p>
          <w:p w:rsidRPr="00340CF4" w:rsidR="00EC33BA" w:rsidP="00EC33BA" w:rsidRDefault="00EC33BA" w14:paraId="7D3825E6" w14:textId="7522DFFE">
            <w:pPr>
              <w:spacing w:line="240" w:lineRule="auto"/>
              <w:rPr>
                <w:b/>
                <w:sz w:val="18"/>
                <w:szCs w:val="18"/>
              </w:rPr>
            </w:pPr>
            <w:r w:rsidRPr="00340CF4">
              <w:rPr>
                <w:b/>
                <w:sz w:val="18"/>
                <w:szCs w:val="18"/>
              </w:rPr>
              <w:t>N=xxx</w:t>
            </w:r>
          </w:p>
        </w:tc>
        <w:tc>
          <w:tcPr>
            <w:tcW w:w="807" w:type="dxa"/>
            <w:shd w:val="clear" w:color="auto" w:fill="D9D9D9" w:themeFill="background1" w:themeFillShade="D9"/>
          </w:tcPr>
          <w:p w:rsidRPr="00340CF4" w:rsidR="00EC33BA" w:rsidP="00EC33BA" w:rsidRDefault="00EC33BA" w14:paraId="2B008EF4" w14:textId="77777777">
            <w:pPr>
              <w:spacing w:line="240" w:lineRule="auto"/>
              <w:rPr>
                <w:b/>
                <w:sz w:val="18"/>
                <w:szCs w:val="18"/>
              </w:rPr>
            </w:pPr>
            <w:r w:rsidRPr="00340CF4">
              <w:rPr>
                <w:b/>
                <w:sz w:val="18"/>
                <w:szCs w:val="18"/>
              </w:rPr>
              <w:t>Mild</w:t>
            </w:r>
          </w:p>
          <w:p w:rsidRPr="00340CF4" w:rsidR="00EC33BA" w:rsidP="00EC33BA" w:rsidRDefault="00EC33BA" w14:paraId="67E25BED" w14:textId="4F78E355">
            <w:pPr>
              <w:spacing w:line="240" w:lineRule="auto"/>
              <w:rPr>
                <w:b/>
                <w:sz w:val="18"/>
                <w:szCs w:val="18"/>
              </w:rPr>
            </w:pPr>
            <w:r w:rsidRPr="00340CF4">
              <w:rPr>
                <w:b/>
                <w:sz w:val="18"/>
                <w:szCs w:val="18"/>
              </w:rPr>
              <w:t>N=xxx</w:t>
            </w:r>
          </w:p>
        </w:tc>
        <w:tc>
          <w:tcPr>
            <w:tcW w:w="839" w:type="dxa"/>
            <w:shd w:val="clear" w:color="auto" w:fill="D9D9D9" w:themeFill="background1" w:themeFillShade="D9"/>
          </w:tcPr>
          <w:p w:rsidRPr="00340CF4" w:rsidR="00EC33BA" w:rsidP="00EC33BA" w:rsidRDefault="00EC33BA" w14:paraId="77671DAA" w14:textId="1399DC36">
            <w:pPr>
              <w:spacing w:line="240" w:lineRule="auto"/>
              <w:rPr>
                <w:b/>
                <w:sz w:val="18"/>
                <w:szCs w:val="18"/>
              </w:rPr>
            </w:pPr>
            <w:r w:rsidRPr="00340CF4">
              <w:rPr>
                <w:b/>
                <w:sz w:val="18"/>
                <w:szCs w:val="18"/>
              </w:rPr>
              <w:t>Moderate N=xxx</w:t>
            </w:r>
          </w:p>
        </w:tc>
        <w:tc>
          <w:tcPr>
            <w:tcW w:w="840" w:type="dxa"/>
            <w:shd w:val="clear" w:color="auto" w:fill="D9D9D9" w:themeFill="background1" w:themeFillShade="D9"/>
          </w:tcPr>
          <w:p w:rsidRPr="00340CF4" w:rsidR="00EC33BA" w:rsidP="00EC33BA" w:rsidRDefault="00EC33BA" w14:paraId="75BBA017" w14:textId="77777777">
            <w:pPr>
              <w:spacing w:line="240" w:lineRule="auto"/>
              <w:rPr>
                <w:b/>
                <w:sz w:val="18"/>
                <w:szCs w:val="18"/>
              </w:rPr>
            </w:pPr>
            <w:r w:rsidRPr="00340CF4">
              <w:rPr>
                <w:b/>
                <w:sz w:val="18"/>
                <w:szCs w:val="18"/>
              </w:rPr>
              <w:t xml:space="preserve">Severe </w:t>
            </w:r>
          </w:p>
          <w:p w:rsidRPr="00340CF4" w:rsidR="00EC33BA" w:rsidP="00EC33BA" w:rsidRDefault="00EC33BA" w14:paraId="7E3571BD" w14:textId="39F988AB">
            <w:pPr>
              <w:spacing w:line="240" w:lineRule="auto"/>
              <w:rPr>
                <w:b/>
                <w:sz w:val="18"/>
                <w:szCs w:val="18"/>
              </w:rPr>
            </w:pPr>
            <w:r w:rsidRPr="00340CF4">
              <w:rPr>
                <w:b/>
                <w:sz w:val="18"/>
                <w:szCs w:val="18"/>
              </w:rPr>
              <w:t>N=xxx</w:t>
            </w:r>
          </w:p>
        </w:tc>
        <w:tc>
          <w:tcPr>
            <w:tcW w:w="840" w:type="dxa"/>
            <w:shd w:val="clear" w:color="auto" w:fill="D9D9D9" w:themeFill="background1" w:themeFillShade="D9"/>
          </w:tcPr>
          <w:p w:rsidRPr="00340CF4" w:rsidR="00EC33BA" w:rsidP="00EC33BA" w:rsidRDefault="00EC33BA" w14:paraId="1FF68094" w14:textId="77777777">
            <w:pPr>
              <w:spacing w:line="240" w:lineRule="auto"/>
              <w:rPr>
                <w:b/>
                <w:sz w:val="18"/>
                <w:szCs w:val="18"/>
              </w:rPr>
            </w:pPr>
            <w:r w:rsidRPr="00340CF4">
              <w:rPr>
                <w:b/>
                <w:sz w:val="18"/>
                <w:szCs w:val="18"/>
              </w:rPr>
              <w:t xml:space="preserve">Very severe </w:t>
            </w:r>
          </w:p>
          <w:p w:rsidRPr="00340CF4" w:rsidR="00EC33BA" w:rsidP="00EC33BA" w:rsidRDefault="00EC33BA" w14:paraId="30D11114" w14:textId="4EAF6CA1">
            <w:pPr>
              <w:spacing w:line="240" w:lineRule="auto"/>
              <w:rPr>
                <w:b/>
                <w:sz w:val="18"/>
                <w:szCs w:val="18"/>
              </w:rPr>
            </w:pPr>
            <w:r w:rsidRPr="00340CF4">
              <w:rPr>
                <w:b/>
                <w:sz w:val="18"/>
                <w:szCs w:val="18"/>
              </w:rPr>
              <w:t>N=xxx</w:t>
            </w:r>
          </w:p>
        </w:tc>
      </w:tr>
      <w:tr w:rsidRPr="00340CF4" w:rsidR="00E16A7E" w:rsidTr="00E255CE" w14:paraId="6D22A37B" w14:textId="77777777">
        <w:trPr>
          <w:trHeight w:val="20"/>
        </w:trPr>
        <w:tc>
          <w:tcPr>
            <w:tcW w:w="3114" w:type="dxa"/>
            <w:vAlign w:val="center"/>
          </w:tcPr>
          <w:p w:rsidRPr="00340CF4" w:rsidR="00E16A7E" w:rsidP="00EC33BA" w:rsidRDefault="00E16A7E" w14:paraId="262F31D2" w14:textId="77777777">
            <w:pPr>
              <w:spacing w:line="240" w:lineRule="auto"/>
              <w:rPr>
                <w:b/>
              </w:rPr>
            </w:pPr>
            <w:r w:rsidRPr="00340CF4">
              <w:t>Migraine without aura (Mig_T1)</w:t>
            </w:r>
          </w:p>
        </w:tc>
        <w:tc>
          <w:tcPr>
            <w:tcW w:w="839" w:type="dxa"/>
          </w:tcPr>
          <w:p w:rsidRPr="00340CF4" w:rsidR="00E16A7E" w:rsidP="00EC33BA" w:rsidRDefault="00E16A7E" w14:paraId="7B97026D" w14:textId="58F06254">
            <w:pPr>
              <w:spacing w:line="240" w:lineRule="auto"/>
            </w:pPr>
          </w:p>
        </w:tc>
        <w:tc>
          <w:tcPr>
            <w:tcW w:w="840" w:type="dxa"/>
            <w:shd w:val="clear" w:color="auto" w:fill="FFFFFF" w:themeFill="background1"/>
          </w:tcPr>
          <w:p w:rsidRPr="00340CF4" w:rsidR="00E16A7E" w:rsidP="00EC33BA" w:rsidRDefault="00E16A7E" w14:paraId="2AC04D44" w14:textId="77777777">
            <w:pPr>
              <w:spacing w:line="240" w:lineRule="auto"/>
            </w:pPr>
          </w:p>
        </w:tc>
        <w:tc>
          <w:tcPr>
            <w:tcW w:w="872" w:type="dxa"/>
            <w:shd w:val="clear" w:color="auto" w:fill="FFFFFF" w:themeFill="background1"/>
          </w:tcPr>
          <w:p w:rsidRPr="00340CF4" w:rsidR="00E16A7E" w:rsidP="00EC33BA" w:rsidRDefault="00E16A7E" w14:paraId="6B451831" w14:textId="7225AF3B">
            <w:pPr>
              <w:spacing w:line="240" w:lineRule="auto"/>
            </w:pPr>
          </w:p>
        </w:tc>
        <w:tc>
          <w:tcPr>
            <w:tcW w:w="807" w:type="dxa"/>
            <w:shd w:val="clear" w:color="auto" w:fill="FFFFFF" w:themeFill="background1"/>
          </w:tcPr>
          <w:p w:rsidRPr="00340CF4" w:rsidR="00E16A7E" w:rsidP="00EC33BA" w:rsidRDefault="00E16A7E" w14:paraId="54BDEEBC" w14:textId="3FA7E536">
            <w:pPr>
              <w:spacing w:line="240" w:lineRule="auto"/>
            </w:pPr>
          </w:p>
        </w:tc>
        <w:tc>
          <w:tcPr>
            <w:tcW w:w="839" w:type="dxa"/>
            <w:shd w:val="clear" w:color="auto" w:fill="FFFFFF" w:themeFill="background1"/>
          </w:tcPr>
          <w:p w:rsidRPr="00340CF4" w:rsidR="00E16A7E" w:rsidP="00EC33BA" w:rsidRDefault="00E16A7E" w14:paraId="157C8189" w14:textId="1A295B7F">
            <w:pPr>
              <w:spacing w:line="240" w:lineRule="auto"/>
            </w:pPr>
          </w:p>
        </w:tc>
        <w:tc>
          <w:tcPr>
            <w:tcW w:w="840" w:type="dxa"/>
            <w:shd w:val="clear" w:color="auto" w:fill="FFFFFF" w:themeFill="background1"/>
          </w:tcPr>
          <w:p w:rsidRPr="00340CF4" w:rsidR="00E16A7E" w:rsidP="00EC33BA" w:rsidRDefault="00E16A7E" w14:paraId="16A973C7" w14:textId="77777777">
            <w:pPr>
              <w:spacing w:line="240" w:lineRule="auto"/>
            </w:pPr>
          </w:p>
        </w:tc>
        <w:tc>
          <w:tcPr>
            <w:tcW w:w="840" w:type="dxa"/>
            <w:shd w:val="clear" w:color="auto" w:fill="FFFFFF" w:themeFill="background1"/>
          </w:tcPr>
          <w:p w:rsidRPr="00340CF4" w:rsidR="00E16A7E" w:rsidP="00EC33BA" w:rsidRDefault="00E16A7E" w14:paraId="64821313" w14:textId="521BFC43">
            <w:pPr>
              <w:spacing w:line="240" w:lineRule="auto"/>
            </w:pPr>
          </w:p>
        </w:tc>
      </w:tr>
      <w:tr w:rsidRPr="00340CF4" w:rsidR="00E16A7E" w:rsidTr="00E255CE" w14:paraId="6CC6DC66" w14:textId="77777777">
        <w:trPr>
          <w:trHeight w:val="20"/>
        </w:trPr>
        <w:tc>
          <w:tcPr>
            <w:tcW w:w="3114" w:type="dxa"/>
            <w:vAlign w:val="center"/>
          </w:tcPr>
          <w:p w:rsidRPr="00340CF4" w:rsidR="00E16A7E" w:rsidP="00EC33BA" w:rsidRDefault="00E16A7E" w14:paraId="64E68EE2" w14:textId="77777777">
            <w:pPr>
              <w:spacing w:line="240" w:lineRule="auto"/>
            </w:pPr>
            <w:r w:rsidRPr="00340CF4">
              <w:t>Migraine with aura (Mig_T2)</w:t>
            </w:r>
          </w:p>
        </w:tc>
        <w:tc>
          <w:tcPr>
            <w:tcW w:w="839" w:type="dxa"/>
          </w:tcPr>
          <w:p w:rsidRPr="00340CF4" w:rsidR="00E16A7E" w:rsidP="00EC33BA" w:rsidRDefault="00E16A7E" w14:paraId="7C044ED6" w14:textId="64770AFC">
            <w:pPr>
              <w:spacing w:line="240" w:lineRule="auto"/>
            </w:pPr>
          </w:p>
        </w:tc>
        <w:tc>
          <w:tcPr>
            <w:tcW w:w="840" w:type="dxa"/>
            <w:shd w:val="clear" w:color="auto" w:fill="FFFFFF" w:themeFill="background1"/>
          </w:tcPr>
          <w:p w:rsidRPr="00340CF4" w:rsidR="00E16A7E" w:rsidP="00EC33BA" w:rsidRDefault="00E16A7E" w14:paraId="7210309B" w14:textId="77777777">
            <w:pPr>
              <w:spacing w:line="240" w:lineRule="auto"/>
            </w:pPr>
          </w:p>
        </w:tc>
        <w:tc>
          <w:tcPr>
            <w:tcW w:w="872" w:type="dxa"/>
            <w:shd w:val="clear" w:color="auto" w:fill="FFFFFF" w:themeFill="background1"/>
          </w:tcPr>
          <w:p w:rsidRPr="00340CF4" w:rsidR="00E16A7E" w:rsidP="00EC33BA" w:rsidRDefault="00E16A7E" w14:paraId="4C5166AC" w14:textId="6A6CFC19">
            <w:pPr>
              <w:spacing w:line="240" w:lineRule="auto"/>
            </w:pPr>
          </w:p>
        </w:tc>
        <w:tc>
          <w:tcPr>
            <w:tcW w:w="807" w:type="dxa"/>
            <w:shd w:val="clear" w:color="auto" w:fill="FFFFFF" w:themeFill="background1"/>
          </w:tcPr>
          <w:p w:rsidRPr="00340CF4" w:rsidR="00E16A7E" w:rsidP="00EC33BA" w:rsidRDefault="00E16A7E" w14:paraId="69DCA2EF" w14:textId="7E029C23">
            <w:pPr>
              <w:spacing w:line="240" w:lineRule="auto"/>
            </w:pPr>
          </w:p>
        </w:tc>
        <w:tc>
          <w:tcPr>
            <w:tcW w:w="839" w:type="dxa"/>
            <w:shd w:val="clear" w:color="auto" w:fill="FFFFFF" w:themeFill="background1"/>
          </w:tcPr>
          <w:p w:rsidRPr="00340CF4" w:rsidR="00E16A7E" w:rsidP="00EC33BA" w:rsidRDefault="00E16A7E" w14:paraId="50638B7B" w14:textId="26008BDE">
            <w:pPr>
              <w:spacing w:line="240" w:lineRule="auto"/>
            </w:pPr>
          </w:p>
        </w:tc>
        <w:tc>
          <w:tcPr>
            <w:tcW w:w="840" w:type="dxa"/>
            <w:shd w:val="clear" w:color="auto" w:fill="FFFFFF" w:themeFill="background1"/>
          </w:tcPr>
          <w:p w:rsidRPr="00340CF4" w:rsidR="00E16A7E" w:rsidP="00EC33BA" w:rsidRDefault="00E16A7E" w14:paraId="74ADFEFC" w14:textId="77777777">
            <w:pPr>
              <w:spacing w:line="240" w:lineRule="auto"/>
            </w:pPr>
          </w:p>
        </w:tc>
        <w:tc>
          <w:tcPr>
            <w:tcW w:w="840" w:type="dxa"/>
            <w:shd w:val="clear" w:color="auto" w:fill="FFFFFF" w:themeFill="background1"/>
          </w:tcPr>
          <w:p w:rsidRPr="00340CF4" w:rsidR="00E16A7E" w:rsidP="00EC33BA" w:rsidRDefault="00E16A7E" w14:paraId="15EAD3AA" w14:textId="1C0E8917">
            <w:pPr>
              <w:spacing w:line="240" w:lineRule="auto"/>
            </w:pPr>
          </w:p>
        </w:tc>
      </w:tr>
      <w:tr w:rsidRPr="00340CF4" w:rsidR="00E16A7E" w:rsidTr="00E255CE" w14:paraId="5E75FAC6" w14:textId="77777777">
        <w:trPr>
          <w:trHeight w:val="20"/>
        </w:trPr>
        <w:tc>
          <w:tcPr>
            <w:tcW w:w="3114" w:type="dxa"/>
            <w:vAlign w:val="center"/>
          </w:tcPr>
          <w:p w:rsidRPr="00340CF4" w:rsidR="00E16A7E" w:rsidP="00EC33BA" w:rsidRDefault="00E16A7E" w14:paraId="24022560" w14:textId="77777777">
            <w:pPr>
              <w:spacing w:line="240" w:lineRule="auto"/>
              <w:rPr>
                <w:lang w:val="fr-FR"/>
              </w:rPr>
            </w:pPr>
            <w:r w:rsidRPr="00340CF4">
              <w:rPr>
                <w:lang w:val="fr-FR"/>
              </w:rPr>
              <w:t xml:space="preserve">Migraine status migrainosus (Mig_T3) </w:t>
            </w:r>
          </w:p>
        </w:tc>
        <w:tc>
          <w:tcPr>
            <w:tcW w:w="839" w:type="dxa"/>
          </w:tcPr>
          <w:p w:rsidRPr="00340CF4" w:rsidR="00E16A7E" w:rsidP="00EC33BA" w:rsidRDefault="00E16A7E" w14:paraId="01609225" w14:textId="7B26830A">
            <w:pPr>
              <w:spacing w:line="240" w:lineRule="auto"/>
              <w:rPr>
                <w:lang w:val="fr-FR"/>
              </w:rPr>
            </w:pPr>
          </w:p>
        </w:tc>
        <w:tc>
          <w:tcPr>
            <w:tcW w:w="840" w:type="dxa"/>
            <w:shd w:val="clear" w:color="auto" w:fill="FFFFFF" w:themeFill="background1"/>
          </w:tcPr>
          <w:p w:rsidRPr="00340CF4" w:rsidR="00E16A7E" w:rsidP="00EC33BA" w:rsidRDefault="00E16A7E" w14:paraId="5D002A8B" w14:textId="77777777">
            <w:pPr>
              <w:spacing w:line="240" w:lineRule="auto"/>
              <w:rPr>
                <w:lang w:val="fr-FR"/>
              </w:rPr>
            </w:pPr>
          </w:p>
        </w:tc>
        <w:tc>
          <w:tcPr>
            <w:tcW w:w="872" w:type="dxa"/>
            <w:shd w:val="clear" w:color="auto" w:fill="FFFFFF" w:themeFill="background1"/>
          </w:tcPr>
          <w:p w:rsidRPr="00340CF4" w:rsidR="00E16A7E" w:rsidP="00EC33BA" w:rsidRDefault="00E16A7E" w14:paraId="70D346BE" w14:textId="530409FE">
            <w:pPr>
              <w:spacing w:line="240" w:lineRule="auto"/>
              <w:rPr>
                <w:lang w:val="fr-FR"/>
              </w:rPr>
            </w:pPr>
          </w:p>
        </w:tc>
        <w:tc>
          <w:tcPr>
            <w:tcW w:w="807" w:type="dxa"/>
            <w:shd w:val="clear" w:color="auto" w:fill="FFFFFF" w:themeFill="background1"/>
          </w:tcPr>
          <w:p w:rsidRPr="00340CF4" w:rsidR="00E16A7E" w:rsidP="00EC33BA" w:rsidRDefault="00E16A7E" w14:paraId="744DD4CB" w14:textId="2234D96A">
            <w:pPr>
              <w:spacing w:line="240" w:lineRule="auto"/>
              <w:rPr>
                <w:lang w:val="fr-FR"/>
              </w:rPr>
            </w:pPr>
          </w:p>
        </w:tc>
        <w:tc>
          <w:tcPr>
            <w:tcW w:w="839" w:type="dxa"/>
            <w:shd w:val="clear" w:color="auto" w:fill="FFFFFF" w:themeFill="background1"/>
          </w:tcPr>
          <w:p w:rsidRPr="00340CF4" w:rsidR="00E16A7E" w:rsidP="00EC33BA" w:rsidRDefault="00E16A7E" w14:paraId="68E9592B" w14:textId="3CA5081B">
            <w:pPr>
              <w:spacing w:line="240" w:lineRule="auto"/>
              <w:rPr>
                <w:lang w:val="fr-FR"/>
              </w:rPr>
            </w:pPr>
          </w:p>
        </w:tc>
        <w:tc>
          <w:tcPr>
            <w:tcW w:w="840" w:type="dxa"/>
            <w:shd w:val="clear" w:color="auto" w:fill="FFFFFF" w:themeFill="background1"/>
          </w:tcPr>
          <w:p w:rsidRPr="00340CF4" w:rsidR="00E16A7E" w:rsidP="00EC33BA" w:rsidRDefault="00E16A7E" w14:paraId="4A32DB29" w14:textId="77777777">
            <w:pPr>
              <w:spacing w:line="240" w:lineRule="auto"/>
              <w:rPr>
                <w:lang w:val="fr-FR"/>
              </w:rPr>
            </w:pPr>
          </w:p>
        </w:tc>
        <w:tc>
          <w:tcPr>
            <w:tcW w:w="840" w:type="dxa"/>
            <w:shd w:val="clear" w:color="auto" w:fill="FFFFFF" w:themeFill="background1"/>
          </w:tcPr>
          <w:p w:rsidRPr="00340CF4" w:rsidR="00E16A7E" w:rsidP="00EC33BA" w:rsidRDefault="00E16A7E" w14:paraId="5B0EB656" w14:textId="7F1E586A">
            <w:pPr>
              <w:spacing w:line="240" w:lineRule="auto"/>
              <w:rPr>
                <w:lang w:val="fr-FR"/>
              </w:rPr>
            </w:pPr>
          </w:p>
        </w:tc>
      </w:tr>
      <w:tr w:rsidRPr="00340CF4" w:rsidR="00E16A7E" w:rsidTr="00E255CE" w14:paraId="669D729A" w14:textId="77777777">
        <w:trPr>
          <w:trHeight w:val="20"/>
        </w:trPr>
        <w:tc>
          <w:tcPr>
            <w:tcW w:w="3114" w:type="dxa"/>
            <w:vAlign w:val="center"/>
          </w:tcPr>
          <w:p w:rsidRPr="00340CF4" w:rsidR="00E16A7E" w:rsidP="00EC33BA" w:rsidRDefault="00E16A7E" w14:paraId="6F226F98" w14:textId="77777777">
            <w:pPr>
              <w:spacing w:line="240" w:lineRule="auto"/>
              <w:rPr>
                <w:b/>
              </w:rPr>
            </w:pPr>
            <w:r w:rsidRPr="00340CF4">
              <w:t>Complicated migraine (Mig_T4)</w:t>
            </w:r>
          </w:p>
        </w:tc>
        <w:tc>
          <w:tcPr>
            <w:tcW w:w="839" w:type="dxa"/>
          </w:tcPr>
          <w:p w:rsidRPr="00340CF4" w:rsidR="00E16A7E" w:rsidP="00EC33BA" w:rsidRDefault="00E16A7E" w14:paraId="1720091E" w14:textId="68A4A327">
            <w:pPr>
              <w:spacing w:line="240" w:lineRule="auto"/>
            </w:pPr>
          </w:p>
        </w:tc>
        <w:tc>
          <w:tcPr>
            <w:tcW w:w="840" w:type="dxa"/>
            <w:shd w:val="clear" w:color="auto" w:fill="FFFFFF" w:themeFill="background1"/>
          </w:tcPr>
          <w:p w:rsidRPr="00340CF4" w:rsidR="00E16A7E" w:rsidP="00EC33BA" w:rsidRDefault="00E16A7E" w14:paraId="0346ED23" w14:textId="77777777">
            <w:pPr>
              <w:spacing w:line="240" w:lineRule="auto"/>
            </w:pPr>
          </w:p>
        </w:tc>
        <w:tc>
          <w:tcPr>
            <w:tcW w:w="872" w:type="dxa"/>
            <w:shd w:val="clear" w:color="auto" w:fill="FFFFFF" w:themeFill="background1"/>
          </w:tcPr>
          <w:p w:rsidRPr="00340CF4" w:rsidR="00E16A7E" w:rsidP="00EC33BA" w:rsidRDefault="00E16A7E" w14:paraId="430A70C8" w14:textId="6E63BC97">
            <w:pPr>
              <w:spacing w:line="240" w:lineRule="auto"/>
            </w:pPr>
          </w:p>
        </w:tc>
        <w:tc>
          <w:tcPr>
            <w:tcW w:w="807" w:type="dxa"/>
            <w:shd w:val="clear" w:color="auto" w:fill="FFFFFF" w:themeFill="background1"/>
          </w:tcPr>
          <w:p w:rsidRPr="00340CF4" w:rsidR="00E16A7E" w:rsidP="00EC33BA" w:rsidRDefault="00E16A7E" w14:paraId="02957AEE" w14:textId="22D227DE">
            <w:pPr>
              <w:spacing w:line="240" w:lineRule="auto"/>
            </w:pPr>
          </w:p>
        </w:tc>
        <w:tc>
          <w:tcPr>
            <w:tcW w:w="839" w:type="dxa"/>
            <w:shd w:val="clear" w:color="auto" w:fill="FFFFFF" w:themeFill="background1"/>
          </w:tcPr>
          <w:p w:rsidRPr="00340CF4" w:rsidR="00E16A7E" w:rsidP="00EC33BA" w:rsidRDefault="00E16A7E" w14:paraId="3B99C0DF" w14:textId="7492123A">
            <w:pPr>
              <w:spacing w:line="240" w:lineRule="auto"/>
            </w:pPr>
          </w:p>
        </w:tc>
        <w:tc>
          <w:tcPr>
            <w:tcW w:w="840" w:type="dxa"/>
            <w:shd w:val="clear" w:color="auto" w:fill="FFFFFF" w:themeFill="background1"/>
          </w:tcPr>
          <w:p w:rsidRPr="00340CF4" w:rsidR="00E16A7E" w:rsidP="00EC33BA" w:rsidRDefault="00E16A7E" w14:paraId="66EF22FE" w14:textId="77777777">
            <w:pPr>
              <w:spacing w:line="240" w:lineRule="auto"/>
            </w:pPr>
          </w:p>
        </w:tc>
        <w:tc>
          <w:tcPr>
            <w:tcW w:w="840" w:type="dxa"/>
            <w:shd w:val="clear" w:color="auto" w:fill="FFFFFF" w:themeFill="background1"/>
          </w:tcPr>
          <w:p w:rsidRPr="00340CF4" w:rsidR="00E16A7E" w:rsidP="00EC33BA" w:rsidRDefault="00E16A7E" w14:paraId="1488FEA3" w14:textId="1B3F500F">
            <w:pPr>
              <w:spacing w:line="240" w:lineRule="auto"/>
            </w:pPr>
          </w:p>
        </w:tc>
      </w:tr>
      <w:tr w:rsidRPr="00340CF4" w:rsidR="00E16A7E" w:rsidTr="00E255CE" w14:paraId="09E96BAD" w14:textId="77777777">
        <w:trPr>
          <w:trHeight w:val="20"/>
        </w:trPr>
        <w:tc>
          <w:tcPr>
            <w:tcW w:w="3114" w:type="dxa"/>
            <w:vAlign w:val="center"/>
          </w:tcPr>
          <w:p w:rsidRPr="00340CF4" w:rsidR="00E16A7E" w:rsidP="00EC33BA" w:rsidRDefault="00E16A7E" w14:paraId="41427169" w14:textId="77777777">
            <w:pPr>
              <w:spacing w:line="240" w:lineRule="auto"/>
            </w:pPr>
            <w:r w:rsidRPr="00340CF4">
              <w:t>Other migraine (Mig_T5)</w:t>
            </w:r>
          </w:p>
          <w:p w:rsidRPr="00340CF4" w:rsidR="00E16A7E" w:rsidP="00EC33BA" w:rsidRDefault="00E16A7E" w14:paraId="2D059F77" w14:textId="77777777">
            <w:pPr>
              <w:spacing w:line="240" w:lineRule="auto"/>
            </w:pPr>
            <w:r w:rsidRPr="00340CF4">
              <w:t>(Ophthalmologic/Retinal)</w:t>
            </w:r>
          </w:p>
        </w:tc>
        <w:tc>
          <w:tcPr>
            <w:tcW w:w="839" w:type="dxa"/>
          </w:tcPr>
          <w:p w:rsidRPr="00340CF4" w:rsidR="00E16A7E" w:rsidP="00EC33BA" w:rsidRDefault="00E16A7E" w14:paraId="4BC3554C" w14:textId="0ADF5FCE">
            <w:pPr>
              <w:spacing w:line="240" w:lineRule="auto"/>
            </w:pPr>
          </w:p>
        </w:tc>
        <w:tc>
          <w:tcPr>
            <w:tcW w:w="840" w:type="dxa"/>
            <w:shd w:val="clear" w:color="auto" w:fill="FFFFFF" w:themeFill="background1"/>
          </w:tcPr>
          <w:p w:rsidRPr="00340CF4" w:rsidR="00E16A7E" w:rsidP="00EC33BA" w:rsidRDefault="00E16A7E" w14:paraId="3E8E2665" w14:textId="77777777">
            <w:pPr>
              <w:spacing w:line="240" w:lineRule="auto"/>
            </w:pPr>
          </w:p>
        </w:tc>
        <w:tc>
          <w:tcPr>
            <w:tcW w:w="872" w:type="dxa"/>
            <w:shd w:val="clear" w:color="auto" w:fill="FFFFFF" w:themeFill="background1"/>
          </w:tcPr>
          <w:p w:rsidRPr="00340CF4" w:rsidR="00E16A7E" w:rsidP="00EC33BA" w:rsidRDefault="00E16A7E" w14:paraId="1FAC1FE0" w14:textId="59056204">
            <w:pPr>
              <w:spacing w:line="240" w:lineRule="auto"/>
            </w:pPr>
          </w:p>
        </w:tc>
        <w:tc>
          <w:tcPr>
            <w:tcW w:w="807" w:type="dxa"/>
            <w:shd w:val="clear" w:color="auto" w:fill="FFFFFF" w:themeFill="background1"/>
          </w:tcPr>
          <w:p w:rsidRPr="00340CF4" w:rsidR="00E16A7E" w:rsidP="00EC33BA" w:rsidRDefault="00E16A7E" w14:paraId="294F90FE" w14:textId="2A2F5FD3">
            <w:pPr>
              <w:spacing w:line="240" w:lineRule="auto"/>
            </w:pPr>
          </w:p>
        </w:tc>
        <w:tc>
          <w:tcPr>
            <w:tcW w:w="839" w:type="dxa"/>
            <w:shd w:val="clear" w:color="auto" w:fill="FFFFFF" w:themeFill="background1"/>
          </w:tcPr>
          <w:p w:rsidRPr="00340CF4" w:rsidR="00E16A7E" w:rsidP="00EC33BA" w:rsidRDefault="00E16A7E" w14:paraId="6C7A3816" w14:textId="0ADBB805">
            <w:pPr>
              <w:spacing w:line="240" w:lineRule="auto"/>
            </w:pPr>
          </w:p>
        </w:tc>
        <w:tc>
          <w:tcPr>
            <w:tcW w:w="840" w:type="dxa"/>
            <w:shd w:val="clear" w:color="auto" w:fill="FFFFFF" w:themeFill="background1"/>
          </w:tcPr>
          <w:p w:rsidRPr="00340CF4" w:rsidR="00E16A7E" w:rsidP="00EC33BA" w:rsidRDefault="00E16A7E" w14:paraId="78562110" w14:textId="77777777">
            <w:pPr>
              <w:spacing w:line="240" w:lineRule="auto"/>
            </w:pPr>
          </w:p>
        </w:tc>
        <w:tc>
          <w:tcPr>
            <w:tcW w:w="840" w:type="dxa"/>
            <w:shd w:val="clear" w:color="auto" w:fill="FFFFFF" w:themeFill="background1"/>
          </w:tcPr>
          <w:p w:rsidRPr="00340CF4" w:rsidR="00E16A7E" w:rsidP="00EC33BA" w:rsidRDefault="00E16A7E" w14:paraId="27C69FB3" w14:textId="2A00B616">
            <w:pPr>
              <w:spacing w:line="240" w:lineRule="auto"/>
            </w:pPr>
          </w:p>
        </w:tc>
      </w:tr>
      <w:tr w:rsidRPr="00340CF4" w:rsidR="00E16A7E" w:rsidTr="00E255CE" w14:paraId="4533C8AA" w14:textId="77777777">
        <w:trPr>
          <w:trHeight w:val="20"/>
        </w:trPr>
        <w:tc>
          <w:tcPr>
            <w:tcW w:w="3114" w:type="dxa"/>
            <w:vAlign w:val="center"/>
          </w:tcPr>
          <w:p w:rsidRPr="00340CF4" w:rsidR="00E16A7E" w:rsidP="00EC33BA" w:rsidRDefault="00E16A7E" w14:paraId="5AD47090" w14:textId="77777777">
            <w:pPr>
              <w:spacing w:line="240" w:lineRule="auto"/>
            </w:pPr>
            <w:r w:rsidRPr="00340CF4">
              <w:t>Migraine unspecified (Mig_T6)</w:t>
            </w:r>
          </w:p>
        </w:tc>
        <w:tc>
          <w:tcPr>
            <w:tcW w:w="839" w:type="dxa"/>
          </w:tcPr>
          <w:p w:rsidRPr="00340CF4" w:rsidR="00E16A7E" w:rsidP="00EC33BA" w:rsidRDefault="00E16A7E" w14:paraId="22EF1E4E" w14:textId="6DF56BDB">
            <w:pPr>
              <w:spacing w:line="240" w:lineRule="auto"/>
            </w:pPr>
          </w:p>
        </w:tc>
        <w:tc>
          <w:tcPr>
            <w:tcW w:w="840" w:type="dxa"/>
            <w:shd w:val="clear" w:color="auto" w:fill="FFFFFF" w:themeFill="background1"/>
          </w:tcPr>
          <w:p w:rsidRPr="00340CF4" w:rsidR="00E16A7E" w:rsidP="00EC33BA" w:rsidRDefault="00E16A7E" w14:paraId="1FB40A8C" w14:textId="77777777">
            <w:pPr>
              <w:spacing w:line="240" w:lineRule="auto"/>
            </w:pPr>
          </w:p>
        </w:tc>
        <w:tc>
          <w:tcPr>
            <w:tcW w:w="872" w:type="dxa"/>
            <w:shd w:val="clear" w:color="auto" w:fill="FFFFFF" w:themeFill="background1"/>
          </w:tcPr>
          <w:p w:rsidRPr="00340CF4" w:rsidR="00E16A7E" w:rsidP="00EC33BA" w:rsidRDefault="00E16A7E" w14:paraId="4A6A4F95" w14:textId="56C6B253">
            <w:pPr>
              <w:spacing w:line="240" w:lineRule="auto"/>
            </w:pPr>
          </w:p>
        </w:tc>
        <w:tc>
          <w:tcPr>
            <w:tcW w:w="807" w:type="dxa"/>
            <w:shd w:val="clear" w:color="auto" w:fill="FFFFFF" w:themeFill="background1"/>
          </w:tcPr>
          <w:p w:rsidRPr="00340CF4" w:rsidR="00E16A7E" w:rsidP="00EC33BA" w:rsidRDefault="00E16A7E" w14:paraId="6B7BD846" w14:textId="4A23C3B1">
            <w:pPr>
              <w:spacing w:line="240" w:lineRule="auto"/>
            </w:pPr>
          </w:p>
        </w:tc>
        <w:tc>
          <w:tcPr>
            <w:tcW w:w="839" w:type="dxa"/>
            <w:shd w:val="clear" w:color="auto" w:fill="FFFFFF" w:themeFill="background1"/>
          </w:tcPr>
          <w:p w:rsidRPr="00340CF4" w:rsidR="00E16A7E" w:rsidP="00EC33BA" w:rsidRDefault="00E16A7E" w14:paraId="0924EAC5" w14:textId="474556E7">
            <w:pPr>
              <w:spacing w:line="240" w:lineRule="auto"/>
            </w:pPr>
          </w:p>
        </w:tc>
        <w:tc>
          <w:tcPr>
            <w:tcW w:w="840" w:type="dxa"/>
            <w:shd w:val="clear" w:color="auto" w:fill="FFFFFF" w:themeFill="background1"/>
          </w:tcPr>
          <w:p w:rsidRPr="00340CF4" w:rsidR="00E16A7E" w:rsidP="00EC33BA" w:rsidRDefault="00E16A7E" w14:paraId="6E901EF6" w14:textId="77777777">
            <w:pPr>
              <w:spacing w:line="240" w:lineRule="auto"/>
            </w:pPr>
          </w:p>
        </w:tc>
        <w:tc>
          <w:tcPr>
            <w:tcW w:w="840" w:type="dxa"/>
            <w:shd w:val="clear" w:color="auto" w:fill="FFFFFF" w:themeFill="background1"/>
          </w:tcPr>
          <w:p w:rsidRPr="00340CF4" w:rsidR="00E16A7E" w:rsidP="00EC33BA" w:rsidRDefault="00E16A7E" w14:paraId="684F4C6C" w14:textId="7CA20469">
            <w:pPr>
              <w:spacing w:line="240" w:lineRule="auto"/>
            </w:pPr>
          </w:p>
        </w:tc>
      </w:tr>
    </w:tbl>
    <w:p w:rsidRPr="00340CF4" w:rsidR="006F2B78" w:rsidP="00E16A7E" w:rsidRDefault="00E16A7E" w14:paraId="78F0ECC0" w14:textId="01AD90C1">
      <w:pPr>
        <w:spacing w:after="160" w:line="240" w:lineRule="auto"/>
        <w:jc w:val="both"/>
      </w:pPr>
      <w:r w:rsidRPr="00340CF4">
        <w:rPr>
          <w:rFonts w:cstheme="minorHAnsi"/>
          <w:szCs w:val="24"/>
          <w:lang w:val="en-GB"/>
        </w:rPr>
        <w:t>*Both the migraine and severity are measured in the same time window, i.e. both during the 12 months prior to pregnancy or both during pregnancy. **Very severe migraine at baseline cannot be measured at baseline as the algorithm used requires use of migraine prophylaxis during pregnancy specifically.</w:t>
      </w:r>
      <w:r w:rsidRPr="00340CF4" w:rsidR="00B11329">
        <w:rPr>
          <w:sz w:val="24"/>
        </w:rPr>
        <w:t xml:space="preserve"> </w:t>
      </w:r>
    </w:p>
    <w:p w:rsidRPr="00340CF4" w:rsidR="00D035C4" w:rsidP="00E572CE" w:rsidRDefault="00ED290F" w14:paraId="086BFEC9" w14:textId="5D33B107">
      <w:pPr>
        <w:pStyle w:val="Heading1"/>
        <w:tabs>
          <w:tab w:val="left" w:pos="142"/>
        </w:tabs>
        <w:spacing w:line="276" w:lineRule="auto"/>
        <w:rPr>
          <w:color w:val="auto"/>
        </w:rPr>
      </w:pPr>
      <w:bookmarkStart w:name="_Toc105521126" w:id="28"/>
      <w:r w:rsidRPr="00340CF4">
        <w:rPr>
          <w:color w:val="auto"/>
        </w:rPr>
        <w:t>7</w:t>
      </w:r>
      <w:r w:rsidRPr="00340CF4" w:rsidR="00D035C4">
        <w:rPr>
          <w:color w:val="auto"/>
        </w:rPr>
        <w:t>. List of appendices</w:t>
      </w:r>
      <w:bookmarkEnd w:id="28"/>
    </w:p>
    <w:p w:rsidRPr="00340CF4" w:rsidR="00A54F5B" w:rsidP="00E572CE" w:rsidRDefault="00D035C4" w14:paraId="75720017" w14:textId="56A3D247">
      <w:pPr>
        <w:tabs>
          <w:tab w:val="left" w:pos="142"/>
        </w:tabs>
        <w:spacing w:line="276" w:lineRule="auto"/>
        <w:rPr>
          <w:rFonts w:cstheme="minorHAnsi"/>
          <w:sz w:val="24"/>
        </w:rPr>
      </w:pPr>
      <w:r w:rsidRPr="00340CF4">
        <w:rPr>
          <w:rFonts w:cstheme="minorHAnsi"/>
          <w:sz w:val="24"/>
        </w:rPr>
        <w:t>Appendix 1: Characteristics of databases</w:t>
      </w:r>
    </w:p>
    <w:p w:rsidRPr="00340CF4" w:rsidR="006C06F3" w:rsidP="00E572CE" w:rsidRDefault="00ED290F" w14:paraId="317A672B" w14:textId="3239E023">
      <w:pPr>
        <w:pStyle w:val="Heading1"/>
        <w:tabs>
          <w:tab w:val="left" w:pos="142"/>
        </w:tabs>
        <w:spacing w:line="276" w:lineRule="auto"/>
        <w:rPr>
          <w:color w:val="auto"/>
          <w:lang w:val="fr-FR"/>
        </w:rPr>
      </w:pPr>
      <w:bookmarkStart w:name="_Toc105521127" w:id="29"/>
      <w:r w:rsidRPr="00340CF4">
        <w:rPr>
          <w:color w:val="auto"/>
          <w:lang w:val="fr-FR"/>
        </w:rPr>
        <w:t>8</w:t>
      </w:r>
      <w:r w:rsidRPr="00340CF4" w:rsidR="005E7CBF">
        <w:rPr>
          <w:color w:val="auto"/>
          <w:lang w:val="fr-FR"/>
        </w:rPr>
        <w:t xml:space="preserve">. </w:t>
      </w:r>
      <w:r w:rsidRPr="00340CF4" w:rsidR="006C06F3">
        <w:rPr>
          <w:color w:val="auto"/>
          <w:lang w:val="fr-FR"/>
        </w:rPr>
        <w:t>Reference</w:t>
      </w:r>
      <w:bookmarkEnd w:id="29"/>
    </w:p>
    <w:p w:rsidRPr="00340CF4" w:rsidR="00777938" w:rsidP="00E572CE" w:rsidRDefault="00777938" w14:paraId="67CBA090" w14:textId="77777777">
      <w:pPr>
        <w:pStyle w:val="EndNoteBibliography"/>
        <w:tabs>
          <w:tab w:val="left" w:pos="142"/>
        </w:tabs>
        <w:spacing w:line="276" w:lineRule="auto"/>
        <w:jc w:val="both"/>
        <w:rPr>
          <w:sz w:val="24"/>
          <w:szCs w:val="24"/>
        </w:rPr>
      </w:pPr>
      <w:r w:rsidRPr="00340CF4">
        <w:rPr>
          <w:sz w:val="24"/>
          <w:szCs w:val="24"/>
          <w:lang w:val="fr-FR"/>
        </w:rPr>
        <w:t xml:space="preserve">1. Cutrer FM, Huerter K. Migraine Aura. </w:t>
      </w:r>
      <w:r w:rsidRPr="00340CF4">
        <w:rPr>
          <w:sz w:val="24"/>
          <w:szCs w:val="24"/>
        </w:rPr>
        <w:t>The Neurologist. 2007;13(3):118-25.</w:t>
      </w:r>
    </w:p>
    <w:p w:rsidRPr="00340CF4" w:rsidR="00777938" w:rsidP="00E572CE" w:rsidRDefault="00777938" w14:paraId="09DB9174" w14:textId="77777777">
      <w:pPr>
        <w:pStyle w:val="EndNoteBibliography"/>
        <w:tabs>
          <w:tab w:val="left" w:pos="142"/>
        </w:tabs>
        <w:spacing w:line="276" w:lineRule="auto"/>
        <w:jc w:val="both"/>
        <w:rPr>
          <w:sz w:val="24"/>
          <w:szCs w:val="24"/>
        </w:rPr>
      </w:pPr>
      <w:r w:rsidRPr="00340CF4">
        <w:rPr>
          <w:sz w:val="24"/>
          <w:szCs w:val="24"/>
        </w:rPr>
        <w:t>2. Ng N, Cox S, Maiti S. Headache in pregnancy: an overview of differential diagnoses. J Preg Child Health. 2015;2(130):2.</w:t>
      </w:r>
    </w:p>
    <w:p w:rsidRPr="00340CF4" w:rsidR="00777938" w:rsidP="00E572CE" w:rsidRDefault="00777938" w14:paraId="4767BA26" w14:textId="54F868EE">
      <w:pPr>
        <w:pStyle w:val="EndNoteBibliography"/>
        <w:tabs>
          <w:tab w:val="left" w:pos="142"/>
        </w:tabs>
        <w:spacing w:line="276" w:lineRule="auto"/>
        <w:jc w:val="both"/>
        <w:rPr>
          <w:sz w:val="24"/>
          <w:szCs w:val="24"/>
        </w:rPr>
      </w:pPr>
      <w:r w:rsidRPr="00340CF4">
        <w:rPr>
          <w:sz w:val="24"/>
          <w:szCs w:val="24"/>
        </w:rPr>
        <w:t xml:space="preserve">3. </w:t>
      </w:r>
      <w:r w:rsidRPr="00340CF4" w:rsidR="00ED6989">
        <w:rPr>
          <w:sz w:val="24"/>
          <w:szCs w:val="24"/>
        </w:rPr>
        <w:t>Steiner TJ, Stovner LJ, Vos T, Jensen R, Katsarava Z. Migraine is first cause of disability in under 50s: will health politicians now take notice? The Journal of Headache and Pain. 2018;19(1):17.</w:t>
      </w:r>
    </w:p>
    <w:p w:rsidRPr="00340CF4" w:rsidR="00777938" w:rsidP="00E572CE" w:rsidRDefault="00777938" w14:paraId="715D27AE" w14:textId="77777777">
      <w:pPr>
        <w:pStyle w:val="EndNoteBibliography"/>
        <w:tabs>
          <w:tab w:val="left" w:pos="142"/>
        </w:tabs>
        <w:spacing w:line="276" w:lineRule="auto"/>
        <w:jc w:val="both"/>
        <w:rPr>
          <w:sz w:val="24"/>
          <w:szCs w:val="24"/>
        </w:rPr>
      </w:pPr>
      <w:r w:rsidRPr="00340CF4">
        <w:rPr>
          <w:sz w:val="24"/>
          <w:szCs w:val="24"/>
        </w:rPr>
        <w:t>4. Vos T, Abajobir AA, Abate KH, Abbafati C, Abbas KM, Abd-Allah F, et al. Global, regional, and national incidence, prevalence, and years lived with disability for 328 diseases and injuries for 195 countries, 1990–2016: a systematic analysis for the Global Burden of Disease Study 2016. The Lancet. 2017;390(10100):1211-59.</w:t>
      </w:r>
    </w:p>
    <w:p w:rsidRPr="00340CF4" w:rsidR="00777938" w:rsidP="00E572CE" w:rsidRDefault="00777938" w14:paraId="1DC84349" w14:textId="77777777">
      <w:pPr>
        <w:pStyle w:val="EndNoteBibliography"/>
        <w:tabs>
          <w:tab w:val="left" w:pos="142"/>
        </w:tabs>
        <w:spacing w:line="276" w:lineRule="auto"/>
        <w:jc w:val="both"/>
        <w:rPr>
          <w:sz w:val="24"/>
          <w:szCs w:val="24"/>
        </w:rPr>
      </w:pPr>
      <w:r w:rsidRPr="00340CF4">
        <w:rPr>
          <w:sz w:val="24"/>
          <w:szCs w:val="24"/>
        </w:rPr>
        <w:t>5. Allais G, Chiarle G, Sinigaglia S, Mana O, Benedetto C. Migraine during pregnancy and in the puerperium. Neurological Sciences. 2019;40(1):81-91.</w:t>
      </w:r>
    </w:p>
    <w:p w:rsidRPr="00340CF4" w:rsidR="00777938" w:rsidP="00E572CE" w:rsidRDefault="00777938" w14:paraId="26CA11C6" w14:textId="77777777">
      <w:pPr>
        <w:pStyle w:val="EndNoteBibliography"/>
        <w:tabs>
          <w:tab w:val="left" w:pos="142"/>
        </w:tabs>
        <w:spacing w:line="276" w:lineRule="auto"/>
        <w:jc w:val="both"/>
        <w:rPr>
          <w:sz w:val="24"/>
          <w:szCs w:val="24"/>
        </w:rPr>
      </w:pPr>
      <w:r w:rsidRPr="00340CF4">
        <w:rPr>
          <w:sz w:val="24"/>
          <w:szCs w:val="24"/>
        </w:rPr>
        <w:t>6. Parikh SK, Delbono MV, Silberstein SD. Managing migraine in pregnancy and breastfeeding. Progress in Brain Research. 2020;255:275-309.</w:t>
      </w:r>
    </w:p>
    <w:p w:rsidRPr="00340CF4" w:rsidR="00777938" w:rsidP="00E572CE" w:rsidRDefault="00777938" w14:paraId="3118B2FF" w14:textId="77777777">
      <w:pPr>
        <w:pStyle w:val="EndNoteBibliography"/>
        <w:tabs>
          <w:tab w:val="left" w:pos="142"/>
        </w:tabs>
        <w:spacing w:line="276" w:lineRule="auto"/>
        <w:jc w:val="both"/>
        <w:rPr>
          <w:sz w:val="24"/>
          <w:szCs w:val="24"/>
        </w:rPr>
      </w:pPr>
      <w:r w:rsidRPr="00340CF4">
        <w:rPr>
          <w:sz w:val="24"/>
          <w:szCs w:val="24"/>
        </w:rPr>
        <w:t>7. Aukes AM, Yurtsever FN, Boutin A, Visser MC, de Groot CJ. Associations between migraine and adverse pregnancy outcomes: Systematic review and meta-analysis. Obstetrical &amp; gynecological survey. 2019;74(12):738-48.</w:t>
      </w:r>
    </w:p>
    <w:p w:rsidRPr="00340CF4" w:rsidR="00777938" w:rsidP="00E572CE" w:rsidRDefault="00777938" w14:paraId="1B97A0DA" w14:textId="77777777">
      <w:pPr>
        <w:pStyle w:val="EndNoteBibliography"/>
        <w:tabs>
          <w:tab w:val="left" w:pos="142"/>
        </w:tabs>
        <w:spacing w:line="276" w:lineRule="auto"/>
        <w:jc w:val="both"/>
        <w:rPr>
          <w:sz w:val="24"/>
          <w:szCs w:val="24"/>
        </w:rPr>
      </w:pPr>
      <w:r w:rsidRPr="00340CF4">
        <w:rPr>
          <w:sz w:val="24"/>
          <w:szCs w:val="24"/>
        </w:rPr>
        <w:t>8. World Health Organization. International statistical classification of diseases and related health problems 10th Revision: 10th Revision: World Health Organization; 2010.</w:t>
      </w:r>
    </w:p>
    <w:p w:rsidRPr="00340CF4" w:rsidR="00777938" w:rsidP="00E572CE" w:rsidRDefault="00777938" w14:paraId="23029839" w14:textId="77777777">
      <w:pPr>
        <w:pStyle w:val="EndNoteBibliography"/>
        <w:tabs>
          <w:tab w:val="left" w:pos="142"/>
        </w:tabs>
        <w:spacing w:line="276" w:lineRule="auto"/>
        <w:jc w:val="both"/>
        <w:rPr>
          <w:sz w:val="24"/>
          <w:szCs w:val="24"/>
        </w:rPr>
      </w:pPr>
      <w:r w:rsidRPr="00340CF4">
        <w:rPr>
          <w:sz w:val="24"/>
          <w:szCs w:val="24"/>
        </w:rPr>
        <w:lastRenderedPageBreak/>
        <w:t>9. Bentsen BG. International classification of primary care. Scandinavian journal of primary health care. 1986;4(1):43-50.</w:t>
      </w:r>
    </w:p>
    <w:p w:rsidRPr="00340CF4" w:rsidR="00777938" w:rsidP="00E572CE" w:rsidRDefault="00777938" w14:paraId="3596920F" w14:textId="77777777">
      <w:pPr>
        <w:pStyle w:val="EndNoteBibliography"/>
        <w:tabs>
          <w:tab w:val="left" w:pos="142"/>
        </w:tabs>
        <w:spacing w:line="276" w:lineRule="auto"/>
        <w:jc w:val="both"/>
        <w:rPr>
          <w:sz w:val="24"/>
          <w:szCs w:val="24"/>
        </w:rPr>
      </w:pPr>
      <w:r w:rsidRPr="00340CF4">
        <w:rPr>
          <w:sz w:val="24"/>
          <w:szCs w:val="24"/>
        </w:rPr>
        <w:t>10. World Health Organization. Guidelines for ATC classification and DDD assignment. 1996.</w:t>
      </w:r>
    </w:p>
    <w:p w:rsidRPr="00423181" w:rsidR="00777938" w:rsidP="00E572CE" w:rsidRDefault="00777938" w14:paraId="6C6E0AA2" w14:textId="77777777">
      <w:pPr>
        <w:pStyle w:val="EndNoteBibliography"/>
        <w:tabs>
          <w:tab w:val="left" w:pos="142"/>
        </w:tabs>
        <w:spacing w:line="276" w:lineRule="auto"/>
        <w:jc w:val="both"/>
        <w:rPr>
          <w:sz w:val="24"/>
          <w:szCs w:val="24"/>
          <w:lang w:val="nb-NO"/>
        </w:rPr>
      </w:pPr>
      <w:r w:rsidRPr="00340CF4">
        <w:rPr>
          <w:sz w:val="24"/>
          <w:szCs w:val="24"/>
        </w:rPr>
        <w:t xml:space="preserve">11.  NHS NB. What are the Read Codes? Health Libraries Review. </w:t>
      </w:r>
      <w:r w:rsidRPr="00423181">
        <w:rPr>
          <w:sz w:val="24"/>
          <w:szCs w:val="24"/>
          <w:lang w:val="nb-NO"/>
        </w:rPr>
        <w:t>1994;11(3):177-82.</w:t>
      </w:r>
    </w:p>
    <w:p w:rsidRPr="00340CF4" w:rsidR="00777938" w:rsidP="00E572CE" w:rsidRDefault="00777938" w14:paraId="549AEA1A" w14:textId="05A20EB1">
      <w:pPr>
        <w:pStyle w:val="EndNoteBibliography"/>
        <w:tabs>
          <w:tab w:val="left" w:pos="142"/>
        </w:tabs>
        <w:spacing w:line="276" w:lineRule="auto"/>
        <w:jc w:val="both"/>
        <w:rPr>
          <w:sz w:val="24"/>
          <w:szCs w:val="24"/>
        </w:rPr>
      </w:pPr>
      <w:r w:rsidRPr="00423181">
        <w:rPr>
          <w:sz w:val="24"/>
          <w:szCs w:val="24"/>
          <w:lang w:val="nb-NO"/>
        </w:rPr>
        <w:t xml:space="preserve">12. Hägg D, Brenner P, Reutfors J, Li G, DiBernardo A, Bodén R, et al. </w:t>
      </w:r>
      <w:r w:rsidRPr="00340CF4">
        <w:rPr>
          <w:sz w:val="24"/>
          <w:szCs w:val="24"/>
        </w:rPr>
        <w:t>A register-based approach to identifying treatment-resistant depression—Comparison with clinical definitions. Plos one. 2020;15(7):e0236434.</w:t>
      </w:r>
    </w:p>
    <w:p w:rsidRPr="00340CF4" w:rsidR="00D03E29" w:rsidP="00D03E29" w:rsidRDefault="00D03E29" w14:paraId="351A5DF0" w14:textId="13600BC9">
      <w:pPr>
        <w:spacing w:line="240" w:lineRule="auto"/>
        <w:rPr>
          <w:sz w:val="24"/>
          <w:szCs w:val="24"/>
        </w:rPr>
      </w:pPr>
      <w:r w:rsidRPr="00340CF4">
        <w:rPr>
          <w:sz w:val="24"/>
          <w:szCs w:val="24"/>
        </w:rPr>
        <w:t xml:space="preserve">13. </w:t>
      </w:r>
      <w:r w:rsidRPr="00340CF4">
        <w:rPr>
          <w:rFonts w:ascii="Calibri" w:hAnsi="Calibri" w:cs="Calibri"/>
          <w:noProof/>
          <w:sz w:val="24"/>
          <w:szCs w:val="24"/>
        </w:rPr>
        <w:t xml:space="preserve">Thurin NH, Pajouheshnia R, Roberto G, et al. From Inception to ConcePTION: Genesis of a Network to Support Better Monitoring and Communication of Medication Safety During Pregnancy and Breastfeeding. </w:t>
      </w:r>
      <w:r w:rsidRPr="00EC06B9">
        <w:rPr>
          <w:rFonts w:ascii="Calibri" w:hAnsi="Calibri" w:cs="Calibri"/>
          <w:noProof/>
          <w:sz w:val="24"/>
          <w:szCs w:val="24"/>
        </w:rPr>
        <w:t xml:space="preserve">Clin Pharmacol Ther. 2021 Nov 26. doi: 10.1002/cpt.2476. </w:t>
      </w:r>
    </w:p>
    <w:p w:rsidRPr="00340CF4" w:rsidR="008E72C2" w:rsidP="00E572CE" w:rsidRDefault="00777938" w14:paraId="38B2376B" w14:textId="60DE8C25">
      <w:pPr>
        <w:autoSpaceDE w:val="0"/>
        <w:autoSpaceDN w:val="0"/>
        <w:adjustRightInd w:val="0"/>
        <w:spacing w:line="276" w:lineRule="auto"/>
        <w:rPr>
          <w:rFonts w:ascii="Segoe UI" w:hAnsi="Segoe UI" w:cs="Segoe UI"/>
        </w:rPr>
      </w:pPr>
      <w:r w:rsidRPr="00340CF4">
        <w:rPr>
          <w:sz w:val="24"/>
          <w:szCs w:val="24"/>
        </w:rPr>
        <w:t>1</w:t>
      </w:r>
      <w:r w:rsidRPr="00340CF4" w:rsidR="00D03E29">
        <w:rPr>
          <w:sz w:val="24"/>
          <w:szCs w:val="24"/>
        </w:rPr>
        <w:t>4</w:t>
      </w:r>
      <w:r w:rsidRPr="00340CF4">
        <w:rPr>
          <w:sz w:val="24"/>
          <w:szCs w:val="24"/>
        </w:rPr>
        <w:t xml:space="preserve">. </w:t>
      </w:r>
      <w:r w:rsidRPr="00340CF4" w:rsidR="008E72C2">
        <w:rPr>
          <w:rFonts w:ascii="Segoe UI" w:hAnsi="Segoe UI" w:cs="Segoe UI"/>
        </w:rPr>
        <w:t>Tauqeer F, Wood M, Hjorth S, Lupattelli A, Nordeng H. Perinatal use of triptans and other drugs for migraine—A nationwide drug utilization study. Plos one. 2021;16(8):e0256214.</w:t>
      </w:r>
    </w:p>
    <w:p w:rsidRPr="00340CF4" w:rsidR="00D776BB" w:rsidP="00D776BB" w:rsidRDefault="00D776BB" w14:paraId="172ED7CF" w14:textId="60249E62">
      <w:pPr>
        <w:spacing w:line="240" w:lineRule="auto"/>
        <w:rPr>
          <w:rFonts w:ascii="Segoe UI" w:hAnsi="Segoe UI" w:cs="Segoe UI"/>
        </w:rPr>
      </w:pPr>
      <w:r w:rsidRPr="00340CF4">
        <w:rPr>
          <w:rFonts w:ascii="Segoe UI" w:hAnsi="Segoe UI" w:cs="Segoe UI"/>
        </w:rPr>
        <w:t>15.</w:t>
      </w:r>
      <w:r w:rsidRPr="00340CF4">
        <w:rPr>
          <w:rFonts w:ascii="Arial Narrow" w:hAnsi="Arial Narrow"/>
          <w:i/>
          <w:iCs/>
          <w:color w:val="000000"/>
          <w:sz w:val="26"/>
          <w:szCs w:val="26"/>
          <w:shd w:val="clear" w:color="auto" w:fill="FFFFFF"/>
        </w:rPr>
        <w:t xml:space="preserve"> </w:t>
      </w:r>
      <w:hyperlink w:tgtFrame="_blank" w:history="1" r:id="rId18">
        <w:r w:rsidRPr="00340CF4">
          <w:rPr>
            <w:rFonts w:ascii="Segoe UI" w:hAnsi="Segoe UI" w:cs="Segoe UI"/>
          </w:rPr>
          <w:t>National Institute for Health and Care Excellence (NICE)</w:t>
        </w:r>
      </w:hyperlink>
      <w:r w:rsidRPr="00340CF4">
        <w:rPr>
          <w:rFonts w:ascii="Segoe UI" w:hAnsi="Segoe UI" w:cs="Segoe UI"/>
        </w:rPr>
        <w:t xml:space="preserve"> Clinical Guidelines, No. 150. Headaches in over 12s: diagnosis and management. London; 2021 May 12. ISBN-13: 978-1-4731-1533-0.</w:t>
      </w:r>
    </w:p>
    <w:p w:rsidRPr="00340CF4" w:rsidR="00D776BB" w:rsidP="00D776BB" w:rsidRDefault="00D776BB" w14:paraId="77DCF655" w14:textId="6B3D5BD0">
      <w:pPr>
        <w:spacing w:line="240" w:lineRule="auto"/>
        <w:rPr>
          <w:rFonts w:ascii="Segoe UI" w:hAnsi="Segoe UI" w:cs="Segoe UI"/>
        </w:rPr>
      </w:pPr>
      <w:r w:rsidRPr="00340CF4">
        <w:rPr>
          <w:rFonts w:ascii="Segoe UI" w:hAnsi="Segoe UI" w:cs="Segoe UI"/>
          <w:lang w:val="nb-NO"/>
        </w:rPr>
        <w:t xml:space="preserve">16. Silberstein SD, Holland S, Freitag F, et al. </w:t>
      </w:r>
      <w:r w:rsidRPr="00340CF4">
        <w:rPr>
          <w:rFonts w:ascii="Segoe UI" w:hAnsi="Segoe UI" w:cs="Segoe UI"/>
        </w:rPr>
        <w:t>Evidence-based guideline update: Pharmacologic treatment for episodic migraine prevention in adults. Neurology. 2014; 78: 1337-1345.</w:t>
      </w:r>
    </w:p>
    <w:p w:rsidRPr="00340CF4" w:rsidR="00D776BB" w:rsidP="00D776BB" w:rsidRDefault="00D776BB" w14:paraId="393E5524" w14:textId="19919E0C">
      <w:pPr>
        <w:pStyle w:val="Heading1"/>
        <w:shd w:val="clear" w:color="auto" w:fill="FFFFFF"/>
        <w:spacing w:before="280" w:after="140"/>
        <w:rPr>
          <w:rFonts w:ascii="Segoe UI" w:hAnsi="Segoe UI" w:cs="Segoe UI" w:eastAsiaTheme="minorHAnsi"/>
          <w:b w:val="0"/>
          <w:color w:val="auto"/>
          <w:sz w:val="22"/>
          <w:szCs w:val="22"/>
        </w:rPr>
      </w:pPr>
    </w:p>
    <w:p w:rsidRPr="00340CF4" w:rsidR="00726E2B" w:rsidP="00E572CE" w:rsidRDefault="00726E2B" w14:paraId="153F7CDB" w14:textId="20DCF989">
      <w:pPr>
        <w:tabs>
          <w:tab w:val="left" w:pos="142"/>
        </w:tabs>
        <w:spacing w:after="160" w:line="276" w:lineRule="auto"/>
        <w:jc w:val="both"/>
        <w:rPr>
          <w:sz w:val="24"/>
        </w:rPr>
        <w:sectPr w:rsidRPr="00340CF4" w:rsidR="00726E2B" w:rsidSect="00C269D5">
          <w:headerReference w:type="default" r:id="rId19"/>
          <w:footerReference w:type="default" r:id="rId20"/>
          <w:pgSz w:w="11906" w:h="16838" w:orient="portrait"/>
          <w:pgMar w:top="1417" w:right="1417" w:bottom="1417" w:left="1417" w:header="709" w:footer="709" w:gutter="0"/>
          <w:cols w:space="708"/>
          <w:docGrid w:linePitch="360"/>
        </w:sectPr>
      </w:pPr>
    </w:p>
    <w:p w:rsidRPr="00340CF4" w:rsidR="009A2C00" w:rsidP="00E572CE" w:rsidRDefault="00984A78" w14:paraId="21D66122" w14:textId="56481E0D">
      <w:pPr>
        <w:tabs>
          <w:tab w:val="left" w:pos="142"/>
        </w:tabs>
        <w:spacing w:after="160" w:line="276" w:lineRule="auto"/>
        <w:rPr>
          <w:b/>
          <w:sz w:val="24"/>
          <w:szCs w:val="24"/>
        </w:rPr>
      </w:pPr>
      <w:r w:rsidRPr="00340CF4">
        <w:rPr>
          <w:b/>
          <w:sz w:val="24"/>
          <w:szCs w:val="24"/>
        </w:rPr>
        <w:lastRenderedPageBreak/>
        <w:t>Appendix 1. Characteristics of databases</w:t>
      </w:r>
      <w:r w:rsidRPr="00340CF4" w:rsidR="00514431">
        <w:rPr>
          <w:b/>
          <w:sz w:val="24"/>
          <w:szCs w:val="24"/>
        </w:rPr>
        <w:t xml:space="preserve"> (needs to be updated</w:t>
      </w:r>
      <w:r w:rsidRPr="00340CF4" w:rsidR="00EC33BA">
        <w:rPr>
          <w:b/>
          <w:sz w:val="24"/>
          <w:szCs w:val="24"/>
        </w:rPr>
        <w:t xml:space="preserve"> by DAPs</w:t>
      </w:r>
      <w:r w:rsidRPr="00340CF4" w:rsidR="001A20B0">
        <w:rPr>
          <w:b/>
          <w:sz w:val="24"/>
          <w:szCs w:val="24"/>
        </w:rPr>
        <w:t xml:space="preserve"> – from the questionnaires</w:t>
      </w:r>
      <w:r w:rsidRPr="00340CF4" w:rsidR="00514431">
        <w:rPr>
          <w:b/>
          <w:sz w:val="24"/>
          <w:szCs w:val="24"/>
        </w:rPr>
        <w:t>)</w:t>
      </w:r>
    </w:p>
    <w:tbl>
      <w:tblPr>
        <w:tblStyle w:val="TableGrid"/>
        <w:tblW w:w="8678" w:type="dxa"/>
        <w:tblInd w:w="-5" w:type="dxa"/>
        <w:tblLook w:val="04A0" w:firstRow="1" w:lastRow="0" w:firstColumn="1" w:lastColumn="0" w:noHBand="0" w:noVBand="1"/>
      </w:tblPr>
      <w:tblGrid>
        <w:gridCol w:w="880"/>
        <w:gridCol w:w="1050"/>
        <w:gridCol w:w="2439"/>
        <w:gridCol w:w="1429"/>
        <w:gridCol w:w="1575"/>
        <w:gridCol w:w="1305"/>
      </w:tblGrid>
      <w:tr w:rsidRPr="00340CF4" w:rsidR="00DE51CB" w:rsidTr="1B88AA6C" w14:paraId="3D64CA70" w14:textId="77777777">
        <w:trPr>
          <w:trHeight w:val="1770"/>
        </w:trPr>
        <w:tc>
          <w:tcPr>
            <w:tcW w:w="880" w:type="dxa"/>
            <w:tcBorders>
              <w:top w:val="single" w:color="385623" w:themeColor="accent6" w:themeShade="80" w:sz="4" w:space="0"/>
            </w:tcBorders>
            <w:shd w:val="clear" w:color="auto" w:fill="A8D08D" w:themeFill="accent6" w:themeFillTint="99"/>
            <w:tcMar/>
          </w:tcPr>
          <w:p w:rsidRPr="00340CF4" w:rsidR="00C35E5E" w:rsidP="00E572CE" w:rsidRDefault="00C35E5E" w14:paraId="4B599A57"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Country </w:t>
            </w:r>
          </w:p>
        </w:tc>
        <w:tc>
          <w:tcPr>
            <w:tcW w:w="1050" w:type="dxa"/>
            <w:tcBorders>
              <w:top w:val="single" w:color="385623" w:themeColor="accent6" w:themeShade="80" w:sz="4" w:space="0"/>
            </w:tcBorders>
            <w:shd w:val="clear" w:color="auto" w:fill="A8D08D" w:themeFill="accent6" w:themeFillTint="99"/>
            <w:tcMar/>
          </w:tcPr>
          <w:p w:rsidRPr="00340CF4" w:rsidR="00C35E5E" w:rsidP="00E572CE" w:rsidRDefault="00C35E5E" w14:paraId="4782DBF7"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Data coverage</w:t>
            </w:r>
          </w:p>
        </w:tc>
        <w:tc>
          <w:tcPr>
            <w:tcW w:w="2439" w:type="dxa"/>
            <w:tcBorders>
              <w:top w:val="single" w:color="385623" w:themeColor="accent6" w:themeShade="80" w:sz="4" w:space="0"/>
            </w:tcBorders>
            <w:shd w:val="clear" w:color="auto" w:fill="A8D08D" w:themeFill="accent6" w:themeFillTint="99"/>
            <w:tcMar/>
          </w:tcPr>
          <w:p w:rsidRPr="00340CF4" w:rsidR="00C35E5E" w:rsidP="00E572CE" w:rsidRDefault="00C35E5E" w14:paraId="023D5CD7"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Data banks  </w:t>
            </w:r>
          </w:p>
          <w:p w:rsidRPr="00340CF4" w:rsidR="00C35E5E" w:rsidP="00E572CE" w:rsidRDefault="00C35E5E" w14:paraId="071F49E0"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i/>
                <w:iCs/>
                <w:sz w:val="18"/>
                <w:szCs w:val="18"/>
              </w:rPr>
              <w:t>/data sources</w:t>
            </w:r>
          </w:p>
        </w:tc>
        <w:tc>
          <w:tcPr>
            <w:tcW w:w="1429" w:type="dxa"/>
            <w:tcBorders>
              <w:top w:val="single" w:color="385623" w:themeColor="accent6" w:themeShade="80" w:sz="4" w:space="0"/>
            </w:tcBorders>
            <w:shd w:val="clear" w:color="auto" w:fill="A8D08D" w:themeFill="accent6" w:themeFillTint="99"/>
            <w:tcMar/>
          </w:tcPr>
          <w:p w:rsidRPr="00340CF4" w:rsidR="00C35E5E" w:rsidP="00E572CE" w:rsidRDefault="00650DF1" w14:paraId="7DEEB6DC" w14:textId="4392C08D">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Setting</w:t>
            </w:r>
          </w:p>
        </w:tc>
        <w:tc>
          <w:tcPr>
            <w:tcW w:w="1575" w:type="dxa"/>
            <w:tcBorders>
              <w:top w:val="single" w:color="385623" w:themeColor="accent6" w:themeShade="80" w:sz="4" w:space="0"/>
            </w:tcBorders>
            <w:shd w:val="clear" w:color="auto" w:fill="A8D08D" w:themeFill="accent6" w:themeFillTint="99"/>
            <w:tcMar/>
          </w:tcPr>
          <w:p w:rsidRPr="00340CF4" w:rsidR="00C35E5E" w:rsidP="00E572CE" w:rsidRDefault="00C35E5E" w14:paraId="49EA20B0"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Data domain </w:t>
            </w:r>
          </w:p>
          <w:p w:rsidRPr="00340CF4" w:rsidR="00C35E5E" w:rsidP="00E572CE" w:rsidRDefault="00C35E5E" w14:paraId="35F4E910" w14:textId="77777777">
            <w:pPr>
              <w:tabs>
                <w:tab w:val="left" w:pos="142"/>
              </w:tabs>
              <w:spacing w:line="276" w:lineRule="auto"/>
              <w:rPr>
                <w:rFonts w:asciiTheme="majorHAnsi" w:hAnsiTheme="majorHAnsi" w:cstheme="majorHAnsi"/>
                <w:i/>
                <w:iCs/>
                <w:sz w:val="18"/>
                <w:szCs w:val="18"/>
              </w:rPr>
            </w:pPr>
            <w:r w:rsidRPr="00340CF4">
              <w:rPr>
                <w:rFonts w:asciiTheme="majorHAnsi" w:hAnsiTheme="majorHAnsi" w:cstheme="majorHAnsi"/>
                <w:i/>
                <w:iCs/>
                <w:sz w:val="18"/>
                <w:szCs w:val="18"/>
              </w:rPr>
              <w:t>E.g. diagnosis, medication, laboratory test, procedure or other</w:t>
            </w:r>
          </w:p>
          <w:p w:rsidRPr="00340CF4" w:rsidR="00C35E5E" w:rsidP="00E572CE" w:rsidRDefault="00C35E5E" w14:paraId="0F9DDE96" w14:textId="77777777">
            <w:pPr>
              <w:tabs>
                <w:tab w:val="left" w:pos="142"/>
              </w:tabs>
              <w:spacing w:line="276" w:lineRule="auto"/>
              <w:rPr>
                <w:rFonts w:asciiTheme="majorHAnsi" w:hAnsiTheme="majorHAnsi" w:cstheme="majorHAnsi"/>
                <w:sz w:val="18"/>
                <w:szCs w:val="18"/>
              </w:rPr>
            </w:pPr>
          </w:p>
        </w:tc>
        <w:tc>
          <w:tcPr>
            <w:tcW w:w="1305" w:type="dxa"/>
            <w:tcBorders>
              <w:top w:val="single" w:color="385623" w:themeColor="accent6" w:themeShade="80" w:sz="4" w:space="0"/>
            </w:tcBorders>
            <w:shd w:val="clear" w:color="auto" w:fill="A8D08D" w:themeFill="accent6" w:themeFillTint="99"/>
            <w:tcMar/>
          </w:tcPr>
          <w:p w:rsidRPr="00340CF4" w:rsidR="00C35E5E" w:rsidP="00E572CE" w:rsidRDefault="00C35E5E" w14:paraId="3670D6D1" w14:textId="77777777">
            <w:pPr>
              <w:tabs>
                <w:tab w:val="left" w:pos="142"/>
              </w:tabs>
              <w:spacing w:line="276" w:lineRule="auto"/>
              <w:rPr>
                <w:rFonts w:asciiTheme="majorHAnsi" w:hAnsiTheme="majorHAnsi" w:cstheme="majorHAnsi"/>
                <w:b/>
                <w:bCs/>
                <w:sz w:val="18"/>
                <w:szCs w:val="18"/>
              </w:rPr>
            </w:pPr>
            <w:r w:rsidRPr="00340CF4">
              <w:rPr>
                <w:rFonts w:asciiTheme="majorHAnsi" w:hAnsiTheme="majorHAnsi" w:cstheme="majorHAnsi"/>
                <w:b/>
                <w:bCs/>
                <w:sz w:val="18"/>
                <w:szCs w:val="18"/>
              </w:rPr>
              <w:t xml:space="preserve">Vocabulary </w:t>
            </w:r>
          </w:p>
          <w:p w:rsidRPr="00340CF4" w:rsidR="00C35E5E" w:rsidP="00E572CE" w:rsidRDefault="00C35E5E" w14:paraId="21EDDDDA" w14:textId="5D370B96">
            <w:pPr>
              <w:tabs>
                <w:tab w:val="left" w:pos="142"/>
              </w:tabs>
              <w:spacing w:line="276" w:lineRule="auto"/>
              <w:rPr>
                <w:rFonts w:asciiTheme="majorHAnsi" w:hAnsiTheme="majorHAnsi" w:cstheme="majorHAnsi"/>
                <w:i/>
                <w:iCs/>
                <w:sz w:val="18"/>
                <w:szCs w:val="18"/>
              </w:rPr>
            </w:pPr>
            <w:r w:rsidRPr="00340CF4">
              <w:rPr>
                <w:rFonts w:asciiTheme="majorHAnsi" w:hAnsiTheme="majorHAnsi" w:cstheme="majorHAnsi"/>
                <w:i/>
                <w:iCs/>
                <w:sz w:val="18"/>
                <w:szCs w:val="18"/>
              </w:rPr>
              <w:t xml:space="preserve">Vocabulary for categorical variable e.g. ICD10, ICD10CM, ICD9, RCD2, ATC or other </w:t>
            </w:r>
          </w:p>
        </w:tc>
      </w:tr>
      <w:tr w:rsidRPr="00340CF4" w:rsidR="00DE51CB" w:rsidTr="1B88AA6C" w14:paraId="3F00B9A9" w14:textId="77777777">
        <w:trPr>
          <w:trHeight w:val="284"/>
        </w:trPr>
        <w:tc>
          <w:tcPr>
            <w:tcW w:w="880" w:type="dxa"/>
            <w:tcMar/>
          </w:tcPr>
          <w:p w:rsidRPr="00340CF4" w:rsidR="00C35E5E" w:rsidP="00E572CE" w:rsidRDefault="00C35E5E" w14:paraId="2E9A1C31"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Finland</w:t>
            </w:r>
          </w:p>
        </w:tc>
        <w:tc>
          <w:tcPr>
            <w:tcW w:w="1050" w:type="dxa"/>
            <w:tcMar/>
          </w:tcPr>
          <w:p w:rsidRPr="00340CF4" w:rsidR="00C35E5E" w:rsidP="00E572CE" w:rsidRDefault="00C35E5E" w14:paraId="6938400A"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Mar/>
          </w:tcPr>
          <w:p w:rsidRPr="00340CF4" w:rsidR="00C35E5E" w:rsidP="00E572CE" w:rsidRDefault="00C35E5E" w14:paraId="1DC82B2B"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Care Register for Health Care (HILMO)</w:t>
            </w:r>
          </w:p>
          <w:p w:rsidRPr="00340CF4" w:rsidR="00C35E5E" w:rsidP="00E572CE" w:rsidRDefault="00C35E5E" w14:paraId="232CC273"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Register of Primary Health Care visits (Avohilmo)</w:t>
            </w:r>
          </w:p>
          <w:p w:rsidRPr="00340CF4" w:rsidR="00C35E5E" w:rsidP="00E572CE" w:rsidRDefault="00C35E5E" w14:paraId="072C879A" w14:textId="227C9ACF">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Medical Birth Register</w:t>
            </w:r>
          </w:p>
          <w:p w:rsidRPr="00340CF4" w:rsidR="006000E4" w:rsidP="00E572CE" w:rsidRDefault="006000E4" w14:paraId="214BB218" w14:textId="5EC867D0">
            <w:pPr>
              <w:tabs>
                <w:tab w:val="left" w:pos="142"/>
              </w:tabs>
              <w:spacing w:line="276" w:lineRule="auto"/>
              <w:rPr>
                <w:rFonts w:asciiTheme="majorHAnsi" w:hAnsiTheme="majorHAnsi" w:cstheme="majorHAnsi"/>
                <w:sz w:val="18"/>
                <w:szCs w:val="18"/>
              </w:rPr>
            </w:pPr>
            <w:r w:rsidRPr="00340CF4">
              <w:rPr>
                <w:sz w:val="18"/>
                <w:szCs w:val="18"/>
              </w:rPr>
              <w:t>Register on Reimbursed Drug Purchases</w:t>
            </w:r>
          </w:p>
          <w:p w:rsidRPr="00340CF4" w:rsidR="00C35E5E" w:rsidP="00E572CE" w:rsidRDefault="00C35E5E" w14:paraId="2DFDC156" w14:textId="22A9DEF5">
            <w:pPr>
              <w:tabs>
                <w:tab w:val="left" w:pos="142"/>
              </w:tabs>
              <w:spacing w:line="276" w:lineRule="auto"/>
              <w:rPr>
                <w:rFonts w:asciiTheme="majorHAnsi" w:hAnsiTheme="majorHAnsi" w:cstheme="majorHAnsi"/>
                <w:sz w:val="18"/>
                <w:szCs w:val="18"/>
              </w:rPr>
            </w:pPr>
          </w:p>
        </w:tc>
        <w:tc>
          <w:tcPr>
            <w:tcW w:w="1429" w:type="dxa"/>
            <w:tcMar/>
          </w:tcPr>
          <w:p w:rsidRPr="00340CF4" w:rsidR="00C35E5E" w:rsidP="00E572CE" w:rsidRDefault="00C35E5E" w14:paraId="7AEEC3D3" w14:textId="77777777">
            <w:pPr>
              <w:tabs>
                <w:tab w:val="left" w:pos="142"/>
              </w:tabs>
              <w:spacing w:line="276" w:lineRule="auto"/>
              <w:rPr>
                <w:rFonts w:asciiTheme="majorHAnsi" w:hAnsiTheme="majorHAnsi" w:cstheme="majorHAnsi"/>
                <w:sz w:val="18"/>
                <w:szCs w:val="18"/>
              </w:rPr>
            </w:pPr>
          </w:p>
        </w:tc>
        <w:tc>
          <w:tcPr>
            <w:tcW w:w="1575" w:type="dxa"/>
            <w:tcMar/>
          </w:tcPr>
          <w:p w:rsidRPr="00340CF4" w:rsidR="00C35E5E" w:rsidP="00E572CE" w:rsidRDefault="00C35E5E" w14:paraId="34DB6FB6" w14:textId="77777777">
            <w:pPr>
              <w:tabs>
                <w:tab w:val="left" w:pos="142"/>
              </w:tabs>
              <w:spacing w:line="276" w:lineRule="auto"/>
              <w:rPr>
                <w:rFonts w:asciiTheme="majorHAnsi" w:hAnsiTheme="majorHAnsi" w:cstheme="majorHAnsi"/>
                <w:sz w:val="18"/>
                <w:szCs w:val="18"/>
              </w:rPr>
            </w:pPr>
          </w:p>
        </w:tc>
        <w:tc>
          <w:tcPr>
            <w:tcW w:w="1305" w:type="dxa"/>
            <w:tcMar/>
          </w:tcPr>
          <w:p w:rsidRPr="00340CF4" w:rsidR="00C35E5E" w:rsidP="00E572CE" w:rsidRDefault="00C35E5E" w14:paraId="61596EE9" w14:textId="55980D5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ICD10, ICPC2, ATC</w:t>
            </w:r>
          </w:p>
        </w:tc>
      </w:tr>
      <w:tr w:rsidRPr="00340CF4" w:rsidR="00DE51CB" w:rsidTr="1B88AA6C" w14:paraId="70ADCFCF" w14:textId="77777777">
        <w:trPr>
          <w:trHeight w:val="768"/>
        </w:trPr>
        <w:tc>
          <w:tcPr>
            <w:tcW w:w="880" w:type="dxa"/>
            <w:vMerge w:val="restart"/>
            <w:tcMar/>
          </w:tcPr>
          <w:p w:rsidRPr="00340CF4" w:rsidR="00DE51CB" w:rsidP="00E572CE" w:rsidRDefault="00DE51CB" w14:paraId="70619658"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Norway </w:t>
            </w:r>
          </w:p>
        </w:tc>
        <w:tc>
          <w:tcPr>
            <w:tcW w:w="1050" w:type="dxa"/>
            <w:vMerge w:val="restart"/>
            <w:tcMar/>
          </w:tcPr>
          <w:p w:rsidRPr="00340CF4" w:rsidR="00DE51CB" w:rsidP="00E572CE" w:rsidRDefault="00DE51CB" w14:paraId="6AD1A3FB"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Mar/>
          </w:tcPr>
          <w:p w:rsidRPr="00340CF4" w:rsidR="00DE51CB" w:rsidP="00E572CE" w:rsidRDefault="00DE51CB" w14:paraId="557B3F8D"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Patient registry: NPR </w:t>
            </w:r>
          </w:p>
          <w:p w:rsidRPr="00340CF4" w:rsidR="00DE51CB" w:rsidP="00E572CE" w:rsidRDefault="00DE51CB" w14:paraId="7AE49076" w14:textId="77777777">
            <w:pPr>
              <w:tabs>
                <w:tab w:val="left" w:pos="142"/>
              </w:tabs>
              <w:spacing w:line="276" w:lineRule="auto"/>
              <w:rPr>
                <w:rFonts w:asciiTheme="majorHAnsi" w:hAnsiTheme="majorHAnsi" w:cstheme="majorHAnsi"/>
                <w:sz w:val="18"/>
                <w:szCs w:val="18"/>
              </w:rPr>
            </w:pPr>
          </w:p>
        </w:tc>
        <w:tc>
          <w:tcPr>
            <w:tcW w:w="1429" w:type="dxa"/>
            <w:tcMar/>
          </w:tcPr>
          <w:p w:rsidRPr="00340CF4" w:rsidR="00DE51CB" w:rsidP="00E572CE" w:rsidRDefault="00514431" w14:paraId="21EC2217" w14:textId="17169DAF">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Secondary </w:t>
            </w:r>
            <w:r w:rsidRPr="00340CF4" w:rsidR="00DE51CB">
              <w:rPr>
                <w:rFonts w:asciiTheme="majorHAnsi" w:hAnsiTheme="majorHAnsi" w:cstheme="majorHAnsi"/>
                <w:sz w:val="18"/>
                <w:szCs w:val="18"/>
              </w:rPr>
              <w:t xml:space="preserve">care including inpatient and outpatient  </w:t>
            </w:r>
          </w:p>
        </w:tc>
        <w:tc>
          <w:tcPr>
            <w:tcW w:w="1575" w:type="dxa"/>
            <w:tcMar/>
          </w:tcPr>
          <w:p w:rsidRPr="00340CF4" w:rsidR="00DE51CB" w:rsidP="00E572CE" w:rsidRDefault="00DE51CB" w14:paraId="6EFF0ED1" w14:textId="38A80C49">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Diagnosis during hospitalization  </w:t>
            </w:r>
          </w:p>
          <w:p w:rsidRPr="00340CF4" w:rsidR="00DE51CB" w:rsidP="00E572CE" w:rsidRDefault="00DE51CB" w14:paraId="40CAA1A5" w14:textId="7B6657E0">
            <w:pPr>
              <w:tabs>
                <w:tab w:val="left" w:pos="142"/>
              </w:tabs>
              <w:spacing w:line="276" w:lineRule="auto"/>
              <w:rPr>
                <w:rFonts w:asciiTheme="majorHAnsi" w:hAnsiTheme="majorHAnsi" w:cstheme="majorHAnsi"/>
                <w:sz w:val="18"/>
                <w:szCs w:val="18"/>
              </w:rPr>
            </w:pPr>
          </w:p>
        </w:tc>
        <w:tc>
          <w:tcPr>
            <w:tcW w:w="1305" w:type="dxa"/>
            <w:tcMar/>
          </w:tcPr>
          <w:p w:rsidRPr="00340CF4" w:rsidR="00DE51CB" w:rsidP="00EC33BA" w:rsidRDefault="001A20B0" w14:paraId="5EE42009" w14:textId="557247C9">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ICD-10, ATC, procedural codes</w:t>
            </w:r>
            <w:r w:rsidRPr="00340CF4" w:rsidR="00EC33BA">
              <w:rPr>
                <w:rFonts w:asciiTheme="majorHAnsi" w:hAnsiTheme="majorHAnsi" w:cstheme="majorHAnsi"/>
                <w:sz w:val="18"/>
                <w:szCs w:val="18"/>
              </w:rPr>
              <w:t xml:space="preserve"> </w:t>
            </w:r>
          </w:p>
        </w:tc>
      </w:tr>
      <w:tr w:rsidRPr="00340CF4" w:rsidR="00DE51CB" w:rsidTr="1B88AA6C" w14:paraId="48460B17" w14:textId="77777777">
        <w:trPr>
          <w:trHeight w:val="476"/>
        </w:trPr>
        <w:tc>
          <w:tcPr>
            <w:tcW w:w="880" w:type="dxa"/>
            <w:vMerge/>
            <w:tcMar/>
          </w:tcPr>
          <w:p w:rsidRPr="00340CF4" w:rsidR="00DE51CB" w:rsidP="00E572CE" w:rsidRDefault="00DE51CB" w14:paraId="2CF37AF0" w14:textId="77777777">
            <w:pPr>
              <w:tabs>
                <w:tab w:val="left" w:pos="142"/>
              </w:tabs>
              <w:spacing w:line="276" w:lineRule="auto"/>
              <w:rPr>
                <w:rFonts w:asciiTheme="majorHAnsi" w:hAnsiTheme="majorHAnsi" w:cstheme="majorHAnsi"/>
                <w:sz w:val="18"/>
                <w:szCs w:val="18"/>
              </w:rPr>
            </w:pPr>
          </w:p>
        </w:tc>
        <w:tc>
          <w:tcPr>
            <w:tcW w:w="1050" w:type="dxa"/>
            <w:vMerge/>
            <w:tcMar/>
          </w:tcPr>
          <w:p w:rsidRPr="00340CF4" w:rsidR="00DE51CB" w:rsidP="00E572CE" w:rsidRDefault="00DE51CB" w14:paraId="13C00462" w14:textId="77777777">
            <w:pPr>
              <w:tabs>
                <w:tab w:val="left" w:pos="142"/>
              </w:tabs>
              <w:spacing w:line="276" w:lineRule="auto"/>
              <w:rPr>
                <w:rFonts w:asciiTheme="majorHAnsi" w:hAnsiTheme="majorHAnsi" w:cstheme="majorHAnsi"/>
                <w:sz w:val="18"/>
                <w:szCs w:val="18"/>
              </w:rPr>
            </w:pPr>
          </w:p>
        </w:tc>
        <w:tc>
          <w:tcPr>
            <w:tcW w:w="2439" w:type="dxa"/>
            <w:tcMar/>
          </w:tcPr>
          <w:p w:rsidRPr="00340CF4" w:rsidR="00DE51CB" w:rsidP="00E572CE" w:rsidRDefault="00514431" w14:paraId="220B1F1A" w14:textId="036CD50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care: KUHR</w:t>
            </w:r>
          </w:p>
        </w:tc>
        <w:tc>
          <w:tcPr>
            <w:tcW w:w="1429" w:type="dxa"/>
            <w:tcMar/>
          </w:tcPr>
          <w:p w:rsidRPr="00340CF4" w:rsidR="00DE51CB" w:rsidP="00E572CE" w:rsidRDefault="00514431" w14:paraId="1FB4E5AA" w14:textId="591D8673">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care</w:t>
            </w:r>
          </w:p>
        </w:tc>
        <w:tc>
          <w:tcPr>
            <w:tcW w:w="1575" w:type="dxa"/>
            <w:tcMar/>
          </w:tcPr>
          <w:p w:rsidRPr="00340CF4" w:rsidR="001A20B0" w:rsidP="00E572CE" w:rsidRDefault="001A20B0" w14:paraId="1A69AD87"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Diagnosis </w:t>
            </w:r>
          </w:p>
          <w:p w:rsidRPr="00340CF4" w:rsidR="00DE51CB" w:rsidP="001A20B0" w:rsidRDefault="001A20B0" w14:paraId="79DB6D97" w14:textId="540E8DB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Reason for GP visit</w:t>
            </w:r>
          </w:p>
        </w:tc>
        <w:tc>
          <w:tcPr>
            <w:tcW w:w="1305" w:type="dxa"/>
            <w:tcMar/>
          </w:tcPr>
          <w:p w:rsidRPr="00340CF4" w:rsidR="001A20B0" w:rsidP="00E572CE" w:rsidRDefault="001A20B0" w14:paraId="6BF222CA"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ICD-10 </w:t>
            </w:r>
          </w:p>
          <w:p w:rsidRPr="00340CF4" w:rsidR="00DE51CB" w:rsidP="00E572CE" w:rsidRDefault="001A20B0" w14:paraId="4874EA1C" w14:textId="2C4B7B19">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ICPC2</w:t>
            </w:r>
          </w:p>
        </w:tc>
      </w:tr>
      <w:tr w:rsidRPr="00340CF4" w:rsidR="00DE51CB" w:rsidTr="1B88AA6C" w14:paraId="046A2A3E" w14:textId="77777777">
        <w:trPr>
          <w:trHeight w:val="892"/>
        </w:trPr>
        <w:tc>
          <w:tcPr>
            <w:tcW w:w="880" w:type="dxa"/>
            <w:vMerge/>
            <w:tcMar/>
          </w:tcPr>
          <w:p w:rsidRPr="00340CF4" w:rsidR="00DE51CB" w:rsidP="00E572CE" w:rsidRDefault="00DE51CB" w14:paraId="3CF4C6D2" w14:textId="77777777">
            <w:pPr>
              <w:tabs>
                <w:tab w:val="left" w:pos="142"/>
              </w:tabs>
              <w:spacing w:line="276" w:lineRule="auto"/>
              <w:rPr>
                <w:rFonts w:asciiTheme="majorHAnsi" w:hAnsiTheme="majorHAnsi" w:cstheme="majorHAnsi"/>
                <w:sz w:val="18"/>
                <w:szCs w:val="18"/>
              </w:rPr>
            </w:pPr>
          </w:p>
        </w:tc>
        <w:tc>
          <w:tcPr>
            <w:tcW w:w="1050" w:type="dxa"/>
            <w:vMerge/>
            <w:tcMar/>
          </w:tcPr>
          <w:p w:rsidRPr="00340CF4" w:rsidR="00DE51CB" w:rsidP="00E572CE" w:rsidRDefault="00DE51CB" w14:paraId="157C31F8" w14:textId="77777777">
            <w:pPr>
              <w:tabs>
                <w:tab w:val="left" w:pos="142"/>
              </w:tabs>
              <w:spacing w:line="276" w:lineRule="auto"/>
              <w:rPr>
                <w:rFonts w:asciiTheme="majorHAnsi" w:hAnsiTheme="majorHAnsi" w:cstheme="majorHAnsi"/>
                <w:sz w:val="18"/>
                <w:szCs w:val="18"/>
              </w:rPr>
            </w:pPr>
          </w:p>
        </w:tc>
        <w:tc>
          <w:tcPr>
            <w:tcW w:w="2439" w:type="dxa"/>
            <w:tcMar/>
          </w:tcPr>
          <w:p w:rsidRPr="00340CF4" w:rsidR="00DE51CB" w:rsidP="00E572CE" w:rsidRDefault="00DE51CB" w14:paraId="5895BC1A"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 MBRN</w:t>
            </w:r>
          </w:p>
        </w:tc>
        <w:tc>
          <w:tcPr>
            <w:tcW w:w="1429" w:type="dxa"/>
            <w:tcMar/>
          </w:tcPr>
          <w:p w:rsidRPr="00340CF4" w:rsidR="00DE51CB" w:rsidP="00E572CE" w:rsidRDefault="00DE51CB" w14:paraId="035E1674"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Specialist clinics, hospital maternity wards, or midwifery-led units</w:t>
            </w:r>
          </w:p>
        </w:tc>
        <w:tc>
          <w:tcPr>
            <w:tcW w:w="1575" w:type="dxa"/>
            <w:tcMar/>
          </w:tcPr>
          <w:p w:rsidRPr="00340CF4" w:rsidR="00DE51CB" w:rsidP="00E572CE" w:rsidRDefault="00DE51CB" w14:paraId="5E2BE3F6"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Diagnosis at birth</w:t>
            </w:r>
          </w:p>
          <w:p w:rsidRPr="00340CF4" w:rsidR="001A20B0" w:rsidP="00E572CE" w:rsidRDefault="001A20B0" w14:paraId="01557EDD"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Year of delivery</w:t>
            </w:r>
          </w:p>
          <w:p w:rsidRPr="00340CF4" w:rsidR="001A20B0" w:rsidP="00E572CE" w:rsidRDefault="001A20B0" w14:paraId="4B900DEC" w14:textId="47CC7988">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Maternal age at delivery</w:t>
            </w:r>
          </w:p>
        </w:tc>
        <w:tc>
          <w:tcPr>
            <w:tcW w:w="1305" w:type="dxa"/>
            <w:tcMar/>
          </w:tcPr>
          <w:p w:rsidRPr="00340CF4" w:rsidR="00DE51CB" w:rsidP="00E572CE" w:rsidRDefault="00DE51CB" w14:paraId="7072EFE5" w14:textId="76F63E9F">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1=yes</w:t>
            </w:r>
          </w:p>
        </w:tc>
      </w:tr>
      <w:tr w:rsidRPr="00340CF4" w:rsidR="00DE51CB" w:rsidTr="1B88AA6C" w14:paraId="39FA44DF" w14:textId="77777777">
        <w:trPr>
          <w:trHeight w:val="421"/>
        </w:trPr>
        <w:tc>
          <w:tcPr>
            <w:tcW w:w="880" w:type="dxa"/>
            <w:vMerge/>
            <w:tcMar/>
          </w:tcPr>
          <w:p w:rsidRPr="00340CF4" w:rsidR="00DE51CB" w:rsidP="00E572CE" w:rsidRDefault="00DE51CB" w14:paraId="63DBD484" w14:textId="77777777">
            <w:pPr>
              <w:tabs>
                <w:tab w:val="left" w:pos="142"/>
              </w:tabs>
              <w:spacing w:line="276" w:lineRule="auto"/>
              <w:rPr>
                <w:rFonts w:asciiTheme="majorHAnsi" w:hAnsiTheme="majorHAnsi" w:cstheme="majorHAnsi"/>
                <w:sz w:val="18"/>
                <w:szCs w:val="18"/>
              </w:rPr>
            </w:pPr>
          </w:p>
        </w:tc>
        <w:tc>
          <w:tcPr>
            <w:tcW w:w="1050" w:type="dxa"/>
            <w:vMerge/>
            <w:tcMar/>
          </w:tcPr>
          <w:p w:rsidRPr="00340CF4" w:rsidR="00DE51CB" w:rsidP="00E572CE" w:rsidRDefault="00DE51CB" w14:paraId="0374B349" w14:textId="77777777">
            <w:pPr>
              <w:tabs>
                <w:tab w:val="left" w:pos="142"/>
              </w:tabs>
              <w:spacing w:line="276" w:lineRule="auto"/>
              <w:rPr>
                <w:rFonts w:asciiTheme="majorHAnsi" w:hAnsiTheme="majorHAnsi" w:cstheme="majorHAnsi"/>
                <w:sz w:val="18"/>
                <w:szCs w:val="18"/>
              </w:rPr>
            </w:pPr>
          </w:p>
        </w:tc>
        <w:tc>
          <w:tcPr>
            <w:tcW w:w="2439" w:type="dxa"/>
            <w:tcMar/>
          </w:tcPr>
          <w:p w:rsidRPr="00340CF4" w:rsidR="00DE51CB" w:rsidP="00E572CE" w:rsidRDefault="00DE51CB" w14:paraId="2F0E9724"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Prescription registry </w:t>
            </w:r>
          </w:p>
        </w:tc>
        <w:tc>
          <w:tcPr>
            <w:tcW w:w="1429" w:type="dxa"/>
            <w:tcMar/>
          </w:tcPr>
          <w:p w:rsidRPr="00340CF4" w:rsidR="00DE51CB" w:rsidP="00E572CE" w:rsidRDefault="00DE51CB" w14:paraId="5DC90C94" w14:textId="3E68C9E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Community pharmacies</w:t>
            </w:r>
          </w:p>
        </w:tc>
        <w:tc>
          <w:tcPr>
            <w:tcW w:w="1575" w:type="dxa"/>
            <w:tcMar/>
          </w:tcPr>
          <w:p w:rsidRPr="00340CF4" w:rsidR="00DE51CB" w:rsidP="00E572CE" w:rsidRDefault="00DE51CB" w14:paraId="04F47511" w14:textId="01E12E3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Drug dispensation </w:t>
            </w:r>
          </w:p>
        </w:tc>
        <w:tc>
          <w:tcPr>
            <w:tcW w:w="1305" w:type="dxa"/>
            <w:tcMar/>
          </w:tcPr>
          <w:p w:rsidRPr="00340CF4" w:rsidR="00DE51CB" w:rsidP="00E572CE" w:rsidRDefault="00DE51CB" w14:paraId="313BC4D9" w14:textId="53F7778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ATC </w:t>
            </w:r>
          </w:p>
          <w:p w:rsidRPr="00340CF4" w:rsidR="00DE51CB" w:rsidP="00E572CE" w:rsidRDefault="00DE51CB" w14:paraId="5CFB9119" w14:textId="77777777">
            <w:pPr>
              <w:tabs>
                <w:tab w:val="left" w:pos="142"/>
              </w:tabs>
              <w:spacing w:line="276" w:lineRule="auto"/>
              <w:rPr>
                <w:rFonts w:asciiTheme="majorHAnsi" w:hAnsiTheme="majorHAnsi" w:cstheme="majorHAnsi"/>
                <w:sz w:val="18"/>
                <w:szCs w:val="18"/>
              </w:rPr>
            </w:pPr>
          </w:p>
        </w:tc>
      </w:tr>
      <w:tr w:rsidRPr="00340CF4" w:rsidR="00DE51CB" w:rsidTr="1B88AA6C" w14:paraId="5BD8491C" w14:textId="77777777">
        <w:trPr>
          <w:trHeight w:val="297"/>
        </w:trPr>
        <w:tc>
          <w:tcPr>
            <w:tcW w:w="880" w:type="dxa"/>
            <w:vMerge w:val="restart"/>
            <w:tcMar/>
          </w:tcPr>
          <w:p w:rsidRPr="00340CF4" w:rsidR="00C35E5E" w:rsidP="00E572CE" w:rsidRDefault="00C35E5E" w14:paraId="602EE4B3"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France</w:t>
            </w:r>
          </w:p>
        </w:tc>
        <w:tc>
          <w:tcPr>
            <w:tcW w:w="1050" w:type="dxa"/>
            <w:tcMar/>
          </w:tcPr>
          <w:p w:rsidRPr="00340CF4" w:rsidR="00C35E5E" w:rsidP="00E572CE" w:rsidRDefault="00C35E5E" w14:paraId="02089660"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Haute Garonne</w:t>
            </w:r>
          </w:p>
        </w:tc>
        <w:tc>
          <w:tcPr>
            <w:tcW w:w="2439" w:type="dxa"/>
            <w:tcMar/>
          </w:tcPr>
          <w:p w:rsidRPr="00340CF4" w:rsidR="00C35E5E" w:rsidP="00E572CE" w:rsidRDefault="00C35E5E" w14:paraId="1E7D9135"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EFEMERIS </w:t>
            </w:r>
          </w:p>
        </w:tc>
        <w:tc>
          <w:tcPr>
            <w:tcW w:w="1429" w:type="dxa"/>
            <w:tcMar/>
          </w:tcPr>
          <w:p w:rsidRPr="00340CF4" w:rsidR="00C35E5E" w:rsidP="00E572CE" w:rsidRDefault="00C35E5E" w14:paraId="523857CD" w14:textId="77777777">
            <w:pPr>
              <w:tabs>
                <w:tab w:val="left" w:pos="142"/>
              </w:tabs>
              <w:spacing w:line="276" w:lineRule="auto"/>
              <w:rPr>
                <w:rFonts w:asciiTheme="majorHAnsi" w:hAnsiTheme="majorHAnsi" w:cstheme="majorHAnsi"/>
                <w:sz w:val="18"/>
                <w:szCs w:val="18"/>
              </w:rPr>
            </w:pPr>
          </w:p>
        </w:tc>
        <w:tc>
          <w:tcPr>
            <w:tcW w:w="1575" w:type="dxa"/>
            <w:tcMar/>
          </w:tcPr>
          <w:p w:rsidRPr="00340CF4" w:rsidR="00C35E5E" w:rsidP="00E572CE" w:rsidRDefault="00C35E5E" w14:paraId="568D3122" w14:textId="77777777">
            <w:pPr>
              <w:tabs>
                <w:tab w:val="left" w:pos="142"/>
              </w:tabs>
              <w:spacing w:line="276" w:lineRule="auto"/>
              <w:rPr>
                <w:rFonts w:asciiTheme="majorHAnsi" w:hAnsiTheme="majorHAnsi" w:cstheme="majorHAnsi"/>
                <w:sz w:val="18"/>
                <w:szCs w:val="18"/>
              </w:rPr>
            </w:pPr>
          </w:p>
        </w:tc>
        <w:tc>
          <w:tcPr>
            <w:tcW w:w="1305" w:type="dxa"/>
            <w:tcMar/>
          </w:tcPr>
          <w:p w:rsidRPr="00340CF4" w:rsidR="00C35E5E" w:rsidP="00E572CE" w:rsidRDefault="00C35E5E" w14:paraId="01A2C125" w14:textId="1B4C9A2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ICD-10 , ATC</w:t>
            </w:r>
          </w:p>
        </w:tc>
      </w:tr>
      <w:tr w:rsidRPr="00340CF4" w:rsidR="00DE51CB" w:rsidTr="1B88AA6C" w14:paraId="54AF6398" w14:textId="77777777">
        <w:trPr>
          <w:trHeight w:val="296"/>
          <w:del w:author="Vera Ruth Mitter" w:date="2022-11-25T13:45:18.896Z" w:id="1138226466"/>
        </w:trPr>
        <w:tc>
          <w:tcPr>
            <w:tcW w:w="880" w:type="dxa"/>
            <w:vMerge/>
            <w:tcMar/>
          </w:tcPr>
          <w:p w:rsidRPr="00340CF4" w:rsidR="00C35E5E" w:rsidP="00E572CE" w:rsidRDefault="00C35E5E" w14:paraId="3ADC704B" w14:textId="77777777">
            <w:pPr>
              <w:tabs>
                <w:tab w:val="left" w:pos="142"/>
              </w:tabs>
              <w:spacing w:line="276" w:lineRule="auto"/>
              <w:rPr>
                <w:rFonts w:asciiTheme="majorHAnsi" w:hAnsiTheme="majorHAnsi" w:cstheme="majorHAnsi"/>
                <w:sz w:val="18"/>
                <w:szCs w:val="18"/>
              </w:rPr>
            </w:pPr>
          </w:p>
        </w:tc>
        <w:tc>
          <w:tcPr>
            <w:tcW w:w="1050" w:type="dxa"/>
            <w:tcMar/>
          </w:tcPr>
          <w:p w:rsidRPr="00340CF4" w:rsidR="00C35E5E" w:rsidP="00E572CE" w:rsidRDefault="00C35E5E" w14:paraId="35CCC882"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Mar/>
          </w:tcPr>
          <w:p w:rsidRPr="00340CF4" w:rsidR="00C35E5E" w:rsidP="00E572CE" w:rsidRDefault="00C35E5E" w14:paraId="0C350636"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SNDS</w:t>
            </w:r>
          </w:p>
        </w:tc>
        <w:tc>
          <w:tcPr>
            <w:tcW w:w="1429" w:type="dxa"/>
            <w:tcMar/>
          </w:tcPr>
          <w:p w:rsidRPr="00340CF4" w:rsidR="00C35E5E" w:rsidP="00E572CE" w:rsidRDefault="00C35E5E" w14:paraId="693BF711" w14:textId="77777777">
            <w:pPr>
              <w:tabs>
                <w:tab w:val="left" w:pos="142"/>
              </w:tabs>
              <w:spacing w:line="276" w:lineRule="auto"/>
              <w:rPr>
                <w:rFonts w:asciiTheme="majorHAnsi" w:hAnsiTheme="majorHAnsi" w:cstheme="majorHAnsi"/>
                <w:sz w:val="18"/>
                <w:szCs w:val="18"/>
              </w:rPr>
            </w:pPr>
          </w:p>
        </w:tc>
        <w:tc>
          <w:tcPr>
            <w:tcW w:w="1575" w:type="dxa"/>
            <w:tcMar/>
          </w:tcPr>
          <w:p w:rsidRPr="00340CF4" w:rsidR="00C35E5E" w:rsidP="00E572CE" w:rsidRDefault="00C35E5E" w14:paraId="3C8242E2" w14:textId="77777777">
            <w:pPr>
              <w:tabs>
                <w:tab w:val="left" w:pos="142"/>
              </w:tabs>
              <w:spacing w:line="276" w:lineRule="auto"/>
              <w:rPr>
                <w:rFonts w:asciiTheme="majorHAnsi" w:hAnsiTheme="majorHAnsi" w:cstheme="majorHAnsi"/>
                <w:sz w:val="18"/>
                <w:szCs w:val="18"/>
              </w:rPr>
            </w:pPr>
          </w:p>
        </w:tc>
        <w:tc>
          <w:tcPr>
            <w:tcW w:w="1305" w:type="dxa"/>
            <w:tcMar/>
          </w:tcPr>
          <w:p w:rsidRPr="00340CF4" w:rsidR="00C35E5E" w:rsidP="00E572CE" w:rsidRDefault="00C35E5E" w14:paraId="6C4CADAB" w14:textId="07C6B696">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ICD-10</w:t>
            </w:r>
            <w:r w:rsidRPr="00340CF4" w:rsidR="00514431">
              <w:rPr>
                <w:rFonts w:asciiTheme="majorHAnsi" w:hAnsiTheme="majorHAnsi" w:cstheme="majorHAnsi"/>
                <w:sz w:val="18"/>
                <w:szCs w:val="18"/>
              </w:rPr>
              <w:t xml:space="preserve">, ATC </w:t>
            </w:r>
          </w:p>
        </w:tc>
      </w:tr>
      <w:tr w:rsidRPr="00340CF4" w:rsidR="00DE51CB" w:rsidTr="1B88AA6C" w14:paraId="19B8DF12" w14:textId="77777777">
        <w:trPr>
          <w:trHeight w:val="2387"/>
        </w:trPr>
        <w:tc>
          <w:tcPr>
            <w:tcW w:w="880" w:type="dxa"/>
            <w:vMerge w:val="restart"/>
            <w:tcMar/>
          </w:tcPr>
          <w:p w:rsidRPr="00340CF4" w:rsidR="00C35E5E" w:rsidP="00E572CE" w:rsidRDefault="00C35E5E" w14:paraId="1859019F"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Italy </w:t>
            </w:r>
          </w:p>
        </w:tc>
        <w:tc>
          <w:tcPr>
            <w:tcW w:w="1050" w:type="dxa"/>
            <w:tcMar/>
          </w:tcPr>
          <w:p w:rsidRPr="00340CF4" w:rsidR="00C35E5E" w:rsidP="00E572CE" w:rsidRDefault="00C35E5E" w14:paraId="29A00150" w14:textId="32615616">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Emilia Romagna</w:t>
            </w:r>
          </w:p>
        </w:tc>
        <w:tc>
          <w:tcPr>
            <w:tcW w:w="2439" w:type="dxa"/>
            <w:tcMar/>
          </w:tcPr>
          <w:p w:rsidRPr="00340CF4" w:rsidR="00C35E5E" w:rsidP="00E572CE" w:rsidRDefault="00C35E5E" w14:paraId="2E34E3FD"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Inhabitant registry</w:t>
            </w:r>
          </w:p>
          <w:p w:rsidRPr="00340CF4" w:rsidR="00C35E5E" w:rsidP="00E572CE" w:rsidRDefault="00C35E5E" w14:paraId="3E1B3B0D"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Drug dispensations from community pharmacies and from hospital pharmacies Hospital discharge records Emergency admissions</w:t>
            </w:r>
          </w:p>
          <w:p w:rsidRPr="00340CF4" w:rsidR="00C35E5E" w:rsidP="00E572CE" w:rsidRDefault="00C35E5E" w14:paraId="35B528E8"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services</w:t>
            </w:r>
          </w:p>
          <w:p w:rsidRPr="00340CF4" w:rsidR="00C35E5E" w:rsidP="00E572CE" w:rsidRDefault="00C35E5E" w14:paraId="01EF1531"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w:t>
            </w:r>
          </w:p>
          <w:p w:rsidRPr="00340CF4" w:rsidR="00C35E5E" w:rsidP="00E572CE" w:rsidRDefault="00C35E5E" w14:paraId="7A5F17A6" w14:textId="4C0CA229">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IMER Registry of Congenital anomalies</w:t>
            </w:r>
          </w:p>
        </w:tc>
        <w:tc>
          <w:tcPr>
            <w:tcW w:w="1429" w:type="dxa"/>
            <w:tcMar/>
          </w:tcPr>
          <w:p w:rsidRPr="00340CF4" w:rsidR="00C35E5E" w:rsidP="00E572CE" w:rsidRDefault="00C35E5E" w14:paraId="2D1B4759" w14:textId="77777777">
            <w:pPr>
              <w:tabs>
                <w:tab w:val="left" w:pos="142"/>
              </w:tabs>
              <w:spacing w:line="276" w:lineRule="auto"/>
              <w:rPr>
                <w:rFonts w:asciiTheme="majorHAnsi" w:hAnsiTheme="majorHAnsi" w:cstheme="majorHAnsi"/>
                <w:sz w:val="18"/>
                <w:szCs w:val="18"/>
              </w:rPr>
            </w:pPr>
          </w:p>
        </w:tc>
        <w:tc>
          <w:tcPr>
            <w:tcW w:w="1575" w:type="dxa"/>
            <w:tcMar/>
          </w:tcPr>
          <w:p w:rsidRPr="00340CF4" w:rsidR="00C35E5E" w:rsidP="00E572CE" w:rsidRDefault="00C35E5E" w14:paraId="0A8CE78B" w14:textId="77777777">
            <w:pPr>
              <w:tabs>
                <w:tab w:val="left" w:pos="142"/>
              </w:tabs>
              <w:spacing w:line="276" w:lineRule="auto"/>
              <w:rPr>
                <w:rFonts w:asciiTheme="majorHAnsi" w:hAnsiTheme="majorHAnsi" w:cstheme="majorHAnsi"/>
                <w:sz w:val="18"/>
                <w:szCs w:val="18"/>
              </w:rPr>
            </w:pPr>
          </w:p>
        </w:tc>
        <w:tc>
          <w:tcPr>
            <w:tcW w:w="1305" w:type="dxa"/>
            <w:tcMar/>
          </w:tcPr>
          <w:p w:rsidRPr="00340CF4" w:rsidR="00C35E5E" w:rsidP="00E572CE" w:rsidRDefault="00C35E5E" w14:paraId="5A9B7A8A" w14:textId="603FE85E">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ICD9/10, ATC</w:t>
            </w:r>
          </w:p>
        </w:tc>
      </w:tr>
      <w:tr w:rsidRPr="00340CF4" w:rsidR="00DE51CB" w:rsidTr="1B88AA6C" w14:paraId="7DC04C79" w14:textId="77777777">
        <w:trPr>
          <w:trHeight w:val="2387"/>
          <w:del w:author="Vera Ruth Mitter" w:date="2022-11-25T13:45:12.16Z" w:id="163406442"/>
        </w:trPr>
        <w:tc>
          <w:tcPr>
            <w:tcW w:w="880" w:type="dxa"/>
            <w:vMerge/>
            <w:tcMar/>
          </w:tcPr>
          <w:p w:rsidRPr="00340CF4" w:rsidR="00C35E5E" w:rsidP="00E572CE" w:rsidRDefault="00C35E5E" w14:paraId="495FA6F1" w14:textId="682AD256">
            <w:pPr>
              <w:tabs>
                <w:tab w:val="left" w:pos="142"/>
              </w:tabs>
              <w:spacing w:line="276" w:lineRule="auto"/>
              <w:rPr>
                <w:rFonts w:asciiTheme="majorHAnsi" w:hAnsiTheme="majorHAnsi" w:cstheme="majorHAnsi"/>
                <w:sz w:val="18"/>
                <w:szCs w:val="18"/>
              </w:rPr>
            </w:pPr>
          </w:p>
        </w:tc>
        <w:tc>
          <w:tcPr>
            <w:tcW w:w="1050" w:type="dxa"/>
            <w:tcMar/>
          </w:tcPr>
          <w:p w:rsidRPr="00340CF4" w:rsidR="00C35E5E" w:rsidP="00E572CE" w:rsidRDefault="00C35E5E" w14:paraId="75945340" w14:textId="694DEC59">
            <w:pPr>
              <w:tabs>
                <w:tab w:val="left" w:pos="142"/>
              </w:tabs>
              <w:spacing w:line="276" w:lineRule="auto"/>
              <w:rPr>
                <w:rFonts w:asciiTheme="majorHAnsi" w:hAnsiTheme="majorHAnsi" w:cstheme="majorHAnsi"/>
                <w:sz w:val="18"/>
                <w:szCs w:val="18"/>
              </w:rPr>
            </w:pPr>
            <w:r w:rsidRPr="00340CF4">
              <w:rPr>
                <w:rFonts w:eastAsia="Calibri" w:asciiTheme="majorHAnsi" w:hAnsiTheme="majorHAnsi" w:cstheme="majorHAnsi"/>
                <w:sz w:val="18"/>
                <w:szCs w:val="18"/>
              </w:rPr>
              <w:t>Tuscany</w:t>
            </w:r>
          </w:p>
        </w:tc>
        <w:tc>
          <w:tcPr>
            <w:tcW w:w="2439" w:type="dxa"/>
            <w:tcMar/>
          </w:tcPr>
          <w:p w:rsidRPr="00340CF4" w:rsidR="00C35E5E" w:rsidP="00E572CE" w:rsidRDefault="00C35E5E" w14:paraId="50E3AD97"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Inhabitant registry</w:t>
            </w:r>
          </w:p>
          <w:p w:rsidRPr="00340CF4" w:rsidR="00C35E5E" w:rsidP="00E572CE" w:rsidRDefault="00C35E5E" w14:paraId="49875425"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Drug dispensations from community pharmacies and from hospital pharmacies Hospital discharge records Emergency admissions</w:t>
            </w:r>
          </w:p>
          <w:p w:rsidRPr="00340CF4" w:rsidR="00C35E5E" w:rsidP="00E572CE" w:rsidRDefault="00C35E5E" w14:paraId="67B3E48F"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Outpatient services</w:t>
            </w:r>
          </w:p>
          <w:p w:rsidRPr="00340CF4" w:rsidR="00C35E5E" w:rsidP="00E572CE" w:rsidRDefault="00C35E5E" w14:paraId="7B5428F9"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w:t>
            </w:r>
          </w:p>
          <w:p w:rsidRPr="00340CF4" w:rsidR="00C35E5E" w:rsidP="00E572CE" w:rsidRDefault="00C35E5E" w14:paraId="564AA713" w14:textId="66B4CF4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Congenital anomaly register</w:t>
            </w:r>
          </w:p>
        </w:tc>
        <w:tc>
          <w:tcPr>
            <w:tcW w:w="1429" w:type="dxa"/>
            <w:tcMar/>
          </w:tcPr>
          <w:p w:rsidRPr="00340CF4" w:rsidR="00C35E5E" w:rsidP="00E572CE" w:rsidRDefault="00C35E5E" w14:paraId="08F8623E" w14:textId="77777777">
            <w:pPr>
              <w:tabs>
                <w:tab w:val="left" w:pos="142"/>
              </w:tabs>
              <w:spacing w:line="276" w:lineRule="auto"/>
              <w:rPr>
                <w:rFonts w:asciiTheme="majorHAnsi" w:hAnsiTheme="majorHAnsi" w:cstheme="majorHAnsi"/>
                <w:sz w:val="18"/>
                <w:szCs w:val="18"/>
              </w:rPr>
            </w:pPr>
          </w:p>
        </w:tc>
        <w:tc>
          <w:tcPr>
            <w:tcW w:w="1575" w:type="dxa"/>
            <w:tcMar/>
          </w:tcPr>
          <w:p w:rsidRPr="00340CF4" w:rsidR="00C35E5E" w:rsidP="00E572CE" w:rsidRDefault="00C35E5E" w14:paraId="3BDD8BF0" w14:textId="77777777">
            <w:pPr>
              <w:tabs>
                <w:tab w:val="left" w:pos="142"/>
              </w:tabs>
              <w:spacing w:line="276" w:lineRule="auto"/>
              <w:rPr>
                <w:rFonts w:asciiTheme="majorHAnsi" w:hAnsiTheme="majorHAnsi" w:cstheme="majorHAnsi"/>
                <w:sz w:val="18"/>
                <w:szCs w:val="18"/>
              </w:rPr>
            </w:pPr>
          </w:p>
        </w:tc>
        <w:tc>
          <w:tcPr>
            <w:tcW w:w="1305" w:type="dxa"/>
            <w:tcMar/>
          </w:tcPr>
          <w:p w:rsidRPr="00340CF4" w:rsidR="00C35E5E" w:rsidP="00E572CE" w:rsidRDefault="00C35E5E" w14:paraId="3D4E3E7E" w14:textId="07A425D2">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ICD9/10, ATC</w:t>
            </w:r>
          </w:p>
        </w:tc>
      </w:tr>
      <w:tr w:rsidRPr="00340CF4" w:rsidR="00DE51CB" w:rsidTr="1B88AA6C" w14:paraId="62DCF7AF" w14:textId="77777777">
        <w:trPr>
          <w:trHeight w:val="300"/>
        </w:trPr>
        <w:tc>
          <w:tcPr>
            <w:tcW w:w="880" w:type="dxa"/>
            <w:tcMar/>
          </w:tcPr>
          <w:p w:rsidRPr="00340CF4" w:rsidR="00C35E5E" w:rsidP="00E572CE" w:rsidRDefault="00C35E5E" w14:paraId="7D3DF45C" w14:textId="75C20379">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Wales </w:t>
            </w:r>
          </w:p>
        </w:tc>
        <w:tc>
          <w:tcPr>
            <w:tcW w:w="1050" w:type="dxa"/>
            <w:tcMar/>
          </w:tcPr>
          <w:p w:rsidRPr="00340CF4" w:rsidR="00C35E5E" w:rsidP="00E572CE" w:rsidRDefault="00C35E5E" w14:paraId="4CD478F0" w14:textId="27D3CBAA">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Mar/>
          </w:tcPr>
          <w:p w:rsidRPr="00340CF4" w:rsidR="00C35E5E" w:rsidP="00E572CE" w:rsidRDefault="00C35E5E" w14:paraId="0E30716C" w14:textId="4D3D9C2D">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SAIL</w:t>
            </w:r>
          </w:p>
        </w:tc>
        <w:tc>
          <w:tcPr>
            <w:tcW w:w="1429" w:type="dxa"/>
            <w:tcMar/>
          </w:tcPr>
          <w:p w:rsidRPr="00340CF4" w:rsidR="00C35E5E" w:rsidP="00E572CE" w:rsidRDefault="00C35E5E" w14:paraId="737BF4BA" w14:textId="77777777">
            <w:pPr>
              <w:tabs>
                <w:tab w:val="left" w:pos="142"/>
              </w:tabs>
              <w:spacing w:line="276" w:lineRule="auto"/>
              <w:rPr>
                <w:rFonts w:asciiTheme="majorHAnsi" w:hAnsiTheme="majorHAnsi" w:cstheme="majorHAnsi"/>
                <w:sz w:val="18"/>
                <w:szCs w:val="18"/>
              </w:rPr>
            </w:pPr>
          </w:p>
        </w:tc>
        <w:tc>
          <w:tcPr>
            <w:tcW w:w="1575" w:type="dxa"/>
            <w:tcMar/>
          </w:tcPr>
          <w:p w:rsidRPr="00340CF4" w:rsidR="00C35E5E" w:rsidP="00E572CE" w:rsidRDefault="00C35E5E" w14:paraId="7568821F" w14:textId="77777777">
            <w:pPr>
              <w:tabs>
                <w:tab w:val="left" w:pos="142"/>
              </w:tabs>
              <w:spacing w:line="276" w:lineRule="auto"/>
              <w:rPr>
                <w:rFonts w:asciiTheme="majorHAnsi" w:hAnsiTheme="majorHAnsi" w:cstheme="majorHAnsi"/>
                <w:sz w:val="18"/>
                <w:szCs w:val="18"/>
              </w:rPr>
            </w:pPr>
          </w:p>
        </w:tc>
        <w:tc>
          <w:tcPr>
            <w:tcW w:w="1305" w:type="dxa"/>
            <w:tcMar/>
          </w:tcPr>
          <w:p w:rsidRPr="00340CF4" w:rsidR="00C35E5E" w:rsidP="00E572CE" w:rsidRDefault="00C35E5E" w14:paraId="174F4E5F"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Read codes, ICD10, </w:t>
            </w:r>
          </w:p>
          <w:p w:rsidRPr="00340CF4" w:rsidR="00C35E5E" w:rsidP="00E572CE" w:rsidRDefault="00C35E5E" w14:paraId="4554D786" w14:textId="36729871">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ATC (Read code CV2 converted to ATC using lookup table provided by NHS TRUD)</w:t>
            </w:r>
          </w:p>
        </w:tc>
      </w:tr>
      <w:tr w:rsidRPr="00340CF4" w:rsidR="00DE51CB" w:rsidTr="1B88AA6C" w14:paraId="666E63A5" w14:textId="77777777">
        <w:trPr>
          <w:trHeight w:val="1484"/>
        </w:trPr>
        <w:tc>
          <w:tcPr>
            <w:tcW w:w="880" w:type="dxa"/>
            <w:tcMar/>
          </w:tcPr>
          <w:p w:rsidRPr="00340CF4" w:rsidR="00C35E5E" w:rsidP="00E572CE" w:rsidRDefault="00C35E5E" w14:paraId="383D5EB9"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Spain </w:t>
            </w:r>
          </w:p>
        </w:tc>
        <w:tc>
          <w:tcPr>
            <w:tcW w:w="1050" w:type="dxa"/>
            <w:tcMar/>
          </w:tcPr>
          <w:p w:rsidRPr="00340CF4" w:rsidR="00C35E5E" w:rsidP="00E572CE" w:rsidRDefault="00C35E5E" w14:paraId="2567B96C" w14:textId="7ACB0855">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Valencian Region</w:t>
            </w:r>
          </w:p>
        </w:tc>
        <w:tc>
          <w:tcPr>
            <w:tcW w:w="2439" w:type="dxa"/>
            <w:tcMar/>
          </w:tcPr>
          <w:p w:rsidRPr="00340CF4" w:rsidR="00C35E5E" w:rsidP="00E572CE" w:rsidRDefault="00C35E5E" w14:paraId="4AB09D1C"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Prescription and dispensations dataset </w:t>
            </w:r>
          </w:p>
          <w:p w:rsidRPr="00340CF4" w:rsidR="00463DA4" w:rsidP="00E572CE" w:rsidRDefault="00C35E5E" w14:paraId="739CE81D" w14:textId="3671882C">
            <w:pPr>
              <w:tabs>
                <w:tab w:val="left" w:pos="142"/>
              </w:tabs>
              <w:spacing w:line="276" w:lineRule="auto"/>
              <w:rPr>
                <w:rFonts w:asciiTheme="majorHAnsi" w:hAnsiTheme="majorHAnsi" w:cstheme="majorHAnsi"/>
                <w:sz w:val="18"/>
                <w:szCs w:val="18"/>
                <w:lang w:val="en-GB"/>
              </w:rPr>
            </w:pPr>
            <w:r w:rsidRPr="00340CF4">
              <w:rPr>
                <w:rFonts w:asciiTheme="majorHAnsi" w:hAnsiTheme="majorHAnsi" w:cstheme="majorHAnsi"/>
                <w:sz w:val="18"/>
                <w:szCs w:val="18"/>
              </w:rPr>
              <w:t>Hospital discharge records</w:t>
            </w:r>
          </w:p>
          <w:p w:rsidRPr="00340CF4" w:rsidR="00C35E5E" w:rsidP="00E572CE" w:rsidRDefault="00C35E5E" w14:paraId="21A6BC44"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Mortality registry </w:t>
            </w:r>
          </w:p>
          <w:p w:rsidRPr="00340CF4" w:rsidR="00C35E5E" w:rsidP="00E572CE" w:rsidRDefault="00463DA4" w14:paraId="14914A42" w14:textId="60089142">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Perinatal Mortality registry</w:t>
            </w:r>
            <w:r w:rsidR="00C41A56">
              <w:rPr>
                <w:rFonts w:asciiTheme="majorHAnsi" w:hAnsiTheme="majorHAnsi" w:cstheme="majorHAnsi"/>
                <w:sz w:val="18"/>
                <w:szCs w:val="18"/>
              </w:rPr>
              <w:t xml:space="preserve"> </w:t>
            </w:r>
            <w:r w:rsidRPr="00340CF4" w:rsidR="00C35E5E">
              <w:rPr>
                <w:rFonts w:asciiTheme="majorHAnsi" w:hAnsiTheme="majorHAnsi" w:cstheme="majorHAnsi"/>
                <w:sz w:val="18"/>
                <w:szCs w:val="18"/>
              </w:rPr>
              <w:t xml:space="preserve">Congenital anomalies registry </w:t>
            </w:r>
          </w:p>
          <w:p w:rsidRPr="00340CF4" w:rsidR="00463DA4" w:rsidP="00E572CE" w:rsidRDefault="00C35E5E" w14:paraId="17413263" w14:textId="5A5DBE8B">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Birth registry</w:t>
            </w:r>
          </w:p>
        </w:tc>
        <w:tc>
          <w:tcPr>
            <w:tcW w:w="1429" w:type="dxa"/>
            <w:tcMar/>
          </w:tcPr>
          <w:p w:rsidRPr="00340CF4" w:rsidR="00C35E5E" w:rsidP="00E572CE" w:rsidRDefault="00C35E5E" w14:paraId="3B36C4C0" w14:textId="77777777">
            <w:pPr>
              <w:tabs>
                <w:tab w:val="left" w:pos="142"/>
              </w:tabs>
              <w:spacing w:line="276" w:lineRule="auto"/>
              <w:rPr>
                <w:rFonts w:asciiTheme="majorHAnsi" w:hAnsiTheme="majorHAnsi" w:cstheme="majorHAnsi"/>
                <w:sz w:val="18"/>
                <w:szCs w:val="18"/>
              </w:rPr>
            </w:pPr>
          </w:p>
        </w:tc>
        <w:tc>
          <w:tcPr>
            <w:tcW w:w="1575" w:type="dxa"/>
            <w:tcMar/>
          </w:tcPr>
          <w:p w:rsidRPr="00340CF4" w:rsidR="00C35E5E" w:rsidP="00E572CE" w:rsidRDefault="00C35E5E" w14:paraId="3F26C9D9" w14:textId="77777777">
            <w:pPr>
              <w:tabs>
                <w:tab w:val="left" w:pos="142"/>
              </w:tabs>
              <w:spacing w:line="276" w:lineRule="auto"/>
              <w:rPr>
                <w:rFonts w:asciiTheme="majorHAnsi" w:hAnsiTheme="majorHAnsi" w:cstheme="majorHAnsi"/>
                <w:sz w:val="18"/>
                <w:szCs w:val="18"/>
              </w:rPr>
            </w:pPr>
          </w:p>
        </w:tc>
        <w:tc>
          <w:tcPr>
            <w:tcW w:w="1305" w:type="dxa"/>
            <w:tcMar/>
          </w:tcPr>
          <w:p w:rsidRPr="00340CF4" w:rsidR="00C35E5E" w:rsidP="00B22BFF" w:rsidRDefault="00463DA4" w14:paraId="4E1A6A57" w14:textId="099093C3">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 xml:space="preserve">In Hospital discharges: ICD-9 UP TO 2016. After 2016 </w:t>
            </w:r>
            <w:r w:rsidRPr="00340CF4" w:rsidR="00C35E5E">
              <w:rPr>
                <w:rFonts w:asciiTheme="majorHAnsi" w:hAnsiTheme="majorHAnsi" w:cstheme="majorHAnsi"/>
                <w:sz w:val="18"/>
                <w:szCs w:val="18"/>
              </w:rPr>
              <w:t>ICD10</w:t>
            </w:r>
            <w:r w:rsidRPr="00340CF4">
              <w:rPr>
                <w:rFonts w:asciiTheme="majorHAnsi" w:hAnsiTheme="majorHAnsi" w:cstheme="majorHAnsi"/>
                <w:sz w:val="18"/>
                <w:szCs w:val="18"/>
              </w:rPr>
              <w:t>-ES (Spanish version). Mortality Registry an</w:t>
            </w:r>
            <w:r w:rsidRPr="00340CF4" w:rsidR="00B22BFF">
              <w:rPr>
                <w:rFonts w:asciiTheme="majorHAnsi" w:hAnsiTheme="majorHAnsi" w:cstheme="majorHAnsi"/>
                <w:sz w:val="18"/>
                <w:szCs w:val="18"/>
              </w:rPr>
              <w:t>d</w:t>
            </w:r>
            <w:r w:rsidRPr="00340CF4">
              <w:rPr>
                <w:rFonts w:asciiTheme="majorHAnsi" w:hAnsiTheme="majorHAnsi" w:cstheme="majorHAnsi"/>
                <w:sz w:val="18"/>
                <w:szCs w:val="18"/>
              </w:rPr>
              <w:t xml:space="preserve"> Perinatal Mortality </w:t>
            </w:r>
            <w:r w:rsidRPr="00340CF4" w:rsidR="00C41A56">
              <w:rPr>
                <w:rFonts w:asciiTheme="majorHAnsi" w:hAnsiTheme="majorHAnsi" w:cstheme="majorHAnsi"/>
                <w:sz w:val="18"/>
                <w:szCs w:val="18"/>
              </w:rPr>
              <w:t>Registry and</w:t>
            </w:r>
            <w:r w:rsidRPr="00340CF4" w:rsidR="00B22BFF">
              <w:rPr>
                <w:rFonts w:asciiTheme="majorHAnsi" w:hAnsiTheme="majorHAnsi" w:cstheme="majorHAnsi"/>
                <w:sz w:val="18"/>
                <w:szCs w:val="18"/>
              </w:rPr>
              <w:t xml:space="preserve"> Congenital anomalies registry use </w:t>
            </w:r>
            <w:r w:rsidRPr="00340CF4">
              <w:rPr>
                <w:rFonts w:asciiTheme="majorHAnsi" w:hAnsiTheme="majorHAnsi" w:cstheme="majorHAnsi"/>
                <w:sz w:val="18"/>
                <w:szCs w:val="18"/>
              </w:rPr>
              <w:t xml:space="preserve">ICD-10. For medication </w:t>
            </w:r>
            <w:r w:rsidRPr="00340CF4" w:rsidR="00C35E5E">
              <w:rPr>
                <w:rFonts w:asciiTheme="majorHAnsi" w:hAnsiTheme="majorHAnsi" w:cstheme="majorHAnsi"/>
                <w:sz w:val="18"/>
                <w:szCs w:val="18"/>
              </w:rPr>
              <w:t>, ATC</w:t>
            </w:r>
            <w:r w:rsidRPr="00340CF4">
              <w:rPr>
                <w:rFonts w:asciiTheme="majorHAnsi" w:hAnsiTheme="majorHAnsi" w:cstheme="majorHAnsi"/>
                <w:sz w:val="18"/>
                <w:szCs w:val="18"/>
              </w:rPr>
              <w:t xml:space="preserve"> codes are used</w:t>
            </w:r>
          </w:p>
        </w:tc>
      </w:tr>
      <w:tr w:rsidRPr="00DE51CB" w:rsidR="00DE51CB" w:rsidTr="1B88AA6C" w14:paraId="48FD35F9" w14:textId="77777777">
        <w:trPr>
          <w:trHeight w:val="289"/>
          <w:del w:author="Vera Ruth Mitter" w:date="2022-11-25T13:45:03.94Z" w:id="1774803612"/>
        </w:trPr>
        <w:tc>
          <w:tcPr>
            <w:tcW w:w="880" w:type="dxa"/>
            <w:tcMar/>
          </w:tcPr>
          <w:p w:rsidRPr="00340CF4" w:rsidR="00C35E5E" w:rsidP="00E572CE" w:rsidRDefault="00C35E5E" w14:paraId="56DB7001"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Germany</w:t>
            </w:r>
          </w:p>
        </w:tc>
        <w:tc>
          <w:tcPr>
            <w:tcW w:w="1050" w:type="dxa"/>
            <w:tcMar/>
          </w:tcPr>
          <w:p w:rsidRPr="00340CF4" w:rsidR="00C35E5E" w:rsidP="00E572CE" w:rsidRDefault="00C35E5E" w14:paraId="3B64C1F6"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Nationwide</w:t>
            </w:r>
          </w:p>
        </w:tc>
        <w:tc>
          <w:tcPr>
            <w:tcW w:w="2439" w:type="dxa"/>
            <w:tcMar/>
          </w:tcPr>
          <w:p w:rsidRPr="00340CF4" w:rsidR="00C35E5E" w:rsidP="00E572CE" w:rsidRDefault="00C35E5E" w14:paraId="2371CDEA" w14:textId="77777777">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GePaRD</w:t>
            </w:r>
          </w:p>
        </w:tc>
        <w:tc>
          <w:tcPr>
            <w:tcW w:w="1429" w:type="dxa"/>
            <w:tcMar/>
          </w:tcPr>
          <w:p w:rsidRPr="00340CF4" w:rsidR="00C35E5E" w:rsidP="00E572CE" w:rsidRDefault="00C35E5E" w14:paraId="5FF551CA" w14:textId="77777777">
            <w:pPr>
              <w:tabs>
                <w:tab w:val="left" w:pos="142"/>
              </w:tabs>
              <w:spacing w:line="276" w:lineRule="auto"/>
              <w:rPr>
                <w:rFonts w:asciiTheme="majorHAnsi" w:hAnsiTheme="majorHAnsi" w:cstheme="majorHAnsi"/>
                <w:sz w:val="18"/>
                <w:szCs w:val="18"/>
              </w:rPr>
            </w:pPr>
          </w:p>
        </w:tc>
        <w:tc>
          <w:tcPr>
            <w:tcW w:w="1575" w:type="dxa"/>
            <w:tcMar/>
          </w:tcPr>
          <w:p w:rsidRPr="00340CF4" w:rsidR="00C35E5E" w:rsidP="00E572CE" w:rsidRDefault="00C35E5E" w14:paraId="614F8CAB" w14:textId="77777777">
            <w:pPr>
              <w:tabs>
                <w:tab w:val="left" w:pos="142"/>
              </w:tabs>
              <w:spacing w:line="276" w:lineRule="auto"/>
              <w:rPr>
                <w:rFonts w:asciiTheme="majorHAnsi" w:hAnsiTheme="majorHAnsi" w:cstheme="majorHAnsi"/>
                <w:sz w:val="18"/>
                <w:szCs w:val="18"/>
              </w:rPr>
            </w:pPr>
          </w:p>
        </w:tc>
        <w:tc>
          <w:tcPr>
            <w:tcW w:w="1305" w:type="dxa"/>
            <w:tcMar/>
          </w:tcPr>
          <w:p w:rsidRPr="00DE51CB" w:rsidR="00C35E5E" w:rsidP="00E572CE" w:rsidRDefault="00C35E5E" w14:paraId="43D4779A" w14:textId="05F0745A">
            <w:pPr>
              <w:tabs>
                <w:tab w:val="left" w:pos="142"/>
              </w:tabs>
              <w:spacing w:line="276" w:lineRule="auto"/>
              <w:rPr>
                <w:rFonts w:asciiTheme="majorHAnsi" w:hAnsiTheme="majorHAnsi" w:cstheme="majorHAnsi"/>
                <w:sz w:val="18"/>
                <w:szCs w:val="18"/>
              </w:rPr>
            </w:pPr>
            <w:r w:rsidRPr="00340CF4">
              <w:rPr>
                <w:rFonts w:asciiTheme="majorHAnsi" w:hAnsiTheme="majorHAnsi" w:cstheme="majorHAnsi"/>
                <w:sz w:val="18"/>
                <w:szCs w:val="18"/>
              </w:rPr>
              <w:t>ICD10, ATC</w:t>
            </w:r>
          </w:p>
        </w:tc>
      </w:tr>
    </w:tbl>
    <w:p w:rsidRPr="00DE51CB" w:rsidR="00984A78" w:rsidP="00E572CE" w:rsidRDefault="00984A78" w14:paraId="19100E5A" w14:textId="77777777">
      <w:pPr>
        <w:tabs>
          <w:tab w:val="left" w:pos="142"/>
        </w:tabs>
        <w:spacing w:line="276" w:lineRule="auto"/>
      </w:pPr>
    </w:p>
    <w:sectPr w:rsidRPr="00DE51CB" w:rsidR="00984A78" w:rsidSect="00F14400">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VM" w:author="Vera Ruth Mitter" w:date="2022-11-25T14:38:42" w:id="1994606174">
    <w:p w:rsidR="1B88AA6C" w:rsidRDefault="1B88AA6C" w14:paraId="6DE01F8B" w14:textId="19803056">
      <w:pPr>
        <w:pStyle w:val="CommentText"/>
      </w:pPr>
      <w:r w:rsidR="1B88AA6C">
        <w:rPr/>
        <w:t>Why different study periods in the different SAPs? The other SAPs will be based on this algorith, so it should be aligned?</w:t>
      </w:r>
      <w:r>
        <w:rPr>
          <w:rStyle w:val="CommentReference"/>
        </w:rPr>
        <w:annotationRef/>
      </w:r>
    </w:p>
  </w:comment>
  <w:comment w:initials="VM" w:author="Vera Ruth Mitter" w:date="2022-11-25T14:39:32" w:id="320418319">
    <w:p w:rsidR="1B88AA6C" w:rsidRDefault="1B88AA6C" w14:paraId="281A8921" w14:textId="49C98E96">
      <w:pPr>
        <w:pStyle w:val="CommentText"/>
      </w:pPr>
      <w:r w:rsidR="1B88AA6C">
        <w:rPr/>
        <w:t xml:space="preserve">should be aligned througout the SAP's </w:t>
      </w:r>
      <w:r>
        <w:rPr>
          <w:rStyle w:val="CommentReference"/>
        </w:rPr>
        <w:annotationRef/>
      </w:r>
    </w:p>
  </w:comment>
  <w:comment w:initials="VM" w:author="Vera Ruth Mitter" w:date="2022-11-25T14:40:31" w:id="968475687">
    <w:p w:rsidR="1B88AA6C" w:rsidRDefault="1B88AA6C" w14:paraId="78601BB9" w14:textId="1E9BE7F8">
      <w:pPr>
        <w:pStyle w:val="CommentText"/>
      </w:pPr>
      <w:r w:rsidR="1B88AA6C">
        <w:rPr/>
        <w:t>Need to add info from Sweden</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DE01F8B"/>
  <w15:commentEx w15:done="0" w15:paraId="281A8921"/>
  <w15:commentEx w15:done="0" w15:paraId="78601BB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5545A3C" w16cex:dateUtc="2021-12-03T06:56:00Z"/>
  <w16cex:commentExtensible w16cex:durableId="25545A68" w16cex:dateUtc="2021-12-03T06:57:00Z"/>
  <w16cex:commentExtensible w16cex:durableId="25545AC6" w16cex:dateUtc="2021-12-03T06:58:00Z"/>
  <w16cex:commentExtensible w16cex:durableId="25545B93" w16cex:dateUtc="2021-12-03T07:02:00Z"/>
  <w16cex:commentExtensible w16cex:durableId="25545E19" w16cex:dateUtc="2021-12-03T07:12:00Z"/>
  <w16cex:commentExtensible w16cex:durableId="25546091" w16cex:dateUtc="2021-12-03T07:23:00Z"/>
  <w16cex:commentExtensible w16cex:durableId="2549F5B7" w16cex:dateUtc="2021-11-25T10:44:00Z"/>
  <w16cex:commentExtensible w16cex:durableId="254A0CED" w16cex:dateUtc="2021-11-25T12:23:00Z"/>
  <w16cex:commentExtensible w16cex:durableId="254A096F" w16cex:dateUtc="2021-11-25T12:09:00Z"/>
  <w16cex:commentExtensible w16cex:durableId="254F2435" w16cex:dateUtc="2021-11-29T09:04:00Z"/>
  <w16cex:commentExtensible w16cex:durableId="255464F9" w16cex:dateUtc="2021-12-03T07:42:00Z"/>
  <w16cex:commentExtensible w16cex:durableId="2549FA97" w16cex:dateUtc="2021-11-25T11:05:00Z"/>
  <w16cex:commentExtensible w16cex:durableId="2549F7AF" w16cex:dateUtc="2021-11-25T10:53:00Z"/>
  <w16cex:commentExtensible w16cex:durableId="254A0EEF" w16cex:dateUtc="2021-11-25T12:32:00Z"/>
  <w16cex:commentExtensible w16cex:durableId="25546578" w16cex:dateUtc="2021-12-03T07:44:00Z"/>
  <w16cex:commentExtensible w16cex:durableId="254A10E3" w16cex:dateUtc="2021-11-25T12:40:00Z"/>
  <w16cex:commentExtensible w16cex:durableId="2549F94D" w16cex:dateUtc="2021-11-25T11:00:00Z"/>
  <w16cex:commentExtensible w16cex:durableId="254A1D6A" w16cex:dateUtc="2021-11-25T13:34:00Z"/>
  <w16cex:commentExtensible w16cex:durableId="254A0FF6" w16cex:dateUtc="2021-11-25T12:36:00Z"/>
  <w16cex:commentExtensible w16cex:durableId="254A128B" w16cex:dateUtc="2021-11-25T12:47:00Z"/>
  <w16cex:commentExtensible w16cex:durableId="25546639" w16cex:dateUtc="2021-12-03T07:47:00Z"/>
  <w16cex:commentExtensible w16cex:durableId="255466D9" w16cex:dateUtc="2021-12-03T07:50:00Z"/>
  <w16cex:commentExtensible w16cex:durableId="254A1732" w16cex:dateUtc="2021-11-25T13:07:00Z"/>
  <w16cex:commentExtensible w16cex:durableId="254F2D44" w16cex:dateUtc="2021-11-29T09:43:00Z"/>
  <w16cex:commentExtensible w16cex:durableId="2554686C" w16cex:dateUtc="2021-12-03T07:57:00Z"/>
  <w16cex:commentExtensible w16cex:durableId="2554698C" w16cex:dateUtc="2021-12-03T08:01:00Z"/>
  <w16cex:commentExtensible w16cex:durableId="25546C83" w16cex:dateUtc="2021-12-03T08:14:00Z"/>
  <w16cex:commentExtensible w16cex:durableId="254A1964" w16cex:dateUtc="2021-11-25T13:17:00Z"/>
  <w16cex:commentExtensible w16cex:durableId="25546E5D" w16cex:dateUtc="2021-12-03T08:22:00Z"/>
  <w16cex:commentExtensible w16cex:durableId="254A1BB4" w16cex:dateUtc="2021-11-25T13:27:00Z"/>
  <w16cex:commentExtensible w16cex:durableId="254A1ACD" w16cex:dateUtc="2021-11-25T13:23:00Z"/>
  <w16cex:commentExtensible w16cex:durableId="25546F4A" w16cex:dateUtc="2021-12-03T08:26:00Z"/>
  <w16cex:commentExtensible w16cex:durableId="25546F7F" w16cex:dateUtc="2021-12-03T08:27:00Z"/>
  <w16cex:commentExtensible w16cex:durableId="25547090" w16cex:dateUtc="2021-12-03T08:31:00Z"/>
  <w16cex:commentExtensible w16cex:durableId="5EC923E1" w16cex:dateUtc="2022-11-25T13:38:42.538Z"/>
  <w16cex:commentExtensible w16cex:durableId="2B2E830D" w16cex:dateUtc="2022-11-25T13:39:32.743Z"/>
  <w16cex:commentExtensible w16cex:durableId="1D4C1B92" w16cex:dateUtc="2022-11-25T13:40:31.378Z"/>
</w16cex:commentsExtensible>
</file>

<file path=word/commentsIds.xml><?xml version="1.0" encoding="utf-8"?>
<w16cid:commentsIds xmlns:mc="http://schemas.openxmlformats.org/markup-compatibility/2006" xmlns:w16cid="http://schemas.microsoft.com/office/word/2016/wordml/cid" mc:Ignorable="w16cid">
  <w16cid:commentId w16cid:paraId="03E0AB88" w16cid:durableId="25545A3C"/>
  <w16cid:commentId w16cid:paraId="0ACFE416" w16cid:durableId="25545A68"/>
  <w16cid:commentId w16cid:paraId="3F5F72CC" w16cid:durableId="25545AC6"/>
  <w16cid:commentId w16cid:paraId="20347C21" w16cid:durableId="25545B93"/>
  <w16cid:commentId w16cid:paraId="697FD519" w16cid:durableId="25545E19"/>
  <w16cid:commentId w16cid:paraId="6CB345B9" w16cid:durableId="25546091"/>
  <w16cid:commentId w16cid:paraId="52D5F0D1" w16cid:durableId="25487145"/>
  <w16cid:commentId w16cid:paraId="042259D9" w16cid:durableId="2549F5B7"/>
  <w16cid:commentId w16cid:paraId="4AF70352" w16cid:durableId="254A0CED"/>
  <w16cid:commentId w16cid:paraId="6C2B4057" w16cid:durableId="254A096F"/>
  <w16cid:commentId w16cid:paraId="132C7D92" w16cid:durableId="254F2435"/>
  <w16cid:commentId w16cid:paraId="64A48043" w16cid:durableId="255464F9"/>
  <w16cid:commentId w16cid:paraId="28D68BD9" w16cid:durableId="2549FA97"/>
  <w16cid:commentId w16cid:paraId="1D63A4A7" w16cid:durableId="2549F7AF"/>
  <w16cid:commentId w16cid:paraId="7F092139" w16cid:durableId="254A0EEF"/>
  <w16cid:commentId w16cid:paraId="0B170CDB" w16cid:durableId="25546578"/>
  <w16cid:commentId w16cid:paraId="4B003CE0" w16cid:durableId="254A10E3"/>
  <w16cid:commentId w16cid:paraId="66D53521" w16cid:durableId="2549F94D"/>
  <w16cid:commentId w16cid:paraId="3E799113" w16cid:durableId="254A1D6A"/>
  <w16cid:commentId w16cid:paraId="253DBD48" w16cid:durableId="254A0FF6"/>
  <w16cid:commentId w16cid:paraId="584849DB" w16cid:durableId="254A128B"/>
  <w16cid:commentId w16cid:paraId="32CFF4EE" w16cid:durableId="25546639"/>
  <w16cid:commentId w16cid:paraId="14312D21" w16cid:durableId="25534A2F"/>
  <w16cid:commentId w16cid:paraId="4FDD68AE" w16cid:durableId="255466D9"/>
  <w16cid:commentId w16cid:paraId="76B83805" w16cid:durableId="25534A8C"/>
  <w16cid:commentId w16cid:paraId="021E77C9" w16cid:durableId="254A1732"/>
  <w16cid:commentId w16cid:paraId="2E23D425" w16cid:durableId="25534BA4"/>
  <w16cid:commentId w16cid:paraId="660FC724" w16cid:durableId="254F2D44"/>
  <w16cid:commentId w16cid:paraId="37B9530B" w16cid:durableId="2554686C"/>
  <w16cid:commentId w16cid:paraId="4909F260" w16cid:durableId="2554698C"/>
  <w16cid:commentId w16cid:paraId="55659CC7" w16cid:durableId="25534BFF"/>
  <w16cid:commentId w16cid:paraId="0301387F" w16cid:durableId="25546C83"/>
  <w16cid:commentId w16cid:paraId="10B9A9D2" w16cid:durableId="25534FBE"/>
  <w16cid:commentId w16cid:paraId="18E03F77" w16cid:durableId="25534D01"/>
  <w16cid:commentId w16cid:paraId="6EC60065" w16cid:durableId="25487146"/>
  <w16cid:commentId w16cid:paraId="4481A650" w16cid:durableId="254A1964"/>
  <w16cid:commentId w16cid:paraId="7CE6611F" w16cid:durableId="25546E5D"/>
  <w16cid:commentId w16cid:paraId="400F1BB4" w16cid:durableId="25534E25"/>
  <w16cid:commentId w16cid:paraId="4F891943" w16cid:durableId="25534F03"/>
  <w16cid:commentId w16cid:paraId="60298C9B" w16cid:durableId="254A1BB4"/>
  <w16cid:commentId w16cid:paraId="2D68B8BD" w16cid:durableId="254A1ACD"/>
  <w16cid:commentId w16cid:paraId="0460156E" w16cid:durableId="25534F82"/>
  <w16cid:commentId w16cid:paraId="21D35EBF" w16cid:durableId="25546F4A"/>
  <w16cid:commentId w16cid:paraId="7D59660F" w16cid:durableId="25535038"/>
  <w16cid:commentId w16cid:paraId="410581E1" w16cid:durableId="25535074"/>
  <w16cid:commentId w16cid:paraId="72AA49D5" w16cid:durableId="25546F7F"/>
  <w16cid:commentId w16cid:paraId="77C98FB1" w16cid:durableId="255352A9"/>
  <w16cid:commentId w16cid:paraId="0EDB20EA" w16cid:durableId="25547090"/>
  <w16cid:commentId w16cid:paraId="6DE01F8B" w16cid:durableId="5EC923E1"/>
  <w16cid:commentId w16cid:paraId="281A8921" w16cid:durableId="2B2E830D"/>
  <w16cid:commentId w16cid:paraId="78601BB9" w16cid:durableId="1D4C1B9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3181" w:rsidRDefault="00423181" w14:paraId="27E2E8AB" w14:textId="77777777">
      <w:pPr>
        <w:spacing w:line="240" w:lineRule="auto"/>
      </w:pPr>
      <w:r>
        <w:separator/>
      </w:r>
    </w:p>
  </w:endnote>
  <w:endnote w:type="continuationSeparator" w:id="0">
    <w:p w:rsidR="00423181" w:rsidRDefault="00423181" w14:paraId="1916B42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751689"/>
      <w:docPartObj>
        <w:docPartGallery w:val="Page Numbers (Bottom of Page)"/>
        <w:docPartUnique/>
      </w:docPartObj>
    </w:sdtPr>
    <w:sdtEndPr>
      <w:rPr>
        <w:noProof/>
      </w:rPr>
    </w:sdtEndPr>
    <w:sdtContent>
      <w:p w:rsidR="00423181" w:rsidRDefault="00423181" w14:paraId="00B04FAF" w14:textId="127C6DCE">
        <w:pPr>
          <w:pStyle w:val="Footer"/>
          <w:jc w:val="right"/>
        </w:pPr>
        <w:r>
          <w:fldChar w:fldCharType="begin"/>
        </w:r>
        <w:r>
          <w:instrText xml:space="preserve"> PAGE   \* MERGEFORMAT </w:instrText>
        </w:r>
        <w:r>
          <w:fldChar w:fldCharType="separate"/>
        </w:r>
        <w:r w:rsidR="00B91188">
          <w:rPr>
            <w:noProof/>
          </w:rPr>
          <w:t>22</w:t>
        </w:r>
        <w:r>
          <w:rPr>
            <w:noProof/>
          </w:rPr>
          <w:fldChar w:fldCharType="end"/>
        </w:r>
      </w:p>
    </w:sdtContent>
  </w:sdt>
  <w:p w:rsidR="00423181" w:rsidRDefault="00423181" w14:paraId="06ED95F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3181" w:rsidRDefault="00423181" w14:paraId="5C2BA125" w14:textId="77777777">
      <w:pPr>
        <w:spacing w:line="240" w:lineRule="auto"/>
      </w:pPr>
      <w:r>
        <w:separator/>
      </w:r>
    </w:p>
  </w:footnote>
  <w:footnote w:type="continuationSeparator" w:id="0">
    <w:p w:rsidR="00423181" w:rsidRDefault="00423181" w14:paraId="60BFE05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181" w:rsidRDefault="00423181" w14:paraId="126FEC86" w14:textId="53B85837">
    <w:pPr>
      <w:pStyle w:val="Header"/>
    </w:pPr>
    <w:r>
      <w:t>Migraine algorithm SAP</w:t>
    </w:r>
  </w:p>
  <w:p w:rsidR="00423181" w:rsidRDefault="00423181" w14:paraId="4D7EA1D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0663"/>
    <w:multiLevelType w:val="hybridMultilevel"/>
    <w:tmpl w:val="1A28BE7E"/>
    <w:lvl w:ilvl="0" w:tplc="04090011">
      <w:start w:val="1"/>
      <w:numFmt w:val="decimal"/>
      <w:lvlText w:val="%1)"/>
      <w:lvlJc w:val="left"/>
      <w:pPr>
        <w:ind w:left="5746" w:hanging="360"/>
      </w:pPr>
      <w:rPr>
        <w:rFonts w:hint="default"/>
      </w:rPr>
    </w:lvl>
    <w:lvl w:ilvl="1" w:tplc="04090019" w:tentative="1">
      <w:start w:val="1"/>
      <w:numFmt w:val="lowerLetter"/>
      <w:lvlText w:val="%2."/>
      <w:lvlJc w:val="left"/>
      <w:pPr>
        <w:ind w:left="6466" w:hanging="360"/>
      </w:pPr>
    </w:lvl>
    <w:lvl w:ilvl="2" w:tplc="0409001B" w:tentative="1">
      <w:start w:val="1"/>
      <w:numFmt w:val="lowerRoman"/>
      <w:lvlText w:val="%3."/>
      <w:lvlJc w:val="right"/>
      <w:pPr>
        <w:ind w:left="7186" w:hanging="180"/>
      </w:pPr>
    </w:lvl>
    <w:lvl w:ilvl="3" w:tplc="0409000F" w:tentative="1">
      <w:start w:val="1"/>
      <w:numFmt w:val="decimal"/>
      <w:lvlText w:val="%4."/>
      <w:lvlJc w:val="left"/>
      <w:pPr>
        <w:ind w:left="7906" w:hanging="360"/>
      </w:pPr>
    </w:lvl>
    <w:lvl w:ilvl="4" w:tplc="04090019" w:tentative="1">
      <w:start w:val="1"/>
      <w:numFmt w:val="lowerLetter"/>
      <w:lvlText w:val="%5."/>
      <w:lvlJc w:val="left"/>
      <w:pPr>
        <w:ind w:left="8626" w:hanging="360"/>
      </w:pPr>
    </w:lvl>
    <w:lvl w:ilvl="5" w:tplc="0409001B" w:tentative="1">
      <w:start w:val="1"/>
      <w:numFmt w:val="lowerRoman"/>
      <w:lvlText w:val="%6."/>
      <w:lvlJc w:val="right"/>
      <w:pPr>
        <w:ind w:left="9346" w:hanging="180"/>
      </w:pPr>
    </w:lvl>
    <w:lvl w:ilvl="6" w:tplc="0409000F" w:tentative="1">
      <w:start w:val="1"/>
      <w:numFmt w:val="decimal"/>
      <w:lvlText w:val="%7."/>
      <w:lvlJc w:val="left"/>
      <w:pPr>
        <w:ind w:left="10066" w:hanging="360"/>
      </w:pPr>
    </w:lvl>
    <w:lvl w:ilvl="7" w:tplc="04090019" w:tentative="1">
      <w:start w:val="1"/>
      <w:numFmt w:val="lowerLetter"/>
      <w:lvlText w:val="%8."/>
      <w:lvlJc w:val="left"/>
      <w:pPr>
        <w:ind w:left="10786" w:hanging="360"/>
      </w:pPr>
    </w:lvl>
    <w:lvl w:ilvl="8" w:tplc="0409001B" w:tentative="1">
      <w:start w:val="1"/>
      <w:numFmt w:val="lowerRoman"/>
      <w:lvlText w:val="%9."/>
      <w:lvlJc w:val="right"/>
      <w:pPr>
        <w:ind w:left="11506" w:hanging="180"/>
      </w:pPr>
    </w:lvl>
  </w:abstractNum>
  <w:abstractNum w:abstractNumId="1" w15:restartNumberingAfterBreak="0">
    <w:nsid w:val="01357741"/>
    <w:multiLevelType w:val="multilevel"/>
    <w:tmpl w:val="4686EE52"/>
    <w:lvl w:ilvl="0">
      <w:start w:val="1"/>
      <w:numFmt w:val="decimal"/>
      <w:lvlText w:val="%1"/>
      <w:lvlJc w:val="left"/>
      <w:pPr>
        <w:ind w:left="432" w:hanging="432"/>
      </w:pPr>
      <w:rPr>
        <w:rFonts w:hint="default" w:cs="Times New Roman"/>
      </w:rPr>
    </w:lvl>
    <w:lvl w:ilvl="1">
      <w:start w:val="1"/>
      <w:numFmt w:val="decimal"/>
      <w:lvlText w:val="%1.%2"/>
      <w:lvlJc w:val="left"/>
      <w:pPr>
        <w:ind w:left="576" w:hanging="576"/>
      </w:pPr>
      <w:rPr>
        <w:rFonts w:hint="default" w:cs="Times New Roman"/>
      </w:rPr>
    </w:lvl>
    <w:lvl w:ilvl="2">
      <w:start w:val="1"/>
      <w:numFmt w:val="decimal"/>
      <w:lvlText w:val="%1.%2.%3"/>
      <w:lvlJc w:val="left"/>
      <w:pPr>
        <w:ind w:left="810" w:hanging="720"/>
      </w:pPr>
      <w:rPr>
        <w:rFonts w:hint="default" w:cs="Times New Roman"/>
        <w:b/>
        <w:bCs w:val="0"/>
        <w:i/>
        <w:iCs w:val="0"/>
        <w:caps w:val="0"/>
        <w:smallCaps w:val="0"/>
        <w:strike w:val="0"/>
        <w:dstrike w:val="0"/>
        <w:vanish w:val="0"/>
        <w:color w:val="000000"/>
        <w:spacing w:val="0"/>
        <w:kern w:val="0"/>
        <w:position w:val="0"/>
        <w:sz w:val="20"/>
        <w:szCs w:val="20"/>
        <w:u w:val="none"/>
        <w:effect w:val="none"/>
        <w:vertAlign w:val="baseline"/>
      </w:rPr>
    </w:lvl>
    <w:lvl w:ilvl="3">
      <w:start w:val="1"/>
      <w:numFmt w:val="decimal"/>
      <w:lvlText w:val="%1.%2.%3.%4"/>
      <w:lvlJc w:val="left"/>
      <w:pPr>
        <w:ind w:left="864" w:hanging="864"/>
      </w:pPr>
      <w:rPr>
        <w:rFonts w:hint="default" w:cs="Times New Roman"/>
      </w:rPr>
    </w:lvl>
    <w:lvl w:ilvl="4">
      <w:start w:val="1"/>
      <w:numFmt w:val="decimal"/>
      <w:lvlText w:val="%1.%2.%3.%4.%5"/>
      <w:lvlJc w:val="left"/>
      <w:pPr>
        <w:ind w:left="1008" w:hanging="1008"/>
      </w:pPr>
      <w:rPr>
        <w:rFonts w:hint="default" w:cs="Times New Roman"/>
      </w:rPr>
    </w:lvl>
    <w:lvl w:ilvl="5">
      <w:start w:val="1"/>
      <w:numFmt w:val="decimal"/>
      <w:lvlText w:val="%1.%2.%3.%4.%5.%6"/>
      <w:lvlJc w:val="left"/>
      <w:pPr>
        <w:ind w:left="1152" w:hanging="1152"/>
      </w:pPr>
      <w:rPr>
        <w:rFonts w:hint="default" w:cs="Times New Roman"/>
      </w:rPr>
    </w:lvl>
    <w:lvl w:ilvl="6">
      <w:start w:val="1"/>
      <w:numFmt w:val="decimal"/>
      <w:lvlText w:val="%1.%2.%3.%4.%5.%6.%7"/>
      <w:lvlJc w:val="left"/>
      <w:pPr>
        <w:ind w:left="1296" w:hanging="1296"/>
      </w:pPr>
      <w:rPr>
        <w:rFonts w:hint="default" w:cs="Times New Roman"/>
      </w:rPr>
    </w:lvl>
    <w:lvl w:ilvl="7">
      <w:start w:val="1"/>
      <w:numFmt w:val="decimal"/>
      <w:lvlText w:val="%1.%2.%3.%4.%5.%6.%7.%8"/>
      <w:lvlJc w:val="left"/>
      <w:pPr>
        <w:ind w:left="1440" w:hanging="1440"/>
      </w:pPr>
      <w:rPr>
        <w:rFonts w:hint="default" w:cs="Times New Roman"/>
      </w:rPr>
    </w:lvl>
    <w:lvl w:ilvl="8">
      <w:start w:val="1"/>
      <w:numFmt w:val="decimal"/>
      <w:lvlText w:val="%1.%2.%3.%4.%5.%6.%7.%8.%9"/>
      <w:lvlJc w:val="left"/>
      <w:pPr>
        <w:ind w:left="1584" w:hanging="1584"/>
      </w:pPr>
      <w:rPr>
        <w:rFonts w:hint="default" w:cs="Times New Roman"/>
      </w:rPr>
    </w:lvl>
  </w:abstractNum>
  <w:abstractNum w:abstractNumId="2" w15:restartNumberingAfterBreak="0">
    <w:nsid w:val="02814996"/>
    <w:multiLevelType w:val="hybridMultilevel"/>
    <w:tmpl w:val="4F1A05D8"/>
    <w:lvl w:ilvl="0" w:tplc="04D6C48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8137DF2"/>
    <w:multiLevelType w:val="hybridMultilevel"/>
    <w:tmpl w:val="69266A30"/>
    <w:lvl w:ilvl="0" w:tplc="39E2236C">
      <w:start w:val="5"/>
      <w:numFmt w:val="bullet"/>
      <w:lvlText w:val="-"/>
      <w:lvlJc w:val="left"/>
      <w:pPr>
        <w:ind w:left="405" w:hanging="360"/>
      </w:pPr>
      <w:rPr>
        <w:rFonts w:hint="default" w:ascii="Calibri" w:hAnsi="Calibri" w:cs="Calibri" w:eastAsiaTheme="minorHAnsi"/>
      </w:rPr>
    </w:lvl>
    <w:lvl w:ilvl="1" w:tplc="08090003" w:tentative="1">
      <w:start w:val="1"/>
      <w:numFmt w:val="bullet"/>
      <w:lvlText w:val="o"/>
      <w:lvlJc w:val="left"/>
      <w:pPr>
        <w:ind w:left="1125" w:hanging="360"/>
      </w:pPr>
      <w:rPr>
        <w:rFonts w:hint="default" w:ascii="Courier New" w:hAnsi="Courier New" w:cs="Courier New"/>
      </w:rPr>
    </w:lvl>
    <w:lvl w:ilvl="2" w:tplc="08090005" w:tentative="1">
      <w:start w:val="1"/>
      <w:numFmt w:val="bullet"/>
      <w:lvlText w:val=""/>
      <w:lvlJc w:val="left"/>
      <w:pPr>
        <w:ind w:left="1845" w:hanging="360"/>
      </w:pPr>
      <w:rPr>
        <w:rFonts w:hint="default" w:ascii="Wingdings" w:hAnsi="Wingdings"/>
      </w:rPr>
    </w:lvl>
    <w:lvl w:ilvl="3" w:tplc="08090001" w:tentative="1">
      <w:start w:val="1"/>
      <w:numFmt w:val="bullet"/>
      <w:lvlText w:val=""/>
      <w:lvlJc w:val="left"/>
      <w:pPr>
        <w:ind w:left="2565" w:hanging="360"/>
      </w:pPr>
      <w:rPr>
        <w:rFonts w:hint="default" w:ascii="Symbol" w:hAnsi="Symbol"/>
      </w:rPr>
    </w:lvl>
    <w:lvl w:ilvl="4" w:tplc="08090003" w:tentative="1">
      <w:start w:val="1"/>
      <w:numFmt w:val="bullet"/>
      <w:lvlText w:val="o"/>
      <w:lvlJc w:val="left"/>
      <w:pPr>
        <w:ind w:left="3285" w:hanging="360"/>
      </w:pPr>
      <w:rPr>
        <w:rFonts w:hint="default" w:ascii="Courier New" w:hAnsi="Courier New" w:cs="Courier New"/>
      </w:rPr>
    </w:lvl>
    <w:lvl w:ilvl="5" w:tplc="08090005" w:tentative="1">
      <w:start w:val="1"/>
      <w:numFmt w:val="bullet"/>
      <w:lvlText w:val=""/>
      <w:lvlJc w:val="left"/>
      <w:pPr>
        <w:ind w:left="4005" w:hanging="360"/>
      </w:pPr>
      <w:rPr>
        <w:rFonts w:hint="default" w:ascii="Wingdings" w:hAnsi="Wingdings"/>
      </w:rPr>
    </w:lvl>
    <w:lvl w:ilvl="6" w:tplc="08090001" w:tentative="1">
      <w:start w:val="1"/>
      <w:numFmt w:val="bullet"/>
      <w:lvlText w:val=""/>
      <w:lvlJc w:val="left"/>
      <w:pPr>
        <w:ind w:left="4725" w:hanging="360"/>
      </w:pPr>
      <w:rPr>
        <w:rFonts w:hint="default" w:ascii="Symbol" w:hAnsi="Symbol"/>
      </w:rPr>
    </w:lvl>
    <w:lvl w:ilvl="7" w:tplc="08090003" w:tentative="1">
      <w:start w:val="1"/>
      <w:numFmt w:val="bullet"/>
      <w:lvlText w:val="o"/>
      <w:lvlJc w:val="left"/>
      <w:pPr>
        <w:ind w:left="5445" w:hanging="360"/>
      </w:pPr>
      <w:rPr>
        <w:rFonts w:hint="default" w:ascii="Courier New" w:hAnsi="Courier New" w:cs="Courier New"/>
      </w:rPr>
    </w:lvl>
    <w:lvl w:ilvl="8" w:tplc="08090005" w:tentative="1">
      <w:start w:val="1"/>
      <w:numFmt w:val="bullet"/>
      <w:lvlText w:val=""/>
      <w:lvlJc w:val="left"/>
      <w:pPr>
        <w:ind w:left="6165" w:hanging="360"/>
      </w:pPr>
      <w:rPr>
        <w:rFonts w:hint="default" w:ascii="Wingdings" w:hAnsi="Wingdings"/>
      </w:rPr>
    </w:lvl>
  </w:abstractNum>
  <w:abstractNum w:abstractNumId="4" w15:restartNumberingAfterBreak="0">
    <w:nsid w:val="09886161"/>
    <w:multiLevelType w:val="hybridMultilevel"/>
    <w:tmpl w:val="33302890"/>
    <w:lvl w:ilvl="0" w:tplc="0414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C356C85"/>
    <w:multiLevelType w:val="hybridMultilevel"/>
    <w:tmpl w:val="DE702B7E"/>
    <w:lvl w:ilvl="0" w:tplc="0409000F">
      <w:start w:val="1"/>
      <w:numFmt w:val="decimal"/>
      <w:lvlText w:val="%1."/>
      <w:lvlJc w:val="left"/>
      <w:pPr>
        <w:ind w:left="720" w:hanging="360"/>
      </w:pPr>
      <w:rPr>
        <w:rFonts w:hint="default"/>
      </w:rPr>
    </w:lvl>
    <w:lvl w:ilvl="1" w:tplc="0414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C8F7C96"/>
    <w:multiLevelType w:val="hybridMultilevel"/>
    <w:tmpl w:val="8A60F8B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1812414"/>
    <w:multiLevelType w:val="hybridMultilevel"/>
    <w:tmpl w:val="DFE4E182"/>
    <w:lvl w:ilvl="0" w:tplc="1174FE00">
      <w:start w:val="1"/>
      <w:numFmt w:val="lowerLetter"/>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8" w15:restartNumberingAfterBreak="0">
    <w:nsid w:val="165269BB"/>
    <w:multiLevelType w:val="hybridMultilevel"/>
    <w:tmpl w:val="01905C18"/>
    <w:lvl w:ilvl="0" w:tplc="0414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A54813"/>
    <w:multiLevelType w:val="hybridMultilevel"/>
    <w:tmpl w:val="6C1CD2CE"/>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F960377"/>
    <w:multiLevelType w:val="hybridMultilevel"/>
    <w:tmpl w:val="9E3A80A8"/>
    <w:lvl w:ilvl="0" w:tplc="0414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10503A"/>
    <w:multiLevelType w:val="hybridMultilevel"/>
    <w:tmpl w:val="1868C77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4B02DBB"/>
    <w:multiLevelType w:val="hybridMultilevel"/>
    <w:tmpl w:val="5B7C364A"/>
    <w:lvl w:ilvl="0" w:tplc="0414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7F21FAE"/>
    <w:multiLevelType w:val="hybridMultilevel"/>
    <w:tmpl w:val="767CF402"/>
    <w:lvl w:ilvl="0" w:tplc="5058AD44">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AEA09E4"/>
    <w:multiLevelType w:val="multilevel"/>
    <w:tmpl w:val="4F8AC4FA"/>
    <w:lvl w:ilvl="0">
      <w:start w:val="365"/>
      <w:numFmt w:val="decimal"/>
      <w:lvlText w:val="%1"/>
      <w:lvlJc w:val="left"/>
      <w:pPr>
        <w:ind w:left="792" w:hanging="792"/>
      </w:pPr>
      <w:rPr>
        <w:rFonts w:hint="default"/>
      </w:rPr>
    </w:lvl>
    <w:lvl w:ilvl="1">
      <w:start w:val="295"/>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040AA3"/>
    <w:multiLevelType w:val="multilevel"/>
    <w:tmpl w:val="85766EC2"/>
    <w:lvl w:ilvl="0">
      <w:numFmt w:val="decimal"/>
      <w:lvlText w:val="%1"/>
      <w:lvlJc w:val="left"/>
      <w:pPr>
        <w:ind w:left="432" w:hanging="432"/>
      </w:pPr>
      <w:rPr>
        <w:rFonts w:hint="default"/>
      </w:rPr>
    </w:lvl>
    <w:lvl w:ilvl="1">
      <w:start w:val="12"/>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0185867"/>
    <w:multiLevelType w:val="hybridMultilevel"/>
    <w:tmpl w:val="C7D85394"/>
    <w:lvl w:ilvl="0" w:tplc="F2D4372A">
      <w:start w:val="8"/>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2064647"/>
    <w:multiLevelType w:val="hybridMultilevel"/>
    <w:tmpl w:val="84EE15A8"/>
    <w:lvl w:ilvl="0" w:tplc="0414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6244E2"/>
    <w:multiLevelType w:val="hybridMultilevel"/>
    <w:tmpl w:val="B9E4F142"/>
    <w:lvl w:ilvl="0" w:tplc="08090001">
      <w:start w:val="1"/>
      <w:numFmt w:val="bullet"/>
      <w:lvlText w:val=""/>
      <w:lvlJc w:val="left"/>
      <w:pPr>
        <w:ind w:left="890" w:hanging="360"/>
      </w:pPr>
      <w:rPr>
        <w:rFonts w:hint="default" w:ascii="Symbol" w:hAnsi="Symbol"/>
      </w:rPr>
    </w:lvl>
    <w:lvl w:ilvl="1" w:tplc="08090003">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19" w15:restartNumberingAfterBreak="0">
    <w:nsid w:val="386C3DD9"/>
    <w:multiLevelType w:val="hybridMultilevel"/>
    <w:tmpl w:val="E18AE9C0"/>
    <w:lvl w:ilvl="0" w:tplc="04140017">
      <w:start w:val="1"/>
      <w:numFmt w:val="lowerLetter"/>
      <w:lvlText w:val="%1)"/>
      <w:lvlJc w:val="left"/>
      <w:pPr>
        <w:ind w:left="1440" w:hanging="360"/>
      </w:pPr>
    </w:lvl>
    <w:lvl w:ilvl="1" w:tplc="0414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C45743F"/>
    <w:multiLevelType w:val="multilevel"/>
    <w:tmpl w:val="EC1A53A2"/>
    <w:lvl w:ilvl="0">
      <w:start w:val="1"/>
      <w:numFmt w:val="decimal"/>
      <w:lvlText w:val="%1."/>
      <w:lvlJc w:val="left"/>
      <w:pPr>
        <w:ind w:left="0" w:hanging="384"/>
      </w:pPr>
      <w:rPr>
        <w:rFonts w:hint="default" w:ascii="Verdana" w:hAnsi="Verdana" w:eastAsia="Verdana"/>
        <w:b/>
        <w:bCs/>
        <w:spacing w:val="-1"/>
        <w:sz w:val="27"/>
        <w:szCs w:val="27"/>
      </w:rPr>
    </w:lvl>
    <w:lvl w:ilvl="1">
      <w:start w:val="1"/>
      <w:numFmt w:val="decimal"/>
      <w:lvlText w:val="%1.%2."/>
      <w:lvlJc w:val="left"/>
      <w:pPr>
        <w:ind w:left="545" w:hanging="545"/>
      </w:pPr>
      <w:rPr>
        <w:rFonts w:hint="default" w:ascii="Verdana" w:hAnsi="Verdana" w:eastAsia="Verdana"/>
        <w:b/>
        <w:bCs/>
        <w:i/>
        <w:spacing w:val="-2"/>
        <w:sz w:val="22"/>
        <w:szCs w:val="22"/>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1" w15:restartNumberingAfterBreak="0">
    <w:nsid w:val="3D756AD7"/>
    <w:multiLevelType w:val="multilevel"/>
    <w:tmpl w:val="307EB430"/>
    <w:lvl w:ilvl="0">
      <w:numFmt w:val="decimal"/>
      <w:lvlText w:val="%1"/>
      <w:lvlJc w:val="left"/>
      <w:pPr>
        <w:ind w:left="432" w:hanging="432"/>
      </w:pPr>
      <w:rPr>
        <w:rFonts w:hint="default"/>
      </w:rPr>
    </w:lvl>
    <w:lvl w:ilvl="1">
      <w:start w:val="12"/>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EDE0D43"/>
    <w:multiLevelType w:val="hybridMultilevel"/>
    <w:tmpl w:val="827C4770"/>
    <w:lvl w:ilvl="0" w:tplc="E0361D1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41D1269C"/>
    <w:multiLevelType w:val="hybridMultilevel"/>
    <w:tmpl w:val="B240CD96"/>
    <w:lvl w:ilvl="0" w:tplc="0414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4F775D6"/>
    <w:multiLevelType w:val="hybridMultilevel"/>
    <w:tmpl w:val="65A01E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4D1678C7"/>
    <w:multiLevelType w:val="hybridMultilevel"/>
    <w:tmpl w:val="6542F708"/>
    <w:lvl w:ilvl="0" w:tplc="0409000F">
      <w:start w:val="1"/>
      <w:numFmt w:val="decimal"/>
      <w:lvlText w:val="%1."/>
      <w:lvlJc w:val="left"/>
      <w:pPr>
        <w:ind w:left="720" w:hanging="360"/>
      </w:pPr>
      <w:rPr>
        <w:rFonts w:hint="default"/>
      </w:rPr>
    </w:lvl>
    <w:lvl w:ilvl="1" w:tplc="0414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D894AB4"/>
    <w:multiLevelType w:val="hybridMultilevel"/>
    <w:tmpl w:val="629A0CB0"/>
    <w:lvl w:ilvl="0" w:tplc="0409000F">
      <w:start w:val="1"/>
      <w:numFmt w:val="decimal"/>
      <w:lvlText w:val="%1."/>
      <w:lvlJc w:val="left"/>
      <w:pPr>
        <w:ind w:left="720" w:hanging="360"/>
      </w:pPr>
    </w:lvl>
    <w:lvl w:ilvl="1" w:tplc="04140017">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A678A1"/>
    <w:multiLevelType w:val="hybridMultilevel"/>
    <w:tmpl w:val="982EC4D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17597E"/>
    <w:multiLevelType w:val="hybridMultilevel"/>
    <w:tmpl w:val="2384039E"/>
    <w:lvl w:ilvl="0" w:tplc="F6F6D73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4F2B63F8"/>
    <w:multiLevelType w:val="hybridMultilevel"/>
    <w:tmpl w:val="3510F5FE"/>
    <w:lvl w:ilvl="0" w:tplc="BC1ACFF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12528E"/>
    <w:multiLevelType w:val="hybridMultilevel"/>
    <w:tmpl w:val="8F5E71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BB31B14"/>
    <w:multiLevelType w:val="hybridMultilevel"/>
    <w:tmpl w:val="F0EAF6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34C1E2B"/>
    <w:multiLevelType w:val="hybridMultilevel"/>
    <w:tmpl w:val="81AAE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E75F08"/>
    <w:multiLevelType w:val="hybridMultilevel"/>
    <w:tmpl w:val="53CAF00E"/>
    <w:lvl w:ilvl="0" w:tplc="E6420CCC">
      <w:start w:val="9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F061E1"/>
    <w:multiLevelType w:val="hybridMultilevel"/>
    <w:tmpl w:val="2960D5EE"/>
    <w:lvl w:ilvl="0" w:tplc="0414000F">
      <w:start w:val="1"/>
      <w:numFmt w:val="decimal"/>
      <w:lvlText w:val="%1."/>
      <w:lvlJc w:val="left"/>
      <w:pPr>
        <w:ind w:left="780" w:hanging="360"/>
      </w:pPr>
      <w:rPr>
        <w:rFonts w:hint="default"/>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35" w15:restartNumberingAfterBreak="0">
    <w:nsid w:val="67D947AB"/>
    <w:multiLevelType w:val="hybridMultilevel"/>
    <w:tmpl w:val="43C69176"/>
    <w:lvl w:ilvl="0" w:tplc="0409000F">
      <w:start w:val="1"/>
      <w:numFmt w:val="decimal"/>
      <w:lvlText w:val="%1."/>
      <w:lvlJc w:val="left"/>
      <w:pPr>
        <w:ind w:left="720" w:hanging="360"/>
      </w:pPr>
    </w:lvl>
    <w:lvl w:ilvl="1" w:tplc="04140017">
      <w:start w:val="1"/>
      <w:numFmt w:val="lowerLetter"/>
      <w:lvlText w:val="%2)"/>
      <w:lvlJc w:val="left"/>
      <w:pPr>
        <w:ind w:left="1440" w:hanging="360"/>
      </w:pPr>
    </w:lvl>
    <w:lvl w:ilvl="2" w:tplc="04140001">
      <w:start w:val="1"/>
      <w:numFmt w:val="bullet"/>
      <w:lvlText w:val=""/>
      <w:lvlJc w:val="left"/>
      <w:pPr>
        <w:ind w:left="2160" w:hanging="180"/>
      </w:pPr>
      <w:rPr>
        <w:rFonts w:hint="default" w:ascii="Symbol" w:hAnsi="Symbol"/>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1673E3"/>
    <w:multiLevelType w:val="hybridMultilevel"/>
    <w:tmpl w:val="141CCBF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710E6E01"/>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1383B1A"/>
    <w:multiLevelType w:val="hybridMultilevel"/>
    <w:tmpl w:val="2D3CBC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1FB6848"/>
    <w:multiLevelType w:val="hybridMultilevel"/>
    <w:tmpl w:val="9EA841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5A0459B"/>
    <w:multiLevelType w:val="hybridMultilevel"/>
    <w:tmpl w:val="0F98A91C"/>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0E66EF"/>
    <w:multiLevelType w:val="multilevel"/>
    <w:tmpl w:val="4112A2A0"/>
    <w:lvl w:ilvl="0">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91C6776"/>
    <w:multiLevelType w:val="hybridMultilevel"/>
    <w:tmpl w:val="B4B637BA"/>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43" w15:restartNumberingAfterBreak="0">
    <w:nsid w:val="7BBF1B83"/>
    <w:multiLevelType w:val="hybridMultilevel"/>
    <w:tmpl w:val="893419A4"/>
    <w:lvl w:ilvl="0" w:tplc="0409000F">
      <w:start w:val="1"/>
      <w:numFmt w:val="decimal"/>
      <w:lvlText w:val="%1."/>
      <w:lvlJc w:val="left"/>
      <w:pPr>
        <w:ind w:left="720" w:hanging="360"/>
      </w:pPr>
    </w:lvl>
    <w:lvl w:ilvl="1" w:tplc="04140017">
      <w:start w:val="1"/>
      <w:numFmt w:val="lowerLetter"/>
      <w:lvlText w:val="%2)"/>
      <w:lvlJc w:val="left"/>
      <w:pPr>
        <w:ind w:left="1440" w:hanging="360"/>
      </w:pPr>
    </w:lvl>
    <w:lvl w:ilvl="2" w:tplc="0409001B">
      <w:start w:val="1"/>
      <w:numFmt w:val="lowerRoman"/>
      <w:lvlText w:val="%3."/>
      <w:lvlJc w:val="right"/>
      <w:pPr>
        <w:ind w:left="2160" w:hanging="180"/>
      </w:pPr>
    </w:lvl>
    <w:lvl w:ilvl="3" w:tplc="0409001B">
      <w:start w:val="1"/>
      <w:numFmt w:val="lowerRoman"/>
      <w:lvlText w:val="%4."/>
      <w:lvlJc w:val="right"/>
      <w:pPr>
        <w:ind w:left="2880" w:hanging="360"/>
      </w:pPr>
    </w:lvl>
    <w:lvl w:ilvl="4" w:tplc="2E98E010">
      <w:start w:val="2"/>
      <w:numFmt w:val="bullet"/>
      <w:lvlText w:val="-"/>
      <w:lvlJc w:val="left"/>
      <w:pPr>
        <w:ind w:left="3600" w:hanging="360"/>
      </w:pPr>
      <w:rPr>
        <w:rFonts w:hint="default" w:ascii="Calibri" w:hAnsi="Calibri" w:cs="Calibri" w:eastAsiaTheme="minorHAnsi"/>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9"/>
  </w:num>
  <w:num w:numId="3">
    <w:abstractNumId w:val="31"/>
  </w:num>
  <w:num w:numId="4">
    <w:abstractNumId w:val="38"/>
  </w:num>
  <w:num w:numId="5">
    <w:abstractNumId w:val="11"/>
  </w:num>
  <w:num w:numId="6">
    <w:abstractNumId w:val="20"/>
  </w:num>
  <w:num w:numId="7">
    <w:abstractNumId w:val="42"/>
  </w:num>
  <w:num w:numId="8">
    <w:abstractNumId w:val="34"/>
  </w:num>
  <w:num w:numId="9">
    <w:abstractNumId w:val="40"/>
  </w:num>
  <w:num w:numId="10">
    <w:abstractNumId w:val="0"/>
  </w:num>
  <w:num w:numId="11">
    <w:abstractNumId w:val="17"/>
  </w:num>
  <w:num w:numId="12">
    <w:abstractNumId w:val="10"/>
  </w:num>
  <w:num w:numId="13">
    <w:abstractNumId w:val="14"/>
  </w:num>
  <w:num w:numId="14">
    <w:abstractNumId w:val="33"/>
  </w:num>
  <w:num w:numId="15">
    <w:abstractNumId w:val="21"/>
  </w:num>
  <w:num w:numId="16">
    <w:abstractNumId w:val="41"/>
  </w:num>
  <w:num w:numId="17">
    <w:abstractNumId w:val="15"/>
  </w:num>
  <w:num w:numId="18">
    <w:abstractNumId w:val="12"/>
  </w:num>
  <w:num w:numId="19">
    <w:abstractNumId w:val="23"/>
  </w:num>
  <w:num w:numId="20">
    <w:abstractNumId w:val="37"/>
  </w:num>
  <w:num w:numId="21">
    <w:abstractNumId w:val="27"/>
  </w:num>
  <w:num w:numId="22">
    <w:abstractNumId w:val="29"/>
  </w:num>
  <w:num w:numId="23">
    <w:abstractNumId w:val="16"/>
  </w:num>
  <w:num w:numId="24">
    <w:abstractNumId w:val="32"/>
  </w:num>
  <w:num w:numId="25">
    <w:abstractNumId w:val="6"/>
  </w:num>
  <w:num w:numId="26">
    <w:abstractNumId w:val="13"/>
  </w:num>
  <w:num w:numId="27">
    <w:abstractNumId w:val="30"/>
  </w:num>
  <w:num w:numId="28">
    <w:abstractNumId w:val="26"/>
  </w:num>
  <w:num w:numId="29">
    <w:abstractNumId w:val="4"/>
  </w:num>
  <w:num w:numId="30">
    <w:abstractNumId w:val="19"/>
  </w:num>
  <w:num w:numId="31">
    <w:abstractNumId w:val="7"/>
  </w:num>
  <w:num w:numId="32">
    <w:abstractNumId w:val="5"/>
  </w:num>
  <w:num w:numId="33">
    <w:abstractNumId w:val="25"/>
  </w:num>
  <w:num w:numId="34">
    <w:abstractNumId w:val="24"/>
  </w:num>
  <w:num w:numId="35">
    <w:abstractNumId w:val="36"/>
  </w:num>
  <w:num w:numId="36">
    <w:abstractNumId w:val="35"/>
  </w:num>
  <w:num w:numId="37">
    <w:abstractNumId w:val="43"/>
  </w:num>
  <w:num w:numId="38">
    <w:abstractNumId w:val="8"/>
  </w:num>
  <w:num w:numId="39">
    <w:abstractNumId w:val="2"/>
  </w:num>
  <w:num w:numId="40">
    <w:abstractNumId w:val="22"/>
  </w:num>
  <w:num w:numId="41">
    <w:abstractNumId w:val="3"/>
  </w:num>
  <w:num w:numId="42">
    <w:abstractNumId w:val="28"/>
  </w:num>
  <w:num w:numId="43">
    <w:abstractNumId w:val="18"/>
  </w:num>
  <w:num w:numId="44">
    <w:abstractNumId w:val="1"/>
  </w:num>
</w:numbering>
</file>

<file path=word/people.xml><?xml version="1.0" encoding="utf-8"?>
<w15:people xmlns:mc="http://schemas.openxmlformats.org/markup-compatibility/2006" xmlns:w15="http://schemas.microsoft.com/office/word/2012/wordml" mc:Ignorable="w15">
  <w15:person w15:author="Vera Ruth Mitter">
    <w15:presenceInfo w15:providerId="AD" w15:userId="S::verarm@uio.no::9a5fdf80-60ca-42e8-a335-f477100636b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20"/>
  <w:activeWritingStyle w:lang="it-IT" w:vendorID="64" w:dllVersion="131078" w:nlCheck="1" w:checkStyle="0" w:appName="MSWord"/>
  <w:trackRevisions w:val="true"/>
  <w:defaultTabStop w:val="708"/>
  <w:hyphenationZone w:val="425"/>
  <w:characterSpacingControl w:val="doNotCompress"/>
  <w:hdrShapeDefaults>
    <o:shapedefaults v:ext="edit" spidmax="10241"/>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C06F3"/>
    <w:rsid w:val="000014B2"/>
    <w:rsid w:val="0000400C"/>
    <w:rsid w:val="00005BC6"/>
    <w:rsid w:val="00007B4C"/>
    <w:rsid w:val="0001177D"/>
    <w:rsid w:val="00013252"/>
    <w:rsid w:val="000203AA"/>
    <w:rsid w:val="0002094B"/>
    <w:rsid w:val="00020A3F"/>
    <w:rsid w:val="00020B4D"/>
    <w:rsid w:val="00020CF7"/>
    <w:rsid w:val="00021B78"/>
    <w:rsid w:val="000224D1"/>
    <w:rsid w:val="00023091"/>
    <w:rsid w:val="00026588"/>
    <w:rsid w:val="00030F97"/>
    <w:rsid w:val="000311E6"/>
    <w:rsid w:val="00031C91"/>
    <w:rsid w:val="0003231F"/>
    <w:rsid w:val="00033C23"/>
    <w:rsid w:val="00036B8C"/>
    <w:rsid w:val="00037ECE"/>
    <w:rsid w:val="00041197"/>
    <w:rsid w:val="00043632"/>
    <w:rsid w:val="00043BFC"/>
    <w:rsid w:val="0004424D"/>
    <w:rsid w:val="00046043"/>
    <w:rsid w:val="000467FD"/>
    <w:rsid w:val="00047E05"/>
    <w:rsid w:val="00050861"/>
    <w:rsid w:val="000542C4"/>
    <w:rsid w:val="00054895"/>
    <w:rsid w:val="00055B93"/>
    <w:rsid w:val="00062339"/>
    <w:rsid w:val="00063CBC"/>
    <w:rsid w:val="00063DE3"/>
    <w:rsid w:val="00070555"/>
    <w:rsid w:val="00070FFC"/>
    <w:rsid w:val="00073E0F"/>
    <w:rsid w:val="00073F9A"/>
    <w:rsid w:val="0008314F"/>
    <w:rsid w:val="00083C90"/>
    <w:rsid w:val="000847E8"/>
    <w:rsid w:val="000852FD"/>
    <w:rsid w:val="0008696E"/>
    <w:rsid w:val="00087EDD"/>
    <w:rsid w:val="00093150"/>
    <w:rsid w:val="00093771"/>
    <w:rsid w:val="00094908"/>
    <w:rsid w:val="000A078D"/>
    <w:rsid w:val="000A0F03"/>
    <w:rsid w:val="000A2B77"/>
    <w:rsid w:val="000A358A"/>
    <w:rsid w:val="000A5F49"/>
    <w:rsid w:val="000A6740"/>
    <w:rsid w:val="000A7C83"/>
    <w:rsid w:val="000B0B6C"/>
    <w:rsid w:val="000B12E4"/>
    <w:rsid w:val="000B47DE"/>
    <w:rsid w:val="000B63B2"/>
    <w:rsid w:val="000B691B"/>
    <w:rsid w:val="000B729C"/>
    <w:rsid w:val="000B7A06"/>
    <w:rsid w:val="000B7DA1"/>
    <w:rsid w:val="000C2943"/>
    <w:rsid w:val="000C4450"/>
    <w:rsid w:val="000C454B"/>
    <w:rsid w:val="000C6687"/>
    <w:rsid w:val="000C66DF"/>
    <w:rsid w:val="000C6F49"/>
    <w:rsid w:val="000C705E"/>
    <w:rsid w:val="000D1843"/>
    <w:rsid w:val="000D1914"/>
    <w:rsid w:val="000D277A"/>
    <w:rsid w:val="000D2A1E"/>
    <w:rsid w:val="000D315C"/>
    <w:rsid w:val="000D4431"/>
    <w:rsid w:val="000D5B21"/>
    <w:rsid w:val="000D6AEF"/>
    <w:rsid w:val="000D7B42"/>
    <w:rsid w:val="000D7D69"/>
    <w:rsid w:val="000E1284"/>
    <w:rsid w:val="000E3DBB"/>
    <w:rsid w:val="000E73C3"/>
    <w:rsid w:val="000E7664"/>
    <w:rsid w:val="000F0011"/>
    <w:rsid w:val="000F1B5F"/>
    <w:rsid w:val="000F2C8C"/>
    <w:rsid w:val="000F346B"/>
    <w:rsid w:val="000F3E9D"/>
    <w:rsid w:val="00101360"/>
    <w:rsid w:val="001021D5"/>
    <w:rsid w:val="001021FB"/>
    <w:rsid w:val="001039BE"/>
    <w:rsid w:val="00103B98"/>
    <w:rsid w:val="00104A70"/>
    <w:rsid w:val="00105498"/>
    <w:rsid w:val="001071A6"/>
    <w:rsid w:val="00107F73"/>
    <w:rsid w:val="0011105D"/>
    <w:rsid w:val="00114AE6"/>
    <w:rsid w:val="001171E2"/>
    <w:rsid w:val="00122A16"/>
    <w:rsid w:val="00122E2A"/>
    <w:rsid w:val="001233AA"/>
    <w:rsid w:val="0012565C"/>
    <w:rsid w:val="001323DC"/>
    <w:rsid w:val="001352F0"/>
    <w:rsid w:val="00137202"/>
    <w:rsid w:val="00141019"/>
    <w:rsid w:val="0014147D"/>
    <w:rsid w:val="00141C99"/>
    <w:rsid w:val="0014370F"/>
    <w:rsid w:val="00144CCA"/>
    <w:rsid w:val="00146B97"/>
    <w:rsid w:val="001473A4"/>
    <w:rsid w:val="00150E44"/>
    <w:rsid w:val="00154684"/>
    <w:rsid w:val="001554E7"/>
    <w:rsid w:val="00163E39"/>
    <w:rsid w:val="00166E4C"/>
    <w:rsid w:val="00173029"/>
    <w:rsid w:val="00173859"/>
    <w:rsid w:val="00174814"/>
    <w:rsid w:val="001755E3"/>
    <w:rsid w:val="001777A0"/>
    <w:rsid w:val="00180320"/>
    <w:rsid w:val="001817AD"/>
    <w:rsid w:val="0018358A"/>
    <w:rsid w:val="00183B2B"/>
    <w:rsid w:val="0018431B"/>
    <w:rsid w:val="00186525"/>
    <w:rsid w:val="00191426"/>
    <w:rsid w:val="00191C4E"/>
    <w:rsid w:val="00192D44"/>
    <w:rsid w:val="001942FD"/>
    <w:rsid w:val="001960A5"/>
    <w:rsid w:val="00196A59"/>
    <w:rsid w:val="00196F74"/>
    <w:rsid w:val="001A114F"/>
    <w:rsid w:val="001A20B0"/>
    <w:rsid w:val="001A22E0"/>
    <w:rsid w:val="001A4924"/>
    <w:rsid w:val="001A5D05"/>
    <w:rsid w:val="001A6DE0"/>
    <w:rsid w:val="001A770D"/>
    <w:rsid w:val="001B0883"/>
    <w:rsid w:val="001B3335"/>
    <w:rsid w:val="001B41DE"/>
    <w:rsid w:val="001B6550"/>
    <w:rsid w:val="001B6B62"/>
    <w:rsid w:val="001B7616"/>
    <w:rsid w:val="001B77C5"/>
    <w:rsid w:val="001C0C75"/>
    <w:rsid w:val="001C1C80"/>
    <w:rsid w:val="001C1F6B"/>
    <w:rsid w:val="001C2827"/>
    <w:rsid w:val="001C2F4D"/>
    <w:rsid w:val="001C53A1"/>
    <w:rsid w:val="001C6E8D"/>
    <w:rsid w:val="001C7CEB"/>
    <w:rsid w:val="001D043A"/>
    <w:rsid w:val="001D07C6"/>
    <w:rsid w:val="001D1841"/>
    <w:rsid w:val="001D71DC"/>
    <w:rsid w:val="001D73E5"/>
    <w:rsid w:val="001E0382"/>
    <w:rsid w:val="001E0857"/>
    <w:rsid w:val="001E0CAB"/>
    <w:rsid w:val="001E47B4"/>
    <w:rsid w:val="001E483A"/>
    <w:rsid w:val="001E6085"/>
    <w:rsid w:val="001E624C"/>
    <w:rsid w:val="001F0A56"/>
    <w:rsid w:val="001F0D81"/>
    <w:rsid w:val="001F0E30"/>
    <w:rsid w:val="001F11FD"/>
    <w:rsid w:val="001F170E"/>
    <w:rsid w:val="001F1FD6"/>
    <w:rsid w:val="001F5176"/>
    <w:rsid w:val="001F5684"/>
    <w:rsid w:val="00203A84"/>
    <w:rsid w:val="00207A27"/>
    <w:rsid w:val="00212084"/>
    <w:rsid w:val="0022245D"/>
    <w:rsid w:val="00222DF1"/>
    <w:rsid w:val="002235FD"/>
    <w:rsid w:val="002246A6"/>
    <w:rsid w:val="00224F13"/>
    <w:rsid w:val="00225282"/>
    <w:rsid w:val="00225887"/>
    <w:rsid w:val="00225A44"/>
    <w:rsid w:val="002306C3"/>
    <w:rsid w:val="00230952"/>
    <w:rsid w:val="002319B5"/>
    <w:rsid w:val="00233E68"/>
    <w:rsid w:val="00234142"/>
    <w:rsid w:val="00235A12"/>
    <w:rsid w:val="00237360"/>
    <w:rsid w:val="00240219"/>
    <w:rsid w:val="00241FDC"/>
    <w:rsid w:val="00242762"/>
    <w:rsid w:val="00245860"/>
    <w:rsid w:val="00245B74"/>
    <w:rsid w:val="002543D6"/>
    <w:rsid w:val="00254B34"/>
    <w:rsid w:val="00255E7B"/>
    <w:rsid w:val="002568D9"/>
    <w:rsid w:val="00257483"/>
    <w:rsid w:val="002604AB"/>
    <w:rsid w:val="002629AB"/>
    <w:rsid w:val="002635BA"/>
    <w:rsid w:val="00266F7E"/>
    <w:rsid w:val="002670BD"/>
    <w:rsid w:val="00267350"/>
    <w:rsid w:val="00270B2F"/>
    <w:rsid w:val="002768DE"/>
    <w:rsid w:val="00277B0E"/>
    <w:rsid w:val="00281B8F"/>
    <w:rsid w:val="00281C93"/>
    <w:rsid w:val="00282E52"/>
    <w:rsid w:val="00284897"/>
    <w:rsid w:val="0028501C"/>
    <w:rsid w:val="00286785"/>
    <w:rsid w:val="0028746B"/>
    <w:rsid w:val="00287BC5"/>
    <w:rsid w:val="00290305"/>
    <w:rsid w:val="002908BC"/>
    <w:rsid w:val="00290EA5"/>
    <w:rsid w:val="002921EF"/>
    <w:rsid w:val="00292EAB"/>
    <w:rsid w:val="0029649B"/>
    <w:rsid w:val="002979F8"/>
    <w:rsid w:val="002A1289"/>
    <w:rsid w:val="002A1A1B"/>
    <w:rsid w:val="002A28BC"/>
    <w:rsid w:val="002A4F23"/>
    <w:rsid w:val="002A5635"/>
    <w:rsid w:val="002A5F0A"/>
    <w:rsid w:val="002B4A31"/>
    <w:rsid w:val="002B59DF"/>
    <w:rsid w:val="002B740A"/>
    <w:rsid w:val="002B7410"/>
    <w:rsid w:val="002B74C9"/>
    <w:rsid w:val="002C3448"/>
    <w:rsid w:val="002C3AFB"/>
    <w:rsid w:val="002C4D1B"/>
    <w:rsid w:val="002D0C04"/>
    <w:rsid w:val="002D0C6C"/>
    <w:rsid w:val="002D2355"/>
    <w:rsid w:val="002D32A3"/>
    <w:rsid w:val="002D3310"/>
    <w:rsid w:val="002D412F"/>
    <w:rsid w:val="002D54DC"/>
    <w:rsid w:val="002D7133"/>
    <w:rsid w:val="002D777F"/>
    <w:rsid w:val="002D7B63"/>
    <w:rsid w:val="002E1245"/>
    <w:rsid w:val="002E171C"/>
    <w:rsid w:val="002E212F"/>
    <w:rsid w:val="002E2416"/>
    <w:rsid w:val="002E3956"/>
    <w:rsid w:val="002E516C"/>
    <w:rsid w:val="002F055A"/>
    <w:rsid w:val="002F077E"/>
    <w:rsid w:val="002F20F4"/>
    <w:rsid w:val="002F227D"/>
    <w:rsid w:val="002F2E92"/>
    <w:rsid w:val="002F30DB"/>
    <w:rsid w:val="002F5066"/>
    <w:rsid w:val="002F540F"/>
    <w:rsid w:val="0030310C"/>
    <w:rsid w:val="00304E93"/>
    <w:rsid w:val="003058EF"/>
    <w:rsid w:val="00306136"/>
    <w:rsid w:val="00306881"/>
    <w:rsid w:val="0030789D"/>
    <w:rsid w:val="003115E9"/>
    <w:rsid w:val="00311F06"/>
    <w:rsid w:val="00312871"/>
    <w:rsid w:val="00313A9D"/>
    <w:rsid w:val="003154BC"/>
    <w:rsid w:val="00316B6B"/>
    <w:rsid w:val="00321001"/>
    <w:rsid w:val="003225AC"/>
    <w:rsid w:val="00322A5A"/>
    <w:rsid w:val="00324C2B"/>
    <w:rsid w:val="00326026"/>
    <w:rsid w:val="003278B1"/>
    <w:rsid w:val="00327930"/>
    <w:rsid w:val="0033388A"/>
    <w:rsid w:val="003347A5"/>
    <w:rsid w:val="003362BA"/>
    <w:rsid w:val="00336783"/>
    <w:rsid w:val="00337300"/>
    <w:rsid w:val="00337AA2"/>
    <w:rsid w:val="00340952"/>
    <w:rsid w:val="00340CBB"/>
    <w:rsid w:val="00340CF4"/>
    <w:rsid w:val="00340F36"/>
    <w:rsid w:val="00341628"/>
    <w:rsid w:val="003454AC"/>
    <w:rsid w:val="003459B8"/>
    <w:rsid w:val="00345F04"/>
    <w:rsid w:val="00345F32"/>
    <w:rsid w:val="00346647"/>
    <w:rsid w:val="00351E1D"/>
    <w:rsid w:val="00351E39"/>
    <w:rsid w:val="0035287C"/>
    <w:rsid w:val="00352F9C"/>
    <w:rsid w:val="0035439B"/>
    <w:rsid w:val="00355554"/>
    <w:rsid w:val="00355731"/>
    <w:rsid w:val="00356B76"/>
    <w:rsid w:val="00356DDB"/>
    <w:rsid w:val="00361249"/>
    <w:rsid w:val="003624AE"/>
    <w:rsid w:val="00363CDA"/>
    <w:rsid w:val="0036599A"/>
    <w:rsid w:val="003659D4"/>
    <w:rsid w:val="00366CEE"/>
    <w:rsid w:val="003677F6"/>
    <w:rsid w:val="00371F8D"/>
    <w:rsid w:val="00373BCF"/>
    <w:rsid w:val="00375164"/>
    <w:rsid w:val="003800A8"/>
    <w:rsid w:val="00381477"/>
    <w:rsid w:val="00381AA9"/>
    <w:rsid w:val="00382804"/>
    <w:rsid w:val="0038441E"/>
    <w:rsid w:val="00386D64"/>
    <w:rsid w:val="00387542"/>
    <w:rsid w:val="003927E1"/>
    <w:rsid w:val="00392B7F"/>
    <w:rsid w:val="003932B8"/>
    <w:rsid w:val="003934CD"/>
    <w:rsid w:val="003947E6"/>
    <w:rsid w:val="003959BE"/>
    <w:rsid w:val="00396EF2"/>
    <w:rsid w:val="00397754"/>
    <w:rsid w:val="003A01B2"/>
    <w:rsid w:val="003A0353"/>
    <w:rsid w:val="003A1C83"/>
    <w:rsid w:val="003A3065"/>
    <w:rsid w:val="003A3240"/>
    <w:rsid w:val="003A6059"/>
    <w:rsid w:val="003B09D3"/>
    <w:rsid w:val="003B2336"/>
    <w:rsid w:val="003B3EDC"/>
    <w:rsid w:val="003B5AF5"/>
    <w:rsid w:val="003B7557"/>
    <w:rsid w:val="003B7F9A"/>
    <w:rsid w:val="003C04F8"/>
    <w:rsid w:val="003C24F0"/>
    <w:rsid w:val="003C352C"/>
    <w:rsid w:val="003D0072"/>
    <w:rsid w:val="003D0B55"/>
    <w:rsid w:val="003D15CC"/>
    <w:rsid w:val="003D1FEA"/>
    <w:rsid w:val="003D2214"/>
    <w:rsid w:val="003D2233"/>
    <w:rsid w:val="003D2D56"/>
    <w:rsid w:val="003D3ADB"/>
    <w:rsid w:val="003D524E"/>
    <w:rsid w:val="003D7F11"/>
    <w:rsid w:val="003E10F8"/>
    <w:rsid w:val="003E16C2"/>
    <w:rsid w:val="003E2EA9"/>
    <w:rsid w:val="003E39B2"/>
    <w:rsid w:val="003E4966"/>
    <w:rsid w:val="003E5EC5"/>
    <w:rsid w:val="003E6445"/>
    <w:rsid w:val="003E6ACF"/>
    <w:rsid w:val="003F04FD"/>
    <w:rsid w:val="003F3399"/>
    <w:rsid w:val="003F62A2"/>
    <w:rsid w:val="003F71BE"/>
    <w:rsid w:val="003F7B29"/>
    <w:rsid w:val="00400810"/>
    <w:rsid w:val="004016AF"/>
    <w:rsid w:val="004022F3"/>
    <w:rsid w:val="00402E65"/>
    <w:rsid w:val="00404124"/>
    <w:rsid w:val="004048A8"/>
    <w:rsid w:val="00407A32"/>
    <w:rsid w:val="0041143E"/>
    <w:rsid w:val="00411FE2"/>
    <w:rsid w:val="00412C1B"/>
    <w:rsid w:val="0041375D"/>
    <w:rsid w:val="00416417"/>
    <w:rsid w:val="00420BF8"/>
    <w:rsid w:val="00420E1E"/>
    <w:rsid w:val="00422068"/>
    <w:rsid w:val="00423181"/>
    <w:rsid w:val="00424657"/>
    <w:rsid w:val="004248D7"/>
    <w:rsid w:val="00426759"/>
    <w:rsid w:val="004305C9"/>
    <w:rsid w:val="004308EB"/>
    <w:rsid w:val="00431166"/>
    <w:rsid w:val="0043169E"/>
    <w:rsid w:val="0043307A"/>
    <w:rsid w:val="004345CF"/>
    <w:rsid w:val="00435C55"/>
    <w:rsid w:val="0043708D"/>
    <w:rsid w:val="0043730C"/>
    <w:rsid w:val="0044250F"/>
    <w:rsid w:val="0044358B"/>
    <w:rsid w:val="004437EA"/>
    <w:rsid w:val="00443E67"/>
    <w:rsid w:val="00446606"/>
    <w:rsid w:val="0045032D"/>
    <w:rsid w:val="004516D6"/>
    <w:rsid w:val="00452E90"/>
    <w:rsid w:val="00454855"/>
    <w:rsid w:val="00455E5D"/>
    <w:rsid w:val="00456F10"/>
    <w:rsid w:val="00457853"/>
    <w:rsid w:val="00463DA4"/>
    <w:rsid w:val="00466772"/>
    <w:rsid w:val="004704D1"/>
    <w:rsid w:val="004704D6"/>
    <w:rsid w:val="0047186B"/>
    <w:rsid w:val="00472B05"/>
    <w:rsid w:val="00473924"/>
    <w:rsid w:val="004747F9"/>
    <w:rsid w:val="00477C7E"/>
    <w:rsid w:val="00477CA8"/>
    <w:rsid w:val="004800BC"/>
    <w:rsid w:val="00481009"/>
    <w:rsid w:val="00482C5B"/>
    <w:rsid w:val="00491C4C"/>
    <w:rsid w:val="00492CF8"/>
    <w:rsid w:val="00493B04"/>
    <w:rsid w:val="004943CA"/>
    <w:rsid w:val="00496822"/>
    <w:rsid w:val="004A0662"/>
    <w:rsid w:val="004A139D"/>
    <w:rsid w:val="004A14FE"/>
    <w:rsid w:val="004A3A9E"/>
    <w:rsid w:val="004A3E84"/>
    <w:rsid w:val="004A5B74"/>
    <w:rsid w:val="004A6B08"/>
    <w:rsid w:val="004A6BAC"/>
    <w:rsid w:val="004B0606"/>
    <w:rsid w:val="004B16FC"/>
    <w:rsid w:val="004B1AA8"/>
    <w:rsid w:val="004B35E1"/>
    <w:rsid w:val="004B44F7"/>
    <w:rsid w:val="004B501D"/>
    <w:rsid w:val="004B7762"/>
    <w:rsid w:val="004C02E1"/>
    <w:rsid w:val="004C3D8F"/>
    <w:rsid w:val="004C3E14"/>
    <w:rsid w:val="004C45A5"/>
    <w:rsid w:val="004C571A"/>
    <w:rsid w:val="004C66D2"/>
    <w:rsid w:val="004C6F0E"/>
    <w:rsid w:val="004C7C86"/>
    <w:rsid w:val="004D0B10"/>
    <w:rsid w:val="004D11EA"/>
    <w:rsid w:val="004D1287"/>
    <w:rsid w:val="004D136F"/>
    <w:rsid w:val="004D340A"/>
    <w:rsid w:val="004D3988"/>
    <w:rsid w:val="004E22F4"/>
    <w:rsid w:val="004E39E3"/>
    <w:rsid w:val="004E447B"/>
    <w:rsid w:val="004E6C08"/>
    <w:rsid w:val="004F0159"/>
    <w:rsid w:val="004F146B"/>
    <w:rsid w:val="004F15BA"/>
    <w:rsid w:val="004F1C0C"/>
    <w:rsid w:val="004F3241"/>
    <w:rsid w:val="004F4AD2"/>
    <w:rsid w:val="004F5559"/>
    <w:rsid w:val="004F60DB"/>
    <w:rsid w:val="004F76F2"/>
    <w:rsid w:val="004F7EA6"/>
    <w:rsid w:val="005001A9"/>
    <w:rsid w:val="0050046A"/>
    <w:rsid w:val="0050292F"/>
    <w:rsid w:val="00502CB4"/>
    <w:rsid w:val="00502D97"/>
    <w:rsid w:val="0050394B"/>
    <w:rsid w:val="00504351"/>
    <w:rsid w:val="00504F54"/>
    <w:rsid w:val="00505ECD"/>
    <w:rsid w:val="00505F0C"/>
    <w:rsid w:val="00512B0B"/>
    <w:rsid w:val="00514431"/>
    <w:rsid w:val="00514A25"/>
    <w:rsid w:val="00515B2F"/>
    <w:rsid w:val="00516F06"/>
    <w:rsid w:val="00520DEC"/>
    <w:rsid w:val="005253A4"/>
    <w:rsid w:val="005314E9"/>
    <w:rsid w:val="00532699"/>
    <w:rsid w:val="005329E1"/>
    <w:rsid w:val="00532F28"/>
    <w:rsid w:val="00536890"/>
    <w:rsid w:val="00536BF0"/>
    <w:rsid w:val="0053763C"/>
    <w:rsid w:val="00537940"/>
    <w:rsid w:val="00537C0E"/>
    <w:rsid w:val="00540874"/>
    <w:rsid w:val="00541669"/>
    <w:rsid w:val="00541802"/>
    <w:rsid w:val="005427B6"/>
    <w:rsid w:val="00542854"/>
    <w:rsid w:val="00543527"/>
    <w:rsid w:val="005443D3"/>
    <w:rsid w:val="00544E70"/>
    <w:rsid w:val="005462D6"/>
    <w:rsid w:val="00546D8D"/>
    <w:rsid w:val="00553671"/>
    <w:rsid w:val="00554020"/>
    <w:rsid w:val="00555BB1"/>
    <w:rsid w:val="00556907"/>
    <w:rsid w:val="00557A37"/>
    <w:rsid w:val="005604CE"/>
    <w:rsid w:val="005619A8"/>
    <w:rsid w:val="00565389"/>
    <w:rsid w:val="005663B2"/>
    <w:rsid w:val="005726F9"/>
    <w:rsid w:val="00573984"/>
    <w:rsid w:val="0057447D"/>
    <w:rsid w:val="005755E2"/>
    <w:rsid w:val="005758AD"/>
    <w:rsid w:val="00576084"/>
    <w:rsid w:val="00580E3A"/>
    <w:rsid w:val="00581267"/>
    <w:rsid w:val="005812AD"/>
    <w:rsid w:val="0058342C"/>
    <w:rsid w:val="00584E3B"/>
    <w:rsid w:val="00585835"/>
    <w:rsid w:val="0058699D"/>
    <w:rsid w:val="0058791B"/>
    <w:rsid w:val="00590B91"/>
    <w:rsid w:val="00592E38"/>
    <w:rsid w:val="00592E89"/>
    <w:rsid w:val="0059421B"/>
    <w:rsid w:val="005968E9"/>
    <w:rsid w:val="005A100C"/>
    <w:rsid w:val="005A211A"/>
    <w:rsid w:val="005A2950"/>
    <w:rsid w:val="005A3CCD"/>
    <w:rsid w:val="005A3E15"/>
    <w:rsid w:val="005B013A"/>
    <w:rsid w:val="005B2A32"/>
    <w:rsid w:val="005B30C5"/>
    <w:rsid w:val="005B4BDE"/>
    <w:rsid w:val="005B7FC2"/>
    <w:rsid w:val="005C124E"/>
    <w:rsid w:val="005C1327"/>
    <w:rsid w:val="005C538F"/>
    <w:rsid w:val="005C7587"/>
    <w:rsid w:val="005D23E1"/>
    <w:rsid w:val="005D333E"/>
    <w:rsid w:val="005D34D0"/>
    <w:rsid w:val="005D4E0B"/>
    <w:rsid w:val="005D4EC8"/>
    <w:rsid w:val="005D67A7"/>
    <w:rsid w:val="005E1C80"/>
    <w:rsid w:val="005E355C"/>
    <w:rsid w:val="005E718C"/>
    <w:rsid w:val="005E7CBF"/>
    <w:rsid w:val="005F05D7"/>
    <w:rsid w:val="005F2347"/>
    <w:rsid w:val="005F41DA"/>
    <w:rsid w:val="005F5519"/>
    <w:rsid w:val="005F55E3"/>
    <w:rsid w:val="005F57D5"/>
    <w:rsid w:val="005F6713"/>
    <w:rsid w:val="005F7C4A"/>
    <w:rsid w:val="006000E4"/>
    <w:rsid w:val="0060325B"/>
    <w:rsid w:val="006078B0"/>
    <w:rsid w:val="00611382"/>
    <w:rsid w:val="00614031"/>
    <w:rsid w:val="006156F3"/>
    <w:rsid w:val="0061625A"/>
    <w:rsid w:val="0062187C"/>
    <w:rsid w:val="00622278"/>
    <w:rsid w:val="0062243B"/>
    <w:rsid w:val="00622450"/>
    <w:rsid w:val="00622B8C"/>
    <w:rsid w:val="006251AF"/>
    <w:rsid w:val="00625340"/>
    <w:rsid w:val="00627CDD"/>
    <w:rsid w:val="006345DD"/>
    <w:rsid w:val="00637083"/>
    <w:rsid w:val="00637EFF"/>
    <w:rsid w:val="00643408"/>
    <w:rsid w:val="00644EB0"/>
    <w:rsid w:val="0064590E"/>
    <w:rsid w:val="00650DF1"/>
    <w:rsid w:val="00653E3D"/>
    <w:rsid w:val="00654F2C"/>
    <w:rsid w:val="00655292"/>
    <w:rsid w:val="00656B1B"/>
    <w:rsid w:val="00660BB6"/>
    <w:rsid w:val="00661899"/>
    <w:rsid w:val="006621E2"/>
    <w:rsid w:val="00662D5B"/>
    <w:rsid w:val="00662FFE"/>
    <w:rsid w:val="00665A7C"/>
    <w:rsid w:val="00676D31"/>
    <w:rsid w:val="006778B1"/>
    <w:rsid w:val="006810BD"/>
    <w:rsid w:val="00681E89"/>
    <w:rsid w:val="00684E87"/>
    <w:rsid w:val="006861F5"/>
    <w:rsid w:val="00687063"/>
    <w:rsid w:val="006872FB"/>
    <w:rsid w:val="0068787D"/>
    <w:rsid w:val="006911CA"/>
    <w:rsid w:val="00691D1B"/>
    <w:rsid w:val="00694D7D"/>
    <w:rsid w:val="006953C7"/>
    <w:rsid w:val="006A07CF"/>
    <w:rsid w:val="006A1F54"/>
    <w:rsid w:val="006A3F25"/>
    <w:rsid w:val="006A41E4"/>
    <w:rsid w:val="006A511B"/>
    <w:rsid w:val="006A6833"/>
    <w:rsid w:val="006B4808"/>
    <w:rsid w:val="006B7539"/>
    <w:rsid w:val="006B776E"/>
    <w:rsid w:val="006C06F3"/>
    <w:rsid w:val="006C1628"/>
    <w:rsid w:val="006C224C"/>
    <w:rsid w:val="006C2C0B"/>
    <w:rsid w:val="006C30F2"/>
    <w:rsid w:val="006C331E"/>
    <w:rsid w:val="006C3EB1"/>
    <w:rsid w:val="006C4FD3"/>
    <w:rsid w:val="006C5B85"/>
    <w:rsid w:val="006C6591"/>
    <w:rsid w:val="006C7055"/>
    <w:rsid w:val="006D0EB2"/>
    <w:rsid w:val="006D2466"/>
    <w:rsid w:val="006D2CEC"/>
    <w:rsid w:val="006D3560"/>
    <w:rsid w:val="006D3756"/>
    <w:rsid w:val="006D4860"/>
    <w:rsid w:val="006D6B26"/>
    <w:rsid w:val="006E15CA"/>
    <w:rsid w:val="006E26C2"/>
    <w:rsid w:val="006E5779"/>
    <w:rsid w:val="006E5DAC"/>
    <w:rsid w:val="006E79F5"/>
    <w:rsid w:val="006F0E7B"/>
    <w:rsid w:val="006F2B78"/>
    <w:rsid w:val="006F321C"/>
    <w:rsid w:val="006F703E"/>
    <w:rsid w:val="00700426"/>
    <w:rsid w:val="0070054D"/>
    <w:rsid w:val="0070477E"/>
    <w:rsid w:val="007058D1"/>
    <w:rsid w:val="00710DD8"/>
    <w:rsid w:val="00711DC8"/>
    <w:rsid w:val="007124E0"/>
    <w:rsid w:val="00714B81"/>
    <w:rsid w:val="00715CA5"/>
    <w:rsid w:val="007178A2"/>
    <w:rsid w:val="00722F0D"/>
    <w:rsid w:val="007231D9"/>
    <w:rsid w:val="007243C1"/>
    <w:rsid w:val="00724627"/>
    <w:rsid w:val="00725E04"/>
    <w:rsid w:val="00725E4D"/>
    <w:rsid w:val="0072655A"/>
    <w:rsid w:val="00726E2B"/>
    <w:rsid w:val="00727292"/>
    <w:rsid w:val="007302F9"/>
    <w:rsid w:val="0073293E"/>
    <w:rsid w:val="0073316E"/>
    <w:rsid w:val="00733304"/>
    <w:rsid w:val="007336D5"/>
    <w:rsid w:val="007409AA"/>
    <w:rsid w:val="00740B41"/>
    <w:rsid w:val="00743BFB"/>
    <w:rsid w:val="00745113"/>
    <w:rsid w:val="00745EB0"/>
    <w:rsid w:val="00746BA6"/>
    <w:rsid w:val="00747621"/>
    <w:rsid w:val="00747C49"/>
    <w:rsid w:val="007512FB"/>
    <w:rsid w:val="00754857"/>
    <w:rsid w:val="007602F8"/>
    <w:rsid w:val="0076056E"/>
    <w:rsid w:val="007615BA"/>
    <w:rsid w:val="007625D5"/>
    <w:rsid w:val="007626BE"/>
    <w:rsid w:val="00764274"/>
    <w:rsid w:val="007649A0"/>
    <w:rsid w:val="00766319"/>
    <w:rsid w:val="00767D7F"/>
    <w:rsid w:val="00767FDC"/>
    <w:rsid w:val="0077039C"/>
    <w:rsid w:val="00770F90"/>
    <w:rsid w:val="00771915"/>
    <w:rsid w:val="00771E90"/>
    <w:rsid w:val="0077260B"/>
    <w:rsid w:val="00772C9F"/>
    <w:rsid w:val="0077520D"/>
    <w:rsid w:val="007757E0"/>
    <w:rsid w:val="00777938"/>
    <w:rsid w:val="00780E27"/>
    <w:rsid w:val="00782B63"/>
    <w:rsid w:val="0078306F"/>
    <w:rsid w:val="00784B12"/>
    <w:rsid w:val="00786300"/>
    <w:rsid w:val="007864FF"/>
    <w:rsid w:val="00790E89"/>
    <w:rsid w:val="007915A2"/>
    <w:rsid w:val="00792D43"/>
    <w:rsid w:val="007936CA"/>
    <w:rsid w:val="007950D9"/>
    <w:rsid w:val="0079640A"/>
    <w:rsid w:val="00797E76"/>
    <w:rsid w:val="007A05E4"/>
    <w:rsid w:val="007A26A5"/>
    <w:rsid w:val="007A77B4"/>
    <w:rsid w:val="007B2C0E"/>
    <w:rsid w:val="007B4316"/>
    <w:rsid w:val="007C16DB"/>
    <w:rsid w:val="007C17FF"/>
    <w:rsid w:val="007C2CBD"/>
    <w:rsid w:val="007C4240"/>
    <w:rsid w:val="007C51D4"/>
    <w:rsid w:val="007C51E9"/>
    <w:rsid w:val="007C54AB"/>
    <w:rsid w:val="007C754F"/>
    <w:rsid w:val="007D0A4E"/>
    <w:rsid w:val="007D1D69"/>
    <w:rsid w:val="007D2F2B"/>
    <w:rsid w:val="007D415E"/>
    <w:rsid w:val="007D554B"/>
    <w:rsid w:val="007D62F7"/>
    <w:rsid w:val="007D6A82"/>
    <w:rsid w:val="007D70C8"/>
    <w:rsid w:val="007D7C75"/>
    <w:rsid w:val="007E1650"/>
    <w:rsid w:val="007E578B"/>
    <w:rsid w:val="007E663D"/>
    <w:rsid w:val="007F162C"/>
    <w:rsid w:val="007F20D0"/>
    <w:rsid w:val="007F37C1"/>
    <w:rsid w:val="007F75E5"/>
    <w:rsid w:val="0080185E"/>
    <w:rsid w:val="00803442"/>
    <w:rsid w:val="00803E8D"/>
    <w:rsid w:val="00805CBD"/>
    <w:rsid w:val="00812C78"/>
    <w:rsid w:val="00814689"/>
    <w:rsid w:val="00816528"/>
    <w:rsid w:val="00822B37"/>
    <w:rsid w:val="0082456D"/>
    <w:rsid w:val="00826FBF"/>
    <w:rsid w:val="0082751D"/>
    <w:rsid w:val="00827611"/>
    <w:rsid w:val="00830C3C"/>
    <w:rsid w:val="00834531"/>
    <w:rsid w:val="00835151"/>
    <w:rsid w:val="008359E6"/>
    <w:rsid w:val="008366B5"/>
    <w:rsid w:val="0083688C"/>
    <w:rsid w:val="00836CEC"/>
    <w:rsid w:val="00837630"/>
    <w:rsid w:val="00837AA6"/>
    <w:rsid w:val="00842A3D"/>
    <w:rsid w:val="008455CF"/>
    <w:rsid w:val="008475EA"/>
    <w:rsid w:val="0084770F"/>
    <w:rsid w:val="00847A6B"/>
    <w:rsid w:val="00851507"/>
    <w:rsid w:val="00854055"/>
    <w:rsid w:val="00856043"/>
    <w:rsid w:val="00856475"/>
    <w:rsid w:val="00857B27"/>
    <w:rsid w:val="00864047"/>
    <w:rsid w:val="008647B5"/>
    <w:rsid w:val="0086570D"/>
    <w:rsid w:val="0086706B"/>
    <w:rsid w:val="0086747D"/>
    <w:rsid w:val="008703CF"/>
    <w:rsid w:val="00870E9E"/>
    <w:rsid w:val="008714F7"/>
    <w:rsid w:val="0087231B"/>
    <w:rsid w:val="00873781"/>
    <w:rsid w:val="00874326"/>
    <w:rsid w:val="008751A6"/>
    <w:rsid w:val="00876B78"/>
    <w:rsid w:val="0088126B"/>
    <w:rsid w:val="00883E44"/>
    <w:rsid w:val="00886258"/>
    <w:rsid w:val="00886BB4"/>
    <w:rsid w:val="00887A70"/>
    <w:rsid w:val="00887E84"/>
    <w:rsid w:val="00890C9B"/>
    <w:rsid w:val="00891760"/>
    <w:rsid w:val="00892AA6"/>
    <w:rsid w:val="00893852"/>
    <w:rsid w:val="00894D98"/>
    <w:rsid w:val="008957DD"/>
    <w:rsid w:val="00895A05"/>
    <w:rsid w:val="008961A2"/>
    <w:rsid w:val="00896B13"/>
    <w:rsid w:val="00896BE2"/>
    <w:rsid w:val="00897457"/>
    <w:rsid w:val="008A0065"/>
    <w:rsid w:val="008A058B"/>
    <w:rsid w:val="008A154F"/>
    <w:rsid w:val="008A1579"/>
    <w:rsid w:val="008A3B07"/>
    <w:rsid w:val="008A3ED6"/>
    <w:rsid w:val="008A3F1A"/>
    <w:rsid w:val="008A651B"/>
    <w:rsid w:val="008A6E06"/>
    <w:rsid w:val="008A7C26"/>
    <w:rsid w:val="008B18A3"/>
    <w:rsid w:val="008B1DAC"/>
    <w:rsid w:val="008B2306"/>
    <w:rsid w:val="008B26CF"/>
    <w:rsid w:val="008B3ED6"/>
    <w:rsid w:val="008B42E4"/>
    <w:rsid w:val="008B4EA9"/>
    <w:rsid w:val="008B62C6"/>
    <w:rsid w:val="008B795C"/>
    <w:rsid w:val="008B7975"/>
    <w:rsid w:val="008B7B0C"/>
    <w:rsid w:val="008C14C3"/>
    <w:rsid w:val="008C3B5D"/>
    <w:rsid w:val="008C6765"/>
    <w:rsid w:val="008C777F"/>
    <w:rsid w:val="008D052C"/>
    <w:rsid w:val="008D1817"/>
    <w:rsid w:val="008D29A2"/>
    <w:rsid w:val="008D3722"/>
    <w:rsid w:val="008D440C"/>
    <w:rsid w:val="008E0934"/>
    <w:rsid w:val="008E1AAA"/>
    <w:rsid w:val="008E4ADA"/>
    <w:rsid w:val="008E54EC"/>
    <w:rsid w:val="008E57B8"/>
    <w:rsid w:val="008E72C2"/>
    <w:rsid w:val="008F0FBF"/>
    <w:rsid w:val="008F5D61"/>
    <w:rsid w:val="008F6B94"/>
    <w:rsid w:val="008F6D33"/>
    <w:rsid w:val="008F7565"/>
    <w:rsid w:val="00900982"/>
    <w:rsid w:val="009037C9"/>
    <w:rsid w:val="009039F2"/>
    <w:rsid w:val="00903B94"/>
    <w:rsid w:val="0090471D"/>
    <w:rsid w:val="009056CD"/>
    <w:rsid w:val="009067F4"/>
    <w:rsid w:val="009068F1"/>
    <w:rsid w:val="00906EBB"/>
    <w:rsid w:val="009120D4"/>
    <w:rsid w:val="0091216A"/>
    <w:rsid w:val="009132B2"/>
    <w:rsid w:val="00913AD1"/>
    <w:rsid w:val="009141E1"/>
    <w:rsid w:val="009151BD"/>
    <w:rsid w:val="00915903"/>
    <w:rsid w:val="00916249"/>
    <w:rsid w:val="00916B57"/>
    <w:rsid w:val="00921104"/>
    <w:rsid w:val="00923F56"/>
    <w:rsid w:val="009245AC"/>
    <w:rsid w:val="0092492C"/>
    <w:rsid w:val="00926028"/>
    <w:rsid w:val="0093108A"/>
    <w:rsid w:val="00932017"/>
    <w:rsid w:val="00932036"/>
    <w:rsid w:val="0093376F"/>
    <w:rsid w:val="009352A1"/>
    <w:rsid w:val="00935F9C"/>
    <w:rsid w:val="009371AB"/>
    <w:rsid w:val="00940654"/>
    <w:rsid w:val="0094151B"/>
    <w:rsid w:val="00942B91"/>
    <w:rsid w:val="00943A09"/>
    <w:rsid w:val="00944DFA"/>
    <w:rsid w:val="00945CE5"/>
    <w:rsid w:val="00947642"/>
    <w:rsid w:val="00947B2F"/>
    <w:rsid w:val="0095019D"/>
    <w:rsid w:val="0095161F"/>
    <w:rsid w:val="00952185"/>
    <w:rsid w:val="00952D31"/>
    <w:rsid w:val="00953A5E"/>
    <w:rsid w:val="00954690"/>
    <w:rsid w:val="009548A2"/>
    <w:rsid w:val="00954EA7"/>
    <w:rsid w:val="0095572C"/>
    <w:rsid w:val="00955D59"/>
    <w:rsid w:val="00956FE8"/>
    <w:rsid w:val="009571FB"/>
    <w:rsid w:val="00957D3D"/>
    <w:rsid w:val="009608AD"/>
    <w:rsid w:val="00964B22"/>
    <w:rsid w:val="00964D01"/>
    <w:rsid w:val="00965221"/>
    <w:rsid w:val="00965965"/>
    <w:rsid w:val="00971B01"/>
    <w:rsid w:val="009728A3"/>
    <w:rsid w:val="00972CB8"/>
    <w:rsid w:val="00973A26"/>
    <w:rsid w:val="00977FB7"/>
    <w:rsid w:val="00983DAE"/>
    <w:rsid w:val="00984461"/>
    <w:rsid w:val="00984A78"/>
    <w:rsid w:val="00985402"/>
    <w:rsid w:val="00987C2C"/>
    <w:rsid w:val="00991320"/>
    <w:rsid w:val="00994BED"/>
    <w:rsid w:val="00994F75"/>
    <w:rsid w:val="009953AB"/>
    <w:rsid w:val="00995D6B"/>
    <w:rsid w:val="0099725D"/>
    <w:rsid w:val="009A2C00"/>
    <w:rsid w:val="009A4A2F"/>
    <w:rsid w:val="009A58E1"/>
    <w:rsid w:val="009A655C"/>
    <w:rsid w:val="009A76E2"/>
    <w:rsid w:val="009B0CD8"/>
    <w:rsid w:val="009B2E31"/>
    <w:rsid w:val="009B3B70"/>
    <w:rsid w:val="009B4B39"/>
    <w:rsid w:val="009B5C5E"/>
    <w:rsid w:val="009B5E4E"/>
    <w:rsid w:val="009B701C"/>
    <w:rsid w:val="009B7DF2"/>
    <w:rsid w:val="009C078B"/>
    <w:rsid w:val="009C1726"/>
    <w:rsid w:val="009C3C42"/>
    <w:rsid w:val="009C403B"/>
    <w:rsid w:val="009C54E1"/>
    <w:rsid w:val="009C62A5"/>
    <w:rsid w:val="009D0843"/>
    <w:rsid w:val="009D1891"/>
    <w:rsid w:val="009D20F9"/>
    <w:rsid w:val="009D28BE"/>
    <w:rsid w:val="009D38BE"/>
    <w:rsid w:val="009D4021"/>
    <w:rsid w:val="009D4219"/>
    <w:rsid w:val="009D6449"/>
    <w:rsid w:val="009E5502"/>
    <w:rsid w:val="009E6D1F"/>
    <w:rsid w:val="009F29E7"/>
    <w:rsid w:val="009F2C06"/>
    <w:rsid w:val="009F35D0"/>
    <w:rsid w:val="009F6303"/>
    <w:rsid w:val="009F6C8A"/>
    <w:rsid w:val="00A000C6"/>
    <w:rsid w:val="00A00971"/>
    <w:rsid w:val="00A010C4"/>
    <w:rsid w:val="00A061F9"/>
    <w:rsid w:val="00A062A0"/>
    <w:rsid w:val="00A117ED"/>
    <w:rsid w:val="00A12145"/>
    <w:rsid w:val="00A12A5B"/>
    <w:rsid w:val="00A154F9"/>
    <w:rsid w:val="00A155FD"/>
    <w:rsid w:val="00A170C0"/>
    <w:rsid w:val="00A17DA0"/>
    <w:rsid w:val="00A2210E"/>
    <w:rsid w:val="00A22CDA"/>
    <w:rsid w:val="00A23CAD"/>
    <w:rsid w:val="00A258EF"/>
    <w:rsid w:val="00A265A2"/>
    <w:rsid w:val="00A268C1"/>
    <w:rsid w:val="00A2756F"/>
    <w:rsid w:val="00A30B7E"/>
    <w:rsid w:val="00A310F3"/>
    <w:rsid w:val="00A326C1"/>
    <w:rsid w:val="00A34802"/>
    <w:rsid w:val="00A3503C"/>
    <w:rsid w:val="00A3786A"/>
    <w:rsid w:val="00A37BE1"/>
    <w:rsid w:val="00A468B3"/>
    <w:rsid w:val="00A47DB4"/>
    <w:rsid w:val="00A507FF"/>
    <w:rsid w:val="00A535BC"/>
    <w:rsid w:val="00A535D5"/>
    <w:rsid w:val="00A5394F"/>
    <w:rsid w:val="00A54F5B"/>
    <w:rsid w:val="00A56A2F"/>
    <w:rsid w:val="00A62E0E"/>
    <w:rsid w:val="00A64CFE"/>
    <w:rsid w:val="00A662A8"/>
    <w:rsid w:val="00A700F2"/>
    <w:rsid w:val="00A725FA"/>
    <w:rsid w:val="00A72E6B"/>
    <w:rsid w:val="00A7508B"/>
    <w:rsid w:val="00A75283"/>
    <w:rsid w:val="00A76CEC"/>
    <w:rsid w:val="00A7724B"/>
    <w:rsid w:val="00A8116A"/>
    <w:rsid w:val="00A83A3A"/>
    <w:rsid w:val="00A83CCD"/>
    <w:rsid w:val="00A84C42"/>
    <w:rsid w:val="00A87C57"/>
    <w:rsid w:val="00A93CA2"/>
    <w:rsid w:val="00A97A9E"/>
    <w:rsid w:val="00A97B81"/>
    <w:rsid w:val="00AA0173"/>
    <w:rsid w:val="00AA1271"/>
    <w:rsid w:val="00AA1812"/>
    <w:rsid w:val="00AA2E54"/>
    <w:rsid w:val="00AA3FE3"/>
    <w:rsid w:val="00AA4953"/>
    <w:rsid w:val="00AA5732"/>
    <w:rsid w:val="00AA66D1"/>
    <w:rsid w:val="00AA7B8F"/>
    <w:rsid w:val="00AB2CD7"/>
    <w:rsid w:val="00AB3363"/>
    <w:rsid w:val="00AB477B"/>
    <w:rsid w:val="00AB4D56"/>
    <w:rsid w:val="00AB69A3"/>
    <w:rsid w:val="00AB7912"/>
    <w:rsid w:val="00AC02CE"/>
    <w:rsid w:val="00AC2180"/>
    <w:rsid w:val="00AC59A7"/>
    <w:rsid w:val="00AC6F30"/>
    <w:rsid w:val="00AC7ACD"/>
    <w:rsid w:val="00AC7B3A"/>
    <w:rsid w:val="00AC7D2D"/>
    <w:rsid w:val="00AD02B2"/>
    <w:rsid w:val="00AD04DD"/>
    <w:rsid w:val="00AD58A6"/>
    <w:rsid w:val="00AD58F0"/>
    <w:rsid w:val="00AD63A4"/>
    <w:rsid w:val="00AD651A"/>
    <w:rsid w:val="00AD6F88"/>
    <w:rsid w:val="00AD76E9"/>
    <w:rsid w:val="00AE201E"/>
    <w:rsid w:val="00AE31E5"/>
    <w:rsid w:val="00AE4A5E"/>
    <w:rsid w:val="00AF27DB"/>
    <w:rsid w:val="00AF5A6B"/>
    <w:rsid w:val="00AF6C08"/>
    <w:rsid w:val="00AF7709"/>
    <w:rsid w:val="00AF7B50"/>
    <w:rsid w:val="00B008C0"/>
    <w:rsid w:val="00B03D97"/>
    <w:rsid w:val="00B04FCF"/>
    <w:rsid w:val="00B070BB"/>
    <w:rsid w:val="00B11329"/>
    <w:rsid w:val="00B1253E"/>
    <w:rsid w:val="00B13202"/>
    <w:rsid w:val="00B132C6"/>
    <w:rsid w:val="00B13890"/>
    <w:rsid w:val="00B13A5E"/>
    <w:rsid w:val="00B15AEB"/>
    <w:rsid w:val="00B163F9"/>
    <w:rsid w:val="00B21AC3"/>
    <w:rsid w:val="00B22BFF"/>
    <w:rsid w:val="00B237BE"/>
    <w:rsid w:val="00B23812"/>
    <w:rsid w:val="00B24C01"/>
    <w:rsid w:val="00B2644E"/>
    <w:rsid w:val="00B27FC0"/>
    <w:rsid w:val="00B30473"/>
    <w:rsid w:val="00B3287D"/>
    <w:rsid w:val="00B350E0"/>
    <w:rsid w:val="00B35EF1"/>
    <w:rsid w:val="00B3706A"/>
    <w:rsid w:val="00B37A30"/>
    <w:rsid w:val="00B40E21"/>
    <w:rsid w:val="00B41873"/>
    <w:rsid w:val="00B42528"/>
    <w:rsid w:val="00B42B10"/>
    <w:rsid w:val="00B42BA9"/>
    <w:rsid w:val="00B43B80"/>
    <w:rsid w:val="00B453DC"/>
    <w:rsid w:val="00B456AB"/>
    <w:rsid w:val="00B46F8D"/>
    <w:rsid w:val="00B475CB"/>
    <w:rsid w:val="00B50D1F"/>
    <w:rsid w:val="00B5102F"/>
    <w:rsid w:val="00B57C81"/>
    <w:rsid w:val="00B61D34"/>
    <w:rsid w:val="00B6220C"/>
    <w:rsid w:val="00B623EA"/>
    <w:rsid w:val="00B67789"/>
    <w:rsid w:val="00B7051B"/>
    <w:rsid w:val="00B70873"/>
    <w:rsid w:val="00B7105C"/>
    <w:rsid w:val="00B7254A"/>
    <w:rsid w:val="00B7708D"/>
    <w:rsid w:val="00B778B4"/>
    <w:rsid w:val="00B81363"/>
    <w:rsid w:val="00B81F8C"/>
    <w:rsid w:val="00B838C2"/>
    <w:rsid w:val="00B841AF"/>
    <w:rsid w:val="00B844FB"/>
    <w:rsid w:val="00B85435"/>
    <w:rsid w:val="00B8597D"/>
    <w:rsid w:val="00B91188"/>
    <w:rsid w:val="00B95D50"/>
    <w:rsid w:val="00B9603C"/>
    <w:rsid w:val="00B966EE"/>
    <w:rsid w:val="00BA109B"/>
    <w:rsid w:val="00BA1672"/>
    <w:rsid w:val="00BA1A85"/>
    <w:rsid w:val="00BA2134"/>
    <w:rsid w:val="00BA329E"/>
    <w:rsid w:val="00BA4F2E"/>
    <w:rsid w:val="00BA57B0"/>
    <w:rsid w:val="00BB181B"/>
    <w:rsid w:val="00BB3860"/>
    <w:rsid w:val="00BB3DCD"/>
    <w:rsid w:val="00BB79D3"/>
    <w:rsid w:val="00BC18FA"/>
    <w:rsid w:val="00BC681E"/>
    <w:rsid w:val="00BC7699"/>
    <w:rsid w:val="00BC7CB2"/>
    <w:rsid w:val="00BD3C03"/>
    <w:rsid w:val="00BD43D0"/>
    <w:rsid w:val="00BD4F49"/>
    <w:rsid w:val="00BD50DB"/>
    <w:rsid w:val="00BD5290"/>
    <w:rsid w:val="00BD557E"/>
    <w:rsid w:val="00BD5DFF"/>
    <w:rsid w:val="00BD615B"/>
    <w:rsid w:val="00BD724A"/>
    <w:rsid w:val="00BE0579"/>
    <w:rsid w:val="00BE09E5"/>
    <w:rsid w:val="00BE1437"/>
    <w:rsid w:val="00BE17EE"/>
    <w:rsid w:val="00BE2FCD"/>
    <w:rsid w:val="00BE3987"/>
    <w:rsid w:val="00BE4323"/>
    <w:rsid w:val="00BE4A1C"/>
    <w:rsid w:val="00BE5023"/>
    <w:rsid w:val="00BE66BB"/>
    <w:rsid w:val="00BE728A"/>
    <w:rsid w:val="00BE75FA"/>
    <w:rsid w:val="00BE7F11"/>
    <w:rsid w:val="00BF179A"/>
    <w:rsid w:val="00BF4899"/>
    <w:rsid w:val="00BF4FE0"/>
    <w:rsid w:val="00BF60DB"/>
    <w:rsid w:val="00BF6B78"/>
    <w:rsid w:val="00BF7AE8"/>
    <w:rsid w:val="00C0235D"/>
    <w:rsid w:val="00C023AE"/>
    <w:rsid w:val="00C02964"/>
    <w:rsid w:val="00C02CBC"/>
    <w:rsid w:val="00C04B01"/>
    <w:rsid w:val="00C1017F"/>
    <w:rsid w:val="00C10A5A"/>
    <w:rsid w:val="00C11B6C"/>
    <w:rsid w:val="00C11FAF"/>
    <w:rsid w:val="00C1447F"/>
    <w:rsid w:val="00C15D51"/>
    <w:rsid w:val="00C17484"/>
    <w:rsid w:val="00C224FE"/>
    <w:rsid w:val="00C2253D"/>
    <w:rsid w:val="00C22D0B"/>
    <w:rsid w:val="00C22F3D"/>
    <w:rsid w:val="00C236E0"/>
    <w:rsid w:val="00C24F58"/>
    <w:rsid w:val="00C253A9"/>
    <w:rsid w:val="00C26035"/>
    <w:rsid w:val="00C269D5"/>
    <w:rsid w:val="00C27459"/>
    <w:rsid w:val="00C27746"/>
    <w:rsid w:val="00C30A1B"/>
    <w:rsid w:val="00C30D06"/>
    <w:rsid w:val="00C33BFE"/>
    <w:rsid w:val="00C35E5E"/>
    <w:rsid w:val="00C36379"/>
    <w:rsid w:val="00C36B1D"/>
    <w:rsid w:val="00C37A24"/>
    <w:rsid w:val="00C415BD"/>
    <w:rsid w:val="00C41A56"/>
    <w:rsid w:val="00C41DAC"/>
    <w:rsid w:val="00C434ED"/>
    <w:rsid w:val="00C43F2F"/>
    <w:rsid w:val="00C44E86"/>
    <w:rsid w:val="00C4664C"/>
    <w:rsid w:val="00C47509"/>
    <w:rsid w:val="00C5139A"/>
    <w:rsid w:val="00C51EB2"/>
    <w:rsid w:val="00C53C23"/>
    <w:rsid w:val="00C550CA"/>
    <w:rsid w:val="00C55F34"/>
    <w:rsid w:val="00C56E95"/>
    <w:rsid w:val="00C57E34"/>
    <w:rsid w:val="00C60577"/>
    <w:rsid w:val="00C607A8"/>
    <w:rsid w:val="00C64936"/>
    <w:rsid w:val="00C65611"/>
    <w:rsid w:val="00C6771B"/>
    <w:rsid w:val="00C71FE6"/>
    <w:rsid w:val="00C73B77"/>
    <w:rsid w:val="00C74DA2"/>
    <w:rsid w:val="00C76042"/>
    <w:rsid w:val="00C81323"/>
    <w:rsid w:val="00C813D5"/>
    <w:rsid w:val="00C82E3C"/>
    <w:rsid w:val="00C84DC9"/>
    <w:rsid w:val="00C85A3E"/>
    <w:rsid w:val="00C91425"/>
    <w:rsid w:val="00C91CE6"/>
    <w:rsid w:val="00C92215"/>
    <w:rsid w:val="00C923A3"/>
    <w:rsid w:val="00C92B53"/>
    <w:rsid w:val="00C92F40"/>
    <w:rsid w:val="00C9367A"/>
    <w:rsid w:val="00C94EE6"/>
    <w:rsid w:val="00CA16C6"/>
    <w:rsid w:val="00CA2E87"/>
    <w:rsid w:val="00CA39B0"/>
    <w:rsid w:val="00CA483E"/>
    <w:rsid w:val="00CA5381"/>
    <w:rsid w:val="00CA59DB"/>
    <w:rsid w:val="00CA7EAC"/>
    <w:rsid w:val="00CB06C5"/>
    <w:rsid w:val="00CB0BDC"/>
    <w:rsid w:val="00CB330E"/>
    <w:rsid w:val="00CB3EE2"/>
    <w:rsid w:val="00CB528D"/>
    <w:rsid w:val="00CC1139"/>
    <w:rsid w:val="00CC1AD7"/>
    <w:rsid w:val="00CC2DCA"/>
    <w:rsid w:val="00CC3D8C"/>
    <w:rsid w:val="00CC4EBA"/>
    <w:rsid w:val="00CC5859"/>
    <w:rsid w:val="00CC5F52"/>
    <w:rsid w:val="00CC65A6"/>
    <w:rsid w:val="00CC65BD"/>
    <w:rsid w:val="00CC6DB4"/>
    <w:rsid w:val="00CD0BE3"/>
    <w:rsid w:val="00CD181B"/>
    <w:rsid w:val="00CD1881"/>
    <w:rsid w:val="00CD1AA0"/>
    <w:rsid w:val="00CD2B29"/>
    <w:rsid w:val="00CD3956"/>
    <w:rsid w:val="00CE1813"/>
    <w:rsid w:val="00CE2D8E"/>
    <w:rsid w:val="00CE2F18"/>
    <w:rsid w:val="00CE3327"/>
    <w:rsid w:val="00CE405D"/>
    <w:rsid w:val="00CE473C"/>
    <w:rsid w:val="00CE5D2D"/>
    <w:rsid w:val="00CE6108"/>
    <w:rsid w:val="00CE6685"/>
    <w:rsid w:val="00CE70B6"/>
    <w:rsid w:val="00CE7201"/>
    <w:rsid w:val="00CF2BE4"/>
    <w:rsid w:val="00CF2F87"/>
    <w:rsid w:val="00CF4393"/>
    <w:rsid w:val="00CF66B7"/>
    <w:rsid w:val="00D00FFC"/>
    <w:rsid w:val="00D01430"/>
    <w:rsid w:val="00D01BDC"/>
    <w:rsid w:val="00D035C4"/>
    <w:rsid w:val="00D03C5F"/>
    <w:rsid w:val="00D03E29"/>
    <w:rsid w:val="00D04948"/>
    <w:rsid w:val="00D04FB9"/>
    <w:rsid w:val="00D06C93"/>
    <w:rsid w:val="00D07091"/>
    <w:rsid w:val="00D079B3"/>
    <w:rsid w:val="00D113CD"/>
    <w:rsid w:val="00D169BB"/>
    <w:rsid w:val="00D21B42"/>
    <w:rsid w:val="00D237ED"/>
    <w:rsid w:val="00D24994"/>
    <w:rsid w:val="00D265E0"/>
    <w:rsid w:val="00D354E0"/>
    <w:rsid w:val="00D40D93"/>
    <w:rsid w:val="00D4199D"/>
    <w:rsid w:val="00D41D5E"/>
    <w:rsid w:val="00D424FC"/>
    <w:rsid w:val="00D428F6"/>
    <w:rsid w:val="00D42F2B"/>
    <w:rsid w:val="00D44FF7"/>
    <w:rsid w:val="00D50A93"/>
    <w:rsid w:val="00D53952"/>
    <w:rsid w:val="00D54CA7"/>
    <w:rsid w:val="00D55562"/>
    <w:rsid w:val="00D566CE"/>
    <w:rsid w:val="00D57B69"/>
    <w:rsid w:val="00D607CF"/>
    <w:rsid w:val="00D60E08"/>
    <w:rsid w:val="00D6219F"/>
    <w:rsid w:val="00D62825"/>
    <w:rsid w:val="00D64656"/>
    <w:rsid w:val="00D65D66"/>
    <w:rsid w:val="00D67C03"/>
    <w:rsid w:val="00D719A7"/>
    <w:rsid w:val="00D73312"/>
    <w:rsid w:val="00D733D8"/>
    <w:rsid w:val="00D73857"/>
    <w:rsid w:val="00D74BC3"/>
    <w:rsid w:val="00D75448"/>
    <w:rsid w:val="00D776BB"/>
    <w:rsid w:val="00D77C82"/>
    <w:rsid w:val="00D80910"/>
    <w:rsid w:val="00D81632"/>
    <w:rsid w:val="00D817C7"/>
    <w:rsid w:val="00D82BAA"/>
    <w:rsid w:val="00D84296"/>
    <w:rsid w:val="00D85495"/>
    <w:rsid w:val="00D857B0"/>
    <w:rsid w:val="00D90670"/>
    <w:rsid w:val="00D913AA"/>
    <w:rsid w:val="00D91D25"/>
    <w:rsid w:val="00D94823"/>
    <w:rsid w:val="00D951DC"/>
    <w:rsid w:val="00D9588A"/>
    <w:rsid w:val="00D978F2"/>
    <w:rsid w:val="00DA04D2"/>
    <w:rsid w:val="00DA09CC"/>
    <w:rsid w:val="00DA21E1"/>
    <w:rsid w:val="00DA575A"/>
    <w:rsid w:val="00DA628D"/>
    <w:rsid w:val="00DB119B"/>
    <w:rsid w:val="00DB2390"/>
    <w:rsid w:val="00DB3379"/>
    <w:rsid w:val="00DB3AE1"/>
    <w:rsid w:val="00DB3B4B"/>
    <w:rsid w:val="00DB5295"/>
    <w:rsid w:val="00DB6162"/>
    <w:rsid w:val="00DB64EB"/>
    <w:rsid w:val="00DB660A"/>
    <w:rsid w:val="00DB6ED8"/>
    <w:rsid w:val="00DB7F8F"/>
    <w:rsid w:val="00DC051B"/>
    <w:rsid w:val="00DC05F5"/>
    <w:rsid w:val="00DC0A72"/>
    <w:rsid w:val="00DC376E"/>
    <w:rsid w:val="00DC377A"/>
    <w:rsid w:val="00DC6345"/>
    <w:rsid w:val="00DC77FF"/>
    <w:rsid w:val="00DD1DA0"/>
    <w:rsid w:val="00DD4E15"/>
    <w:rsid w:val="00DD626D"/>
    <w:rsid w:val="00DD62E7"/>
    <w:rsid w:val="00DE0F64"/>
    <w:rsid w:val="00DE1C68"/>
    <w:rsid w:val="00DE4354"/>
    <w:rsid w:val="00DE51CB"/>
    <w:rsid w:val="00DE766C"/>
    <w:rsid w:val="00DF2FF5"/>
    <w:rsid w:val="00DF3F6A"/>
    <w:rsid w:val="00DF4725"/>
    <w:rsid w:val="00DF4A03"/>
    <w:rsid w:val="00DF74B9"/>
    <w:rsid w:val="00E0246D"/>
    <w:rsid w:val="00E0393A"/>
    <w:rsid w:val="00E05981"/>
    <w:rsid w:val="00E05FDA"/>
    <w:rsid w:val="00E06471"/>
    <w:rsid w:val="00E06BD8"/>
    <w:rsid w:val="00E06E57"/>
    <w:rsid w:val="00E06F97"/>
    <w:rsid w:val="00E10B1D"/>
    <w:rsid w:val="00E11B53"/>
    <w:rsid w:val="00E12650"/>
    <w:rsid w:val="00E16A7E"/>
    <w:rsid w:val="00E16B96"/>
    <w:rsid w:val="00E21199"/>
    <w:rsid w:val="00E223B8"/>
    <w:rsid w:val="00E249B2"/>
    <w:rsid w:val="00E255CE"/>
    <w:rsid w:val="00E25965"/>
    <w:rsid w:val="00E259A6"/>
    <w:rsid w:val="00E27F9A"/>
    <w:rsid w:val="00E31722"/>
    <w:rsid w:val="00E34B69"/>
    <w:rsid w:val="00E3520A"/>
    <w:rsid w:val="00E35A26"/>
    <w:rsid w:val="00E36217"/>
    <w:rsid w:val="00E416CD"/>
    <w:rsid w:val="00E43DEE"/>
    <w:rsid w:val="00E44D24"/>
    <w:rsid w:val="00E455B4"/>
    <w:rsid w:val="00E4607C"/>
    <w:rsid w:val="00E46A9E"/>
    <w:rsid w:val="00E4748D"/>
    <w:rsid w:val="00E500FB"/>
    <w:rsid w:val="00E511A0"/>
    <w:rsid w:val="00E519B8"/>
    <w:rsid w:val="00E5568F"/>
    <w:rsid w:val="00E556C6"/>
    <w:rsid w:val="00E563F1"/>
    <w:rsid w:val="00E566EB"/>
    <w:rsid w:val="00E572CE"/>
    <w:rsid w:val="00E60756"/>
    <w:rsid w:val="00E63951"/>
    <w:rsid w:val="00E63BEA"/>
    <w:rsid w:val="00E645A3"/>
    <w:rsid w:val="00E66D2E"/>
    <w:rsid w:val="00E720B0"/>
    <w:rsid w:val="00E723D3"/>
    <w:rsid w:val="00E72970"/>
    <w:rsid w:val="00E72ED3"/>
    <w:rsid w:val="00E75175"/>
    <w:rsid w:val="00E75452"/>
    <w:rsid w:val="00E80E88"/>
    <w:rsid w:val="00E814B6"/>
    <w:rsid w:val="00E8176F"/>
    <w:rsid w:val="00E81F24"/>
    <w:rsid w:val="00E84BCD"/>
    <w:rsid w:val="00E8579A"/>
    <w:rsid w:val="00E87362"/>
    <w:rsid w:val="00E87694"/>
    <w:rsid w:val="00E907BB"/>
    <w:rsid w:val="00E927E6"/>
    <w:rsid w:val="00E9306D"/>
    <w:rsid w:val="00E9490D"/>
    <w:rsid w:val="00E954DA"/>
    <w:rsid w:val="00E9682E"/>
    <w:rsid w:val="00E97039"/>
    <w:rsid w:val="00EA04D7"/>
    <w:rsid w:val="00EA3F77"/>
    <w:rsid w:val="00EA4EF5"/>
    <w:rsid w:val="00EA61BA"/>
    <w:rsid w:val="00EB0EB0"/>
    <w:rsid w:val="00EB48CE"/>
    <w:rsid w:val="00EB559A"/>
    <w:rsid w:val="00EB5AED"/>
    <w:rsid w:val="00EB7950"/>
    <w:rsid w:val="00EC02CA"/>
    <w:rsid w:val="00EC066D"/>
    <w:rsid w:val="00EC06B9"/>
    <w:rsid w:val="00EC17D9"/>
    <w:rsid w:val="00EC2D96"/>
    <w:rsid w:val="00EC2FD0"/>
    <w:rsid w:val="00EC33BA"/>
    <w:rsid w:val="00EC3B9A"/>
    <w:rsid w:val="00EC4682"/>
    <w:rsid w:val="00EC5CC2"/>
    <w:rsid w:val="00EC7E6D"/>
    <w:rsid w:val="00ED0ABD"/>
    <w:rsid w:val="00ED0AE6"/>
    <w:rsid w:val="00ED1B00"/>
    <w:rsid w:val="00ED290F"/>
    <w:rsid w:val="00ED2A64"/>
    <w:rsid w:val="00ED3290"/>
    <w:rsid w:val="00ED3D87"/>
    <w:rsid w:val="00ED6989"/>
    <w:rsid w:val="00ED77DB"/>
    <w:rsid w:val="00EE0644"/>
    <w:rsid w:val="00EE248E"/>
    <w:rsid w:val="00EE31D9"/>
    <w:rsid w:val="00EE4F71"/>
    <w:rsid w:val="00EE61A3"/>
    <w:rsid w:val="00EF0464"/>
    <w:rsid w:val="00EF1850"/>
    <w:rsid w:val="00EF448B"/>
    <w:rsid w:val="00EF5271"/>
    <w:rsid w:val="00EF6159"/>
    <w:rsid w:val="00F006CE"/>
    <w:rsid w:val="00F01BBA"/>
    <w:rsid w:val="00F02E5D"/>
    <w:rsid w:val="00F04829"/>
    <w:rsid w:val="00F04C82"/>
    <w:rsid w:val="00F07ECD"/>
    <w:rsid w:val="00F14064"/>
    <w:rsid w:val="00F14400"/>
    <w:rsid w:val="00F15351"/>
    <w:rsid w:val="00F15680"/>
    <w:rsid w:val="00F17A7E"/>
    <w:rsid w:val="00F20068"/>
    <w:rsid w:val="00F204C9"/>
    <w:rsid w:val="00F2108B"/>
    <w:rsid w:val="00F2114E"/>
    <w:rsid w:val="00F2120A"/>
    <w:rsid w:val="00F23D9B"/>
    <w:rsid w:val="00F259B4"/>
    <w:rsid w:val="00F30E9E"/>
    <w:rsid w:val="00F3121A"/>
    <w:rsid w:val="00F333B2"/>
    <w:rsid w:val="00F401D8"/>
    <w:rsid w:val="00F41B07"/>
    <w:rsid w:val="00F43531"/>
    <w:rsid w:val="00F45CDA"/>
    <w:rsid w:val="00F471AF"/>
    <w:rsid w:val="00F51163"/>
    <w:rsid w:val="00F52207"/>
    <w:rsid w:val="00F546B7"/>
    <w:rsid w:val="00F546D8"/>
    <w:rsid w:val="00F54FE0"/>
    <w:rsid w:val="00F55CBC"/>
    <w:rsid w:val="00F6130D"/>
    <w:rsid w:val="00F61C61"/>
    <w:rsid w:val="00F62085"/>
    <w:rsid w:val="00F636A8"/>
    <w:rsid w:val="00F63FB0"/>
    <w:rsid w:val="00F65008"/>
    <w:rsid w:val="00F65428"/>
    <w:rsid w:val="00F66638"/>
    <w:rsid w:val="00F66A14"/>
    <w:rsid w:val="00F66CCF"/>
    <w:rsid w:val="00F674E3"/>
    <w:rsid w:val="00F72DD2"/>
    <w:rsid w:val="00F7302C"/>
    <w:rsid w:val="00F7535B"/>
    <w:rsid w:val="00F80297"/>
    <w:rsid w:val="00F82D1F"/>
    <w:rsid w:val="00F838C2"/>
    <w:rsid w:val="00F87A47"/>
    <w:rsid w:val="00F90C67"/>
    <w:rsid w:val="00F90FB8"/>
    <w:rsid w:val="00F93A1F"/>
    <w:rsid w:val="00F96632"/>
    <w:rsid w:val="00FA065E"/>
    <w:rsid w:val="00FA11A8"/>
    <w:rsid w:val="00FA237A"/>
    <w:rsid w:val="00FA366B"/>
    <w:rsid w:val="00FA7996"/>
    <w:rsid w:val="00FB0C7D"/>
    <w:rsid w:val="00FB25E1"/>
    <w:rsid w:val="00FB2D9D"/>
    <w:rsid w:val="00FB4815"/>
    <w:rsid w:val="00FC19EB"/>
    <w:rsid w:val="00FC4BED"/>
    <w:rsid w:val="00FC54A0"/>
    <w:rsid w:val="00FC5C53"/>
    <w:rsid w:val="00FC65C2"/>
    <w:rsid w:val="00FC65EB"/>
    <w:rsid w:val="00FD1867"/>
    <w:rsid w:val="00FD33FB"/>
    <w:rsid w:val="00FD598E"/>
    <w:rsid w:val="00FD5F98"/>
    <w:rsid w:val="00FD5FFB"/>
    <w:rsid w:val="00FD647B"/>
    <w:rsid w:val="00FE01FF"/>
    <w:rsid w:val="00FE379A"/>
    <w:rsid w:val="00FE3EB1"/>
    <w:rsid w:val="00FE7939"/>
    <w:rsid w:val="00FF041F"/>
    <w:rsid w:val="00FF109D"/>
    <w:rsid w:val="00FF1479"/>
    <w:rsid w:val="00FF5E2F"/>
    <w:rsid w:val="00FF5EB5"/>
    <w:rsid w:val="00FF5FD4"/>
    <w:rsid w:val="00FF72ED"/>
    <w:rsid w:val="011A7FFD"/>
    <w:rsid w:val="02EC1570"/>
    <w:rsid w:val="04BAC59A"/>
    <w:rsid w:val="08CE79B2"/>
    <w:rsid w:val="10F06313"/>
    <w:rsid w:val="10F06313"/>
    <w:rsid w:val="13082888"/>
    <w:rsid w:val="132E8F83"/>
    <w:rsid w:val="141E403F"/>
    <w:rsid w:val="142803D5"/>
    <w:rsid w:val="15C3D436"/>
    <w:rsid w:val="18E24C9B"/>
    <w:rsid w:val="1B88AA6C"/>
    <w:rsid w:val="1DA9057B"/>
    <w:rsid w:val="233BDA2A"/>
    <w:rsid w:val="236F7283"/>
    <w:rsid w:val="2379B78C"/>
    <w:rsid w:val="24863FB1"/>
    <w:rsid w:val="29005DEB"/>
    <w:rsid w:val="2DB6F0AF"/>
    <w:rsid w:val="2DC63029"/>
    <w:rsid w:val="2EEEAA58"/>
    <w:rsid w:val="3000595C"/>
    <w:rsid w:val="31344BE3"/>
    <w:rsid w:val="3FF89115"/>
    <w:rsid w:val="40337C26"/>
    <w:rsid w:val="40605DCF"/>
    <w:rsid w:val="40A9752E"/>
    <w:rsid w:val="421B8370"/>
    <w:rsid w:val="4397FE91"/>
    <w:rsid w:val="486B6FB4"/>
    <w:rsid w:val="48B39DEE"/>
    <w:rsid w:val="499F735B"/>
    <w:rsid w:val="4BA31076"/>
    <w:rsid w:val="4DE95C42"/>
    <w:rsid w:val="4E2F6982"/>
    <w:rsid w:val="53ADED9F"/>
    <w:rsid w:val="559E4D27"/>
    <w:rsid w:val="5E2F9F37"/>
    <w:rsid w:val="5E9652A3"/>
    <w:rsid w:val="5F6AEC0C"/>
    <w:rsid w:val="625EA9FC"/>
    <w:rsid w:val="634B3E94"/>
    <w:rsid w:val="641140AD"/>
    <w:rsid w:val="64E70EF5"/>
    <w:rsid w:val="66466C0B"/>
    <w:rsid w:val="68C70A28"/>
    <w:rsid w:val="6913E809"/>
    <w:rsid w:val="6B4F027E"/>
    <w:rsid w:val="714A5A50"/>
    <w:rsid w:val="74552551"/>
    <w:rsid w:val="77739DB6"/>
    <w:rsid w:val="77D95F18"/>
    <w:rsid w:val="7AA4DDDB"/>
    <w:rsid w:val="7C222BBA"/>
  </w:rsids>
  <m:mathPr>
    <m:mathFont m:val="Cambria Math"/>
    <m:brkBin m:val="before"/>
    <m:brkBinSub m:val="--"/>
    <m:smallFrac m:val="0"/>
    <m:dispDef/>
    <m:lMargin m:val="0"/>
    <m:rMargin m:val="0"/>
    <m:defJc m:val="centerGroup"/>
    <m:wrapIndent m:val="1440"/>
    <m:intLim m:val="subSup"/>
    <m:naryLim m:val="undOvr"/>
  </m:mathPr>
  <w:themeFontLang w:val="nb-NO"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9D25355"/>
  <w15:docId w15:val="{8B3D74B9-775C-498C-905A-C2446165A8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63CBC"/>
    <w:pPr>
      <w:spacing w:after="0" w:line="360" w:lineRule="auto"/>
    </w:pPr>
    <w:rPr>
      <w:lang w:val="en-US"/>
    </w:rPr>
  </w:style>
  <w:style w:type="paragraph" w:styleId="Heading1">
    <w:name w:val="heading 1"/>
    <w:basedOn w:val="Normal"/>
    <w:next w:val="Normal"/>
    <w:link w:val="Heading1Char"/>
    <w:uiPriority w:val="9"/>
    <w:qFormat/>
    <w:rsid w:val="006C06F3"/>
    <w:pPr>
      <w:keepNext/>
      <w:keepLines/>
      <w:spacing w:before="240" w:line="240" w:lineRule="auto"/>
      <w:outlineLvl w:val="0"/>
    </w:pPr>
    <w:rPr>
      <w:rFonts w:eastAsiaTheme="majorEastAsia" w:cstheme="majorBidi"/>
      <w:b/>
      <w:color w:val="70AD47" w:themeColor="accent6"/>
      <w:sz w:val="36"/>
      <w:szCs w:val="32"/>
    </w:rPr>
  </w:style>
  <w:style w:type="paragraph" w:styleId="Heading2">
    <w:name w:val="heading 2"/>
    <w:basedOn w:val="Normal"/>
    <w:next w:val="Normal"/>
    <w:link w:val="Heading2Char"/>
    <w:unhideWhenUsed/>
    <w:qFormat/>
    <w:rsid w:val="006C06F3"/>
    <w:pPr>
      <w:keepNext/>
      <w:keepLines/>
      <w:spacing w:before="200"/>
      <w:outlineLvl w:val="1"/>
    </w:pPr>
    <w:rPr>
      <w:rFonts w:eastAsiaTheme="majorEastAsia" w:cstheme="minorHAnsi"/>
      <w:b/>
      <w:bCs/>
      <w:color w:val="3C7B8A"/>
      <w:sz w:val="32"/>
      <w:lang w:val="en-GB"/>
    </w:rPr>
  </w:style>
  <w:style w:type="paragraph" w:styleId="Heading5">
    <w:name w:val="heading 5"/>
    <w:basedOn w:val="Normal"/>
    <w:next w:val="Normal"/>
    <w:link w:val="Heading5Char"/>
    <w:uiPriority w:val="9"/>
    <w:semiHidden/>
    <w:unhideWhenUsed/>
    <w:qFormat/>
    <w:rsid w:val="00565389"/>
    <w:pPr>
      <w:keepNext/>
      <w:keepLines/>
      <w:spacing w:before="4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C06F3"/>
    <w:rPr>
      <w:rFonts w:eastAsiaTheme="majorEastAsia" w:cstheme="majorBidi"/>
      <w:b/>
      <w:color w:val="70AD47" w:themeColor="accent6"/>
      <w:sz w:val="36"/>
      <w:szCs w:val="32"/>
      <w:lang w:val="en-US"/>
    </w:rPr>
  </w:style>
  <w:style w:type="character" w:styleId="Heading2Char" w:customStyle="1">
    <w:name w:val="Heading 2 Char"/>
    <w:basedOn w:val="DefaultParagraphFont"/>
    <w:link w:val="Heading2"/>
    <w:uiPriority w:val="9"/>
    <w:rsid w:val="006C06F3"/>
    <w:rPr>
      <w:rFonts w:eastAsiaTheme="majorEastAsia" w:cstheme="minorHAnsi"/>
      <w:b/>
      <w:bCs/>
      <w:color w:val="3C7B8A"/>
      <w:sz w:val="32"/>
      <w:lang w:val="en-GB"/>
    </w:rPr>
  </w:style>
  <w:style w:type="paragraph" w:styleId="Header">
    <w:name w:val="header"/>
    <w:basedOn w:val="Normal"/>
    <w:link w:val="HeaderChar"/>
    <w:uiPriority w:val="99"/>
    <w:unhideWhenUsed/>
    <w:rsid w:val="006C06F3"/>
    <w:pPr>
      <w:tabs>
        <w:tab w:val="center" w:pos="4536"/>
        <w:tab w:val="right" w:pos="9072"/>
      </w:tabs>
      <w:spacing w:line="240" w:lineRule="auto"/>
    </w:pPr>
    <w:rPr>
      <w:lang w:val="sv-SE"/>
    </w:rPr>
  </w:style>
  <w:style w:type="character" w:styleId="HeaderChar" w:customStyle="1">
    <w:name w:val="Header Char"/>
    <w:basedOn w:val="DefaultParagraphFont"/>
    <w:link w:val="Header"/>
    <w:uiPriority w:val="99"/>
    <w:rsid w:val="006C06F3"/>
    <w:rPr>
      <w:lang w:val="sv-SE"/>
    </w:rPr>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6C06F3"/>
    <w:pPr>
      <w:ind w:left="720"/>
      <w:contextualSpacing/>
    </w:pPr>
  </w:style>
  <w:style w:type="table" w:styleId="TableGrid">
    <w:name w:val="Table Grid"/>
    <w:basedOn w:val="TableNormal"/>
    <w:uiPriority w:val="39"/>
    <w:rsid w:val="006C06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qFormat/>
    <w:rsid w:val="006C06F3"/>
    <w:rPr>
      <w:b/>
      <w:bCs/>
    </w:rPr>
  </w:style>
  <w:style w:type="paragraph" w:styleId="EndNoteBibliography" w:customStyle="1">
    <w:name w:val="EndNote Bibliography"/>
    <w:basedOn w:val="Normal"/>
    <w:link w:val="EndNoteBibliographyChar"/>
    <w:rsid w:val="006C06F3"/>
    <w:pPr>
      <w:spacing w:line="240" w:lineRule="auto"/>
    </w:pPr>
    <w:rPr>
      <w:rFonts w:ascii="Calibri" w:hAnsi="Calibri" w:cs="Calibri"/>
      <w:noProof/>
    </w:rPr>
  </w:style>
  <w:style w:type="character" w:styleId="EndNoteBibliographyChar" w:customStyle="1">
    <w:name w:val="EndNote Bibliography Char"/>
    <w:basedOn w:val="DefaultParagraphFont"/>
    <w:link w:val="EndNoteBibliography"/>
    <w:rsid w:val="006C06F3"/>
    <w:rPr>
      <w:rFonts w:ascii="Calibri" w:hAnsi="Calibri" w:cs="Calibri"/>
      <w:noProof/>
      <w:lang w:val="en-US"/>
    </w:rPr>
  </w:style>
  <w:style w:type="paragraph" w:styleId="NoSpacing">
    <w:name w:val="No Spacing"/>
    <w:uiPriority w:val="1"/>
    <w:qFormat/>
    <w:rsid w:val="006C06F3"/>
    <w:pPr>
      <w:spacing w:before="160" w:after="120" w:line="360" w:lineRule="auto"/>
    </w:pPr>
    <w:rPr>
      <w:b/>
      <w:color w:val="70AD47" w:themeColor="accent6"/>
      <w:sz w:val="36"/>
      <w:lang w:val="en-US"/>
    </w:rPr>
  </w:style>
  <w:style w:type="paragraph" w:styleId="TOCHeading">
    <w:name w:val="TOC Heading"/>
    <w:basedOn w:val="Heading1"/>
    <w:next w:val="Normal"/>
    <w:uiPriority w:val="39"/>
    <w:unhideWhenUsed/>
    <w:qFormat/>
    <w:rsid w:val="006C06F3"/>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65428"/>
    <w:pPr>
      <w:tabs>
        <w:tab w:val="right" w:leader="dot" w:pos="9016"/>
      </w:tabs>
      <w:spacing w:after="100"/>
    </w:pPr>
  </w:style>
  <w:style w:type="paragraph" w:styleId="TOC2">
    <w:name w:val="toc 2"/>
    <w:basedOn w:val="Normal"/>
    <w:next w:val="Normal"/>
    <w:autoRedefine/>
    <w:uiPriority w:val="39"/>
    <w:unhideWhenUsed/>
    <w:rsid w:val="006C06F3"/>
    <w:pPr>
      <w:spacing w:after="100"/>
      <w:ind w:left="220"/>
    </w:pPr>
  </w:style>
  <w:style w:type="character" w:styleId="Hyperlink">
    <w:name w:val="Hyperlink"/>
    <w:basedOn w:val="DefaultParagraphFont"/>
    <w:uiPriority w:val="99"/>
    <w:unhideWhenUsed/>
    <w:rsid w:val="006C06F3"/>
    <w:rPr>
      <w:color w:val="0563C1" w:themeColor="hyperlink"/>
      <w:u w:val="single"/>
    </w:rPr>
  </w:style>
  <w:style w:type="paragraph" w:styleId="EndNoteBibliographyTitle" w:customStyle="1">
    <w:name w:val="EndNote Bibliography Title"/>
    <w:basedOn w:val="Normal"/>
    <w:link w:val="EndNoteBibliographyTitleChar"/>
    <w:rsid w:val="006C06F3"/>
    <w:pPr>
      <w:jc w:val="center"/>
    </w:pPr>
    <w:rPr>
      <w:rFonts w:ascii="Calibri" w:hAnsi="Calibri"/>
      <w:noProof/>
    </w:rPr>
  </w:style>
  <w:style w:type="character" w:styleId="EndNoteBibliographyTitleChar" w:customStyle="1">
    <w:name w:val="EndNote Bibliography Title Char"/>
    <w:basedOn w:val="DefaultParagraphFont"/>
    <w:link w:val="EndNoteBibliographyTitle"/>
    <w:rsid w:val="006C06F3"/>
    <w:rPr>
      <w:rFonts w:ascii="Calibri" w:hAnsi="Calibri"/>
      <w:noProof/>
      <w:lang w:val="en-US"/>
    </w:rPr>
  </w:style>
  <w:style w:type="paragraph" w:styleId="Footer">
    <w:name w:val="footer"/>
    <w:basedOn w:val="Normal"/>
    <w:link w:val="FooterChar"/>
    <w:uiPriority w:val="99"/>
    <w:unhideWhenUsed/>
    <w:rsid w:val="006C06F3"/>
    <w:pPr>
      <w:tabs>
        <w:tab w:val="center" w:pos="4703"/>
        <w:tab w:val="right" w:pos="9406"/>
      </w:tabs>
      <w:spacing w:line="240" w:lineRule="auto"/>
    </w:pPr>
  </w:style>
  <w:style w:type="character" w:styleId="FooterChar" w:customStyle="1">
    <w:name w:val="Footer Char"/>
    <w:basedOn w:val="DefaultParagraphFont"/>
    <w:link w:val="Footer"/>
    <w:uiPriority w:val="99"/>
    <w:rsid w:val="006C06F3"/>
    <w:rPr>
      <w:lang w:val="en-US"/>
    </w:rPr>
  </w:style>
  <w:style w:type="paragraph" w:styleId="BalloonText">
    <w:name w:val="Balloon Text"/>
    <w:basedOn w:val="Normal"/>
    <w:link w:val="BalloonTextChar"/>
    <w:uiPriority w:val="99"/>
    <w:semiHidden/>
    <w:unhideWhenUsed/>
    <w:rsid w:val="00A54F5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54F5B"/>
    <w:rPr>
      <w:rFonts w:ascii="Segoe UI" w:hAnsi="Segoe UI" w:cs="Segoe UI"/>
      <w:sz w:val="18"/>
      <w:szCs w:val="18"/>
      <w:lang w:val="en-US"/>
    </w:rPr>
  </w:style>
  <w:style w:type="character" w:styleId="CommentReference">
    <w:name w:val="annotation reference"/>
    <w:basedOn w:val="DefaultParagraphFont"/>
    <w:uiPriority w:val="99"/>
    <w:semiHidden/>
    <w:unhideWhenUsed/>
    <w:rsid w:val="00A54F5B"/>
    <w:rPr>
      <w:sz w:val="16"/>
      <w:szCs w:val="16"/>
    </w:rPr>
  </w:style>
  <w:style w:type="paragraph" w:styleId="CommentText">
    <w:name w:val="annotation text"/>
    <w:basedOn w:val="Normal"/>
    <w:link w:val="CommentTextChar"/>
    <w:uiPriority w:val="99"/>
    <w:unhideWhenUsed/>
    <w:rsid w:val="00A54F5B"/>
    <w:pPr>
      <w:spacing w:line="240" w:lineRule="auto"/>
    </w:pPr>
    <w:rPr>
      <w:sz w:val="20"/>
      <w:szCs w:val="20"/>
    </w:rPr>
  </w:style>
  <w:style w:type="character" w:styleId="CommentTextChar" w:customStyle="1">
    <w:name w:val="Comment Text Char"/>
    <w:basedOn w:val="DefaultParagraphFont"/>
    <w:link w:val="CommentText"/>
    <w:uiPriority w:val="99"/>
    <w:rsid w:val="00A54F5B"/>
    <w:rPr>
      <w:sz w:val="20"/>
      <w:szCs w:val="20"/>
      <w:lang w:val="en-US"/>
    </w:rPr>
  </w:style>
  <w:style w:type="paragraph" w:styleId="CommentSubject">
    <w:name w:val="annotation subject"/>
    <w:basedOn w:val="CommentText"/>
    <w:next w:val="CommentText"/>
    <w:link w:val="CommentSubjectChar"/>
    <w:uiPriority w:val="99"/>
    <w:semiHidden/>
    <w:unhideWhenUsed/>
    <w:rsid w:val="00A23CAD"/>
    <w:rPr>
      <w:b/>
      <w:bCs/>
    </w:rPr>
  </w:style>
  <w:style w:type="character" w:styleId="CommentSubjectChar" w:customStyle="1">
    <w:name w:val="Comment Subject Char"/>
    <w:basedOn w:val="CommentTextChar"/>
    <w:link w:val="CommentSubject"/>
    <w:uiPriority w:val="99"/>
    <w:semiHidden/>
    <w:rsid w:val="00A23CAD"/>
    <w:rPr>
      <w:b/>
      <w:bCs/>
      <w:sz w:val="20"/>
      <w:szCs w:val="20"/>
      <w:lang w:val="en-US"/>
    </w:rPr>
  </w:style>
  <w:style w:type="paragraph" w:styleId="TableParagraph" w:customStyle="1">
    <w:name w:val="Table Paragraph"/>
    <w:basedOn w:val="Normal"/>
    <w:uiPriority w:val="99"/>
    <w:qFormat/>
    <w:rsid w:val="0076056E"/>
    <w:pPr>
      <w:widowControl w:val="0"/>
      <w:spacing w:line="240" w:lineRule="auto"/>
      <w:ind w:left="284"/>
    </w:pPr>
    <w:rPr>
      <w:rFonts w:eastAsia="SimSun" w:cstheme="minorHAnsi"/>
      <w:lang w:val="en-GB"/>
    </w:rPr>
  </w:style>
  <w:style w:type="table" w:styleId="TableGridLight1" w:customStyle="1">
    <w:name w:val="Table Grid Light1"/>
    <w:basedOn w:val="TableNormal"/>
    <w:uiPriority w:val="40"/>
    <w:rsid w:val="000D1914"/>
    <w:pPr>
      <w:widowControl w:val="0"/>
      <w:spacing w:after="0" w:line="240" w:lineRule="auto"/>
    </w:pPr>
    <w:rPr>
      <w:rFonts w:eastAsia="SimSun"/>
      <w:lang w:val="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Revision">
    <w:name w:val="Revision"/>
    <w:hidden/>
    <w:uiPriority w:val="99"/>
    <w:semiHidden/>
    <w:rsid w:val="00420BF8"/>
    <w:pPr>
      <w:spacing w:after="0" w:line="240" w:lineRule="auto"/>
    </w:pPr>
    <w:rPr>
      <w:lang w:val="en-US"/>
    </w:rPr>
  </w:style>
  <w:style w:type="character" w:styleId="tittel" w:customStyle="1">
    <w:name w:val="tittel"/>
    <w:basedOn w:val="DefaultParagraphFont"/>
    <w:rsid w:val="002670BD"/>
  </w:style>
  <w:style w:type="paragraph" w:styleId="paragraph" w:customStyle="1">
    <w:name w:val="paragraph"/>
    <w:basedOn w:val="Normal"/>
    <w:rsid w:val="00E46A9E"/>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E46A9E"/>
  </w:style>
  <w:style w:type="character" w:styleId="eop" w:customStyle="1">
    <w:name w:val="eop"/>
    <w:basedOn w:val="DefaultParagraphFont"/>
    <w:rsid w:val="00E46A9E"/>
  </w:style>
  <w:style w:type="character" w:styleId="Heading5Char" w:customStyle="1">
    <w:name w:val="Heading 5 Char"/>
    <w:basedOn w:val="DefaultParagraphFont"/>
    <w:link w:val="Heading5"/>
    <w:uiPriority w:val="9"/>
    <w:semiHidden/>
    <w:rsid w:val="00565389"/>
    <w:rPr>
      <w:rFonts w:asciiTheme="majorHAnsi" w:hAnsiTheme="majorHAnsi" w:eastAsiaTheme="majorEastAsia" w:cstheme="majorBidi"/>
      <w:color w:val="2E74B5" w:themeColor="accent1" w:themeShade="BF"/>
      <w:lang w:val="en-US"/>
    </w:rPr>
  </w:style>
  <w:style w:type="character" w:styleId="FollowedHyperlink">
    <w:name w:val="FollowedHyperlink"/>
    <w:basedOn w:val="DefaultParagraphFont"/>
    <w:uiPriority w:val="99"/>
    <w:semiHidden/>
    <w:unhideWhenUsed/>
    <w:rsid w:val="007302F9"/>
    <w:rPr>
      <w:color w:val="954F72" w:themeColor="followedHyperlink"/>
      <w:u w:val="single"/>
    </w:rPr>
  </w:style>
  <w:style w:type="table" w:styleId="TableGrid1" w:customStyle="1">
    <w:name w:val="Table Grid1"/>
    <w:basedOn w:val="TableNormal"/>
    <w:next w:val="TableGrid"/>
    <w:uiPriority w:val="59"/>
    <w:rsid w:val="006078B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4C3E14"/>
    <w:pPr>
      <w:spacing w:before="100" w:beforeAutospacing="1" w:after="100" w:afterAutospacing="1" w:line="240" w:lineRule="auto"/>
    </w:pPr>
    <w:rPr>
      <w:rFonts w:ascii="Times New Roman" w:hAnsi="Times New Roman" w:cs="Times New Roman" w:eastAsiaTheme="minorEastAsia"/>
      <w:sz w:val="24"/>
      <w:szCs w:val="24"/>
    </w:rPr>
  </w:style>
  <w:style w:type="character" w:styleId="ListParagraphChar" w:customStyle="1">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266F7E"/>
    <w:rPr>
      <w:lang w:val="en-US"/>
    </w:rPr>
  </w:style>
  <w:style w:type="paragraph" w:styleId="Basic11" w:customStyle="1">
    <w:name w:val="Basic 11"/>
    <w:qFormat/>
    <w:rsid w:val="003932B8"/>
    <w:pPr>
      <w:spacing w:after="0" w:line="240" w:lineRule="auto"/>
    </w:pPr>
    <w:rPr>
      <w:rFonts w:ascii="Tahoma" w:hAnsi="Tahoma" w:eastAsia="Times New Roman" w:cs="Times New Roman"/>
      <w:szCs w:val="20"/>
      <w:lang w:val="en-US"/>
    </w:rPr>
  </w:style>
  <w:style w:type="paragraph" w:styleId="Caption">
    <w:name w:val="caption"/>
    <w:basedOn w:val="Normal"/>
    <w:next w:val="Normal"/>
    <w:uiPriority w:val="99"/>
    <w:qFormat/>
    <w:rsid w:val="0088126B"/>
    <w:pPr>
      <w:spacing w:line="240" w:lineRule="auto"/>
    </w:pPr>
    <w:rPr>
      <w:rFonts w:ascii="Calibri" w:hAnsi="Calibri" w:eastAsia="MS Mincho" w:cs="Times New Roman"/>
      <w:b/>
      <w:bCs/>
      <w:szCs w:val="20"/>
      <w:lang w:eastAsia="ja-JP"/>
    </w:rPr>
  </w:style>
  <w:style w:type="paragraph" w:styleId="BodyText12" w:customStyle="1">
    <w:name w:val="Body Text 12"/>
    <w:link w:val="BodyText12Char"/>
    <w:qFormat/>
    <w:rsid w:val="0088126B"/>
    <w:pPr>
      <w:spacing w:after="240" w:line="264" w:lineRule="auto"/>
      <w:jc w:val="both"/>
    </w:pPr>
    <w:rPr>
      <w:rFonts w:ascii="Tahoma" w:hAnsi="Tahoma" w:eastAsia="Times New Roman" w:cs="Times New Roman"/>
      <w:szCs w:val="20"/>
      <w:lang w:val="en-US"/>
    </w:rPr>
  </w:style>
  <w:style w:type="character" w:styleId="BodyText12Char" w:customStyle="1">
    <w:name w:val="Body Text 12 Char"/>
    <w:basedOn w:val="DefaultParagraphFont"/>
    <w:link w:val="BodyText12"/>
    <w:locked/>
    <w:rsid w:val="0088126B"/>
    <w:rPr>
      <w:rFonts w:ascii="Tahoma" w:hAnsi="Tahoma" w:eastAsia="Times New Roman" w:cs="Times New Roman"/>
      <w:szCs w:val="20"/>
      <w:lang w:val="en-US"/>
    </w:rPr>
  </w:style>
  <w:style w:type="paragraph" w:styleId="PlainText">
    <w:name w:val="Plain Text"/>
    <w:basedOn w:val="Normal"/>
    <w:link w:val="PlainTextChar"/>
    <w:uiPriority w:val="99"/>
    <w:unhideWhenUsed/>
    <w:rsid w:val="00584E3B"/>
    <w:pPr>
      <w:spacing w:line="240" w:lineRule="auto"/>
    </w:pPr>
    <w:rPr>
      <w:rFonts w:ascii="Calibri" w:hAnsi="Calibri"/>
      <w:szCs w:val="21"/>
    </w:rPr>
  </w:style>
  <w:style w:type="character" w:styleId="PlainTextChar" w:customStyle="1">
    <w:name w:val="Plain Text Char"/>
    <w:basedOn w:val="DefaultParagraphFont"/>
    <w:link w:val="PlainText"/>
    <w:uiPriority w:val="99"/>
    <w:rsid w:val="00584E3B"/>
    <w:rPr>
      <w:rFonts w:ascii="Calibri" w:hAnsi="Calibri"/>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904173">
      <w:bodyDiv w:val="1"/>
      <w:marLeft w:val="0"/>
      <w:marRight w:val="0"/>
      <w:marTop w:val="0"/>
      <w:marBottom w:val="0"/>
      <w:divBdr>
        <w:top w:val="none" w:sz="0" w:space="0" w:color="auto"/>
        <w:left w:val="none" w:sz="0" w:space="0" w:color="auto"/>
        <w:bottom w:val="none" w:sz="0" w:space="0" w:color="auto"/>
        <w:right w:val="none" w:sz="0" w:space="0" w:color="auto"/>
      </w:divBdr>
    </w:div>
    <w:div w:id="558248554">
      <w:bodyDiv w:val="1"/>
      <w:marLeft w:val="0"/>
      <w:marRight w:val="0"/>
      <w:marTop w:val="0"/>
      <w:marBottom w:val="0"/>
      <w:divBdr>
        <w:top w:val="none" w:sz="0" w:space="0" w:color="auto"/>
        <w:left w:val="none" w:sz="0" w:space="0" w:color="auto"/>
        <w:bottom w:val="none" w:sz="0" w:space="0" w:color="auto"/>
        <w:right w:val="none" w:sz="0" w:space="0" w:color="auto"/>
      </w:divBdr>
    </w:div>
    <w:div w:id="605507485">
      <w:bodyDiv w:val="1"/>
      <w:marLeft w:val="0"/>
      <w:marRight w:val="0"/>
      <w:marTop w:val="0"/>
      <w:marBottom w:val="0"/>
      <w:divBdr>
        <w:top w:val="none" w:sz="0" w:space="0" w:color="auto"/>
        <w:left w:val="none" w:sz="0" w:space="0" w:color="auto"/>
        <w:bottom w:val="none" w:sz="0" w:space="0" w:color="auto"/>
        <w:right w:val="none" w:sz="0" w:space="0" w:color="auto"/>
      </w:divBdr>
    </w:div>
    <w:div w:id="722799475">
      <w:bodyDiv w:val="1"/>
      <w:marLeft w:val="0"/>
      <w:marRight w:val="0"/>
      <w:marTop w:val="0"/>
      <w:marBottom w:val="0"/>
      <w:divBdr>
        <w:top w:val="none" w:sz="0" w:space="0" w:color="auto"/>
        <w:left w:val="none" w:sz="0" w:space="0" w:color="auto"/>
        <w:bottom w:val="none" w:sz="0" w:space="0" w:color="auto"/>
        <w:right w:val="none" w:sz="0" w:space="0" w:color="auto"/>
      </w:divBdr>
    </w:div>
    <w:div w:id="765808231">
      <w:bodyDiv w:val="1"/>
      <w:marLeft w:val="0"/>
      <w:marRight w:val="0"/>
      <w:marTop w:val="0"/>
      <w:marBottom w:val="0"/>
      <w:divBdr>
        <w:top w:val="none" w:sz="0" w:space="0" w:color="auto"/>
        <w:left w:val="none" w:sz="0" w:space="0" w:color="auto"/>
        <w:bottom w:val="none" w:sz="0" w:space="0" w:color="auto"/>
        <w:right w:val="none" w:sz="0" w:space="0" w:color="auto"/>
      </w:divBdr>
    </w:div>
    <w:div w:id="919603659">
      <w:bodyDiv w:val="1"/>
      <w:marLeft w:val="0"/>
      <w:marRight w:val="0"/>
      <w:marTop w:val="0"/>
      <w:marBottom w:val="0"/>
      <w:divBdr>
        <w:top w:val="none" w:sz="0" w:space="0" w:color="auto"/>
        <w:left w:val="none" w:sz="0" w:space="0" w:color="auto"/>
        <w:bottom w:val="none" w:sz="0" w:space="0" w:color="auto"/>
        <w:right w:val="none" w:sz="0" w:space="0" w:color="auto"/>
      </w:divBdr>
    </w:div>
    <w:div w:id="969553548">
      <w:bodyDiv w:val="1"/>
      <w:marLeft w:val="0"/>
      <w:marRight w:val="0"/>
      <w:marTop w:val="0"/>
      <w:marBottom w:val="0"/>
      <w:divBdr>
        <w:top w:val="none" w:sz="0" w:space="0" w:color="auto"/>
        <w:left w:val="none" w:sz="0" w:space="0" w:color="auto"/>
        <w:bottom w:val="none" w:sz="0" w:space="0" w:color="auto"/>
        <w:right w:val="none" w:sz="0" w:space="0" w:color="auto"/>
      </w:divBdr>
    </w:div>
    <w:div w:id="1013804801">
      <w:bodyDiv w:val="1"/>
      <w:marLeft w:val="0"/>
      <w:marRight w:val="0"/>
      <w:marTop w:val="0"/>
      <w:marBottom w:val="0"/>
      <w:divBdr>
        <w:top w:val="none" w:sz="0" w:space="0" w:color="auto"/>
        <w:left w:val="none" w:sz="0" w:space="0" w:color="auto"/>
        <w:bottom w:val="none" w:sz="0" w:space="0" w:color="auto"/>
        <w:right w:val="none" w:sz="0" w:space="0" w:color="auto"/>
      </w:divBdr>
    </w:div>
    <w:div w:id="1052533754">
      <w:bodyDiv w:val="1"/>
      <w:marLeft w:val="0"/>
      <w:marRight w:val="0"/>
      <w:marTop w:val="0"/>
      <w:marBottom w:val="0"/>
      <w:divBdr>
        <w:top w:val="none" w:sz="0" w:space="0" w:color="auto"/>
        <w:left w:val="none" w:sz="0" w:space="0" w:color="auto"/>
        <w:bottom w:val="none" w:sz="0" w:space="0" w:color="auto"/>
        <w:right w:val="none" w:sz="0" w:space="0" w:color="auto"/>
      </w:divBdr>
      <w:divsChild>
        <w:div w:id="829755535">
          <w:marLeft w:val="446"/>
          <w:marRight w:val="0"/>
          <w:marTop w:val="0"/>
          <w:marBottom w:val="0"/>
          <w:divBdr>
            <w:top w:val="none" w:sz="0" w:space="0" w:color="auto"/>
            <w:left w:val="none" w:sz="0" w:space="0" w:color="auto"/>
            <w:bottom w:val="none" w:sz="0" w:space="0" w:color="auto"/>
            <w:right w:val="none" w:sz="0" w:space="0" w:color="auto"/>
          </w:divBdr>
        </w:div>
      </w:divsChild>
    </w:div>
    <w:div w:id="1063606544">
      <w:bodyDiv w:val="1"/>
      <w:marLeft w:val="0"/>
      <w:marRight w:val="0"/>
      <w:marTop w:val="0"/>
      <w:marBottom w:val="0"/>
      <w:divBdr>
        <w:top w:val="none" w:sz="0" w:space="0" w:color="auto"/>
        <w:left w:val="none" w:sz="0" w:space="0" w:color="auto"/>
        <w:bottom w:val="none" w:sz="0" w:space="0" w:color="auto"/>
        <w:right w:val="none" w:sz="0" w:space="0" w:color="auto"/>
      </w:divBdr>
    </w:div>
    <w:div w:id="1111972272">
      <w:bodyDiv w:val="1"/>
      <w:marLeft w:val="0"/>
      <w:marRight w:val="0"/>
      <w:marTop w:val="0"/>
      <w:marBottom w:val="0"/>
      <w:divBdr>
        <w:top w:val="none" w:sz="0" w:space="0" w:color="auto"/>
        <w:left w:val="none" w:sz="0" w:space="0" w:color="auto"/>
        <w:bottom w:val="none" w:sz="0" w:space="0" w:color="auto"/>
        <w:right w:val="none" w:sz="0" w:space="0" w:color="auto"/>
      </w:divBdr>
    </w:div>
    <w:div w:id="1263682059">
      <w:bodyDiv w:val="1"/>
      <w:marLeft w:val="0"/>
      <w:marRight w:val="0"/>
      <w:marTop w:val="0"/>
      <w:marBottom w:val="0"/>
      <w:divBdr>
        <w:top w:val="none" w:sz="0" w:space="0" w:color="auto"/>
        <w:left w:val="none" w:sz="0" w:space="0" w:color="auto"/>
        <w:bottom w:val="none" w:sz="0" w:space="0" w:color="auto"/>
        <w:right w:val="none" w:sz="0" w:space="0" w:color="auto"/>
      </w:divBdr>
      <w:divsChild>
        <w:div w:id="182978676">
          <w:marLeft w:val="0"/>
          <w:marRight w:val="0"/>
          <w:marTop w:val="0"/>
          <w:marBottom w:val="0"/>
          <w:divBdr>
            <w:top w:val="none" w:sz="0" w:space="0" w:color="auto"/>
            <w:left w:val="none" w:sz="0" w:space="0" w:color="auto"/>
            <w:bottom w:val="none" w:sz="0" w:space="0" w:color="auto"/>
            <w:right w:val="none" w:sz="0" w:space="0" w:color="auto"/>
          </w:divBdr>
          <w:divsChild>
            <w:div w:id="80952046">
              <w:marLeft w:val="0"/>
              <w:marRight w:val="0"/>
              <w:marTop w:val="0"/>
              <w:marBottom w:val="0"/>
              <w:divBdr>
                <w:top w:val="none" w:sz="0" w:space="0" w:color="auto"/>
                <w:left w:val="none" w:sz="0" w:space="0" w:color="auto"/>
                <w:bottom w:val="none" w:sz="0" w:space="0" w:color="auto"/>
                <w:right w:val="none" w:sz="0" w:space="0" w:color="auto"/>
              </w:divBdr>
              <w:divsChild>
                <w:div w:id="1609505053">
                  <w:marLeft w:val="0"/>
                  <w:marRight w:val="0"/>
                  <w:marTop w:val="0"/>
                  <w:marBottom w:val="0"/>
                  <w:divBdr>
                    <w:top w:val="none" w:sz="0" w:space="0" w:color="auto"/>
                    <w:left w:val="none" w:sz="0" w:space="0" w:color="auto"/>
                    <w:bottom w:val="none" w:sz="0" w:space="0" w:color="auto"/>
                    <w:right w:val="none" w:sz="0" w:space="0" w:color="auto"/>
                  </w:divBdr>
                </w:div>
              </w:divsChild>
            </w:div>
            <w:div w:id="81878957">
              <w:marLeft w:val="0"/>
              <w:marRight w:val="0"/>
              <w:marTop w:val="0"/>
              <w:marBottom w:val="0"/>
              <w:divBdr>
                <w:top w:val="none" w:sz="0" w:space="0" w:color="auto"/>
                <w:left w:val="none" w:sz="0" w:space="0" w:color="auto"/>
                <w:bottom w:val="none" w:sz="0" w:space="0" w:color="auto"/>
                <w:right w:val="none" w:sz="0" w:space="0" w:color="auto"/>
              </w:divBdr>
              <w:divsChild>
                <w:div w:id="829755266">
                  <w:marLeft w:val="0"/>
                  <w:marRight w:val="0"/>
                  <w:marTop w:val="0"/>
                  <w:marBottom w:val="0"/>
                  <w:divBdr>
                    <w:top w:val="none" w:sz="0" w:space="0" w:color="auto"/>
                    <w:left w:val="none" w:sz="0" w:space="0" w:color="auto"/>
                    <w:bottom w:val="none" w:sz="0" w:space="0" w:color="auto"/>
                    <w:right w:val="none" w:sz="0" w:space="0" w:color="auto"/>
                  </w:divBdr>
                </w:div>
              </w:divsChild>
            </w:div>
            <w:div w:id="115760700">
              <w:marLeft w:val="0"/>
              <w:marRight w:val="0"/>
              <w:marTop w:val="0"/>
              <w:marBottom w:val="0"/>
              <w:divBdr>
                <w:top w:val="none" w:sz="0" w:space="0" w:color="auto"/>
                <w:left w:val="none" w:sz="0" w:space="0" w:color="auto"/>
                <w:bottom w:val="none" w:sz="0" w:space="0" w:color="auto"/>
                <w:right w:val="none" w:sz="0" w:space="0" w:color="auto"/>
              </w:divBdr>
              <w:divsChild>
                <w:div w:id="127822162">
                  <w:marLeft w:val="0"/>
                  <w:marRight w:val="0"/>
                  <w:marTop w:val="0"/>
                  <w:marBottom w:val="0"/>
                  <w:divBdr>
                    <w:top w:val="none" w:sz="0" w:space="0" w:color="auto"/>
                    <w:left w:val="none" w:sz="0" w:space="0" w:color="auto"/>
                    <w:bottom w:val="none" w:sz="0" w:space="0" w:color="auto"/>
                    <w:right w:val="none" w:sz="0" w:space="0" w:color="auto"/>
                  </w:divBdr>
                </w:div>
              </w:divsChild>
            </w:div>
            <w:div w:id="124735974">
              <w:marLeft w:val="0"/>
              <w:marRight w:val="0"/>
              <w:marTop w:val="0"/>
              <w:marBottom w:val="0"/>
              <w:divBdr>
                <w:top w:val="none" w:sz="0" w:space="0" w:color="auto"/>
                <w:left w:val="none" w:sz="0" w:space="0" w:color="auto"/>
                <w:bottom w:val="none" w:sz="0" w:space="0" w:color="auto"/>
                <w:right w:val="none" w:sz="0" w:space="0" w:color="auto"/>
              </w:divBdr>
              <w:divsChild>
                <w:div w:id="1858344491">
                  <w:marLeft w:val="0"/>
                  <w:marRight w:val="0"/>
                  <w:marTop w:val="0"/>
                  <w:marBottom w:val="0"/>
                  <w:divBdr>
                    <w:top w:val="none" w:sz="0" w:space="0" w:color="auto"/>
                    <w:left w:val="none" w:sz="0" w:space="0" w:color="auto"/>
                    <w:bottom w:val="none" w:sz="0" w:space="0" w:color="auto"/>
                    <w:right w:val="none" w:sz="0" w:space="0" w:color="auto"/>
                  </w:divBdr>
                </w:div>
              </w:divsChild>
            </w:div>
            <w:div w:id="178738498">
              <w:marLeft w:val="0"/>
              <w:marRight w:val="0"/>
              <w:marTop w:val="0"/>
              <w:marBottom w:val="0"/>
              <w:divBdr>
                <w:top w:val="none" w:sz="0" w:space="0" w:color="auto"/>
                <w:left w:val="none" w:sz="0" w:space="0" w:color="auto"/>
                <w:bottom w:val="none" w:sz="0" w:space="0" w:color="auto"/>
                <w:right w:val="none" w:sz="0" w:space="0" w:color="auto"/>
              </w:divBdr>
              <w:divsChild>
                <w:div w:id="1852917578">
                  <w:marLeft w:val="0"/>
                  <w:marRight w:val="0"/>
                  <w:marTop w:val="0"/>
                  <w:marBottom w:val="0"/>
                  <w:divBdr>
                    <w:top w:val="none" w:sz="0" w:space="0" w:color="auto"/>
                    <w:left w:val="none" w:sz="0" w:space="0" w:color="auto"/>
                    <w:bottom w:val="none" w:sz="0" w:space="0" w:color="auto"/>
                    <w:right w:val="none" w:sz="0" w:space="0" w:color="auto"/>
                  </w:divBdr>
                </w:div>
              </w:divsChild>
            </w:div>
            <w:div w:id="183793120">
              <w:marLeft w:val="0"/>
              <w:marRight w:val="0"/>
              <w:marTop w:val="0"/>
              <w:marBottom w:val="0"/>
              <w:divBdr>
                <w:top w:val="none" w:sz="0" w:space="0" w:color="auto"/>
                <w:left w:val="none" w:sz="0" w:space="0" w:color="auto"/>
                <w:bottom w:val="none" w:sz="0" w:space="0" w:color="auto"/>
                <w:right w:val="none" w:sz="0" w:space="0" w:color="auto"/>
              </w:divBdr>
              <w:divsChild>
                <w:div w:id="672025138">
                  <w:marLeft w:val="0"/>
                  <w:marRight w:val="0"/>
                  <w:marTop w:val="0"/>
                  <w:marBottom w:val="0"/>
                  <w:divBdr>
                    <w:top w:val="none" w:sz="0" w:space="0" w:color="auto"/>
                    <w:left w:val="none" w:sz="0" w:space="0" w:color="auto"/>
                    <w:bottom w:val="none" w:sz="0" w:space="0" w:color="auto"/>
                    <w:right w:val="none" w:sz="0" w:space="0" w:color="auto"/>
                  </w:divBdr>
                </w:div>
              </w:divsChild>
            </w:div>
            <w:div w:id="208105607">
              <w:marLeft w:val="0"/>
              <w:marRight w:val="0"/>
              <w:marTop w:val="0"/>
              <w:marBottom w:val="0"/>
              <w:divBdr>
                <w:top w:val="none" w:sz="0" w:space="0" w:color="auto"/>
                <w:left w:val="none" w:sz="0" w:space="0" w:color="auto"/>
                <w:bottom w:val="none" w:sz="0" w:space="0" w:color="auto"/>
                <w:right w:val="none" w:sz="0" w:space="0" w:color="auto"/>
              </w:divBdr>
              <w:divsChild>
                <w:div w:id="2048145192">
                  <w:marLeft w:val="0"/>
                  <w:marRight w:val="0"/>
                  <w:marTop w:val="0"/>
                  <w:marBottom w:val="0"/>
                  <w:divBdr>
                    <w:top w:val="none" w:sz="0" w:space="0" w:color="auto"/>
                    <w:left w:val="none" w:sz="0" w:space="0" w:color="auto"/>
                    <w:bottom w:val="none" w:sz="0" w:space="0" w:color="auto"/>
                    <w:right w:val="none" w:sz="0" w:space="0" w:color="auto"/>
                  </w:divBdr>
                </w:div>
              </w:divsChild>
            </w:div>
            <w:div w:id="208535695">
              <w:marLeft w:val="0"/>
              <w:marRight w:val="0"/>
              <w:marTop w:val="0"/>
              <w:marBottom w:val="0"/>
              <w:divBdr>
                <w:top w:val="none" w:sz="0" w:space="0" w:color="auto"/>
                <w:left w:val="none" w:sz="0" w:space="0" w:color="auto"/>
                <w:bottom w:val="none" w:sz="0" w:space="0" w:color="auto"/>
                <w:right w:val="none" w:sz="0" w:space="0" w:color="auto"/>
              </w:divBdr>
              <w:divsChild>
                <w:div w:id="742262254">
                  <w:marLeft w:val="0"/>
                  <w:marRight w:val="0"/>
                  <w:marTop w:val="0"/>
                  <w:marBottom w:val="0"/>
                  <w:divBdr>
                    <w:top w:val="none" w:sz="0" w:space="0" w:color="auto"/>
                    <w:left w:val="none" w:sz="0" w:space="0" w:color="auto"/>
                    <w:bottom w:val="none" w:sz="0" w:space="0" w:color="auto"/>
                    <w:right w:val="none" w:sz="0" w:space="0" w:color="auto"/>
                  </w:divBdr>
                </w:div>
              </w:divsChild>
            </w:div>
            <w:div w:id="233855762">
              <w:marLeft w:val="0"/>
              <w:marRight w:val="0"/>
              <w:marTop w:val="0"/>
              <w:marBottom w:val="0"/>
              <w:divBdr>
                <w:top w:val="none" w:sz="0" w:space="0" w:color="auto"/>
                <w:left w:val="none" w:sz="0" w:space="0" w:color="auto"/>
                <w:bottom w:val="none" w:sz="0" w:space="0" w:color="auto"/>
                <w:right w:val="none" w:sz="0" w:space="0" w:color="auto"/>
              </w:divBdr>
              <w:divsChild>
                <w:div w:id="1619218478">
                  <w:marLeft w:val="0"/>
                  <w:marRight w:val="0"/>
                  <w:marTop w:val="0"/>
                  <w:marBottom w:val="0"/>
                  <w:divBdr>
                    <w:top w:val="none" w:sz="0" w:space="0" w:color="auto"/>
                    <w:left w:val="none" w:sz="0" w:space="0" w:color="auto"/>
                    <w:bottom w:val="none" w:sz="0" w:space="0" w:color="auto"/>
                    <w:right w:val="none" w:sz="0" w:space="0" w:color="auto"/>
                  </w:divBdr>
                </w:div>
              </w:divsChild>
            </w:div>
            <w:div w:id="289021807">
              <w:marLeft w:val="0"/>
              <w:marRight w:val="0"/>
              <w:marTop w:val="0"/>
              <w:marBottom w:val="0"/>
              <w:divBdr>
                <w:top w:val="none" w:sz="0" w:space="0" w:color="auto"/>
                <w:left w:val="none" w:sz="0" w:space="0" w:color="auto"/>
                <w:bottom w:val="none" w:sz="0" w:space="0" w:color="auto"/>
                <w:right w:val="none" w:sz="0" w:space="0" w:color="auto"/>
              </w:divBdr>
              <w:divsChild>
                <w:div w:id="1351180715">
                  <w:marLeft w:val="0"/>
                  <w:marRight w:val="0"/>
                  <w:marTop w:val="0"/>
                  <w:marBottom w:val="0"/>
                  <w:divBdr>
                    <w:top w:val="none" w:sz="0" w:space="0" w:color="auto"/>
                    <w:left w:val="none" w:sz="0" w:space="0" w:color="auto"/>
                    <w:bottom w:val="none" w:sz="0" w:space="0" w:color="auto"/>
                    <w:right w:val="none" w:sz="0" w:space="0" w:color="auto"/>
                  </w:divBdr>
                </w:div>
              </w:divsChild>
            </w:div>
            <w:div w:id="387384170">
              <w:marLeft w:val="0"/>
              <w:marRight w:val="0"/>
              <w:marTop w:val="0"/>
              <w:marBottom w:val="0"/>
              <w:divBdr>
                <w:top w:val="none" w:sz="0" w:space="0" w:color="auto"/>
                <w:left w:val="none" w:sz="0" w:space="0" w:color="auto"/>
                <w:bottom w:val="none" w:sz="0" w:space="0" w:color="auto"/>
                <w:right w:val="none" w:sz="0" w:space="0" w:color="auto"/>
              </w:divBdr>
              <w:divsChild>
                <w:div w:id="779956972">
                  <w:marLeft w:val="0"/>
                  <w:marRight w:val="0"/>
                  <w:marTop w:val="0"/>
                  <w:marBottom w:val="0"/>
                  <w:divBdr>
                    <w:top w:val="none" w:sz="0" w:space="0" w:color="auto"/>
                    <w:left w:val="none" w:sz="0" w:space="0" w:color="auto"/>
                    <w:bottom w:val="none" w:sz="0" w:space="0" w:color="auto"/>
                    <w:right w:val="none" w:sz="0" w:space="0" w:color="auto"/>
                  </w:divBdr>
                </w:div>
              </w:divsChild>
            </w:div>
            <w:div w:id="534123548">
              <w:marLeft w:val="0"/>
              <w:marRight w:val="0"/>
              <w:marTop w:val="0"/>
              <w:marBottom w:val="0"/>
              <w:divBdr>
                <w:top w:val="none" w:sz="0" w:space="0" w:color="auto"/>
                <w:left w:val="none" w:sz="0" w:space="0" w:color="auto"/>
                <w:bottom w:val="none" w:sz="0" w:space="0" w:color="auto"/>
                <w:right w:val="none" w:sz="0" w:space="0" w:color="auto"/>
              </w:divBdr>
              <w:divsChild>
                <w:div w:id="34354150">
                  <w:marLeft w:val="0"/>
                  <w:marRight w:val="0"/>
                  <w:marTop w:val="0"/>
                  <w:marBottom w:val="0"/>
                  <w:divBdr>
                    <w:top w:val="none" w:sz="0" w:space="0" w:color="auto"/>
                    <w:left w:val="none" w:sz="0" w:space="0" w:color="auto"/>
                    <w:bottom w:val="none" w:sz="0" w:space="0" w:color="auto"/>
                    <w:right w:val="none" w:sz="0" w:space="0" w:color="auto"/>
                  </w:divBdr>
                </w:div>
              </w:divsChild>
            </w:div>
            <w:div w:id="544028738">
              <w:marLeft w:val="0"/>
              <w:marRight w:val="0"/>
              <w:marTop w:val="0"/>
              <w:marBottom w:val="0"/>
              <w:divBdr>
                <w:top w:val="none" w:sz="0" w:space="0" w:color="auto"/>
                <w:left w:val="none" w:sz="0" w:space="0" w:color="auto"/>
                <w:bottom w:val="none" w:sz="0" w:space="0" w:color="auto"/>
                <w:right w:val="none" w:sz="0" w:space="0" w:color="auto"/>
              </w:divBdr>
              <w:divsChild>
                <w:div w:id="1685325348">
                  <w:marLeft w:val="0"/>
                  <w:marRight w:val="0"/>
                  <w:marTop w:val="0"/>
                  <w:marBottom w:val="0"/>
                  <w:divBdr>
                    <w:top w:val="none" w:sz="0" w:space="0" w:color="auto"/>
                    <w:left w:val="none" w:sz="0" w:space="0" w:color="auto"/>
                    <w:bottom w:val="none" w:sz="0" w:space="0" w:color="auto"/>
                    <w:right w:val="none" w:sz="0" w:space="0" w:color="auto"/>
                  </w:divBdr>
                </w:div>
              </w:divsChild>
            </w:div>
            <w:div w:id="665670357">
              <w:marLeft w:val="0"/>
              <w:marRight w:val="0"/>
              <w:marTop w:val="0"/>
              <w:marBottom w:val="0"/>
              <w:divBdr>
                <w:top w:val="none" w:sz="0" w:space="0" w:color="auto"/>
                <w:left w:val="none" w:sz="0" w:space="0" w:color="auto"/>
                <w:bottom w:val="none" w:sz="0" w:space="0" w:color="auto"/>
                <w:right w:val="none" w:sz="0" w:space="0" w:color="auto"/>
              </w:divBdr>
              <w:divsChild>
                <w:div w:id="1871725247">
                  <w:marLeft w:val="0"/>
                  <w:marRight w:val="0"/>
                  <w:marTop w:val="0"/>
                  <w:marBottom w:val="0"/>
                  <w:divBdr>
                    <w:top w:val="none" w:sz="0" w:space="0" w:color="auto"/>
                    <w:left w:val="none" w:sz="0" w:space="0" w:color="auto"/>
                    <w:bottom w:val="none" w:sz="0" w:space="0" w:color="auto"/>
                    <w:right w:val="none" w:sz="0" w:space="0" w:color="auto"/>
                  </w:divBdr>
                </w:div>
              </w:divsChild>
            </w:div>
            <w:div w:id="667371551">
              <w:marLeft w:val="0"/>
              <w:marRight w:val="0"/>
              <w:marTop w:val="0"/>
              <w:marBottom w:val="0"/>
              <w:divBdr>
                <w:top w:val="none" w:sz="0" w:space="0" w:color="auto"/>
                <w:left w:val="none" w:sz="0" w:space="0" w:color="auto"/>
                <w:bottom w:val="none" w:sz="0" w:space="0" w:color="auto"/>
                <w:right w:val="none" w:sz="0" w:space="0" w:color="auto"/>
              </w:divBdr>
              <w:divsChild>
                <w:div w:id="2107997140">
                  <w:marLeft w:val="0"/>
                  <w:marRight w:val="0"/>
                  <w:marTop w:val="0"/>
                  <w:marBottom w:val="0"/>
                  <w:divBdr>
                    <w:top w:val="none" w:sz="0" w:space="0" w:color="auto"/>
                    <w:left w:val="none" w:sz="0" w:space="0" w:color="auto"/>
                    <w:bottom w:val="none" w:sz="0" w:space="0" w:color="auto"/>
                    <w:right w:val="none" w:sz="0" w:space="0" w:color="auto"/>
                  </w:divBdr>
                </w:div>
              </w:divsChild>
            </w:div>
            <w:div w:id="669915101">
              <w:marLeft w:val="0"/>
              <w:marRight w:val="0"/>
              <w:marTop w:val="0"/>
              <w:marBottom w:val="0"/>
              <w:divBdr>
                <w:top w:val="none" w:sz="0" w:space="0" w:color="auto"/>
                <w:left w:val="none" w:sz="0" w:space="0" w:color="auto"/>
                <w:bottom w:val="none" w:sz="0" w:space="0" w:color="auto"/>
                <w:right w:val="none" w:sz="0" w:space="0" w:color="auto"/>
              </w:divBdr>
              <w:divsChild>
                <w:div w:id="472067653">
                  <w:marLeft w:val="0"/>
                  <w:marRight w:val="0"/>
                  <w:marTop w:val="0"/>
                  <w:marBottom w:val="0"/>
                  <w:divBdr>
                    <w:top w:val="none" w:sz="0" w:space="0" w:color="auto"/>
                    <w:left w:val="none" w:sz="0" w:space="0" w:color="auto"/>
                    <w:bottom w:val="none" w:sz="0" w:space="0" w:color="auto"/>
                    <w:right w:val="none" w:sz="0" w:space="0" w:color="auto"/>
                  </w:divBdr>
                </w:div>
              </w:divsChild>
            </w:div>
            <w:div w:id="682902836">
              <w:marLeft w:val="0"/>
              <w:marRight w:val="0"/>
              <w:marTop w:val="0"/>
              <w:marBottom w:val="0"/>
              <w:divBdr>
                <w:top w:val="none" w:sz="0" w:space="0" w:color="auto"/>
                <w:left w:val="none" w:sz="0" w:space="0" w:color="auto"/>
                <w:bottom w:val="none" w:sz="0" w:space="0" w:color="auto"/>
                <w:right w:val="none" w:sz="0" w:space="0" w:color="auto"/>
              </w:divBdr>
              <w:divsChild>
                <w:div w:id="337316619">
                  <w:marLeft w:val="0"/>
                  <w:marRight w:val="0"/>
                  <w:marTop w:val="0"/>
                  <w:marBottom w:val="0"/>
                  <w:divBdr>
                    <w:top w:val="none" w:sz="0" w:space="0" w:color="auto"/>
                    <w:left w:val="none" w:sz="0" w:space="0" w:color="auto"/>
                    <w:bottom w:val="none" w:sz="0" w:space="0" w:color="auto"/>
                    <w:right w:val="none" w:sz="0" w:space="0" w:color="auto"/>
                  </w:divBdr>
                </w:div>
              </w:divsChild>
            </w:div>
            <w:div w:id="696810682">
              <w:marLeft w:val="0"/>
              <w:marRight w:val="0"/>
              <w:marTop w:val="0"/>
              <w:marBottom w:val="0"/>
              <w:divBdr>
                <w:top w:val="none" w:sz="0" w:space="0" w:color="auto"/>
                <w:left w:val="none" w:sz="0" w:space="0" w:color="auto"/>
                <w:bottom w:val="none" w:sz="0" w:space="0" w:color="auto"/>
                <w:right w:val="none" w:sz="0" w:space="0" w:color="auto"/>
              </w:divBdr>
              <w:divsChild>
                <w:div w:id="1947154547">
                  <w:marLeft w:val="0"/>
                  <w:marRight w:val="0"/>
                  <w:marTop w:val="0"/>
                  <w:marBottom w:val="0"/>
                  <w:divBdr>
                    <w:top w:val="none" w:sz="0" w:space="0" w:color="auto"/>
                    <w:left w:val="none" w:sz="0" w:space="0" w:color="auto"/>
                    <w:bottom w:val="none" w:sz="0" w:space="0" w:color="auto"/>
                    <w:right w:val="none" w:sz="0" w:space="0" w:color="auto"/>
                  </w:divBdr>
                </w:div>
              </w:divsChild>
            </w:div>
            <w:div w:id="751895226">
              <w:marLeft w:val="0"/>
              <w:marRight w:val="0"/>
              <w:marTop w:val="0"/>
              <w:marBottom w:val="0"/>
              <w:divBdr>
                <w:top w:val="none" w:sz="0" w:space="0" w:color="auto"/>
                <w:left w:val="none" w:sz="0" w:space="0" w:color="auto"/>
                <w:bottom w:val="none" w:sz="0" w:space="0" w:color="auto"/>
                <w:right w:val="none" w:sz="0" w:space="0" w:color="auto"/>
              </w:divBdr>
              <w:divsChild>
                <w:div w:id="642270227">
                  <w:marLeft w:val="0"/>
                  <w:marRight w:val="0"/>
                  <w:marTop w:val="0"/>
                  <w:marBottom w:val="0"/>
                  <w:divBdr>
                    <w:top w:val="none" w:sz="0" w:space="0" w:color="auto"/>
                    <w:left w:val="none" w:sz="0" w:space="0" w:color="auto"/>
                    <w:bottom w:val="none" w:sz="0" w:space="0" w:color="auto"/>
                    <w:right w:val="none" w:sz="0" w:space="0" w:color="auto"/>
                  </w:divBdr>
                </w:div>
              </w:divsChild>
            </w:div>
            <w:div w:id="784351208">
              <w:marLeft w:val="0"/>
              <w:marRight w:val="0"/>
              <w:marTop w:val="0"/>
              <w:marBottom w:val="0"/>
              <w:divBdr>
                <w:top w:val="none" w:sz="0" w:space="0" w:color="auto"/>
                <w:left w:val="none" w:sz="0" w:space="0" w:color="auto"/>
                <w:bottom w:val="none" w:sz="0" w:space="0" w:color="auto"/>
                <w:right w:val="none" w:sz="0" w:space="0" w:color="auto"/>
              </w:divBdr>
              <w:divsChild>
                <w:div w:id="1454136538">
                  <w:marLeft w:val="0"/>
                  <w:marRight w:val="0"/>
                  <w:marTop w:val="0"/>
                  <w:marBottom w:val="0"/>
                  <w:divBdr>
                    <w:top w:val="none" w:sz="0" w:space="0" w:color="auto"/>
                    <w:left w:val="none" w:sz="0" w:space="0" w:color="auto"/>
                    <w:bottom w:val="none" w:sz="0" w:space="0" w:color="auto"/>
                    <w:right w:val="none" w:sz="0" w:space="0" w:color="auto"/>
                  </w:divBdr>
                </w:div>
              </w:divsChild>
            </w:div>
            <w:div w:id="829979873">
              <w:marLeft w:val="0"/>
              <w:marRight w:val="0"/>
              <w:marTop w:val="0"/>
              <w:marBottom w:val="0"/>
              <w:divBdr>
                <w:top w:val="none" w:sz="0" w:space="0" w:color="auto"/>
                <w:left w:val="none" w:sz="0" w:space="0" w:color="auto"/>
                <w:bottom w:val="none" w:sz="0" w:space="0" w:color="auto"/>
                <w:right w:val="none" w:sz="0" w:space="0" w:color="auto"/>
              </w:divBdr>
              <w:divsChild>
                <w:div w:id="710806807">
                  <w:marLeft w:val="0"/>
                  <w:marRight w:val="0"/>
                  <w:marTop w:val="0"/>
                  <w:marBottom w:val="0"/>
                  <w:divBdr>
                    <w:top w:val="none" w:sz="0" w:space="0" w:color="auto"/>
                    <w:left w:val="none" w:sz="0" w:space="0" w:color="auto"/>
                    <w:bottom w:val="none" w:sz="0" w:space="0" w:color="auto"/>
                    <w:right w:val="none" w:sz="0" w:space="0" w:color="auto"/>
                  </w:divBdr>
                </w:div>
              </w:divsChild>
            </w:div>
            <w:div w:id="835341858">
              <w:marLeft w:val="0"/>
              <w:marRight w:val="0"/>
              <w:marTop w:val="0"/>
              <w:marBottom w:val="0"/>
              <w:divBdr>
                <w:top w:val="none" w:sz="0" w:space="0" w:color="auto"/>
                <w:left w:val="none" w:sz="0" w:space="0" w:color="auto"/>
                <w:bottom w:val="none" w:sz="0" w:space="0" w:color="auto"/>
                <w:right w:val="none" w:sz="0" w:space="0" w:color="auto"/>
              </w:divBdr>
              <w:divsChild>
                <w:div w:id="798573904">
                  <w:marLeft w:val="0"/>
                  <w:marRight w:val="0"/>
                  <w:marTop w:val="0"/>
                  <w:marBottom w:val="0"/>
                  <w:divBdr>
                    <w:top w:val="none" w:sz="0" w:space="0" w:color="auto"/>
                    <w:left w:val="none" w:sz="0" w:space="0" w:color="auto"/>
                    <w:bottom w:val="none" w:sz="0" w:space="0" w:color="auto"/>
                    <w:right w:val="none" w:sz="0" w:space="0" w:color="auto"/>
                  </w:divBdr>
                </w:div>
              </w:divsChild>
            </w:div>
            <w:div w:id="854341138">
              <w:marLeft w:val="0"/>
              <w:marRight w:val="0"/>
              <w:marTop w:val="0"/>
              <w:marBottom w:val="0"/>
              <w:divBdr>
                <w:top w:val="none" w:sz="0" w:space="0" w:color="auto"/>
                <w:left w:val="none" w:sz="0" w:space="0" w:color="auto"/>
                <w:bottom w:val="none" w:sz="0" w:space="0" w:color="auto"/>
                <w:right w:val="none" w:sz="0" w:space="0" w:color="auto"/>
              </w:divBdr>
              <w:divsChild>
                <w:div w:id="647370057">
                  <w:marLeft w:val="0"/>
                  <w:marRight w:val="0"/>
                  <w:marTop w:val="0"/>
                  <w:marBottom w:val="0"/>
                  <w:divBdr>
                    <w:top w:val="none" w:sz="0" w:space="0" w:color="auto"/>
                    <w:left w:val="none" w:sz="0" w:space="0" w:color="auto"/>
                    <w:bottom w:val="none" w:sz="0" w:space="0" w:color="auto"/>
                    <w:right w:val="none" w:sz="0" w:space="0" w:color="auto"/>
                  </w:divBdr>
                </w:div>
              </w:divsChild>
            </w:div>
            <w:div w:id="864059254">
              <w:marLeft w:val="0"/>
              <w:marRight w:val="0"/>
              <w:marTop w:val="0"/>
              <w:marBottom w:val="0"/>
              <w:divBdr>
                <w:top w:val="none" w:sz="0" w:space="0" w:color="auto"/>
                <w:left w:val="none" w:sz="0" w:space="0" w:color="auto"/>
                <w:bottom w:val="none" w:sz="0" w:space="0" w:color="auto"/>
                <w:right w:val="none" w:sz="0" w:space="0" w:color="auto"/>
              </w:divBdr>
              <w:divsChild>
                <w:div w:id="513693987">
                  <w:marLeft w:val="0"/>
                  <w:marRight w:val="0"/>
                  <w:marTop w:val="0"/>
                  <w:marBottom w:val="0"/>
                  <w:divBdr>
                    <w:top w:val="none" w:sz="0" w:space="0" w:color="auto"/>
                    <w:left w:val="none" w:sz="0" w:space="0" w:color="auto"/>
                    <w:bottom w:val="none" w:sz="0" w:space="0" w:color="auto"/>
                    <w:right w:val="none" w:sz="0" w:space="0" w:color="auto"/>
                  </w:divBdr>
                </w:div>
              </w:divsChild>
            </w:div>
            <w:div w:id="876510152">
              <w:marLeft w:val="0"/>
              <w:marRight w:val="0"/>
              <w:marTop w:val="0"/>
              <w:marBottom w:val="0"/>
              <w:divBdr>
                <w:top w:val="none" w:sz="0" w:space="0" w:color="auto"/>
                <w:left w:val="none" w:sz="0" w:space="0" w:color="auto"/>
                <w:bottom w:val="none" w:sz="0" w:space="0" w:color="auto"/>
                <w:right w:val="none" w:sz="0" w:space="0" w:color="auto"/>
              </w:divBdr>
              <w:divsChild>
                <w:div w:id="341861267">
                  <w:marLeft w:val="0"/>
                  <w:marRight w:val="0"/>
                  <w:marTop w:val="0"/>
                  <w:marBottom w:val="0"/>
                  <w:divBdr>
                    <w:top w:val="none" w:sz="0" w:space="0" w:color="auto"/>
                    <w:left w:val="none" w:sz="0" w:space="0" w:color="auto"/>
                    <w:bottom w:val="none" w:sz="0" w:space="0" w:color="auto"/>
                    <w:right w:val="none" w:sz="0" w:space="0" w:color="auto"/>
                  </w:divBdr>
                </w:div>
              </w:divsChild>
            </w:div>
            <w:div w:id="941641985">
              <w:marLeft w:val="0"/>
              <w:marRight w:val="0"/>
              <w:marTop w:val="0"/>
              <w:marBottom w:val="0"/>
              <w:divBdr>
                <w:top w:val="none" w:sz="0" w:space="0" w:color="auto"/>
                <w:left w:val="none" w:sz="0" w:space="0" w:color="auto"/>
                <w:bottom w:val="none" w:sz="0" w:space="0" w:color="auto"/>
                <w:right w:val="none" w:sz="0" w:space="0" w:color="auto"/>
              </w:divBdr>
              <w:divsChild>
                <w:div w:id="370807063">
                  <w:marLeft w:val="0"/>
                  <w:marRight w:val="0"/>
                  <w:marTop w:val="0"/>
                  <w:marBottom w:val="0"/>
                  <w:divBdr>
                    <w:top w:val="none" w:sz="0" w:space="0" w:color="auto"/>
                    <w:left w:val="none" w:sz="0" w:space="0" w:color="auto"/>
                    <w:bottom w:val="none" w:sz="0" w:space="0" w:color="auto"/>
                    <w:right w:val="none" w:sz="0" w:space="0" w:color="auto"/>
                  </w:divBdr>
                </w:div>
              </w:divsChild>
            </w:div>
            <w:div w:id="950165261">
              <w:marLeft w:val="0"/>
              <w:marRight w:val="0"/>
              <w:marTop w:val="0"/>
              <w:marBottom w:val="0"/>
              <w:divBdr>
                <w:top w:val="none" w:sz="0" w:space="0" w:color="auto"/>
                <w:left w:val="none" w:sz="0" w:space="0" w:color="auto"/>
                <w:bottom w:val="none" w:sz="0" w:space="0" w:color="auto"/>
                <w:right w:val="none" w:sz="0" w:space="0" w:color="auto"/>
              </w:divBdr>
              <w:divsChild>
                <w:div w:id="2088501613">
                  <w:marLeft w:val="0"/>
                  <w:marRight w:val="0"/>
                  <w:marTop w:val="0"/>
                  <w:marBottom w:val="0"/>
                  <w:divBdr>
                    <w:top w:val="none" w:sz="0" w:space="0" w:color="auto"/>
                    <w:left w:val="none" w:sz="0" w:space="0" w:color="auto"/>
                    <w:bottom w:val="none" w:sz="0" w:space="0" w:color="auto"/>
                    <w:right w:val="none" w:sz="0" w:space="0" w:color="auto"/>
                  </w:divBdr>
                </w:div>
              </w:divsChild>
            </w:div>
            <w:div w:id="981691190">
              <w:marLeft w:val="0"/>
              <w:marRight w:val="0"/>
              <w:marTop w:val="0"/>
              <w:marBottom w:val="0"/>
              <w:divBdr>
                <w:top w:val="none" w:sz="0" w:space="0" w:color="auto"/>
                <w:left w:val="none" w:sz="0" w:space="0" w:color="auto"/>
                <w:bottom w:val="none" w:sz="0" w:space="0" w:color="auto"/>
                <w:right w:val="none" w:sz="0" w:space="0" w:color="auto"/>
              </w:divBdr>
              <w:divsChild>
                <w:div w:id="1025013096">
                  <w:marLeft w:val="0"/>
                  <w:marRight w:val="0"/>
                  <w:marTop w:val="0"/>
                  <w:marBottom w:val="0"/>
                  <w:divBdr>
                    <w:top w:val="none" w:sz="0" w:space="0" w:color="auto"/>
                    <w:left w:val="none" w:sz="0" w:space="0" w:color="auto"/>
                    <w:bottom w:val="none" w:sz="0" w:space="0" w:color="auto"/>
                    <w:right w:val="none" w:sz="0" w:space="0" w:color="auto"/>
                  </w:divBdr>
                </w:div>
              </w:divsChild>
            </w:div>
            <w:div w:id="1020739803">
              <w:marLeft w:val="0"/>
              <w:marRight w:val="0"/>
              <w:marTop w:val="0"/>
              <w:marBottom w:val="0"/>
              <w:divBdr>
                <w:top w:val="none" w:sz="0" w:space="0" w:color="auto"/>
                <w:left w:val="none" w:sz="0" w:space="0" w:color="auto"/>
                <w:bottom w:val="none" w:sz="0" w:space="0" w:color="auto"/>
                <w:right w:val="none" w:sz="0" w:space="0" w:color="auto"/>
              </w:divBdr>
              <w:divsChild>
                <w:div w:id="1654217766">
                  <w:marLeft w:val="0"/>
                  <w:marRight w:val="0"/>
                  <w:marTop w:val="0"/>
                  <w:marBottom w:val="0"/>
                  <w:divBdr>
                    <w:top w:val="none" w:sz="0" w:space="0" w:color="auto"/>
                    <w:left w:val="none" w:sz="0" w:space="0" w:color="auto"/>
                    <w:bottom w:val="none" w:sz="0" w:space="0" w:color="auto"/>
                    <w:right w:val="none" w:sz="0" w:space="0" w:color="auto"/>
                  </w:divBdr>
                </w:div>
              </w:divsChild>
            </w:div>
            <w:div w:id="1101416111">
              <w:marLeft w:val="0"/>
              <w:marRight w:val="0"/>
              <w:marTop w:val="0"/>
              <w:marBottom w:val="0"/>
              <w:divBdr>
                <w:top w:val="none" w:sz="0" w:space="0" w:color="auto"/>
                <w:left w:val="none" w:sz="0" w:space="0" w:color="auto"/>
                <w:bottom w:val="none" w:sz="0" w:space="0" w:color="auto"/>
                <w:right w:val="none" w:sz="0" w:space="0" w:color="auto"/>
              </w:divBdr>
              <w:divsChild>
                <w:div w:id="340741747">
                  <w:marLeft w:val="0"/>
                  <w:marRight w:val="0"/>
                  <w:marTop w:val="0"/>
                  <w:marBottom w:val="0"/>
                  <w:divBdr>
                    <w:top w:val="none" w:sz="0" w:space="0" w:color="auto"/>
                    <w:left w:val="none" w:sz="0" w:space="0" w:color="auto"/>
                    <w:bottom w:val="none" w:sz="0" w:space="0" w:color="auto"/>
                    <w:right w:val="none" w:sz="0" w:space="0" w:color="auto"/>
                  </w:divBdr>
                </w:div>
              </w:divsChild>
            </w:div>
            <w:div w:id="1118911936">
              <w:marLeft w:val="0"/>
              <w:marRight w:val="0"/>
              <w:marTop w:val="0"/>
              <w:marBottom w:val="0"/>
              <w:divBdr>
                <w:top w:val="none" w:sz="0" w:space="0" w:color="auto"/>
                <w:left w:val="none" w:sz="0" w:space="0" w:color="auto"/>
                <w:bottom w:val="none" w:sz="0" w:space="0" w:color="auto"/>
                <w:right w:val="none" w:sz="0" w:space="0" w:color="auto"/>
              </w:divBdr>
              <w:divsChild>
                <w:div w:id="1595435084">
                  <w:marLeft w:val="0"/>
                  <w:marRight w:val="0"/>
                  <w:marTop w:val="0"/>
                  <w:marBottom w:val="0"/>
                  <w:divBdr>
                    <w:top w:val="none" w:sz="0" w:space="0" w:color="auto"/>
                    <w:left w:val="none" w:sz="0" w:space="0" w:color="auto"/>
                    <w:bottom w:val="none" w:sz="0" w:space="0" w:color="auto"/>
                    <w:right w:val="none" w:sz="0" w:space="0" w:color="auto"/>
                  </w:divBdr>
                </w:div>
              </w:divsChild>
            </w:div>
            <w:div w:id="1119644412">
              <w:marLeft w:val="0"/>
              <w:marRight w:val="0"/>
              <w:marTop w:val="0"/>
              <w:marBottom w:val="0"/>
              <w:divBdr>
                <w:top w:val="none" w:sz="0" w:space="0" w:color="auto"/>
                <w:left w:val="none" w:sz="0" w:space="0" w:color="auto"/>
                <w:bottom w:val="none" w:sz="0" w:space="0" w:color="auto"/>
                <w:right w:val="none" w:sz="0" w:space="0" w:color="auto"/>
              </w:divBdr>
              <w:divsChild>
                <w:div w:id="103549160">
                  <w:marLeft w:val="0"/>
                  <w:marRight w:val="0"/>
                  <w:marTop w:val="0"/>
                  <w:marBottom w:val="0"/>
                  <w:divBdr>
                    <w:top w:val="none" w:sz="0" w:space="0" w:color="auto"/>
                    <w:left w:val="none" w:sz="0" w:space="0" w:color="auto"/>
                    <w:bottom w:val="none" w:sz="0" w:space="0" w:color="auto"/>
                    <w:right w:val="none" w:sz="0" w:space="0" w:color="auto"/>
                  </w:divBdr>
                </w:div>
              </w:divsChild>
            </w:div>
            <w:div w:id="1122654364">
              <w:marLeft w:val="0"/>
              <w:marRight w:val="0"/>
              <w:marTop w:val="0"/>
              <w:marBottom w:val="0"/>
              <w:divBdr>
                <w:top w:val="none" w:sz="0" w:space="0" w:color="auto"/>
                <w:left w:val="none" w:sz="0" w:space="0" w:color="auto"/>
                <w:bottom w:val="none" w:sz="0" w:space="0" w:color="auto"/>
                <w:right w:val="none" w:sz="0" w:space="0" w:color="auto"/>
              </w:divBdr>
              <w:divsChild>
                <w:div w:id="1163350247">
                  <w:marLeft w:val="0"/>
                  <w:marRight w:val="0"/>
                  <w:marTop w:val="0"/>
                  <w:marBottom w:val="0"/>
                  <w:divBdr>
                    <w:top w:val="none" w:sz="0" w:space="0" w:color="auto"/>
                    <w:left w:val="none" w:sz="0" w:space="0" w:color="auto"/>
                    <w:bottom w:val="none" w:sz="0" w:space="0" w:color="auto"/>
                    <w:right w:val="none" w:sz="0" w:space="0" w:color="auto"/>
                  </w:divBdr>
                </w:div>
              </w:divsChild>
            </w:div>
            <w:div w:id="1172063993">
              <w:marLeft w:val="0"/>
              <w:marRight w:val="0"/>
              <w:marTop w:val="0"/>
              <w:marBottom w:val="0"/>
              <w:divBdr>
                <w:top w:val="none" w:sz="0" w:space="0" w:color="auto"/>
                <w:left w:val="none" w:sz="0" w:space="0" w:color="auto"/>
                <w:bottom w:val="none" w:sz="0" w:space="0" w:color="auto"/>
                <w:right w:val="none" w:sz="0" w:space="0" w:color="auto"/>
              </w:divBdr>
              <w:divsChild>
                <w:div w:id="881285762">
                  <w:marLeft w:val="0"/>
                  <w:marRight w:val="0"/>
                  <w:marTop w:val="0"/>
                  <w:marBottom w:val="0"/>
                  <w:divBdr>
                    <w:top w:val="none" w:sz="0" w:space="0" w:color="auto"/>
                    <w:left w:val="none" w:sz="0" w:space="0" w:color="auto"/>
                    <w:bottom w:val="none" w:sz="0" w:space="0" w:color="auto"/>
                    <w:right w:val="none" w:sz="0" w:space="0" w:color="auto"/>
                  </w:divBdr>
                </w:div>
              </w:divsChild>
            </w:div>
            <w:div w:id="1174299653">
              <w:marLeft w:val="0"/>
              <w:marRight w:val="0"/>
              <w:marTop w:val="0"/>
              <w:marBottom w:val="0"/>
              <w:divBdr>
                <w:top w:val="none" w:sz="0" w:space="0" w:color="auto"/>
                <w:left w:val="none" w:sz="0" w:space="0" w:color="auto"/>
                <w:bottom w:val="none" w:sz="0" w:space="0" w:color="auto"/>
                <w:right w:val="none" w:sz="0" w:space="0" w:color="auto"/>
              </w:divBdr>
              <w:divsChild>
                <w:div w:id="1027563979">
                  <w:marLeft w:val="0"/>
                  <w:marRight w:val="0"/>
                  <w:marTop w:val="0"/>
                  <w:marBottom w:val="0"/>
                  <w:divBdr>
                    <w:top w:val="none" w:sz="0" w:space="0" w:color="auto"/>
                    <w:left w:val="none" w:sz="0" w:space="0" w:color="auto"/>
                    <w:bottom w:val="none" w:sz="0" w:space="0" w:color="auto"/>
                    <w:right w:val="none" w:sz="0" w:space="0" w:color="auto"/>
                  </w:divBdr>
                </w:div>
              </w:divsChild>
            </w:div>
            <w:div w:id="1234587576">
              <w:marLeft w:val="0"/>
              <w:marRight w:val="0"/>
              <w:marTop w:val="0"/>
              <w:marBottom w:val="0"/>
              <w:divBdr>
                <w:top w:val="none" w:sz="0" w:space="0" w:color="auto"/>
                <w:left w:val="none" w:sz="0" w:space="0" w:color="auto"/>
                <w:bottom w:val="none" w:sz="0" w:space="0" w:color="auto"/>
                <w:right w:val="none" w:sz="0" w:space="0" w:color="auto"/>
              </w:divBdr>
              <w:divsChild>
                <w:div w:id="119808881">
                  <w:marLeft w:val="0"/>
                  <w:marRight w:val="0"/>
                  <w:marTop w:val="0"/>
                  <w:marBottom w:val="0"/>
                  <w:divBdr>
                    <w:top w:val="none" w:sz="0" w:space="0" w:color="auto"/>
                    <w:left w:val="none" w:sz="0" w:space="0" w:color="auto"/>
                    <w:bottom w:val="none" w:sz="0" w:space="0" w:color="auto"/>
                    <w:right w:val="none" w:sz="0" w:space="0" w:color="auto"/>
                  </w:divBdr>
                </w:div>
              </w:divsChild>
            </w:div>
            <w:div w:id="1250429237">
              <w:marLeft w:val="0"/>
              <w:marRight w:val="0"/>
              <w:marTop w:val="0"/>
              <w:marBottom w:val="0"/>
              <w:divBdr>
                <w:top w:val="none" w:sz="0" w:space="0" w:color="auto"/>
                <w:left w:val="none" w:sz="0" w:space="0" w:color="auto"/>
                <w:bottom w:val="none" w:sz="0" w:space="0" w:color="auto"/>
                <w:right w:val="none" w:sz="0" w:space="0" w:color="auto"/>
              </w:divBdr>
              <w:divsChild>
                <w:div w:id="1016157745">
                  <w:marLeft w:val="0"/>
                  <w:marRight w:val="0"/>
                  <w:marTop w:val="0"/>
                  <w:marBottom w:val="0"/>
                  <w:divBdr>
                    <w:top w:val="none" w:sz="0" w:space="0" w:color="auto"/>
                    <w:left w:val="none" w:sz="0" w:space="0" w:color="auto"/>
                    <w:bottom w:val="none" w:sz="0" w:space="0" w:color="auto"/>
                    <w:right w:val="none" w:sz="0" w:space="0" w:color="auto"/>
                  </w:divBdr>
                </w:div>
              </w:divsChild>
            </w:div>
            <w:div w:id="1257252529">
              <w:marLeft w:val="0"/>
              <w:marRight w:val="0"/>
              <w:marTop w:val="0"/>
              <w:marBottom w:val="0"/>
              <w:divBdr>
                <w:top w:val="none" w:sz="0" w:space="0" w:color="auto"/>
                <w:left w:val="none" w:sz="0" w:space="0" w:color="auto"/>
                <w:bottom w:val="none" w:sz="0" w:space="0" w:color="auto"/>
                <w:right w:val="none" w:sz="0" w:space="0" w:color="auto"/>
              </w:divBdr>
              <w:divsChild>
                <w:div w:id="2015263788">
                  <w:marLeft w:val="0"/>
                  <w:marRight w:val="0"/>
                  <w:marTop w:val="0"/>
                  <w:marBottom w:val="0"/>
                  <w:divBdr>
                    <w:top w:val="none" w:sz="0" w:space="0" w:color="auto"/>
                    <w:left w:val="none" w:sz="0" w:space="0" w:color="auto"/>
                    <w:bottom w:val="none" w:sz="0" w:space="0" w:color="auto"/>
                    <w:right w:val="none" w:sz="0" w:space="0" w:color="auto"/>
                  </w:divBdr>
                </w:div>
              </w:divsChild>
            </w:div>
            <w:div w:id="1263806050">
              <w:marLeft w:val="0"/>
              <w:marRight w:val="0"/>
              <w:marTop w:val="0"/>
              <w:marBottom w:val="0"/>
              <w:divBdr>
                <w:top w:val="none" w:sz="0" w:space="0" w:color="auto"/>
                <w:left w:val="none" w:sz="0" w:space="0" w:color="auto"/>
                <w:bottom w:val="none" w:sz="0" w:space="0" w:color="auto"/>
                <w:right w:val="none" w:sz="0" w:space="0" w:color="auto"/>
              </w:divBdr>
              <w:divsChild>
                <w:div w:id="195585693">
                  <w:marLeft w:val="0"/>
                  <w:marRight w:val="0"/>
                  <w:marTop w:val="0"/>
                  <w:marBottom w:val="0"/>
                  <w:divBdr>
                    <w:top w:val="none" w:sz="0" w:space="0" w:color="auto"/>
                    <w:left w:val="none" w:sz="0" w:space="0" w:color="auto"/>
                    <w:bottom w:val="none" w:sz="0" w:space="0" w:color="auto"/>
                    <w:right w:val="none" w:sz="0" w:space="0" w:color="auto"/>
                  </w:divBdr>
                </w:div>
              </w:divsChild>
            </w:div>
            <w:div w:id="1264025039">
              <w:marLeft w:val="0"/>
              <w:marRight w:val="0"/>
              <w:marTop w:val="0"/>
              <w:marBottom w:val="0"/>
              <w:divBdr>
                <w:top w:val="none" w:sz="0" w:space="0" w:color="auto"/>
                <w:left w:val="none" w:sz="0" w:space="0" w:color="auto"/>
                <w:bottom w:val="none" w:sz="0" w:space="0" w:color="auto"/>
                <w:right w:val="none" w:sz="0" w:space="0" w:color="auto"/>
              </w:divBdr>
              <w:divsChild>
                <w:div w:id="231240927">
                  <w:marLeft w:val="0"/>
                  <w:marRight w:val="0"/>
                  <w:marTop w:val="0"/>
                  <w:marBottom w:val="0"/>
                  <w:divBdr>
                    <w:top w:val="none" w:sz="0" w:space="0" w:color="auto"/>
                    <w:left w:val="none" w:sz="0" w:space="0" w:color="auto"/>
                    <w:bottom w:val="none" w:sz="0" w:space="0" w:color="auto"/>
                    <w:right w:val="none" w:sz="0" w:space="0" w:color="auto"/>
                  </w:divBdr>
                </w:div>
              </w:divsChild>
            </w:div>
            <w:div w:id="1327126765">
              <w:marLeft w:val="0"/>
              <w:marRight w:val="0"/>
              <w:marTop w:val="0"/>
              <w:marBottom w:val="0"/>
              <w:divBdr>
                <w:top w:val="none" w:sz="0" w:space="0" w:color="auto"/>
                <w:left w:val="none" w:sz="0" w:space="0" w:color="auto"/>
                <w:bottom w:val="none" w:sz="0" w:space="0" w:color="auto"/>
                <w:right w:val="none" w:sz="0" w:space="0" w:color="auto"/>
              </w:divBdr>
              <w:divsChild>
                <w:div w:id="2060547499">
                  <w:marLeft w:val="0"/>
                  <w:marRight w:val="0"/>
                  <w:marTop w:val="0"/>
                  <w:marBottom w:val="0"/>
                  <w:divBdr>
                    <w:top w:val="none" w:sz="0" w:space="0" w:color="auto"/>
                    <w:left w:val="none" w:sz="0" w:space="0" w:color="auto"/>
                    <w:bottom w:val="none" w:sz="0" w:space="0" w:color="auto"/>
                    <w:right w:val="none" w:sz="0" w:space="0" w:color="auto"/>
                  </w:divBdr>
                </w:div>
              </w:divsChild>
            </w:div>
            <w:div w:id="1373530506">
              <w:marLeft w:val="0"/>
              <w:marRight w:val="0"/>
              <w:marTop w:val="0"/>
              <w:marBottom w:val="0"/>
              <w:divBdr>
                <w:top w:val="none" w:sz="0" w:space="0" w:color="auto"/>
                <w:left w:val="none" w:sz="0" w:space="0" w:color="auto"/>
                <w:bottom w:val="none" w:sz="0" w:space="0" w:color="auto"/>
                <w:right w:val="none" w:sz="0" w:space="0" w:color="auto"/>
              </w:divBdr>
              <w:divsChild>
                <w:div w:id="58409917">
                  <w:marLeft w:val="0"/>
                  <w:marRight w:val="0"/>
                  <w:marTop w:val="0"/>
                  <w:marBottom w:val="0"/>
                  <w:divBdr>
                    <w:top w:val="none" w:sz="0" w:space="0" w:color="auto"/>
                    <w:left w:val="none" w:sz="0" w:space="0" w:color="auto"/>
                    <w:bottom w:val="none" w:sz="0" w:space="0" w:color="auto"/>
                    <w:right w:val="none" w:sz="0" w:space="0" w:color="auto"/>
                  </w:divBdr>
                </w:div>
              </w:divsChild>
            </w:div>
            <w:div w:id="1397633146">
              <w:marLeft w:val="0"/>
              <w:marRight w:val="0"/>
              <w:marTop w:val="0"/>
              <w:marBottom w:val="0"/>
              <w:divBdr>
                <w:top w:val="none" w:sz="0" w:space="0" w:color="auto"/>
                <w:left w:val="none" w:sz="0" w:space="0" w:color="auto"/>
                <w:bottom w:val="none" w:sz="0" w:space="0" w:color="auto"/>
                <w:right w:val="none" w:sz="0" w:space="0" w:color="auto"/>
              </w:divBdr>
              <w:divsChild>
                <w:div w:id="725103325">
                  <w:marLeft w:val="0"/>
                  <w:marRight w:val="0"/>
                  <w:marTop w:val="0"/>
                  <w:marBottom w:val="0"/>
                  <w:divBdr>
                    <w:top w:val="none" w:sz="0" w:space="0" w:color="auto"/>
                    <w:left w:val="none" w:sz="0" w:space="0" w:color="auto"/>
                    <w:bottom w:val="none" w:sz="0" w:space="0" w:color="auto"/>
                    <w:right w:val="none" w:sz="0" w:space="0" w:color="auto"/>
                  </w:divBdr>
                </w:div>
              </w:divsChild>
            </w:div>
            <w:div w:id="1456675004">
              <w:marLeft w:val="0"/>
              <w:marRight w:val="0"/>
              <w:marTop w:val="0"/>
              <w:marBottom w:val="0"/>
              <w:divBdr>
                <w:top w:val="none" w:sz="0" w:space="0" w:color="auto"/>
                <w:left w:val="none" w:sz="0" w:space="0" w:color="auto"/>
                <w:bottom w:val="none" w:sz="0" w:space="0" w:color="auto"/>
                <w:right w:val="none" w:sz="0" w:space="0" w:color="auto"/>
              </w:divBdr>
              <w:divsChild>
                <w:div w:id="1471553801">
                  <w:marLeft w:val="0"/>
                  <w:marRight w:val="0"/>
                  <w:marTop w:val="0"/>
                  <w:marBottom w:val="0"/>
                  <w:divBdr>
                    <w:top w:val="none" w:sz="0" w:space="0" w:color="auto"/>
                    <w:left w:val="none" w:sz="0" w:space="0" w:color="auto"/>
                    <w:bottom w:val="none" w:sz="0" w:space="0" w:color="auto"/>
                    <w:right w:val="none" w:sz="0" w:space="0" w:color="auto"/>
                  </w:divBdr>
                </w:div>
              </w:divsChild>
            </w:div>
            <w:div w:id="1470316117">
              <w:marLeft w:val="0"/>
              <w:marRight w:val="0"/>
              <w:marTop w:val="0"/>
              <w:marBottom w:val="0"/>
              <w:divBdr>
                <w:top w:val="none" w:sz="0" w:space="0" w:color="auto"/>
                <w:left w:val="none" w:sz="0" w:space="0" w:color="auto"/>
                <w:bottom w:val="none" w:sz="0" w:space="0" w:color="auto"/>
                <w:right w:val="none" w:sz="0" w:space="0" w:color="auto"/>
              </w:divBdr>
              <w:divsChild>
                <w:div w:id="739212682">
                  <w:marLeft w:val="0"/>
                  <w:marRight w:val="0"/>
                  <w:marTop w:val="0"/>
                  <w:marBottom w:val="0"/>
                  <w:divBdr>
                    <w:top w:val="none" w:sz="0" w:space="0" w:color="auto"/>
                    <w:left w:val="none" w:sz="0" w:space="0" w:color="auto"/>
                    <w:bottom w:val="none" w:sz="0" w:space="0" w:color="auto"/>
                    <w:right w:val="none" w:sz="0" w:space="0" w:color="auto"/>
                  </w:divBdr>
                </w:div>
              </w:divsChild>
            </w:div>
            <w:div w:id="1492600191">
              <w:marLeft w:val="0"/>
              <w:marRight w:val="0"/>
              <w:marTop w:val="0"/>
              <w:marBottom w:val="0"/>
              <w:divBdr>
                <w:top w:val="none" w:sz="0" w:space="0" w:color="auto"/>
                <w:left w:val="none" w:sz="0" w:space="0" w:color="auto"/>
                <w:bottom w:val="none" w:sz="0" w:space="0" w:color="auto"/>
                <w:right w:val="none" w:sz="0" w:space="0" w:color="auto"/>
              </w:divBdr>
              <w:divsChild>
                <w:div w:id="859392404">
                  <w:marLeft w:val="0"/>
                  <w:marRight w:val="0"/>
                  <w:marTop w:val="0"/>
                  <w:marBottom w:val="0"/>
                  <w:divBdr>
                    <w:top w:val="none" w:sz="0" w:space="0" w:color="auto"/>
                    <w:left w:val="none" w:sz="0" w:space="0" w:color="auto"/>
                    <w:bottom w:val="none" w:sz="0" w:space="0" w:color="auto"/>
                    <w:right w:val="none" w:sz="0" w:space="0" w:color="auto"/>
                  </w:divBdr>
                </w:div>
              </w:divsChild>
            </w:div>
            <w:div w:id="1497068860">
              <w:marLeft w:val="0"/>
              <w:marRight w:val="0"/>
              <w:marTop w:val="0"/>
              <w:marBottom w:val="0"/>
              <w:divBdr>
                <w:top w:val="none" w:sz="0" w:space="0" w:color="auto"/>
                <w:left w:val="none" w:sz="0" w:space="0" w:color="auto"/>
                <w:bottom w:val="none" w:sz="0" w:space="0" w:color="auto"/>
                <w:right w:val="none" w:sz="0" w:space="0" w:color="auto"/>
              </w:divBdr>
              <w:divsChild>
                <w:div w:id="1487819257">
                  <w:marLeft w:val="0"/>
                  <w:marRight w:val="0"/>
                  <w:marTop w:val="0"/>
                  <w:marBottom w:val="0"/>
                  <w:divBdr>
                    <w:top w:val="none" w:sz="0" w:space="0" w:color="auto"/>
                    <w:left w:val="none" w:sz="0" w:space="0" w:color="auto"/>
                    <w:bottom w:val="none" w:sz="0" w:space="0" w:color="auto"/>
                    <w:right w:val="none" w:sz="0" w:space="0" w:color="auto"/>
                  </w:divBdr>
                </w:div>
              </w:divsChild>
            </w:div>
            <w:div w:id="1517959069">
              <w:marLeft w:val="0"/>
              <w:marRight w:val="0"/>
              <w:marTop w:val="0"/>
              <w:marBottom w:val="0"/>
              <w:divBdr>
                <w:top w:val="none" w:sz="0" w:space="0" w:color="auto"/>
                <w:left w:val="none" w:sz="0" w:space="0" w:color="auto"/>
                <w:bottom w:val="none" w:sz="0" w:space="0" w:color="auto"/>
                <w:right w:val="none" w:sz="0" w:space="0" w:color="auto"/>
              </w:divBdr>
              <w:divsChild>
                <w:div w:id="327027104">
                  <w:marLeft w:val="0"/>
                  <w:marRight w:val="0"/>
                  <w:marTop w:val="0"/>
                  <w:marBottom w:val="0"/>
                  <w:divBdr>
                    <w:top w:val="none" w:sz="0" w:space="0" w:color="auto"/>
                    <w:left w:val="none" w:sz="0" w:space="0" w:color="auto"/>
                    <w:bottom w:val="none" w:sz="0" w:space="0" w:color="auto"/>
                    <w:right w:val="none" w:sz="0" w:space="0" w:color="auto"/>
                  </w:divBdr>
                </w:div>
              </w:divsChild>
            </w:div>
            <w:div w:id="1556504886">
              <w:marLeft w:val="0"/>
              <w:marRight w:val="0"/>
              <w:marTop w:val="0"/>
              <w:marBottom w:val="0"/>
              <w:divBdr>
                <w:top w:val="none" w:sz="0" w:space="0" w:color="auto"/>
                <w:left w:val="none" w:sz="0" w:space="0" w:color="auto"/>
                <w:bottom w:val="none" w:sz="0" w:space="0" w:color="auto"/>
                <w:right w:val="none" w:sz="0" w:space="0" w:color="auto"/>
              </w:divBdr>
              <w:divsChild>
                <w:div w:id="1538157564">
                  <w:marLeft w:val="0"/>
                  <w:marRight w:val="0"/>
                  <w:marTop w:val="0"/>
                  <w:marBottom w:val="0"/>
                  <w:divBdr>
                    <w:top w:val="none" w:sz="0" w:space="0" w:color="auto"/>
                    <w:left w:val="none" w:sz="0" w:space="0" w:color="auto"/>
                    <w:bottom w:val="none" w:sz="0" w:space="0" w:color="auto"/>
                    <w:right w:val="none" w:sz="0" w:space="0" w:color="auto"/>
                  </w:divBdr>
                </w:div>
              </w:divsChild>
            </w:div>
            <w:div w:id="1682775222">
              <w:marLeft w:val="0"/>
              <w:marRight w:val="0"/>
              <w:marTop w:val="0"/>
              <w:marBottom w:val="0"/>
              <w:divBdr>
                <w:top w:val="none" w:sz="0" w:space="0" w:color="auto"/>
                <w:left w:val="none" w:sz="0" w:space="0" w:color="auto"/>
                <w:bottom w:val="none" w:sz="0" w:space="0" w:color="auto"/>
                <w:right w:val="none" w:sz="0" w:space="0" w:color="auto"/>
              </w:divBdr>
              <w:divsChild>
                <w:div w:id="1265922302">
                  <w:marLeft w:val="0"/>
                  <w:marRight w:val="0"/>
                  <w:marTop w:val="0"/>
                  <w:marBottom w:val="0"/>
                  <w:divBdr>
                    <w:top w:val="none" w:sz="0" w:space="0" w:color="auto"/>
                    <w:left w:val="none" w:sz="0" w:space="0" w:color="auto"/>
                    <w:bottom w:val="none" w:sz="0" w:space="0" w:color="auto"/>
                    <w:right w:val="none" w:sz="0" w:space="0" w:color="auto"/>
                  </w:divBdr>
                </w:div>
              </w:divsChild>
            </w:div>
            <w:div w:id="1715039549">
              <w:marLeft w:val="0"/>
              <w:marRight w:val="0"/>
              <w:marTop w:val="0"/>
              <w:marBottom w:val="0"/>
              <w:divBdr>
                <w:top w:val="none" w:sz="0" w:space="0" w:color="auto"/>
                <w:left w:val="none" w:sz="0" w:space="0" w:color="auto"/>
                <w:bottom w:val="none" w:sz="0" w:space="0" w:color="auto"/>
                <w:right w:val="none" w:sz="0" w:space="0" w:color="auto"/>
              </w:divBdr>
              <w:divsChild>
                <w:div w:id="1915047737">
                  <w:marLeft w:val="0"/>
                  <w:marRight w:val="0"/>
                  <w:marTop w:val="0"/>
                  <w:marBottom w:val="0"/>
                  <w:divBdr>
                    <w:top w:val="none" w:sz="0" w:space="0" w:color="auto"/>
                    <w:left w:val="none" w:sz="0" w:space="0" w:color="auto"/>
                    <w:bottom w:val="none" w:sz="0" w:space="0" w:color="auto"/>
                    <w:right w:val="none" w:sz="0" w:space="0" w:color="auto"/>
                  </w:divBdr>
                </w:div>
              </w:divsChild>
            </w:div>
            <w:div w:id="1731418462">
              <w:marLeft w:val="0"/>
              <w:marRight w:val="0"/>
              <w:marTop w:val="0"/>
              <w:marBottom w:val="0"/>
              <w:divBdr>
                <w:top w:val="none" w:sz="0" w:space="0" w:color="auto"/>
                <w:left w:val="none" w:sz="0" w:space="0" w:color="auto"/>
                <w:bottom w:val="none" w:sz="0" w:space="0" w:color="auto"/>
                <w:right w:val="none" w:sz="0" w:space="0" w:color="auto"/>
              </w:divBdr>
              <w:divsChild>
                <w:div w:id="143855580">
                  <w:marLeft w:val="0"/>
                  <w:marRight w:val="0"/>
                  <w:marTop w:val="0"/>
                  <w:marBottom w:val="0"/>
                  <w:divBdr>
                    <w:top w:val="none" w:sz="0" w:space="0" w:color="auto"/>
                    <w:left w:val="none" w:sz="0" w:space="0" w:color="auto"/>
                    <w:bottom w:val="none" w:sz="0" w:space="0" w:color="auto"/>
                    <w:right w:val="none" w:sz="0" w:space="0" w:color="auto"/>
                  </w:divBdr>
                </w:div>
              </w:divsChild>
            </w:div>
            <w:div w:id="1789011724">
              <w:marLeft w:val="0"/>
              <w:marRight w:val="0"/>
              <w:marTop w:val="0"/>
              <w:marBottom w:val="0"/>
              <w:divBdr>
                <w:top w:val="none" w:sz="0" w:space="0" w:color="auto"/>
                <w:left w:val="none" w:sz="0" w:space="0" w:color="auto"/>
                <w:bottom w:val="none" w:sz="0" w:space="0" w:color="auto"/>
                <w:right w:val="none" w:sz="0" w:space="0" w:color="auto"/>
              </w:divBdr>
              <w:divsChild>
                <w:div w:id="2019655541">
                  <w:marLeft w:val="0"/>
                  <w:marRight w:val="0"/>
                  <w:marTop w:val="0"/>
                  <w:marBottom w:val="0"/>
                  <w:divBdr>
                    <w:top w:val="none" w:sz="0" w:space="0" w:color="auto"/>
                    <w:left w:val="none" w:sz="0" w:space="0" w:color="auto"/>
                    <w:bottom w:val="none" w:sz="0" w:space="0" w:color="auto"/>
                    <w:right w:val="none" w:sz="0" w:space="0" w:color="auto"/>
                  </w:divBdr>
                </w:div>
              </w:divsChild>
            </w:div>
            <w:div w:id="1852407395">
              <w:marLeft w:val="0"/>
              <w:marRight w:val="0"/>
              <w:marTop w:val="0"/>
              <w:marBottom w:val="0"/>
              <w:divBdr>
                <w:top w:val="none" w:sz="0" w:space="0" w:color="auto"/>
                <w:left w:val="none" w:sz="0" w:space="0" w:color="auto"/>
                <w:bottom w:val="none" w:sz="0" w:space="0" w:color="auto"/>
                <w:right w:val="none" w:sz="0" w:space="0" w:color="auto"/>
              </w:divBdr>
              <w:divsChild>
                <w:div w:id="397674279">
                  <w:marLeft w:val="0"/>
                  <w:marRight w:val="0"/>
                  <w:marTop w:val="0"/>
                  <w:marBottom w:val="0"/>
                  <w:divBdr>
                    <w:top w:val="none" w:sz="0" w:space="0" w:color="auto"/>
                    <w:left w:val="none" w:sz="0" w:space="0" w:color="auto"/>
                    <w:bottom w:val="none" w:sz="0" w:space="0" w:color="auto"/>
                    <w:right w:val="none" w:sz="0" w:space="0" w:color="auto"/>
                  </w:divBdr>
                </w:div>
              </w:divsChild>
            </w:div>
            <w:div w:id="1872063054">
              <w:marLeft w:val="0"/>
              <w:marRight w:val="0"/>
              <w:marTop w:val="0"/>
              <w:marBottom w:val="0"/>
              <w:divBdr>
                <w:top w:val="none" w:sz="0" w:space="0" w:color="auto"/>
                <w:left w:val="none" w:sz="0" w:space="0" w:color="auto"/>
                <w:bottom w:val="none" w:sz="0" w:space="0" w:color="auto"/>
                <w:right w:val="none" w:sz="0" w:space="0" w:color="auto"/>
              </w:divBdr>
              <w:divsChild>
                <w:div w:id="441146617">
                  <w:marLeft w:val="0"/>
                  <w:marRight w:val="0"/>
                  <w:marTop w:val="0"/>
                  <w:marBottom w:val="0"/>
                  <w:divBdr>
                    <w:top w:val="none" w:sz="0" w:space="0" w:color="auto"/>
                    <w:left w:val="none" w:sz="0" w:space="0" w:color="auto"/>
                    <w:bottom w:val="none" w:sz="0" w:space="0" w:color="auto"/>
                    <w:right w:val="none" w:sz="0" w:space="0" w:color="auto"/>
                  </w:divBdr>
                </w:div>
              </w:divsChild>
            </w:div>
            <w:div w:id="1884051366">
              <w:marLeft w:val="0"/>
              <w:marRight w:val="0"/>
              <w:marTop w:val="0"/>
              <w:marBottom w:val="0"/>
              <w:divBdr>
                <w:top w:val="none" w:sz="0" w:space="0" w:color="auto"/>
                <w:left w:val="none" w:sz="0" w:space="0" w:color="auto"/>
                <w:bottom w:val="none" w:sz="0" w:space="0" w:color="auto"/>
                <w:right w:val="none" w:sz="0" w:space="0" w:color="auto"/>
              </w:divBdr>
              <w:divsChild>
                <w:div w:id="358434754">
                  <w:marLeft w:val="0"/>
                  <w:marRight w:val="0"/>
                  <w:marTop w:val="0"/>
                  <w:marBottom w:val="0"/>
                  <w:divBdr>
                    <w:top w:val="none" w:sz="0" w:space="0" w:color="auto"/>
                    <w:left w:val="none" w:sz="0" w:space="0" w:color="auto"/>
                    <w:bottom w:val="none" w:sz="0" w:space="0" w:color="auto"/>
                    <w:right w:val="none" w:sz="0" w:space="0" w:color="auto"/>
                  </w:divBdr>
                </w:div>
              </w:divsChild>
            </w:div>
            <w:div w:id="1914847526">
              <w:marLeft w:val="0"/>
              <w:marRight w:val="0"/>
              <w:marTop w:val="0"/>
              <w:marBottom w:val="0"/>
              <w:divBdr>
                <w:top w:val="none" w:sz="0" w:space="0" w:color="auto"/>
                <w:left w:val="none" w:sz="0" w:space="0" w:color="auto"/>
                <w:bottom w:val="none" w:sz="0" w:space="0" w:color="auto"/>
                <w:right w:val="none" w:sz="0" w:space="0" w:color="auto"/>
              </w:divBdr>
              <w:divsChild>
                <w:div w:id="1741828085">
                  <w:marLeft w:val="0"/>
                  <w:marRight w:val="0"/>
                  <w:marTop w:val="0"/>
                  <w:marBottom w:val="0"/>
                  <w:divBdr>
                    <w:top w:val="none" w:sz="0" w:space="0" w:color="auto"/>
                    <w:left w:val="none" w:sz="0" w:space="0" w:color="auto"/>
                    <w:bottom w:val="none" w:sz="0" w:space="0" w:color="auto"/>
                    <w:right w:val="none" w:sz="0" w:space="0" w:color="auto"/>
                  </w:divBdr>
                </w:div>
              </w:divsChild>
            </w:div>
            <w:div w:id="1921258348">
              <w:marLeft w:val="0"/>
              <w:marRight w:val="0"/>
              <w:marTop w:val="0"/>
              <w:marBottom w:val="0"/>
              <w:divBdr>
                <w:top w:val="none" w:sz="0" w:space="0" w:color="auto"/>
                <w:left w:val="none" w:sz="0" w:space="0" w:color="auto"/>
                <w:bottom w:val="none" w:sz="0" w:space="0" w:color="auto"/>
                <w:right w:val="none" w:sz="0" w:space="0" w:color="auto"/>
              </w:divBdr>
              <w:divsChild>
                <w:div w:id="418916504">
                  <w:marLeft w:val="0"/>
                  <w:marRight w:val="0"/>
                  <w:marTop w:val="0"/>
                  <w:marBottom w:val="0"/>
                  <w:divBdr>
                    <w:top w:val="none" w:sz="0" w:space="0" w:color="auto"/>
                    <w:left w:val="none" w:sz="0" w:space="0" w:color="auto"/>
                    <w:bottom w:val="none" w:sz="0" w:space="0" w:color="auto"/>
                    <w:right w:val="none" w:sz="0" w:space="0" w:color="auto"/>
                  </w:divBdr>
                </w:div>
              </w:divsChild>
            </w:div>
            <w:div w:id="1956133260">
              <w:marLeft w:val="0"/>
              <w:marRight w:val="0"/>
              <w:marTop w:val="0"/>
              <w:marBottom w:val="0"/>
              <w:divBdr>
                <w:top w:val="none" w:sz="0" w:space="0" w:color="auto"/>
                <w:left w:val="none" w:sz="0" w:space="0" w:color="auto"/>
                <w:bottom w:val="none" w:sz="0" w:space="0" w:color="auto"/>
                <w:right w:val="none" w:sz="0" w:space="0" w:color="auto"/>
              </w:divBdr>
              <w:divsChild>
                <w:div w:id="61372778">
                  <w:marLeft w:val="0"/>
                  <w:marRight w:val="0"/>
                  <w:marTop w:val="0"/>
                  <w:marBottom w:val="0"/>
                  <w:divBdr>
                    <w:top w:val="none" w:sz="0" w:space="0" w:color="auto"/>
                    <w:left w:val="none" w:sz="0" w:space="0" w:color="auto"/>
                    <w:bottom w:val="none" w:sz="0" w:space="0" w:color="auto"/>
                    <w:right w:val="none" w:sz="0" w:space="0" w:color="auto"/>
                  </w:divBdr>
                </w:div>
              </w:divsChild>
            </w:div>
            <w:div w:id="1968857312">
              <w:marLeft w:val="0"/>
              <w:marRight w:val="0"/>
              <w:marTop w:val="0"/>
              <w:marBottom w:val="0"/>
              <w:divBdr>
                <w:top w:val="none" w:sz="0" w:space="0" w:color="auto"/>
                <w:left w:val="none" w:sz="0" w:space="0" w:color="auto"/>
                <w:bottom w:val="none" w:sz="0" w:space="0" w:color="auto"/>
                <w:right w:val="none" w:sz="0" w:space="0" w:color="auto"/>
              </w:divBdr>
              <w:divsChild>
                <w:div w:id="2095931825">
                  <w:marLeft w:val="0"/>
                  <w:marRight w:val="0"/>
                  <w:marTop w:val="0"/>
                  <w:marBottom w:val="0"/>
                  <w:divBdr>
                    <w:top w:val="none" w:sz="0" w:space="0" w:color="auto"/>
                    <w:left w:val="none" w:sz="0" w:space="0" w:color="auto"/>
                    <w:bottom w:val="none" w:sz="0" w:space="0" w:color="auto"/>
                    <w:right w:val="none" w:sz="0" w:space="0" w:color="auto"/>
                  </w:divBdr>
                </w:div>
              </w:divsChild>
            </w:div>
            <w:div w:id="1980451762">
              <w:marLeft w:val="0"/>
              <w:marRight w:val="0"/>
              <w:marTop w:val="0"/>
              <w:marBottom w:val="0"/>
              <w:divBdr>
                <w:top w:val="none" w:sz="0" w:space="0" w:color="auto"/>
                <w:left w:val="none" w:sz="0" w:space="0" w:color="auto"/>
                <w:bottom w:val="none" w:sz="0" w:space="0" w:color="auto"/>
                <w:right w:val="none" w:sz="0" w:space="0" w:color="auto"/>
              </w:divBdr>
              <w:divsChild>
                <w:div w:id="1372998240">
                  <w:marLeft w:val="0"/>
                  <w:marRight w:val="0"/>
                  <w:marTop w:val="0"/>
                  <w:marBottom w:val="0"/>
                  <w:divBdr>
                    <w:top w:val="none" w:sz="0" w:space="0" w:color="auto"/>
                    <w:left w:val="none" w:sz="0" w:space="0" w:color="auto"/>
                    <w:bottom w:val="none" w:sz="0" w:space="0" w:color="auto"/>
                    <w:right w:val="none" w:sz="0" w:space="0" w:color="auto"/>
                  </w:divBdr>
                </w:div>
              </w:divsChild>
            </w:div>
            <w:div w:id="1993096499">
              <w:marLeft w:val="0"/>
              <w:marRight w:val="0"/>
              <w:marTop w:val="0"/>
              <w:marBottom w:val="0"/>
              <w:divBdr>
                <w:top w:val="none" w:sz="0" w:space="0" w:color="auto"/>
                <w:left w:val="none" w:sz="0" w:space="0" w:color="auto"/>
                <w:bottom w:val="none" w:sz="0" w:space="0" w:color="auto"/>
                <w:right w:val="none" w:sz="0" w:space="0" w:color="auto"/>
              </w:divBdr>
              <w:divsChild>
                <w:div w:id="1699505142">
                  <w:marLeft w:val="0"/>
                  <w:marRight w:val="0"/>
                  <w:marTop w:val="0"/>
                  <w:marBottom w:val="0"/>
                  <w:divBdr>
                    <w:top w:val="none" w:sz="0" w:space="0" w:color="auto"/>
                    <w:left w:val="none" w:sz="0" w:space="0" w:color="auto"/>
                    <w:bottom w:val="none" w:sz="0" w:space="0" w:color="auto"/>
                    <w:right w:val="none" w:sz="0" w:space="0" w:color="auto"/>
                  </w:divBdr>
                </w:div>
              </w:divsChild>
            </w:div>
            <w:div w:id="2081439101">
              <w:marLeft w:val="0"/>
              <w:marRight w:val="0"/>
              <w:marTop w:val="0"/>
              <w:marBottom w:val="0"/>
              <w:divBdr>
                <w:top w:val="none" w:sz="0" w:space="0" w:color="auto"/>
                <w:left w:val="none" w:sz="0" w:space="0" w:color="auto"/>
                <w:bottom w:val="none" w:sz="0" w:space="0" w:color="auto"/>
                <w:right w:val="none" w:sz="0" w:space="0" w:color="auto"/>
              </w:divBdr>
              <w:divsChild>
                <w:div w:id="365982568">
                  <w:marLeft w:val="0"/>
                  <w:marRight w:val="0"/>
                  <w:marTop w:val="0"/>
                  <w:marBottom w:val="0"/>
                  <w:divBdr>
                    <w:top w:val="none" w:sz="0" w:space="0" w:color="auto"/>
                    <w:left w:val="none" w:sz="0" w:space="0" w:color="auto"/>
                    <w:bottom w:val="none" w:sz="0" w:space="0" w:color="auto"/>
                    <w:right w:val="none" w:sz="0" w:space="0" w:color="auto"/>
                  </w:divBdr>
                </w:div>
              </w:divsChild>
            </w:div>
            <w:div w:id="2116709045">
              <w:marLeft w:val="0"/>
              <w:marRight w:val="0"/>
              <w:marTop w:val="0"/>
              <w:marBottom w:val="0"/>
              <w:divBdr>
                <w:top w:val="none" w:sz="0" w:space="0" w:color="auto"/>
                <w:left w:val="none" w:sz="0" w:space="0" w:color="auto"/>
                <w:bottom w:val="none" w:sz="0" w:space="0" w:color="auto"/>
                <w:right w:val="none" w:sz="0" w:space="0" w:color="auto"/>
              </w:divBdr>
              <w:divsChild>
                <w:div w:id="21025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92395">
      <w:bodyDiv w:val="1"/>
      <w:marLeft w:val="0"/>
      <w:marRight w:val="0"/>
      <w:marTop w:val="0"/>
      <w:marBottom w:val="0"/>
      <w:divBdr>
        <w:top w:val="none" w:sz="0" w:space="0" w:color="auto"/>
        <w:left w:val="none" w:sz="0" w:space="0" w:color="auto"/>
        <w:bottom w:val="none" w:sz="0" w:space="0" w:color="auto"/>
        <w:right w:val="none" w:sz="0" w:space="0" w:color="auto"/>
      </w:divBdr>
    </w:div>
    <w:div w:id="1587615640">
      <w:bodyDiv w:val="1"/>
      <w:marLeft w:val="0"/>
      <w:marRight w:val="0"/>
      <w:marTop w:val="0"/>
      <w:marBottom w:val="0"/>
      <w:divBdr>
        <w:top w:val="none" w:sz="0" w:space="0" w:color="auto"/>
        <w:left w:val="none" w:sz="0" w:space="0" w:color="auto"/>
        <w:bottom w:val="none" w:sz="0" w:space="0" w:color="auto"/>
        <w:right w:val="none" w:sz="0" w:space="0" w:color="auto"/>
      </w:divBdr>
    </w:div>
    <w:div w:id="1645967160">
      <w:bodyDiv w:val="1"/>
      <w:marLeft w:val="0"/>
      <w:marRight w:val="0"/>
      <w:marTop w:val="0"/>
      <w:marBottom w:val="0"/>
      <w:divBdr>
        <w:top w:val="none" w:sz="0" w:space="0" w:color="auto"/>
        <w:left w:val="none" w:sz="0" w:space="0" w:color="auto"/>
        <w:bottom w:val="none" w:sz="0" w:space="0" w:color="auto"/>
        <w:right w:val="none" w:sz="0" w:space="0" w:color="auto"/>
      </w:divBdr>
    </w:div>
    <w:div w:id="1767580369">
      <w:bodyDiv w:val="1"/>
      <w:marLeft w:val="0"/>
      <w:marRight w:val="0"/>
      <w:marTop w:val="0"/>
      <w:marBottom w:val="0"/>
      <w:divBdr>
        <w:top w:val="none" w:sz="0" w:space="0" w:color="auto"/>
        <w:left w:val="none" w:sz="0" w:space="0" w:color="auto"/>
        <w:bottom w:val="none" w:sz="0" w:space="0" w:color="auto"/>
        <w:right w:val="none" w:sz="0" w:space="0" w:color="auto"/>
      </w:divBdr>
    </w:div>
    <w:div w:id="2025352345">
      <w:bodyDiv w:val="1"/>
      <w:marLeft w:val="0"/>
      <w:marRight w:val="0"/>
      <w:marTop w:val="0"/>
      <w:marBottom w:val="0"/>
      <w:divBdr>
        <w:top w:val="none" w:sz="0" w:space="0" w:color="auto"/>
        <w:left w:val="none" w:sz="0" w:space="0" w:color="auto"/>
        <w:bottom w:val="none" w:sz="0" w:space="0" w:color="auto"/>
        <w:right w:val="none" w:sz="0" w:space="0" w:color="auto"/>
      </w:divBdr>
      <w:divsChild>
        <w:div w:id="70662988">
          <w:marLeft w:val="446"/>
          <w:marRight w:val="0"/>
          <w:marTop w:val="0"/>
          <w:marBottom w:val="0"/>
          <w:divBdr>
            <w:top w:val="none" w:sz="0" w:space="0" w:color="auto"/>
            <w:left w:val="none" w:sz="0" w:space="0" w:color="auto"/>
            <w:bottom w:val="none" w:sz="0" w:space="0" w:color="auto"/>
            <w:right w:val="none" w:sz="0" w:space="0" w:color="auto"/>
          </w:divBdr>
        </w:div>
      </w:divsChild>
    </w:div>
    <w:div w:id="2035107843">
      <w:bodyDiv w:val="1"/>
      <w:marLeft w:val="0"/>
      <w:marRight w:val="0"/>
      <w:marTop w:val="0"/>
      <w:marBottom w:val="0"/>
      <w:divBdr>
        <w:top w:val="none" w:sz="0" w:space="0" w:color="auto"/>
        <w:left w:val="none" w:sz="0" w:space="0" w:color="auto"/>
        <w:bottom w:val="none" w:sz="0" w:space="0" w:color="auto"/>
        <w:right w:val="none" w:sz="0" w:space="0" w:color="auto"/>
      </w:divBdr>
    </w:div>
    <w:div w:id="2057512151">
      <w:bodyDiv w:val="1"/>
      <w:marLeft w:val="0"/>
      <w:marRight w:val="0"/>
      <w:marTop w:val="0"/>
      <w:marBottom w:val="0"/>
      <w:divBdr>
        <w:top w:val="none" w:sz="0" w:space="0" w:color="auto"/>
        <w:left w:val="none" w:sz="0" w:space="0" w:color="auto"/>
        <w:bottom w:val="none" w:sz="0" w:space="0" w:color="auto"/>
        <w:right w:val="none" w:sz="0" w:space="0" w:color="auto"/>
      </w:divBdr>
      <w:divsChild>
        <w:div w:id="1360013641">
          <w:marLeft w:val="0"/>
          <w:marRight w:val="0"/>
          <w:marTop w:val="0"/>
          <w:marBottom w:val="0"/>
          <w:divBdr>
            <w:top w:val="none" w:sz="0" w:space="0" w:color="auto"/>
            <w:left w:val="none" w:sz="0" w:space="0" w:color="auto"/>
            <w:bottom w:val="none" w:sz="0" w:space="0" w:color="auto"/>
            <w:right w:val="none" w:sz="0" w:space="0" w:color="auto"/>
          </w:divBdr>
        </w:div>
      </w:divsChild>
    </w:div>
    <w:div w:id="2082407272">
      <w:bodyDiv w:val="1"/>
      <w:marLeft w:val="0"/>
      <w:marRight w:val="0"/>
      <w:marTop w:val="0"/>
      <w:marBottom w:val="0"/>
      <w:divBdr>
        <w:top w:val="none" w:sz="0" w:space="0" w:color="auto"/>
        <w:left w:val="none" w:sz="0" w:space="0" w:color="auto"/>
        <w:bottom w:val="none" w:sz="0" w:space="0" w:color="auto"/>
        <w:right w:val="none" w:sz="0" w:space="0" w:color="auto"/>
      </w:divBdr>
    </w:div>
    <w:div w:id="21417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www.nice.org.uk/"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chart" Target="charts/chart2.xml" Id="rId17" /><Relationship Type="http://schemas.openxmlformats.org/officeDocument/2006/relationships/customXml" Target="../customXml/item2.xml" Id="rId2" /><Relationship Type="http://schemas.openxmlformats.org/officeDocument/2006/relationships/chart" Target="charts/chart1.xm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image" Target="media/image4.tiff" Id="rId15" /><Relationship Type="http://schemas.microsoft.com/office/2016/09/relationships/commentsIds" Target="commentsIds.xml" Id="rId28"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repeatinitiative.org/projects.html" TargetMode="External" Id="rId14" /><Relationship Type="http://schemas.openxmlformats.org/officeDocument/2006/relationships/theme" Target="theme/theme1.xml" Id="rId22" /><Relationship Type="http://schemas.microsoft.com/office/2018/08/relationships/commentsExtensible" Target="commentsExtensible.xml" Id="rId27" /><Relationship Type="http://schemas.openxmlformats.org/officeDocument/2006/relationships/comments" Target="comments.xml" Id="R5bbdc8766ebf4236" /><Relationship Type="http://schemas.microsoft.com/office/2011/relationships/people" Target="people.xml" Id="R73c4edeffcbf4952" /><Relationship Type="http://schemas.microsoft.com/office/2011/relationships/commentsExtended" Target="commentsExtended.xml" Id="Rd6d3a81b650e44fe" /><Relationship Type="http://schemas.openxmlformats.org/officeDocument/2006/relationships/glossaryDocument" Target="glossary/document.xml" Id="Rf9dc371e7da04767" /><Relationship Type="http://schemas.openxmlformats.org/officeDocument/2006/relationships/image" Target="/media/image4.png" Id="R118a9f6966b54112" /><Relationship Type="http://schemas.openxmlformats.org/officeDocument/2006/relationships/image" Target="/media/image5.png" Id="R8873c0d204dc498f" /></Relationships>
</file>

<file path=word/charts/_rels/chart1.xml.rels><?xml version="1.0" encoding="UTF-8" standalone="yes"?>
<Relationships xmlns="http://schemas.openxmlformats.org/package/2006/relationships"><Relationship Id="rId3" Type="http://schemas.openxmlformats.org/officeDocument/2006/relationships/oleObject" Target="file:///\\astra\astra-01\angelalu\CONCEPTION\Migraine%20event%20pilot\Copy%20of%20Table_AlgorithmsMigraineEven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505179678938983"/>
          <c:y val="4.3788285091853167E-2"/>
          <c:w val="0.87390563984379999"/>
          <c:h val="0.85006544858287902"/>
        </c:manualLayout>
      </c:layout>
      <c:barChart>
        <c:barDir val="col"/>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Sheet1!$H$4:$H$14</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Sheet1!$I$4:$I$14</c:f>
              <c:numCache>
                <c:formatCode>General</c:formatCode>
                <c:ptCount val="11"/>
                <c:pt idx="0">
                  <c:v>8.9</c:v>
                </c:pt>
                <c:pt idx="1">
                  <c:v>8.8000000000000007</c:v>
                </c:pt>
                <c:pt idx="2">
                  <c:v>8.6</c:v>
                </c:pt>
                <c:pt idx="3">
                  <c:v>8.6</c:v>
                </c:pt>
                <c:pt idx="4">
                  <c:v>8.5</c:v>
                </c:pt>
                <c:pt idx="5">
                  <c:v>8.4</c:v>
                </c:pt>
                <c:pt idx="6">
                  <c:v>8.3000000000000007</c:v>
                </c:pt>
                <c:pt idx="7">
                  <c:v>8.1999999999999993</c:v>
                </c:pt>
                <c:pt idx="8" formatCode="0.0">
                  <c:v>8</c:v>
                </c:pt>
                <c:pt idx="9" formatCode="0.0">
                  <c:v>8</c:v>
                </c:pt>
                <c:pt idx="10">
                  <c:v>8.1999999999999993</c:v>
                </c:pt>
              </c:numCache>
            </c:numRef>
          </c:val>
          <c:extLst>
            <c:ext xmlns:c16="http://schemas.microsoft.com/office/drawing/2014/chart" uri="{C3380CC4-5D6E-409C-BE32-E72D297353CC}">
              <c16:uniqueId val="{00000000-004C-4854-923A-D979B44595EA}"/>
            </c:ext>
          </c:extLst>
        </c:ser>
        <c:dLbls>
          <c:showLegendKey val="0"/>
          <c:showVal val="0"/>
          <c:showCatName val="0"/>
          <c:showSerName val="0"/>
          <c:showPercent val="0"/>
          <c:showBubbleSize val="0"/>
        </c:dLbls>
        <c:gapWidth val="150"/>
        <c:axId val="302658304"/>
        <c:axId val="303212032"/>
      </c:barChart>
      <c:catAx>
        <c:axId val="302658304"/>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303212032"/>
        <c:crosses val="autoZero"/>
        <c:auto val="1"/>
        <c:lblAlgn val="ctr"/>
        <c:lblOffset val="100"/>
        <c:tickMarkSkip val="1"/>
        <c:noMultiLvlLbl val="0"/>
      </c:catAx>
      <c:valAx>
        <c:axId val="303212032"/>
        <c:scaling>
          <c:orientation val="minMax"/>
          <c:max val="20"/>
          <c:min val="0"/>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302658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555484035940083E-2"/>
          <c:y val="2.2722926679619594E-2"/>
          <c:w val="0.90139439736886195"/>
          <c:h val="0.84428582223767135"/>
        </c:manualLayout>
      </c:layout>
      <c:lineChart>
        <c:grouping val="standard"/>
        <c:varyColors val="0"/>
        <c:ser>
          <c:idx val="0"/>
          <c:order val="0"/>
          <c:tx>
            <c:strRef>
              <c:f>graphs!$A$7</c:f>
              <c:strCache>
                <c:ptCount val="1"/>
                <c:pt idx="0">
                  <c:v>Moderate 12 months before pregnancy start</c:v>
                </c:pt>
              </c:strCache>
            </c:strRef>
          </c:tx>
          <c:spPr>
            <a:ln w="28575" cap="rnd">
              <a:solidFill>
                <a:schemeClr val="accent1"/>
              </a:solidFill>
              <a:round/>
            </a:ln>
            <a:effectLst/>
          </c:spPr>
          <c:marker>
            <c:symbol val="square"/>
            <c:size val="8"/>
            <c:spPr>
              <a:solidFill>
                <a:schemeClr val="accent1"/>
              </a:solidFill>
              <a:ln w="9525">
                <a:solidFill>
                  <a:schemeClr val="accent1">
                    <a:lumMod val="50000"/>
                  </a:schemeClr>
                </a:solidFill>
              </a:ln>
              <a:effectLst/>
            </c:spPr>
          </c:marker>
          <c:dLbls>
            <c:dLbl>
              <c:idx val="0"/>
              <c:layout>
                <c:manualLayout>
                  <c:x val="-2.7485112230874943E-2"/>
                  <c:y val="-3.525641025641025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214D-4470-BBAC-76CE97F16726}"/>
                </c:ext>
              </c:extLst>
            </c:dLbl>
            <c:dLbl>
              <c:idx val="1"/>
              <c:layout>
                <c:manualLayout>
                  <c:x val="1.8323408153916628E-3"/>
                  <c:y val="-2.884615384615396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214D-4470-BBAC-76CE97F16726}"/>
                </c:ext>
              </c:extLst>
            </c:dLbl>
            <c:dLbl>
              <c:idx val="2"/>
              <c:layout>
                <c:manualLayout>
                  <c:x val="5.4970224461749883E-3"/>
                  <c:y val="-1.92307692307693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214D-4470-BBAC-76CE97F16726}"/>
                </c:ext>
              </c:extLst>
            </c:dLbl>
            <c:dLbl>
              <c:idx val="3"/>
              <c:layout>
                <c:manualLayout>
                  <c:x val="3.6646816307832585E-3"/>
                  <c:y val="-2.243589743589755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214D-4470-BBAC-76CE97F16726}"/>
                </c:ext>
              </c:extLst>
            </c:dLbl>
            <c:dLbl>
              <c:idx val="4"/>
              <c:layout>
                <c:manualLayout>
                  <c:x val="1.8323408153916628E-3"/>
                  <c:y val="-3.525641025641025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214D-4470-BBAC-76CE97F16726}"/>
                </c:ext>
              </c:extLst>
            </c:dLbl>
            <c:dLbl>
              <c:idx val="5"/>
              <c:layout>
                <c:manualLayout>
                  <c:x val="0"/>
                  <c:y val="-3.846153846153846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214D-4470-BBAC-76CE97F16726}"/>
                </c:ext>
              </c:extLst>
            </c:dLbl>
            <c:dLbl>
              <c:idx val="6"/>
              <c:layout>
                <c:manualLayout>
                  <c:x val="-1.8323408153916628E-3"/>
                  <c:y val="-2.884615384615396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214D-4470-BBAC-76CE97F16726}"/>
                </c:ext>
              </c:extLst>
            </c:dLbl>
            <c:dLbl>
              <c:idx val="7"/>
              <c:layout>
                <c:manualLayout>
                  <c:x val="1.8323408153915284E-3"/>
                  <c:y val="6.41025641025641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214D-4470-BBAC-76CE97F16726}"/>
                </c:ext>
              </c:extLst>
            </c:dLbl>
            <c:dLbl>
              <c:idx val="10"/>
              <c:layout>
                <c:manualLayout>
                  <c:x val="-1.2826385707741774E-2"/>
                  <c:y val="1.923076923076923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214D-4470-BBAC-76CE97F16726}"/>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graphs!$B$7:$L$7</c:f>
              <c:numCache>
                <c:formatCode>0.0</c:formatCode>
                <c:ptCount val="11"/>
                <c:pt idx="0">
                  <c:v>4.8</c:v>
                </c:pt>
                <c:pt idx="1">
                  <c:v>4.8</c:v>
                </c:pt>
                <c:pt idx="2">
                  <c:v>4.5999999999999996</c:v>
                </c:pt>
                <c:pt idx="3">
                  <c:v>4.8</c:v>
                </c:pt>
                <c:pt idx="4">
                  <c:v>4.8</c:v>
                </c:pt>
                <c:pt idx="5">
                  <c:v>4.9000000000000004</c:v>
                </c:pt>
                <c:pt idx="6">
                  <c:v>5</c:v>
                </c:pt>
                <c:pt idx="7">
                  <c:v>5</c:v>
                </c:pt>
                <c:pt idx="8">
                  <c:v>5</c:v>
                </c:pt>
                <c:pt idx="9">
                  <c:v>5.3</c:v>
                </c:pt>
                <c:pt idx="10">
                  <c:v>5.6</c:v>
                </c:pt>
              </c:numCache>
            </c:numRef>
          </c:val>
          <c:smooth val="0"/>
          <c:extLst>
            <c:ext xmlns:c16="http://schemas.microsoft.com/office/drawing/2014/chart" uri="{C3380CC4-5D6E-409C-BE32-E72D297353CC}">
              <c16:uniqueId val="{00000009-214D-4470-BBAC-76CE97F16726}"/>
            </c:ext>
          </c:extLst>
        </c:ser>
        <c:ser>
          <c:idx val="2"/>
          <c:order val="2"/>
          <c:tx>
            <c:strRef>
              <c:f>graphs!$A$9</c:f>
              <c:strCache>
                <c:ptCount val="1"/>
                <c:pt idx="0">
                  <c:v>Moderate during pregnancy</c:v>
                </c:pt>
              </c:strCache>
            </c:strRef>
          </c:tx>
          <c:spPr>
            <a:ln w="28575" cap="rnd">
              <a:solidFill>
                <a:schemeClr val="accent4"/>
              </a:solidFill>
              <a:round/>
            </a:ln>
            <a:effectLst/>
          </c:spPr>
          <c:marker>
            <c:symbol val="triangle"/>
            <c:size val="9"/>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graphs!$B$9:$L$9</c:f>
              <c:numCache>
                <c:formatCode>0.0</c:formatCode>
                <c:ptCount val="11"/>
                <c:pt idx="0">
                  <c:v>2.1</c:v>
                </c:pt>
                <c:pt idx="1">
                  <c:v>2.7</c:v>
                </c:pt>
                <c:pt idx="2">
                  <c:v>2.5</c:v>
                </c:pt>
                <c:pt idx="3">
                  <c:v>2.6</c:v>
                </c:pt>
                <c:pt idx="4">
                  <c:v>2.7</c:v>
                </c:pt>
                <c:pt idx="5">
                  <c:v>2.7</c:v>
                </c:pt>
                <c:pt idx="6">
                  <c:v>2.8</c:v>
                </c:pt>
                <c:pt idx="7">
                  <c:v>3</c:v>
                </c:pt>
                <c:pt idx="8">
                  <c:v>3</c:v>
                </c:pt>
                <c:pt idx="9">
                  <c:v>3.3</c:v>
                </c:pt>
                <c:pt idx="10">
                  <c:v>3.4</c:v>
                </c:pt>
              </c:numCache>
            </c:numRef>
          </c:val>
          <c:smooth val="0"/>
          <c:extLst>
            <c:ext xmlns:c16="http://schemas.microsoft.com/office/drawing/2014/chart" uri="{C3380CC4-5D6E-409C-BE32-E72D297353CC}">
              <c16:uniqueId val="{0000000A-214D-4470-BBAC-76CE97F16726}"/>
            </c:ext>
          </c:extLst>
        </c:ser>
        <c:ser>
          <c:idx val="3"/>
          <c:order val="3"/>
          <c:tx>
            <c:strRef>
              <c:f>graphs!$A$10</c:f>
              <c:strCache>
                <c:ptCount val="1"/>
                <c:pt idx="0">
                  <c:v>Severe  during pregnancy</c:v>
                </c:pt>
              </c:strCache>
            </c:strRef>
          </c:tx>
          <c:spPr>
            <a:ln w="28575" cap="rnd">
              <a:solidFill>
                <a:srgbClr val="FF0000"/>
              </a:solidFill>
              <a:round/>
            </a:ln>
            <a:effectLst/>
          </c:spPr>
          <c:marker>
            <c:symbol val="triangle"/>
            <c:size val="9"/>
            <c:spPr>
              <a:solidFill>
                <a:srgbClr val="FF0000"/>
              </a:solidFill>
              <a:ln w="9525">
                <a:solidFill>
                  <a:srgbClr val="FF0000"/>
                </a:solidFill>
              </a:ln>
              <a:effectLst/>
            </c:spPr>
          </c:marker>
          <c:dLbls>
            <c:dLbl>
              <c:idx val="0"/>
              <c:layout>
                <c:manualLayout>
                  <c:x val="1.8323408153916628E-3"/>
                  <c:y val="-1.5360983102918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214D-4470-BBAC-76CE97F16726}"/>
                </c:ext>
              </c:extLst>
            </c:dLbl>
            <c:dLbl>
              <c:idx val="1"/>
              <c:layout>
                <c:manualLayout>
                  <c:x val="-5.4970224461750221E-3"/>
                  <c:y val="-2.764976958525345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C-214D-4470-BBAC-76CE97F16726}"/>
                </c:ext>
              </c:extLst>
            </c:dLbl>
            <c:dLbl>
              <c:idx val="2"/>
              <c:layout>
                <c:manualLayout>
                  <c:x val="-1.8323408153916964E-3"/>
                  <c:y val="-2.457757296466973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D-214D-4470-BBAC-76CE97F16726}"/>
                </c:ext>
              </c:extLst>
            </c:dLbl>
            <c:dLbl>
              <c:idx val="3"/>
              <c:layout>
                <c:manualLayout>
                  <c:x val="-3.6646816307833257E-3"/>
                  <c:y val="-2.457757296466973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214D-4470-BBAC-76CE97F16726}"/>
                </c:ext>
              </c:extLst>
            </c:dLbl>
            <c:dLbl>
              <c:idx val="4"/>
              <c:layout>
                <c:manualLayout>
                  <c:x val="-9.1617040769583144E-3"/>
                  <c:y val="-3.379416282642089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F-214D-4470-BBAC-76CE97F16726}"/>
                </c:ext>
              </c:extLst>
            </c:dLbl>
            <c:dLbl>
              <c:idx val="5"/>
              <c:layout>
                <c:manualLayout>
                  <c:x val="-5.4970224461749883E-3"/>
                  <c:y val="-3.072196620583717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0-214D-4470-BBAC-76CE97F16726}"/>
                </c:ext>
              </c:extLst>
            </c:dLbl>
            <c:dLbl>
              <c:idx val="6"/>
              <c:layout>
                <c:manualLayout>
                  <c:x val="-1.8323408153916628E-3"/>
                  <c:y val="-3.686635944700471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1-214D-4470-BBAC-76CE97F16726}"/>
                </c:ext>
              </c:extLst>
            </c:dLbl>
            <c:dLbl>
              <c:idx val="7"/>
              <c:layout>
                <c:manualLayout>
                  <c:x val="-5.4970224461749883E-3"/>
                  <c:y val="-3.686635944700471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2-214D-4470-BBAC-76CE97F16726}"/>
                </c:ext>
              </c:extLst>
            </c:dLbl>
            <c:dLbl>
              <c:idx val="8"/>
              <c:layout>
                <c:manualLayout>
                  <c:x val="-9.1617040769583144E-3"/>
                  <c:y val="-3.686635944700460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3-214D-4470-BBAC-76CE97F16726}"/>
                </c:ext>
              </c:extLst>
            </c:dLbl>
            <c:dLbl>
              <c:idx val="9"/>
              <c:layout>
                <c:manualLayout>
                  <c:x val="-1.0994044892349977E-2"/>
                  <c:y val="-3.072196620583706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4-214D-4470-BBAC-76CE97F16726}"/>
                </c:ext>
              </c:extLst>
            </c:dLbl>
            <c:dLbl>
              <c:idx val="10"/>
              <c:layout>
                <c:manualLayout>
                  <c:x val="-3.2982134677049933E-2"/>
                  <c:y val="-5.222734254992319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5-214D-4470-BBAC-76CE97F16726}"/>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graphs!$B$10:$L$10</c:f>
              <c:numCache>
                <c:formatCode>0.0</c:formatCode>
                <c:ptCount val="11"/>
                <c:pt idx="0">
                  <c:v>0.4</c:v>
                </c:pt>
                <c:pt idx="1">
                  <c:v>0.3</c:v>
                </c:pt>
                <c:pt idx="2">
                  <c:v>0.3</c:v>
                </c:pt>
                <c:pt idx="3">
                  <c:v>0.3</c:v>
                </c:pt>
                <c:pt idx="4">
                  <c:v>0.3</c:v>
                </c:pt>
                <c:pt idx="5">
                  <c:v>0.3</c:v>
                </c:pt>
                <c:pt idx="6">
                  <c:v>0.3</c:v>
                </c:pt>
                <c:pt idx="7">
                  <c:v>0.3</c:v>
                </c:pt>
                <c:pt idx="8">
                  <c:v>0.2</c:v>
                </c:pt>
                <c:pt idx="9">
                  <c:v>0.2</c:v>
                </c:pt>
                <c:pt idx="10">
                  <c:v>0.2</c:v>
                </c:pt>
              </c:numCache>
            </c:numRef>
          </c:val>
          <c:smooth val="0"/>
          <c:extLst>
            <c:ext xmlns:c16="http://schemas.microsoft.com/office/drawing/2014/chart" uri="{C3380CC4-5D6E-409C-BE32-E72D297353CC}">
              <c16:uniqueId val="{00000016-214D-4470-BBAC-76CE97F16726}"/>
            </c:ext>
          </c:extLst>
        </c:ser>
        <c:dLbls>
          <c:showLegendKey val="0"/>
          <c:showVal val="0"/>
          <c:showCatName val="0"/>
          <c:showSerName val="0"/>
          <c:showPercent val="0"/>
          <c:showBubbleSize val="0"/>
        </c:dLbls>
        <c:marker val="1"/>
        <c:smooth val="0"/>
        <c:axId val="303192320"/>
        <c:axId val="303386624"/>
      </c:lineChart>
      <c:lineChart>
        <c:grouping val="standard"/>
        <c:varyColors val="0"/>
        <c:ser>
          <c:idx val="1"/>
          <c:order val="1"/>
          <c:tx>
            <c:strRef>
              <c:f>graphs!$A$8</c:f>
              <c:strCache>
                <c:ptCount val="1"/>
                <c:pt idx="0">
                  <c:v>Severe 12 months before pregnancy start</c:v>
                </c:pt>
              </c:strCache>
            </c:strRef>
          </c:tx>
          <c:spPr>
            <a:ln w="28575" cap="rnd">
              <a:solidFill>
                <a:schemeClr val="accent2"/>
              </a:solidFill>
              <a:round/>
            </a:ln>
            <a:effectLst/>
          </c:spPr>
          <c:marker>
            <c:symbol val="square"/>
            <c:size val="8"/>
            <c:spPr>
              <a:solidFill>
                <a:schemeClr val="accent2"/>
              </a:solidFill>
              <a:ln w="9525">
                <a:solidFill>
                  <a:schemeClr val="accent2"/>
                </a:solidFill>
              </a:ln>
              <a:effectLst/>
            </c:spPr>
          </c:marker>
          <c:dLbls>
            <c:dLbl>
              <c:idx val="1"/>
              <c:layout>
                <c:manualLayout>
                  <c:x val="-1.8323408153916628E-3"/>
                  <c:y val="-3.525641025641025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7-214D-4470-BBAC-76CE97F16726}"/>
                </c:ext>
              </c:extLst>
            </c:dLbl>
            <c:dLbl>
              <c:idx val="2"/>
              <c:layout>
                <c:manualLayout>
                  <c:x val="-3.3592526885110012E-17"/>
                  <c:y val="-2.243589743589743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8-214D-4470-BBAC-76CE97F16726}"/>
                </c:ext>
              </c:extLst>
            </c:dLbl>
            <c:dLbl>
              <c:idx val="9"/>
              <c:layout>
                <c:manualLayout>
                  <c:x val="-7.3293632615666513E-3"/>
                  <c:y val="-4.4871794871794872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9-214D-4470-BBAC-76CE97F16726}"/>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graphs!$B$6:$L$6</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cat>
          <c:val>
            <c:numRef>
              <c:f>graphs!$B$8:$L$8</c:f>
              <c:numCache>
                <c:formatCode>0.0</c:formatCode>
                <c:ptCount val="11"/>
                <c:pt idx="0">
                  <c:v>10.7</c:v>
                </c:pt>
                <c:pt idx="1">
                  <c:v>9.4</c:v>
                </c:pt>
                <c:pt idx="2">
                  <c:v>9</c:v>
                </c:pt>
                <c:pt idx="3">
                  <c:v>8.6999999999999993</c:v>
                </c:pt>
                <c:pt idx="4">
                  <c:v>8.4</c:v>
                </c:pt>
                <c:pt idx="5">
                  <c:v>8</c:v>
                </c:pt>
                <c:pt idx="6">
                  <c:v>7.7</c:v>
                </c:pt>
                <c:pt idx="7">
                  <c:v>7.2</c:v>
                </c:pt>
                <c:pt idx="8">
                  <c:v>6.8</c:v>
                </c:pt>
                <c:pt idx="9">
                  <c:v>6.4</c:v>
                </c:pt>
                <c:pt idx="10">
                  <c:v>6</c:v>
                </c:pt>
              </c:numCache>
            </c:numRef>
          </c:val>
          <c:smooth val="0"/>
          <c:extLst>
            <c:ext xmlns:c16="http://schemas.microsoft.com/office/drawing/2014/chart" uri="{C3380CC4-5D6E-409C-BE32-E72D297353CC}">
              <c16:uniqueId val="{0000001A-214D-4470-BBAC-76CE97F16726}"/>
            </c:ext>
          </c:extLst>
        </c:ser>
        <c:dLbls>
          <c:showLegendKey val="0"/>
          <c:showVal val="0"/>
          <c:showCatName val="0"/>
          <c:showSerName val="0"/>
          <c:showPercent val="0"/>
          <c:showBubbleSize val="0"/>
        </c:dLbls>
        <c:upDownBars>
          <c:gapWidth val="150"/>
          <c:upBars>
            <c:spPr>
              <a:solidFill>
                <a:schemeClr val="lt1"/>
              </a:solidFill>
              <a:ln w="9525">
                <a:solidFill>
                  <a:schemeClr val="tx1">
                    <a:lumMod val="15000"/>
                    <a:lumOff val="85000"/>
                  </a:schemeClr>
                </a:solidFill>
              </a:ln>
              <a:effectLst/>
            </c:spPr>
          </c:upBars>
          <c:downBars>
            <c:spPr>
              <a:solidFill>
                <a:schemeClr val="dk1">
                  <a:lumMod val="65000"/>
                  <a:lumOff val="35000"/>
                </a:schemeClr>
              </a:solidFill>
              <a:ln w="9525">
                <a:solidFill>
                  <a:schemeClr val="tx1">
                    <a:lumMod val="65000"/>
                    <a:lumOff val="35000"/>
                  </a:schemeClr>
                </a:solidFill>
              </a:ln>
              <a:effectLst/>
            </c:spPr>
          </c:downBars>
        </c:upDownBars>
        <c:marker val="1"/>
        <c:smooth val="0"/>
        <c:axId val="303389696"/>
        <c:axId val="303388160"/>
      </c:lineChart>
      <c:catAx>
        <c:axId val="30319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303386624"/>
        <c:crosses val="autoZero"/>
        <c:auto val="1"/>
        <c:lblAlgn val="ctr"/>
        <c:lblOffset val="100"/>
        <c:noMultiLvlLbl val="0"/>
      </c:catAx>
      <c:valAx>
        <c:axId val="303386624"/>
        <c:scaling>
          <c:orientation val="minMax"/>
          <c:max val="20"/>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303192320"/>
        <c:crosses val="autoZero"/>
        <c:crossBetween val="between"/>
      </c:valAx>
      <c:valAx>
        <c:axId val="303388160"/>
        <c:scaling>
          <c:orientation val="minMax"/>
        </c:scaling>
        <c:delete val="1"/>
        <c:axPos val="r"/>
        <c:numFmt formatCode="0.0" sourceLinked="1"/>
        <c:majorTickMark val="out"/>
        <c:minorTickMark val="none"/>
        <c:tickLblPos val="nextTo"/>
        <c:crossAx val="303389696"/>
        <c:crosses val="max"/>
        <c:crossBetween val="between"/>
      </c:valAx>
      <c:catAx>
        <c:axId val="303389696"/>
        <c:scaling>
          <c:orientation val="minMax"/>
        </c:scaling>
        <c:delete val="1"/>
        <c:axPos val="b"/>
        <c:numFmt formatCode="General" sourceLinked="1"/>
        <c:majorTickMark val="out"/>
        <c:minorTickMark val="none"/>
        <c:tickLblPos val="nextTo"/>
        <c:crossAx val="303388160"/>
        <c:crosses val="autoZero"/>
        <c:auto val="1"/>
        <c:lblAlgn val="ctr"/>
        <c:lblOffset val="100"/>
        <c:noMultiLvlLbl val="0"/>
      </c:catAx>
      <c:spPr>
        <a:noFill/>
        <a:ln>
          <a:noFill/>
        </a:ln>
        <a:effectLst/>
      </c:spPr>
    </c:plotArea>
    <c:legend>
      <c:legendPos val="b"/>
      <c:layout>
        <c:manualLayout>
          <c:xMode val="edge"/>
          <c:yMode val="edge"/>
          <c:x val="0.32040736789200347"/>
          <c:y val="4.8477185544114738E-2"/>
          <c:w val="0.67253564469055027"/>
          <c:h val="0.24317542693526947"/>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cdr:y>
    </cdr:from>
    <cdr:to>
      <cdr:x>0.03738</cdr:x>
      <cdr:y>0.07468</cdr:y>
    </cdr:to>
    <cdr:sp macro="" textlink="">
      <cdr:nvSpPr>
        <cdr:cNvPr id="2" name="Text Box 2"/>
        <cdr:cNvSpPr txBox="1">
          <a:spLocks xmlns:a="http://schemas.openxmlformats.org/drawingml/2006/main" noChangeArrowheads="1"/>
        </cdr:cNvSpPr>
      </cdr:nvSpPr>
      <cdr:spPr bwMode="auto">
        <a:xfrm xmlns:a="http://schemas.openxmlformats.org/drawingml/2006/main">
          <a:off x="-457200" y="-1012785"/>
          <a:ext cx="211981" cy="247052"/>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0" marR="0">
            <a:lnSpc>
              <a:spcPct val="150000"/>
            </a:lnSpc>
            <a:spcBef>
              <a:spcPts val="0"/>
            </a:spcBef>
            <a:spcAft>
              <a:spcPts val="0"/>
            </a:spcAft>
          </a:pPr>
          <a:r>
            <a:rPr lang="en-US" sz="1100">
              <a:effectLst/>
              <a:latin typeface="Calibri" panose="020F0502020204030204" pitchFamily="34" charset="0"/>
              <a:ea typeface="Calibri" panose="020F0502020204030204" pitchFamily="34" charset="0"/>
              <a:cs typeface="Times New Roman" panose="02020603050405020304" pitchFamily="18" charset="0"/>
            </a:rPr>
            <a:t>%</a:t>
          </a:r>
        </a:p>
      </cdr:txBody>
    </cdr:sp>
  </cdr:relSizeAnchor>
</c:userShape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dae6f6b-d145-46ad-a684-ba075c7539c2}"/>
      </w:docPartPr>
      <w:docPartBody>
        <w:p w14:paraId="7EA0B88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121B7B21A8E79498360E7D69C664CF8" ma:contentTypeVersion="6" ma:contentTypeDescription="Opprett et nytt dokument." ma:contentTypeScope="" ma:versionID="50fa45a33d7dd66f36eed652322f7e85">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1aa411700356cc8e21a865bb26eb38d3"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90648F0-55A9-4CBE-ABE5-E5AD28183541}">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14d49a5d-8e4a-4013-9c11-94baabf5dd71"/>
    <ds:schemaRef ds:uri="http://www.w3.org/XML/1998/namespace"/>
    <ds:schemaRef ds:uri="http://purl.org/dc/dcmitype/"/>
  </ds:schemaRefs>
</ds:datastoreItem>
</file>

<file path=customXml/itemProps2.xml><?xml version="1.0" encoding="utf-8"?>
<ds:datastoreItem xmlns:ds="http://schemas.openxmlformats.org/officeDocument/2006/customXml" ds:itemID="{16CDC0E7-3B46-444E-A530-D762245B0D30}">
  <ds:schemaRefs>
    <ds:schemaRef ds:uri="http://schemas.microsoft.com/sharepoint/v3/contenttype/forms"/>
  </ds:schemaRefs>
</ds:datastoreItem>
</file>

<file path=customXml/itemProps3.xml><?xml version="1.0" encoding="utf-8"?>
<ds:datastoreItem xmlns:ds="http://schemas.openxmlformats.org/officeDocument/2006/customXml" ds:itemID="{C73A3DE9-7677-44D1-B1BB-A6DC60CB8DF8}"/>
</file>

<file path=customXml/itemProps4.xml><?xml version="1.0" encoding="utf-8"?>
<ds:datastoreItem xmlns:ds="http://schemas.openxmlformats.org/officeDocument/2006/customXml" ds:itemID="{77F2A288-90E2-4E24-B96B-693142A1308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Universitetet i Oslo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Socheat Cheng</dc:creator>
  <cp:lastModifiedBy>C.L.AndaurNavarro</cp:lastModifiedBy>
  <cp:revision>6</cp:revision>
  <cp:lastPrinted>2021-11-15T09:42:00Z</cp:lastPrinted>
  <dcterms:created xsi:type="dcterms:W3CDTF">2022-06-07T17:19:00Z</dcterms:created>
  <dcterms:modified xsi:type="dcterms:W3CDTF">2023-03-06T14:10:38Z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0x0101004121B7B21A8E79498360E7D69C664CF8</vt:lpwstr>
  </property>
</Properties>
</file>